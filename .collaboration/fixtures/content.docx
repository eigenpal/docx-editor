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ABCDEFGHIJKLMNOPQRSTUVWXYZ0123456789</w:t>
      </w:r>
    </w:p>
    <w:p>
      <w:r>
        <w:rPr>
          <w:b/>
        </w:rPr>
        <w:t>Untouched paragraph</w:t>
      </w:r>
    </w:p>
    <w:tbl>
      <w:tblPr/>
      <w:tblGrid>
        <w:gridCol w:w="2000"/>
      </w:tblGrid>
      <w:tr>
        <w:tc>
          <w:p>
            <w:r>
              <w:t>Cell text</w:t>
            </w:r>
          </w:p>
        </w:tc>
      </w:tr>
    </w:tbl>
    <w:p>
      <w:ins w:id="2" w:author="Test" w:date="2026-01-01T00:00:00Z">
        <w:r>
          <w:t>Tracked addition</w:t>
        </w:r>
      </w:ins>
      <w:del w:id="3" w:author="Test" w:date="2026-01-01T00:00:00Z">
        <w:r>
          <w:delText>Tracked deletion</w:delText>
        </w:r>
      </w:del>
    </w:p>
    <w:p>
      <w:commentRangeStart w:id="0"/>
      <w:r>
        <w:t>Anchored text</w:t>
      </w:r>
      <w:commentRangeEnd w:id="0"/>
      <w:r>
        <w:commentReference w:id="0"/>
      </w:r>
      <w:r>
        <w:object r:id="asset1"/>
      </w:r>
    </w:p>
    <w:sectPr/>
  </w:body>
</w:document>
</file>

<file path=word/comments.xml><?xml version="1.0" encoding="utf-8"?>
<w:comments xmlns:w="http://schemas.openxmlformats.org/wordprocessingml/2006/main">
  <w:comment w:id="0" w:author="Test" w:date="2026-01-01T00:00:00Z">
    <w:p>
      <w:r>
        <w:t>Keep this comment</w:t>
      </w:r>
    </w:p>
  </w:comment>
</w:comments>
</file>

<file path=word/_rels/document.xml.rels><Relationships xmlns="http://schemas.openxmlformats.org/package/2006/relationships"><Relationship Id="comment1" Type="http://schemas.openxmlformats.org/officeDocument/2006/relationships/comments" Target="comments.xml"/><Relationship Id="asset1" Type="http://schemas.openxmlformats.org/officeDocument/2006/relationships/oleObject" Target="embeddings/fixture.bin"/></Relationships>
</file>