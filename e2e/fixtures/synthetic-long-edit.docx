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Synthetic paragraph 1. </w:t>
      </w:r>
      <w:ins w:id="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2. </w:t>
      </w:r>
      <w:del w:id="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4. </w:t>
      </w:r>
      <w:ins w:id="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5. </w:t>
      </w:r>
      <w:del w:id="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7. </w:t>
      </w:r>
      <w:ins w:id="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8. </w:t>
      </w:r>
      <w:del w:id="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10. </w:t>
      </w:r>
      <w:ins w:id="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11. </w:t>
      </w:r>
      <w:del w:id="1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12.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  <w:r>
        <w:br w:type="page"/>
      </w:r>
    </w:p>
    <w:p>
      <w:r>
        <w:t xml:space="preserve">Synthetic paragraph 13. </w:t>
      </w:r>
      <w:ins w:id="1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14. </w:t>
      </w:r>
      <w:del w:id="1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15.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16. </w:t>
      </w:r>
      <w:ins w:id="1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17. </w:t>
      </w:r>
      <w:del w:id="1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18.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19. </w:t>
      </w:r>
      <w:ins w:id="1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20. </w:t>
      </w:r>
      <w:del w:id="1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21.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22. </w:t>
      </w:r>
      <w:ins w:id="2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23. </w:t>
      </w:r>
      <w:del w:id="2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24.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25. </w:t>
      </w:r>
      <w:ins w:id="2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26. </w:t>
      </w:r>
      <w:del w:id="2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27.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28. </w:t>
      </w:r>
      <w:ins w:id="2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  <w:r>
        <w:br w:type="page"/>
      </w:r>
    </w:p>
    <w:p>
      <w:r>
        <w:t xml:space="preserve">Synthetic paragraph 29. </w:t>
      </w:r>
      <w:del w:id="2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30.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31. </w:t>
      </w:r>
      <w:ins w:id="3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32. </w:t>
      </w:r>
      <w:del w:id="3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33.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34. </w:t>
      </w:r>
      <w:ins w:id="3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35. </w:t>
      </w:r>
      <w:del w:id="3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36.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37. </w:t>
      </w:r>
      <w:ins w:id="3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38. </w:t>
      </w:r>
      <w:del w:id="3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39.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40. </w:t>
      </w:r>
      <w:ins w:id="3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41. </w:t>
      </w:r>
      <w:del w:id="4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42.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43. </w:t>
      </w:r>
      <w:ins w:id="4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44. </w:t>
      </w:r>
      <w:del w:id="4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  <w:r>
        <w:br w:type="page"/>
      </w:r>
    </w:p>
    <w:p>
      <w:r>
        <w:t xml:space="preserve">Synthetic paragraph 45.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46. </w:t>
      </w:r>
      <w:ins w:id="4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47. </w:t>
      </w:r>
      <w:del w:id="4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48.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49. </w:t>
      </w:r>
      <w:ins w:id="4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50. </w:t>
      </w:r>
      <w:del w:id="4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51.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52. </w:t>
      </w:r>
      <w:ins w:id="5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53. </w:t>
      </w:r>
      <w:del w:id="5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54.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55. </w:t>
      </w:r>
      <w:ins w:id="5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56. </w:t>
      </w:r>
      <w:del w:id="5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57.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58. </w:t>
      </w:r>
      <w:ins w:id="5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59. </w:t>
      </w:r>
      <w:del w:id="5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60.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  <w:r>
        <w:br w:type="page"/>
      </w:r>
    </w:p>
    <w:p>
      <w:r>
        <w:t xml:space="preserve">Synthetic paragraph 61. </w:t>
      </w:r>
      <w:ins w:id="6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62. </w:t>
      </w:r>
      <w:del w:id="6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63.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64. </w:t>
      </w:r>
      <w:ins w:id="6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65. </w:t>
      </w:r>
      <w:del w:id="6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66.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67. </w:t>
      </w:r>
      <w:ins w:id="6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68. </w:t>
      </w:r>
      <w:del w:id="6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69.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70. </w:t>
      </w:r>
      <w:ins w:id="6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71. </w:t>
      </w:r>
      <w:del w:id="7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72.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73. </w:t>
      </w:r>
      <w:ins w:id="7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74. </w:t>
      </w:r>
      <w:del w:id="7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75.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76. </w:t>
      </w:r>
      <w:ins w:id="7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  <w:r>
        <w:br w:type="page"/>
      </w:r>
    </w:p>
    <w:p>
      <w:r>
        <w:t xml:space="preserve">Synthetic paragraph 77. </w:t>
      </w:r>
      <w:del w:id="7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78.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79. </w:t>
      </w:r>
      <w:ins w:id="7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80. </w:t>
      </w:r>
      <w:del w:id="7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81.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82. </w:t>
      </w:r>
      <w:ins w:id="8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83. </w:t>
      </w:r>
      <w:del w:id="8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84.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85. </w:t>
      </w:r>
      <w:ins w:id="8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86. </w:t>
      </w:r>
      <w:del w:id="8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87.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88. </w:t>
      </w:r>
      <w:ins w:id="8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89. </w:t>
      </w:r>
      <w:del w:id="8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90.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91. </w:t>
      </w:r>
      <w:ins w:id="9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92. </w:t>
      </w:r>
      <w:del w:id="9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  <w:r>
        <w:br w:type="page"/>
      </w:r>
    </w:p>
    <w:p>
      <w:r>
        <w:t xml:space="preserve">Synthetic paragraph 93.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94. </w:t>
      </w:r>
      <w:ins w:id="9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95. </w:t>
      </w:r>
      <w:del w:id="9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96.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97. </w:t>
      </w:r>
      <w:ins w:id="9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98. </w:t>
      </w:r>
      <w:del w:id="9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99.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100. </w:t>
      </w:r>
      <w:ins w:id="9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101. </w:t>
      </w:r>
      <w:del w:id="10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102.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103. </w:t>
      </w:r>
      <w:ins w:id="10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104. </w:t>
      </w:r>
      <w:del w:id="10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105.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106. </w:t>
      </w:r>
      <w:ins w:id="10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107. </w:t>
      </w:r>
      <w:del w:id="10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108.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  <w:r>
        <w:br w:type="page"/>
      </w:r>
    </w:p>
    <w:p>
      <w:r>
        <w:t xml:space="preserve">Synthetic paragraph 109. </w:t>
      </w:r>
      <w:ins w:id="10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110. </w:t>
      </w:r>
      <w:del w:id="10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111.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112. </w:t>
      </w:r>
      <w:ins w:id="11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113. </w:t>
      </w:r>
      <w:del w:id="11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114.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115. </w:t>
      </w:r>
      <w:ins w:id="11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116. </w:t>
      </w:r>
      <w:del w:id="11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117.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118. </w:t>
      </w:r>
      <w:ins w:id="11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119. </w:t>
      </w:r>
      <w:del w:id="11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120.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121. </w:t>
      </w:r>
      <w:ins w:id="12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122. </w:t>
      </w:r>
      <w:del w:id="12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123.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124. </w:t>
      </w:r>
      <w:ins w:id="12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  <w:r>
        <w:br w:type="page"/>
      </w:r>
    </w:p>
    <w:p>
      <w:r>
        <w:t xml:space="preserve">Synthetic paragraph 125. </w:t>
      </w:r>
      <w:del w:id="12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126.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127. </w:t>
      </w:r>
      <w:ins w:id="12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128. </w:t>
      </w:r>
      <w:del w:id="12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129.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130. </w:t>
      </w:r>
      <w:ins w:id="12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131. </w:t>
      </w:r>
      <w:del w:id="13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132.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133. </w:t>
      </w:r>
      <w:ins w:id="13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134. </w:t>
      </w:r>
      <w:del w:id="13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135.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136. </w:t>
      </w:r>
      <w:ins w:id="13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137. </w:t>
      </w:r>
      <w:del w:id="13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138.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139. </w:t>
      </w:r>
      <w:ins w:id="13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140. </w:t>
      </w:r>
      <w:del w:id="13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  <w:r>
        <w:br w:type="page"/>
      </w:r>
    </w:p>
    <w:p>
      <w:r>
        <w:t xml:space="preserve">Synthetic paragraph 141.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142. </w:t>
      </w:r>
      <w:ins w:id="14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143. </w:t>
      </w:r>
      <w:del w:id="14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144.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145. </w:t>
      </w:r>
      <w:ins w:id="14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146. </w:t>
      </w:r>
      <w:del w:id="14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147.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148. </w:t>
      </w:r>
      <w:ins w:id="14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149. </w:t>
      </w:r>
      <w:del w:id="14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150.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151. </w:t>
      </w:r>
      <w:ins w:id="15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152. </w:t>
      </w:r>
      <w:del w:id="15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153.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154. </w:t>
      </w:r>
      <w:ins w:id="15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155. </w:t>
      </w:r>
      <w:del w:id="15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156.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  <w:r>
        <w:br w:type="page"/>
      </w:r>
    </w:p>
    <w:p>
      <w:r>
        <w:t xml:space="preserve">Synthetic paragraph 157. </w:t>
      </w:r>
      <w:ins w:id="15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158. </w:t>
      </w:r>
      <w:del w:id="15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159.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160. </w:t>
      </w:r>
      <w:ins w:id="15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161. </w:t>
      </w:r>
      <w:del w:id="16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162.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163. </w:t>
      </w:r>
      <w:ins w:id="16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164. </w:t>
      </w:r>
      <w:del w:id="16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165.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166. </w:t>
      </w:r>
      <w:ins w:id="16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167. </w:t>
      </w:r>
      <w:del w:id="16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168.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169. </w:t>
      </w:r>
      <w:ins w:id="16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170. </w:t>
      </w:r>
      <w:del w:id="16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171.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172. </w:t>
      </w:r>
      <w:ins w:id="17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  <w:r>
        <w:br w:type="page"/>
      </w:r>
    </w:p>
    <w:p>
      <w:r>
        <w:t xml:space="preserve">Synthetic paragraph 173. </w:t>
      </w:r>
      <w:del w:id="17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174.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175. </w:t>
      </w:r>
      <w:ins w:id="17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176. </w:t>
      </w:r>
      <w:del w:id="17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177.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178. </w:t>
      </w:r>
      <w:ins w:id="17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179. </w:t>
      </w:r>
      <w:del w:id="17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180.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181. </w:t>
      </w:r>
      <w:ins w:id="18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182. </w:t>
      </w:r>
      <w:del w:id="18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183.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184. </w:t>
      </w:r>
      <w:ins w:id="18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185. </w:t>
      </w:r>
      <w:del w:id="18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186.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187. </w:t>
      </w:r>
      <w:ins w:id="18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188. </w:t>
      </w:r>
      <w:del w:id="18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  <w:r>
        <w:br w:type="page"/>
      </w:r>
    </w:p>
    <w:p>
      <w:r>
        <w:t xml:space="preserve">Synthetic paragraph 189.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190. </w:t>
      </w:r>
      <w:ins w:id="18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191. </w:t>
      </w:r>
      <w:del w:id="19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192.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193. </w:t>
      </w:r>
      <w:ins w:id="19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194. </w:t>
      </w:r>
      <w:del w:id="19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195.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196. </w:t>
      </w:r>
      <w:ins w:id="19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197. </w:t>
      </w:r>
      <w:del w:id="19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198.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199. </w:t>
      </w:r>
      <w:ins w:id="19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200. </w:t>
      </w:r>
      <w:del w:id="19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201.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202. </w:t>
      </w:r>
      <w:ins w:id="20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203. </w:t>
      </w:r>
      <w:del w:id="20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204.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  <w:r>
        <w:br w:type="page"/>
      </w:r>
    </w:p>
    <w:p>
      <w:r>
        <w:t xml:space="preserve">Synthetic paragraph 205. </w:t>
      </w:r>
      <w:ins w:id="20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206. </w:t>
      </w:r>
      <w:del w:id="20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207.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208. </w:t>
      </w:r>
      <w:ins w:id="20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209. </w:t>
      </w:r>
      <w:del w:id="20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210.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211. </w:t>
      </w:r>
      <w:ins w:id="21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212. </w:t>
      </w:r>
      <w:del w:id="21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213.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214. </w:t>
      </w:r>
      <w:ins w:id="21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215. </w:t>
      </w:r>
      <w:del w:id="21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216.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217. </w:t>
      </w:r>
      <w:ins w:id="21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218. </w:t>
      </w:r>
      <w:del w:id="21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219.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220. </w:t>
      </w:r>
      <w:ins w:id="21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  <w:r>
        <w:br w:type="page"/>
      </w:r>
    </w:p>
    <w:p>
      <w:r>
        <w:t xml:space="preserve">Synthetic paragraph 221. </w:t>
      </w:r>
      <w:del w:id="22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222.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223. </w:t>
      </w:r>
      <w:ins w:id="22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224. </w:t>
      </w:r>
      <w:del w:id="22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225.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226. </w:t>
      </w:r>
      <w:ins w:id="22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227. </w:t>
      </w:r>
      <w:del w:id="22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228.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229. </w:t>
      </w:r>
      <w:ins w:id="22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230. </w:t>
      </w:r>
      <w:del w:id="22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231.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232. </w:t>
      </w:r>
      <w:ins w:id="23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233. </w:t>
      </w:r>
      <w:del w:id="23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234.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235. </w:t>
      </w:r>
      <w:ins w:id="23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236. </w:t>
      </w:r>
      <w:del w:id="23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  <w:r>
        <w:br w:type="page"/>
      </w:r>
    </w:p>
    <w:p>
      <w:r>
        <w:t xml:space="preserve">Synthetic paragraph 237.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238. </w:t>
      </w:r>
      <w:ins w:id="23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239. </w:t>
      </w:r>
      <w:del w:id="23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240.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241. </w:t>
      </w:r>
      <w:ins w:id="24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242. </w:t>
      </w:r>
      <w:del w:id="24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243.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244. </w:t>
      </w:r>
      <w:ins w:id="24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245. </w:t>
      </w:r>
      <w:del w:id="24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246.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247. </w:t>
      </w:r>
      <w:ins w:id="24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248. </w:t>
      </w:r>
      <w:del w:id="24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249.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250. </w:t>
      </w:r>
      <w:ins w:id="24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251. </w:t>
      </w:r>
      <w:del w:id="25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252.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  <w:r>
        <w:br w:type="page"/>
      </w:r>
    </w:p>
    <w:p>
      <w:r>
        <w:t xml:space="preserve">Synthetic paragraph 253. </w:t>
      </w:r>
      <w:ins w:id="25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254. </w:t>
      </w:r>
      <w:del w:id="25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255.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256. </w:t>
      </w:r>
      <w:ins w:id="25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257. </w:t>
      </w:r>
      <w:del w:id="25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258.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259. </w:t>
      </w:r>
      <w:ins w:id="25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260. </w:t>
      </w:r>
      <w:del w:id="25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261.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262. </w:t>
      </w:r>
      <w:ins w:id="26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263. </w:t>
      </w:r>
      <w:del w:id="26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264.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265. </w:t>
      </w:r>
      <w:ins w:id="26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266. </w:t>
      </w:r>
      <w:del w:id="26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267.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268. </w:t>
      </w:r>
      <w:ins w:id="26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  <w:r>
        <w:br w:type="page"/>
      </w:r>
    </w:p>
    <w:p>
      <w:r>
        <w:t xml:space="preserve">Synthetic paragraph 269. </w:t>
      </w:r>
      <w:del w:id="26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270.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271. </w:t>
      </w:r>
      <w:ins w:id="27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272. </w:t>
      </w:r>
      <w:del w:id="27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273.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274. </w:t>
      </w:r>
      <w:ins w:id="27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275. </w:t>
      </w:r>
      <w:del w:id="27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276.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277. </w:t>
      </w:r>
      <w:ins w:id="27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278. </w:t>
      </w:r>
      <w:del w:id="27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279.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280. </w:t>
      </w:r>
      <w:ins w:id="27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281. </w:t>
      </w:r>
      <w:del w:id="28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282.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283. </w:t>
      </w:r>
      <w:ins w:id="28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284. </w:t>
      </w:r>
      <w:del w:id="28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  <w:r>
        <w:br w:type="page"/>
      </w:r>
    </w:p>
    <w:p>
      <w:r>
        <w:t xml:space="preserve">Synthetic paragraph 285.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286. </w:t>
      </w:r>
      <w:ins w:id="28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287. </w:t>
      </w:r>
      <w:del w:id="28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288.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289. </w:t>
      </w:r>
      <w:ins w:id="28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290. </w:t>
      </w:r>
      <w:del w:id="28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291.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292. </w:t>
      </w:r>
      <w:ins w:id="29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293. </w:t>
      </w:r>
      <w:del w:id="29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294.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295. </w:t>
      </w:r>
      <w:ins w:id="29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296. </w:t>
      </w:r>
      <w:del w:id="29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297.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298. </w:t>
      </w:r>
      <w:ins w:id="29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299. </w:t>
      </w:r>
      <w:del w:id="29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300.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  <w:r>
        <w:br w:type="page"/>
      </w:r>
    </w:p>
    <w:p>
      <w:r>
        <w:t xml:space="preserve">Synthetic paragraph 301. </w:t>
      </w:r>
      <w:ins w:id="30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302. </w:t>
      </w:r>
      <w:del w:id="30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303.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304. </w:t>
      </w:r>
      <w:ins w:id="30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305. </w:t>
      </w:r>
      <w:del w:id="30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306.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307. </w:t>
      </w:r>
      <w:ins w:id="30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308. </w:t>
      </w:r>
      <w:del w:id="30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309.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310. </w:t>
      </w:r>
      <w:ins w:id="30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311. </w:t>
      </w:r>
      <w:del w:id="31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312.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313. </w:t>
      </w:r>
      <w:ins w:id="31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314. </w:t>
      </w:r>
      <w:del w:id="31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315.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316. </w:t>
      </w:r>
      <w:ins w:id="31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  <w:r>
        <w:br w:type="page"/>
      </w:r>
    </w:p>
    <w:p>
      <w:r>
        <w:t xml:space="preserve">Synthetic paragraph 317. </w:t>
      </w:r>
      <w:del w:id="31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318.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319. </w:t>
      </w:r>
      <w:ins w:id="31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320. </w:t>
      </w:r>
      <w:del w:id="31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321.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322. </w:t>
      </w:r>
      <w:ins w:id="32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323. </w:t>
      </w:r>
      <w:del w:id="32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324.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325. </w:t>
      </w:r>
      <w:ins w:id="32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326. </w:t>
      </w:r>
      <w:del w:id="32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327.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328. </w:t>
      </w:r>
      <w:ins w:id="32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329. </w:t>
      </w:r>
      <w:del w:id="32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330.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331. </w:t>
      </w:r>
      <w:ins w:id="33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332. </w:t>
      </w:r>
      <w:del w:id="33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  <w:r>
        <w:br w:type="page"/>
      </w:r>
    </w:p>
    <w:p>
      <w:r>
        <w:t xml:space="preserve">Synthetic paragraph 333.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334. </w:t>
      </w:r>
      <w:ins w:id="33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335. </w:t>
      </w:r>
      <w:del w:id="33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336.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337. </w:t>
      </w:r>
      <w:ins w:id="33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338. </w:t>
      </w:r>
      <w:del w:id="33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339.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340. </w:t>
      </w:r>
      <w:ins w:id="33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341. </w:t>
      </w:r>
      <w:del w:id="34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342.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343. </w:t>
      </w:r>
      <w:ins w:id="34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344. </w:t>
      </w:r>
      <w:del w:id="34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345.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346. </w:t>
      </w:r>
      <w:ins w:id="34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347. </w:t>
      </w:r>
      <w:del w:id="34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348.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  <w:r>
        <w:br w:type="page"/>
      </w:r>
    </w:p>
    <w:p>
      <w:r>
        <w:t xml:space="preserve">Synthetic paragraph 349. </w:t>
      </w:r>
      <w:ins w:id="34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350. </w:t>
      </w:r>
      <w:del w:id="34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351.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352. </w:t>
      </w:r>
      <w:ins w:id="35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353. </w:t>
      </w:r>
      <w:del w:id="35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354.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355. </w:t>
      </w:r>
      <w:ins w:id="35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356. </w:t>
      </w:r>
      <w:del w:id="35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357.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358. </w:t>
      </w:r>
      <w:ins w:id="35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359. </w:t>
      </w:r>
      <w:del w:id="35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360.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361. </w:t>
      </w:r>
      <w:ins w:id="36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362. </w:t>
      </w:r>
      <w:del w:id="36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363.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364. </w:t>
      </w:r>
      <w:ins w:id="36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  <w:r>
        <w:br w:type="page"/>
      </w:r>
    </w:p>
    <w:p>
      <w:r>
        <w:t xml:space="preserve">Synthetic paragraph 365. </w:t>
      </w:r>
      <w:del w:id="36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366.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367. </w:t>
      </w:r>
      <w:ins w:id="36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368. </w:t>
      </w:r>
      <w:del w:id="36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369.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370. </w:t>
      </w:r>
      <w:ins w:id="36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371. </w:t>
      </w:r>
      <w:del w:id="37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372.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373. </w:t>
      </w:r>
      <w:ins w:id="37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374. </w:t>
      </w:r>
      <w:del w:id="37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375.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376. </w:t>
      </w:r>
      <w:ins w:id="37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377. </w:t>
      </w:r>
      <w:del w:id="37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378.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379. </w:t>
      </w:r>
      <w:ins w:id="37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380. </w:t>
      </w:r>
      <w:del w:id="37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  <w:r>
        <w:br w:type="page"/>
      </w:r>
    </w:p>
    <w:p>
      <w:r>
        <w:t xml:space="preserve">Synthetic paragraph 381.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382. </w:t>
      </w:r>
      <w:ins w:id="38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383. </w:t>
      </w:r>
      <w:del w:id="38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384.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385. </w:t>
      </w:r>
      <w:ins w:id="38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386. </w:t>
      </w:r>
      <w:del w:id="38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387.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388. </w:t>
      </w:r>
      <w:ins w:id="38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389. </w:t>
      </w:r>
      <w:del w:id="38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390.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391. </w:t>
      </w:r>
      <w:ins w:id="39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392. </w:t>
      </w:r>
      <w:del w:id="39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393.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394. </w:t>
      </w:r>
      <w:ins w:id="39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395. </w:t>
      </w:r>
      <w:del w:id="39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396.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  <w:r>
        <w:br w:type="page"/>
      </w:r>
    </w:p>
    <w:p>
      <w:r>
        <w:t xml:space="preserve">Synthetic paragraph 397. </w:t>
      </w:r>
      <w:ins w:id="39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398. </w:t>
      </w:r>
      <w:del w:id="39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399.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400. </w:t>
      </w:r>
      <w:ins w:id="39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401. </w:t>
      </w:r>
      <w:del w:id="40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402.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403. </w:t>
      </w:r>
      <w:ins w:id="40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404. </w:t>
      </w:r>
      <w:del w:id="40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405.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406. </w:t>
      </w:r>
      <w:ins w:id="40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407. </w:t>
      </w:r>
      <w:del w:id="40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408.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409. </w:t>
      </w:r>
      <w:ins w:id="40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410. </w:t>
      </w:r>
      <w:del w:id="40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411.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412. </w:t>
      </w:r>
      <w:ins w:id="41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  <w:r>
        <w:br w:type="page"/>
      </w:r>
    </w:p>
    <w:p>
      <w:r>
        <w:t xml:space="preserve">Synthetic paragraph 413. </w:t>
      </w:r>
      <w:del w:id="41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414.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415. </w:t>
      </w:r>
      <w:ins w:id="41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416. </w:t>
      </w:r>
      <w:del w:id="41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417.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418. </w:t>
      </w:r>
      <w:ins w:id="41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419. </w:t>
      </w:r>
      <w:del w:id="41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420.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421. </w:t>
      </w:r>
      <w:ins w:id="42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422. </w:t>
      </w:r>
      <w:del w:id="42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423.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424. </w:t>
      </w:r>
      <w:ins w:id="42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425. </w:t>
      </w:r>
      <w:del w:id="42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426.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427. </w:t>
      </w:r>
      <w:ins w:id="42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428. </w:t>
      </w:r>
      <w:del w:id="42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  <w:r>
        <w:br w:type="page"/>
      </w:r>
    </w:p>
    <w:p>
      <w:r>
        <w:t xml:space="preserve">Synthetic paragraph 429.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430. </w:t>
      </w:r>
      <w:ins w:id="42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431. </w:t>
      </w:r>
      <w:del w:id="43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432.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433. </w:t>
      </w:r>
      <w:ins w:id="43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434. </w:t>
      </w:r>
      <w:del w:id="43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435.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436. </w:t>
      </w:r>
      <w:ins w:id="43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437. </w:t>
      </w:r>
      <w:del w:id="43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438.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439. </w:t>
      </w:r>
      <w:ins w:id="43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440. </w:t>
      </w:r>
      <w:del w:id="43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441.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442. </w:t>
      </w:r>
      <w:ins w:id="44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443. </w:t>
      </w:r>
      <w:del w:id="44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444.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  <w:r>
        <w:br w:type="page"/>
      </w:r>
    </w:p>
    <w:p>
      <w:r>
        <w:t xml:space="preserve">Synthetic paragraph 445. </w:t>
      </w:r>
      <w:ins w:id="44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446. </w:t>
      </w:r>
      <w:del w:id="44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447.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448. </w:t>
      </w:r>
      <w:ins w:id="44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449. </w:t>
      </w:r>
      <w:del w:id="44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450.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451. </w:t>
      </w:r>
      <w:ins w:id="45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452. </w:t>
      </w:r>
      <w:del w:id="45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453.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454. </w:t>
      </w:r>
      <w:ins w:id="45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455. </w:t>
      </w:r>
      <w:del w:id="45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456.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457. </w:t>
      </w:r>
      <w:ins w:id="45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458. </w:t>
      </w:r>
      <w:del w:id="45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459.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460. </w:t>
      </w:r>
      <w:ins w:id="45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  <w:r>
        <w:br w:type="page"/>
      </w:r>
    </w:p>
    <w:p>
      <w:r>
        <w:t xml:space="preserve">Synthetic paragraph 461. </w:t>
      </w:r>
      <w:del w:id="46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462.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463. </w:t>
      </w:r>
      <w:ins w:id="46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464. </w:t>
      </w:r>
      <w:del w:id="46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465.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466. </w:t>
      </w:r>
      <w:ins w:id="46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467. </w:t>
      </w:r>
      <w:del w:id="46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468.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469. </w:t>
      </w:r>
      <w:ins w:id="46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470. </w:t>
      </w:r>
      <w:del w:id="46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471.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472. </w:t>
      </w:r>
      <w:ins w:id="47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473. </w:t>
      </w:r>
      <w:del w:id="47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474.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475. </w:t>
      </w:r>
      <w:ins w:id="47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476. </w:t>
      </w:r>
      <w:del w:id="47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  <w:r>
        <w:br w:type="page"/>
      </w:r>
    </w:p>
    <w:p>
      <w:r>
        <w:t xml:space="preserve">Synthetic paragraph 477.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478. </w:t>
      </w:r>
      <w:ins w:id="47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479. </w:t>
      </w:r>
      <w:del w:id="47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480.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481. </w:t>
      </w:r>
      <w:ins w:id="48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482. </w:t>
      </w:r>
      <w:del w:id="48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483.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484. </w:t>
      </w:r>
      <w:ins w:id="48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485. </w:t>
      </w:r>
      <w:del w:id="48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486.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487. </w:t>
      </w:r>
      <w:ins w:id="48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488. </w:t>
      </w:r>
      <w:del w:id="48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489.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490. </w:t>
      </w:r>
      <w:ins w:id="48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491. </w:t>
      </w:r>
      <w:del w:id="49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492.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  <w:r>
        <w:br w:type="page"/>
      </w:r>
    </w:p>
    <w:p>
      <w:r>
        <w:t xml:space="preserve">Synthetic paragraph 493. </w:t>
      </w:r>
      <w:ins w:id="49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494. </w:t>
      </w:r>
      <w:del w:id="49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495.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496. </w:t>
      </w:r>
      <w:ins w:id="49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497. </w:t>
      </w:r>
      <w:del w:id="49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498.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499. </w:t>
      </w:r>
      <w:ins w:id="49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500. </w:t>
      </w:r>
      <w:del w:id="49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501.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502. </w:t>
      </w:r>
      <w:ins w:id="50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503. </w:t>
      </w:r>
      <w:del w:id="50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504.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505. </w:t>
      </w:r>
      <w:ins w:id="50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506. </w:t>
      </w:r>
      <w:del w:id="50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507.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508. </w:t>
      </w:r>
      <w:ins w:id="50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  <w:r>
        <w:br w:type="page"/>
      </w:r>
    </w:p>
    <w:p>
      <w:r>
        <w:t xml:space="preserve">Synthetic paragraph 509. </w:t>
      </w:r>
      <w:del w:id="50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510.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511. </w:t>
      </w:r>
      <w:ins w:id="51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512. </w:t>
      </w:r>
      <w:del w:id="51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513.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514. </w:t>
      </w:r>
      <w:ins w:id="51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515. </w:t>
      </w:r>
      <w:del w:id="51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516.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517. </w:t>
      </w:r>
      <w:ins w:id="51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518. </w:t>
      </w:r>
      <w:del w:id="51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519.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520. </w:t>
      </w:r>
      <w:ins w:id="51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521. </w:t>
      </w:r>
      <w:del w:id="52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522.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523. </w:t>
      </w:r>
      <w:ins w:id="52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524. </w:t>
      </w:r>
      <w:del w:id="52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  <w:r>
        <w:br w:type="page"/>
      </w:r>
    </w:p>
    <w:p>
      <w:r>
        <w:t xml:space="preserve">Synthetic paragraph 525.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526. </w:t>
      </w:r>
      <w:ins w:id="52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527. </w:t>
      </w:r>
      <w:del w:id="52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528.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529. </w:t>
      </w:r>
      <w:ins w:id="52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530. </w:t>
      </w:r>
      <w:del w:id="52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531.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532. </w:t>
      </w:r>
      <w:ins w:id="53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533. </w:t>
      </w:r>
      <w:del w:id="53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534.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535. </w:t>
      </w:r>
      <w:ins w:id="53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536. </w:t>
      </w:r>
      <w:del w:id="53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537.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538. </w:t>
      </w:r>
      <w:ins w:id="53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539. </w:t>
      </w:r>
      <w:del w:id="53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540.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  <w:r>
        <w:br w:type="page"/>
      </w:r>
    </w:p>
    <w:p>
      <w:r>
        <w:t xml:space="preserve">Synthetic paragraph 541. </w:t>
      </w:r>
      <w:ins w:id="54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542. </w:t>
      </w:r>
      <w:del w:id="54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543.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544. </w:t>
      </w:r>
      <w:ins w:id="54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545. </w:t>
      </w:r>
      <w:del w:id="54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546.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547. </w:t>
      </w:r>
      <w:ins w:id="54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548. </w:t>
      </w:r>
      <w:del w:id="54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549.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550. </w:t>
      </w:r>
      <w:ins w:id="54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551. </w:t>
      </w:r>
      <w:del w:id="55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552.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553. </w:t>
      </w:r>
      <w:ins w:id="55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554. </w:t>
      </w:r>
      <w:del w:id="55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555.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556. </w:t>
      </w:r>
      <w:ins w:id="55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  <w:r>
        <w:br w:type="page"/>
      </w:r>
    </w:p>
    <w:p>
      <w:r>
        <w:t xml:space="preserve">Synthetic paragraph 557. </w:t>
      </w:r>
      <w:del w:id="55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558.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559. </w:t>
      </w:r>
      <w:ins w:id="55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560. </w:t>
      </w:r>
      <w:del w:id="55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561.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562. </w:t>
      </w:r>
      <w:ins w:id="56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563. </w:t>
      </w:r>
      <w:del w:id="56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564.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565. </w:t>
      </w:r>
      <w:ins w:id="56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566. </w:t>
      </w:r>
      <w:del w:id="56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567.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568. </w:t>
      </w:r>
      <w:ins w:id="56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569. </w:t>
      </w:r>
      <w:del w:id="56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570.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571. </w:t>
      </w:r>
      <w:ins w:id="57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572. </w:t>
      </w:r>
      <w:del w:id="57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  <w:r>
        <w:br w:type="page"/>
      </w:r>
    </w:p>
    <w:p>
      <w:r>
        <w:t xml:space="preserve">Synthetic paragraph 573.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574. </w:t>
      </w:r>
      <w:ins w:id="57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575. </w:t>
      </w:r>
      <w:del w:id="57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576.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577. </w:t>
      </w:r>
      <w:ins w:id="57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578. </w:t>
      </w:r>
      <w:del w:id="57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579.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580. </w:t>
      </w:r>
      <w:ins w:id="57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581. </w:t>
      </w:r>
      <w:del w:id="58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582.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583. </w:t>
      </w:r>
      <w:ins w:id="58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584. </w:t>
      </w:r>
      <w:del w:id="58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585.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586. </w:t>
      </w:r>
      <w:ins w:id="58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587. </w:t>
      </w:r>
      <w:del w:id="58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588.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  <w:r>
        <w:br w:type="page"/>
      </w:r>
    </w:p>
    <w:p>
      <w:r>
        <w:t xml:space="preserve">Synthetic paragraph 589. </w:t>
      </w:r>
      <w:ins w:id="58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590. </w:t>
      </w:r>
      <w:del w:id="58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591.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592. </w:t>
      </w:r>
      <w:ins w:id="59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593. </w:t>
      </w:r>
      <w:del w:id="59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594.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595. </w:t>
      </w:r>
      <w:ins w:id="59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596. </w:t>
      </w:r>
      <w:del w:id="59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597.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598. </w:t>
      </w:r>
      <w:ins w:id="59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599. </w:t>
      </w:r>
      <w:del w:id="59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600.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601. </w:t>
      </w:r>
      <w:ins w:id="60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602. </w:t>
      </w:r>
      <w:del w:id="60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603.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604. </w:t>
      </w:r>
      <w:ins w:id="60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  <w:r>
        <w:br w:type="page"/>
      </w:r>
    </w:p>
    <w:p>
      <w:r>
        <w:t xml:space="preserve">Synthetic paragraph 605. </w:t>
      </w:r>
      <w:del w:id="60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606.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607. </w:t>
      </w:r>
      <w:ins w:id="60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608. </w:t>
      </w:r>
      <w:del w:id="60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609.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610. </w:t>
      </w:r>
      <w:ins w:id="60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611. </w:t>
      </w:r>
      <w:del w:id="61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612.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613. </w:t>
      </w:r>
      <w:ins w:id="61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614. </w:t>
      </w:r>
      <w:del w:id="61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615.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616. </w:t>
      </w:r>
      <w:ins w:id="61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617. </w:t>
      </w:r>
      <w:del w:id="61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618.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619. </w:t>
      </w:r>
      <w:ins w:id="61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620. </w:t>
      </w:r>
      <w:del w:id="61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  <w:r>
        <w:br w:type="page"/>
      </w:r>
    </w:p>
    <w:p>
      <w:r>
        <w:t xml:space="preserve">Synthetic paragraph 621.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622. </w:t>
      </w:r>
      <w:ins w:id="62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623. </w:t>
      </w:r>
      <w:del w:id="62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624.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625. </w:t>
      </w:r>
      <w:ins w:id="62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626. </w:t>
      </w:r>
      <w:del w:id="62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627.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628. </w:t>
      </w:r>
      <w:ins w:id="62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629. </w:t>
      </w:r>
      <w:del w:id="62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630.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631. </w:t>
      </w:r>
      <w:ins w:id="63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632. </w:t>
      </w:r>
      <w:del w:id="63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633.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634. </w:t>
      </w:r>
      <w:ins w:id="63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635. </w:t>
      </w:r>
      <w:del w:id="63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636.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  <w:r>
        <w:br w:type="page"/>
      </w:r>
    </w:p>
    <w:p>
      <w:r>
        <w:t xml:space="preserve">Synthetic paragraph 637. </w:t>
      </w:r>
      <w:ins w:id="63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638. </w:t>
      </w:r>
      <w:del w:id="63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639.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640. </w:t>
      </w:r>
      <w:ins w:id="63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641. </w:t>
      </w:r>
      <w:del w:id="64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642.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643. </w:t>
      </w:r>
      <w:ins w:id="64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644. </w:t>
      </w:r>
      <w:del w:id="64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645.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646. </w:t>
      </w:r>
      <w:ins w:id="64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647. </w:t>
      </w:r>
      <w:del w:id="64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648.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649. </w:t>
      </w:r>
      <w:ins w:id="64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650. </w:t>
      </w:r>
      <w:del w:id="64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651.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652. </w:t>
      </w:r>
      <w:ins w:id="65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  <w:r>
        <w:br w:type="page"/>
      </w:r>
    </w:p>
    <w:p>
      <w:r>
        <w:t xml:space="preserve">Synthetic paragraph 653. </w:t>
      </w:r>
      <w:del w:id="65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654.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655. </w:t>
      </w:r>
      <w:ins w:id="65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656. </w:t>
      </w:r>
      <w:del w:id="65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657.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658. </w:t>
      </w:r>
      <w:ins w:id="65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659. </w:t>
      </w:r>
      <w:del w:id="65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660.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661. </w:t>
      </w:r>
      <w:ins w:id="66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662. </w:t>
      </w:r>
      <w:del w:id="66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663.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664. </w:t>
      </w:r>
      <w:ins w:id="66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665. </w:t>
      </w:r>
      <w:del w:id="66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666.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667. </w:t>
      </w:r>
      <w:ins w:id="66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668. </w:t>
      </w:r>
      <w:del w:id="66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  <w:r>
        <w:br w:type="page"/>
      </w:r>
    </w:p>
    <w:p>
      <w:r>
        <w:t xml:space="preserve">Synthetic paragraph 669.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670. </w:t>
      </w:r>
      <w:ins w:id="66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671. </w:t>
      </w:r>
      <w:del w:id="67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672.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673. </w:t>
      </w:r>
      <w:ins w:id="67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674. </w:t>
      </w:r>
      <w:del w:id="67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675.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676. </w:t>
      </w:r>
      <w:ins w:id="67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677. </w:t>
      </w:r>
      <w:del w:id="67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678.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679. </w:t>
      </w:r>
      <w:ins w:id="67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680. </w:t>
      </w:r>
      <w:del w:id="67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681.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682. </w:t>
      </w:r>
      <w:ins w:id="68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683. </w:t>
      </w:r>
      <w:del w:id="68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684.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  <w:r>
        <w:br w:type="page"/>
      </w:r>
    </w:p>
    <w:p>
      <w:r>
        <w:t xml:space="preserve">Synthetic paragraph 685. </w:t>
      </w:r>
      <w:ins w:id="68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686. </w:t>
      </w:r>
      <w:del w:id="68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687.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688. </w:t>
      </w:r>
      <w:ins w:id="68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689. </w:t>
      </w:r>
      <w:del w:id="68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690.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691. </w:t>
      </w:r>
      <w:ins w:id="69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692. </w:t>
      </w:r>
      <w:del w:id="69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693.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694. </w:t>
      </w:r>
      <w:ins w:id="69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695. </w:t>
      </w:r>
      <w:del w:id="69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696.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697. </w:t>
      </w:r>
      <w:ins w:id="69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698. </w:t>
      </w:r>
      <w:del w:id="69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699.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700. </w:t>
      </w:r>
      <w:ins w:id="69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  <w:r>
        <w:br w:type="page"/>
      </w:r>
    </w:p>
    <w:p>
      <w:r>
        <w:t xml:space="preserve">Synthetic paragraph 701. </w:t>
      </w:r>
      <w:del w:id="70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702.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703. </w:t>
      </w:r>
      <w:ins w:id="70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704. </w:t>
      </w:r>
      <w:del w:id="70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705.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706. </w:t>
      </w:r>
      <w:ins w:id="70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707. </w:t>
      </w:r>
      <w:del w:id="70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708.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709. </w:t>
      </w:r>
      <w:ins w:id="70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710. </w:t>
      </w:r>
      <w:del w:id="70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711.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712. </w:t>
      </w:r>
      <w:ins w:id="71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713. </w:t>
      </w:r>
      <w:del w:id="71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714.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715. </w:t>
      </w:r>
      <w:ins w:id="71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716. </w:t>
      </w:r>
      <w:del w:id="71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  <w:r>
        <w:br w:type="page"/>
      </w:r>
    </w:p>
    <w:p>
      <w:r>
        <w:t xml:space="preserve">Synthetic paragraph 717.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718. </w:t>
      </w:r>
      <w:ins w:id="71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719. </w:t>
      </w:r>
      <w:del w:id="71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720.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721. </w:t>
      </w:r>
      <w:ins w:id="72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722. </w:t>
      </w:r>
      <w:del w:id="72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723.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724. </w:t>
      </w:r>
      <w:ins w:id="72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725. </w:t>
      </w:r>
      <w:del w:id="72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726.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727. </w:t>
      </w:r>
      <w:ins w:id="72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728. </w:t>
      </w:r>
      <w:del w:id="72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729.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730. </w:t>
      </w:r>
      <w:ins w:id="72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731. </w:t>
      </w:r>
      <w:del w:id="73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732.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  <w:r>
        <w:br w:type="page"/>
      </w:r>
    </w:p>
    <w:p>
      <w:r>
        <w:t xml:space="preserve">Synthetic paragraph 733. </w:t>
      </w:r>
      <w:ins w:id="73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734. </w:t>
      </w:r>
      <w:del w:id="73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735.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736. </w:t>
      </w:r>
      <w:ins w:id="73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737. </w:t>
      </w:r>
      <w:del w:id="73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738.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739. </w:t>
      </w:r>
      <w:ins w:id="73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740. </w:t>
      </w:r>
      <w:del w:id="73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741.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742. </w:t>
      </w:r>
      <w:ins w:id="74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743. </w:t>
      </w:r>
      <w:del w:id="74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744.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745. </w:t>
      </w:r>
      <w:ins w:id="74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746. </w:t>
      </w:r>
      <w:del w:id="74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747.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748. </w:t>
      </w:r>
      <w:ins w:id="74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  <w:r>
        <w:br w:type="page"/>
      </w:r>
    </w:p>
    <w:p>
      <w:r>
        <w:t xml:space="preserve">Synthetic paragraph 749. </w:t>
      </w:r>
      <w:del w:id="74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750.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751. </w:t>
      </w:r>
      <w:ins w:id="75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752. </w:t>
      </w:r>
      <w:del w:id="75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753.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754. </w:t>
      </w:r>
      <w:ins w:id="75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755. </w:t>
      </w:r>
      <w:del w:id="75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756.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757. </w:t>
      </w:r>
      <w:ins w:id="75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758. </w:t>
      </w:r>
      <w:del w:id="75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759.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760. </w:t>
      </w:r>
      <w:ins w:id="75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761. </w:t>
      </w:r>
      <w:del w:id="76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762.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763. </w:t>
      </w:r>
      <w:ins w:id="76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764. </w:t>
      </w:r>
      <w:del w:id="76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  <w:r>
        <w:br w:type="page"/>
      </w:r>
    </w:p>
    <w:p>
      <w:r>
        <w:t xml:space="preserve">Synthetic paragraph 765.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766. </w:t>
      </w:r>
      <w:ins w:id="76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767. </w:t>
      </w:r>
      <w:del w:id="76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768.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769. </w:t>
      </w:r>
      <w:ins w:id="76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770. </w:t>
      </w:r>
      <w:del w:id="76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771.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772. </w:t>
      </w:r>
      <w:ins w:id="77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773. </w:t>
      </w:r>
      <w:del w:id="77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774.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775. </w:t>
      </w:r>
      <w:ins w:id="77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776. </w:t>
      </w:r>
      <w:del w:id="77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pPr>
        <w:sectPr>
          <w:type w:val="nextPage"/>
          <w:pgSz w:w="12240" w:h="15840"/>
          <w:pgMar w:top="1440" w:right="1440" w:bottom="1440" w:left="1440" w:header="720" w:footer="720"/>
        </w:sectPr>
      </w:pPr>
      <w:r>
        <w:t xml:space="preserve">Synthetic paragraph 777.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778. </w:t>
      </w:r>
      <w:ins w:id="77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779. </w:t>
      </w:r>
      <w:del w:id="77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780.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  <w:r>
        <w:br w:type="page"/>
      </w:r>
    </w:p>
    <w:p>
      <w:r>
        <w:t xml:space="preserve">Synthetic paragraph 781. </w:t>
      </w:r>
      <w:ins w:id="78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782. </w:t>
      </w:r>
      <w:del w:id="78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783.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784. </w:t>
      </w:r>
      <w:ins w:id="78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785. </w:t>
      </w:r>
      <w:del w:id="78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786.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787. </w:t>
      </w:r>
      <w:ins w:id="78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788. </w:t>
      </w:r>
      <w:del w:id="78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789.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790. </w:t>
      </w:r>
      <w:ins w:id="78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791. </w:t>
      </w:r>
      <w:del w:id="79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792.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793. </w:t>
      </w:r>
      <w:ins w:id="79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794. </w:t>
      </w:r>
      <w:del w:id="79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795.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796. </w:t>
      </w:r>
      <w:ins w:id="79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  <w:r>
        <w:br w:type="page"/>
      </w:r>
    </w:p>
    <w:p>
      <w:r>
        <w:t xml:space="preserve">Synthetic paragraph 797. </w:t>
      </w:r>
      <w:del w:id="79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798.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799. </w:t>
      </w:r>
      <w:ins w:id="79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800. </w:t>
      </w:r>
      <w:del w:id="79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801.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802. </w:t>
      </w:r>
      <w:ins w:id="80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803. </w:t>
      </w:r>
      <w:del w:id="80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804.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805. </w:t>
      </w:r>
      <w:ins w:id="80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806. </w:t>
      </w:r>
      <w:del w:id="80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807.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808. </w:t>
      </w:r>
      <w:ins w:id="80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809. </w:t>
      </w:r>
      <w:del w:id="80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810.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811. </w:t>
      </w:r>
      <w:ins w:id="81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812. </w:t>
      </w:r>
      <w:del w:id="81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  <w:r>
        <w:br w:type="page"/>
      </w:r>
    </w:p>
    <w:p>
      <w:r>
        <w:t xml:space="preserve">Synthetic paragraph 813.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814. </w:t>
      </w:r>
      <w:ins w:id="81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815. </w:t>
      </w:r>
      <w:del w:id="81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816.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817. </w:t>
      </w:r>
      <w:ins w:id="81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818. </w:t>
      </w:r>
      <w:del w:id="81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819.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820. </w:t>
      </w:r>
      <w:ins w:id="81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821. </w:t>
      </w:r>
      <w:del w:id="82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822.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823. </w:t>
      </w:r>
      <w:ins w:id="82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824. </w:t>
      </w:r>
      <w:del w:id="82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825.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826. </w:t>
      </w:r>
      <w:ins w:id="82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827. </w:t>
      </w:r>
      <w:del w:id="82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828.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  <w:r>
        <w:br w:type="page"/>
      </w:r>
    </w:p>
    <w:p>
      <w:r>
        <w:t xml:space="preserve">Synthetic paragraph 829. </w:t>
      </w:r>
      <w:ins w:id="82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830. </w:t>
      </w:r>
      <w:del w:id="82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831.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832. </w:t>
      </w:r>
      <w:ins w:id="83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833. </w:t>
      </w:r>
      <w:del w:id="83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834.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835. </w:t>
      </w:r>
      <w:ins w:id="83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836. </w:t>
      </w:r>
      <w:del w:id="83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837.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838. </w:t>
      </w:r>
      <w:ins w:id="83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839. </w:t>
      </w:r>
      <w:del w:id="83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840.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841. </w:t>
      </w:r>
      <w:ins w:id="84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842. </w:t>
      </w:r>
      <w:del w:id="84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843.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844. </w:t>
      </w:r>
      <w:ins w:id="84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  <w:r>
        <w:br w:type="page"/>
      </w:r>
    </w:p>
    <w:p>
      <w:r>
        <w:t xml:space="preserve">Synthetic paragraph 845. </w:t>
      </w:r>
      <w:del w:id="84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846.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847. </w:t>
      </w:r>
      <w:ins w:id="84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848. </w:t>
      </w:r>
      <w:del w:id="84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849.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850. </w:t>
      </w:r>
      <w:ins w:id="84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851. </w:t>
      </w:r>
      <w:del w:id="85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852.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853. </w:t>
      </w:r>
      <w:ins w:id="85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854. </w:t>
      </w:r>
      <w:del w:id="85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855.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856. </w:t>
      </w:r>
      <w:ins w:id="85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857. </w:t>
      </w:r>
      <w:del w:id="85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858.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859. </w:t>
      </w:r>
      <w:ins w:id="85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860. </w:t>
      </w:r>
      <w:del w:id="85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  <w:r>
        <w:br w:type="page"/>
      </w:r>
    </w:p>
    <w:p>
      <w:r>
        <w:t xml:space="preserve">Synthetic paragraph 861.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862. </w:t>
      </w:r>
      <w:ins w:id="86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863. </w:t>
      </w:r>
      <w:del w:id="86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864.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865. </w:t>
      </w:r>
      <w:ins w:id="86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866. </w:t>
      </w:r>
      <w:del w:id="86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867.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868. </w:t>
      </w:r>
      <w:ins w:id="86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869. </w:t>
      </w:r>
      <w:del w:id="86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870.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871. </w:t>
      </w:r>
      <w:ins w:id="87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872. </w:t>
      </w:r>
      <w:del w:id="87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873.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874. </w:t>
      </w:r>
      <w:ins w:id="87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875. </w:t>
      </w:r>
      <w:del w:id="87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876.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  <w:r>
        <w:br w:type="page"/>
      </w:r>
    </w:p>
    <w:p>
      <w:r>
        <w:t xml:space="preserve">Synthetic paragraph 877. </w:t>
      </w:r>
      <w:ins w:id="87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878. </w:t>
      </w:r>
      <w:del w:id="87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879.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880. </w:t>
      </w:r>
      <w:ins w:id="87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881. </w:t>
      </w:r>
      <w:del w:id="88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882.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883. </w:t>
      </w:r>
      <w:ins w:id="88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884. </w:t>
      </w:r>
      <w:del w:id="88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885.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886. </w:t>
      </w:r>
      <w:ins w:id="88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887. </w:t>
      </w:r>
      <w:del w:id="88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888.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889. </w:t>
      </w:r>
      <w:ins w:id="88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890. </w:t>
      </w:r>
      <w:del w:id="88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891.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892. </w:t>
      </w:r>
      <w:ins w:id="89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  <w:r>
        <w:br w:type="page"/>
      </w:r>
    </w:p>
    <w:p>
      <w:r>
        <w:t xml:space="preserve">Synthetic paragraph 893. </w:t>
      </w:r>
      <w:del w:id="89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894.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895. </w:t>
      </w:r>
      <w:ins w:id="89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896. </w:t>
      </w:r>
      <w:del w:id="89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897.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898. </w:t>
      </w:r>
      <w:ins w:id="89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899. </w:t>
      </w:r>
      <w:del w:id="89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900.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901. </w:t>
      </w:r>
      <w:ins w:id="90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902. </w:t>
      </w:r>
      <w:del w:id="90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903.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904. </w:t>
      </w:r>
      <w:ins w:id="90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905. </w:t>
      </w:r>
      <w:del w:id="90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906.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907. </w:t>
      </w:r>
      <w:ins w:id="90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908. </w:t>
      </w:r>
      <w:del w:id="90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  <w:r>
        <w:br w:type="page"/>
      </w:r>
    </w:p>
    <w:p>
      <w:r>
        <w:t xml:space="preserve">Synthetic paragraph 909.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910. </w:t>
      </w:r>
      <w:ins w:id="90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911. </w:t>
      </w:r>
      <w:del w:id="91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912.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913. </w:t>
      </w:r>
      <w:ins w:id="91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914. </w:t>
      </w:r>
      <w:del w:id="91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915.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916. </w:t>
      </w:r>
      <w:ins w:id="91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917. </w:t>
      </w:r>
      <w:del w:id="91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918.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919. </w:t>
      </w:r>
      <w:ins w:id="91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920. </w:t>
      </w:r>
      <w:del w:id="91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921.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922. </w:t>
      </w:r>
      <w:ins w:id="92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923. </w:t>
      </w:r>
      <w:del w:id="92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924.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  <w:r>
        <w:br w:type="page"/>
      </w:r>
    </w:p>
    <w:p>
      <w:r>
        <w:t xml:space="preserve">Synthetic paragraph 925. </w:t>
      </w:r>
      <w:ins w:id="92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926. </w:t>
      </w:r>
      <w:del w:id="92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927.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928. </w:t>
      </w:r>
      <w:ins w:id="92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929. </w:t>
      </w:r>
      <w:del w:id="92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930.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931. </w:t>
      </w:r>
      <w:ins w:id="93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932. </w:t>
      </w:r>
      <w:del w:id="93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933.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934. </w:t>
      </w:r>
      <w:ins w:id="93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935. </w:t>
      </w:r>
      <w:del w:id="93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936.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937. </w:t>
      </w:r>
      <w:ins w:id="93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938. </w:t>
      </w:r>
      <w:del w:id="93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939.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940. </w:t>
      </w:r>
      <w:ins w:id="93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  <w:r>
        <w:br w:type="page"/>
      </w:r>
    </w:p>
    <w:p>
      <w:r>
        <w:t xml:space="preserve">Synthetic paragraph 941. </w:t>
      </w:r>
      <w:del w:id="94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942.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943. </w:t>
      </w:r>
      <w:ins w:id="94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944. </w:t>
      </w:r>
      <w:del w:id="94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945.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946. </w:t>
      </w:r>
      <w:ins w:id="94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947. </w:t>
      </w:r>
      <w:del w:id="94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948.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949. </w:t>
      </w:r>
      <w:ins w:id="94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950. </w:t>
      </w:r>
      <w:del w:id="94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951.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952. </w:t>
      </w:r>
      <w:ins w:id="95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953. </w:t>
      </w:r>
      <w:del w:id="95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954.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955. </w:t>
      </w:r>
      <w:ins w:id="95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956. </w:t>
      </w:r>
      <w:del w:id="95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  <w:r>
        <w:br w:type="page"/>
      </w:r>
    </w:p>
    <w:p>
      <w:r>
        <w:t xml:space="preserve">Synthetic paragraph 957.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958. </w:t>
      </w:r>
      <w:ins w:id="95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959. </w:t>
      </w:r>
      <w:del w:id="95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960.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961. </w:t>
      </w:r>
      <w:ins w:id="96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962. </w:t>
      </w:r>
      <w:del w:id="96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963.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964. </w:t>
      </w:r>
      <w:ins w:id="96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965. </w:t>
      </w:r>
      <w:del w:id="96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966.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967. </w:t>
      </w:r>
      <w:ins w:id="96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968. </w:t>
      </w:r>
      <w:del w:id="96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969.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970. </w:t>
      </w:r>
      <w:ins w:id="96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971. </w:t>
      </w:r>
      <w:del w:id="97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972.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  <w:r>
        <w:br w:type="page"/>
      </w:r>
    </w:p>
    <w:p>
      <w:r>
        <w:t xml:space="preserve">Synthetic paragraph 973. </w:t>
      </w:r>
      <w:ins w:id="97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974. </w:t>
      </w:r>
      <w:del w:id="97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975.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976. </w:t>
      </w:r>
      <w:ins w:id="97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977. </w:t>
      </w:r>
      <w:del w:id="97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978.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979. </w:t>
      </w:r>
      <w:ins w:id="97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980. </w:t>
      </w:r>
      <w:del w:id="97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981.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982. </w:t>
      </w:r>
      <w:ins w:id="98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983. </w:t>
      </w:r>
      <w:del w:id="98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984.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985. </w:t>
      </w:r>
      <w:ins w:id="98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986. </w:t>
      </w:r>
      <w:del w:id="98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987.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988. </w:t>
      </w:r>
      <w:ins w:id="98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  <w:r>
        <w:br w:type="page"/>
      </w:r>
    </w:p>
    <w:p>
      <w:r>
        <w:t xml:space="preserve">Synthetic paragraph 989. </w:t>
      </w:r>
      <w:del w:id="98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990.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991. </w:t>
      </w:r>
      <w:ins w:id="99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992. </w:t>
      </w:r>
      <w:del w:id="99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993.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994. </w:t>
      </w:r>
      <w:ins w:id="99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995. </w:t>
      </w:r>
      <w:del w:id="99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996.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997. </w:t>
      </w:r>
      <w:ins w:id="99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998. </w:t>
      </w:r>
      <w:del w:id="99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999.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1000. </w:t>
      </w:r>
      <w:ins w:id="99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1001. </w:t>
      </w:r>
      <w:del w:id="100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1002.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1003. </w:t>
      </w:r>
      <w:ins w:id="100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1004. </w:t>
      </w:r>
      <w:del w:id="100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  <w:r>
        <w:br w:type="page"/>
      </w:r>
    </w:p>
    <w:p>
      <w:r>
        <w:t xml:space="preserve">Synthetic paragraph 1005.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1006. </w:t>
      </w:r>
      <w:ins w:id="100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1007. </w:t>
      </w:r>
      <w:del w:id="100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1008.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1009. </w:t>
      </w:r>
      <w:ins w:id="100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1010. </w:t>
      </w:r>
      <w:del w:id="100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1011.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1012. </w:t>
      </w:r>
      <w:ins w:id="101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1013. </w:t>
      </w:r>
      <w:del w:id="101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1014.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1015. </w:t>
      </w:r>
      <w:ins w:id="101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1016. </w:t>
      </w:r>
      <w:del w:id="101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1017.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1018. </w:t>
      </w:r>
      <w:ins w:id="101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1019. </w:t>
      </w:r>
      <w:del w:id="101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1020.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  <w:r>
        <w:br w:type="page"/>
      </w:r>
    </w:p>
    <w:p>
      <w:r>
        <w:t xml:space="preserve">Synthetic paragraph 1021. </w:t>
      </w:r>
      <w:ins w:id="102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1022. </w:t>
      </w:r>
      <w:del w:id="102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1023.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1024. </w:t>
      </w:r>
      <w:ins w:id="102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1025. </w:t>
      </w:r>
      <w:del w:id="102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1026.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1027. </w:t>
      </w:r>
      <w:ins w:id="102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1028. </w:t>
      </w:r>
      <w:del w:id="102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1029.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1030. </w:t>
      </w:r>
      <w:ins w:id="102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1031. </w:t>
      </w:r>
      <w:del w:id="103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1032.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1033. </w:t>
      </w:r>
      <w:ins w:id="103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1034. </w:t>
      </w:r>
      <w:del w:id="103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1035.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1036. </w:t>
      </w:r>
      <w:ins w:id="103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  <w:r>
        <w:br w:type="page"/>
      </w:r>
    </w:p>
    <w:p>
      <w:r>
        <w:t xml:space="preserve">Synthetic paragraph 1037. </w:t>
      </w:r>
      <w:del w:id="103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1038.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1039. </w:t>
      </w:r>
      <w:ins w:id="103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1040. </w:t>
      </w:r>
      <w:del w:id="103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1041.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1042. </w:t>
      </w:r>
      <w:ins w:id="104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1043. </w:t>
      </w:r>
      <w:del w:id="104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1044.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1045. </w:t>
      </w:r>
      <w:ins w:id="104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1046. </w:t>
      </w:r>
      <w:del w:id="104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1047.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1048. </w:t>
      </w:r>
      <w:ins w:id="104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1049. </w:t>
      </w:r>
      <w:del w:id="104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1050.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1051. </w:t>
      </w:r>
      <w:ins w:id="105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1052. </w:t>
      </w:r>
      <w:del w:id="105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  <w:r>
        <w:br w:type="page"/>
      </w:r>
    </w:p>
    <w:p>
      <w:r>
        <w:t xml:space="preserve">Synthetic paragraph 1053.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1054. </w:t>
      </w:r>
      <w:ins w:id="105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1055. </w:t>
      </w:r>
      <w:del w:id="105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1056.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1057. </w:t>
      </w:r>
      <w:ins w:id="105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1058. </w:t>
      </w:r>
      <w:del w:id="105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1059.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1060. </w:t>
      </w:r>
      <w:ins w:id="105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1061. </w:t>
      </w:r>
      <w:del w:id="106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1062.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1063. </w:t>
      </w:r>
      <w:ins w:id="106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1064. </w:t>
      </w:r>
      <w:del w:id="106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1065.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1066. </w:t>
      </w:r>
      <w:ins w:id="106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1067. </w:t>
      </w:r>
      <w:del w:id="106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1068.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  <w:r>
        <w:br w:type="page"/>
      </w:r>
    </w:p>
    <w:p>
      <w:r>
        <w:t xml:space="preserve">Synthetic paragraph 1069. </w:t>
      </w:r>
      <w:ins w:id="106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1070. </w:t>
      </w:r>
      <w:del w:id="106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1071.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1072. </w:t>
      </w:r>
      <w:ins w:id="107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1073. </w:t>
      </w:r>
      <w:del w:id="107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1074.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1075. </w:t>
      </w:r>
      <w:ins w:id="107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1076. </w:t>
      </w:r>
      <w:del w:id="107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1077.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1078. </w:t>
      </w:r>
      <w:ins w:id="107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1079. </w:t>
      </w:r>
      <w:del w:id="107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1080.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1081. </w:t>
      </w:r>
      <w:ins w:id="108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1082. </w:t>
      </w:r>
      <w:del w:id="108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1083.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1084. </w:t>
      </w:r>
      <w:ins w:id="108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  <w:r>
        <w:br w:type="page"/>
      </w:r>
    </w:p>
    <w:p>
      <w:r>
        <w:t xml:space="preserve">Synthetic paragraph 1085. </w:t>
      </w:r>
      <w:del w:id="108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1086.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1087. </w:t>
      </w:r>
      <w:ins w:id="108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1088. </w:t>
      </w:r>
      <w:del w:id="108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1089.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1090. </w:t>
      </w:r>
      <w:ins w:id="108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1091. </w:t>
      </w:r>
      <w:del w:id="109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1092.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1093. </w:t>
      </w:r>
      <w:ins w:id="109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1094. </w:t>
      </w:r>
      <w:del w:id="109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1095.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1096. </w:t>
      </w:r>
      <w:ins w:id="109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1097. </w:t>
      </w:r>
      <w:del w:id="109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1098.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1099. </w:t>
      </w:r>
      <w:ins w:id="109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1100. </w:t>
      </w:r>
      <w:del w:id="109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  <w:r>
        <w:br w:type="page"/>
      </w:r>
    </w:p>
    <w:p>
      <w:r>
        <w:t xml:space="preserve">Synthetic paragraph 1101.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1102. </w:t>
      </w:r>
      <w:ins w:id="110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1103. </w:t>
      </w:r>
      <w:del w:id="110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1104.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1105. </w:t>
      </w:r>
      <w:ins w:id="110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1106. </w:t>
      </w:r>
      <w:del w:id="110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1107.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1108. </w:t>
      </w:r>
      <w:ins w:id="110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1109. </w:t>
      </w:r>
      <w:del w:id="110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1110.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1111. </w:t>
      </w:r>
      <w:ins w:id="111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1112. </w:t>
      </w:r>
      <w:del w:id="111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1113.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1114. </w:t>
      </w:r>
      <w:ins w:id="111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1115. </w:t>
      </w:r>
      <w:del w:id="111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1116.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  <w:r>
        <w:br w:type="page"/>
      </w:r>
    </w:p>
    <w:p>
      <w:r>
        <w:t xml:space="preserve">Synthetic paragraph 1117. </w:t>
      </w:r>
      <w:ins w:id="111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1118. </w:t>
      </w:r>
      <w:del w:id="111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1119.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1120. </w:t>
      </w:r>
      <w:ins w:id="111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1121. </w:t>
      </w:r>
      <w:del w:id="112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1122.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1123. </w:t>
      </w:r>
      <w:ins w:id="112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1124. </w:t>
      </w:r>
      <w:del w:id="112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1125.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1126. </w:t>
      </w:r>
      <w:ins w:id="112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1127. </w:t>
      </w:r>
      <w:del w:id="112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1128.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1129. </w:t>
      </w:r>
      <w:ins w:id="112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1130. </w:t>
      </w:r>
      <w:del w:id="112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1131.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1132. </w:t>
      </w:r>
      <w:ins w:id="113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  <w:r>
        <w:br w:type="page"/>
      </w:r>
    </w:p>
    <w:p>
      <w:r>
        <w:t xml:space="preserve">Synthetic paragraph 1133. </w:t>
      </w:r>
      <w:del w:id="113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1134.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1135. </w:t>
      </w:r>
      <w:ins w:id="113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1136. </w:t>
      </w:r>
      <w:del w:id="113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1137.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1138. </w:t>
      </w:r>
      <w:ins w:id="113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1139. </w:t>
      </w:r>
      <w:del w:id="113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1140.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1141. </w:t>
      </w:r>
      <w:ins w:id="114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1142. </w:t>
      </w:r>
      <w:del w:id="114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1143.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1144. </w:t>
      </w:r>
      <w:ins w:id="114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1145. </w:t>
      </w:r>
      <w:del w:id="114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1146.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1147. </w:t>
      </w:r>
      <w:ins w:id="114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1148. </w:t>
      </w:r>
      <w:del w:id="114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  <w:r>
        <w:br w:type="page"/>
      </w:r>
    </w:p>
    <w:p>
      <w:r>
        <w:t xml:space="preserve">Synthetic paragraph 1149.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1150. </w:t>
      </w:r>
      <w:ins w:id="114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1151. </w:t>
      </w:r>
      <w:del w:id="115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1152.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1153. </w:t>
      </w:r>
      <w:ins w:id="115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1154. </w:t>
      </w:r>
      <w:del w:id="115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1155.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1156. </w:t>
      </w:r>
      <w:ins w:id="115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1157. </w:t>
      </w:r>
      <w:del w:id="115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1158.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1159. </w:t>
      </w:r>
      <w:ins w:id="115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1160. </w:t>
      </w:r>
      <w:del w:id="115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1161.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1162. </w:t>
      </w:r>
      <w:ins w:id="116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1163. </w:t>
      </w:r>
      <w:del w:id="116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1164.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  <w:r>
        <w:br w:type="page"/>
      </w:r>
    </w:p>
    <w:p>
      <w:r>
        <w:t xml:space="preserve">Synthetic paragraph 1165. </w:t>
      </w:r>
      <w:ins w:id="116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1166. </w:t>
      </w:r>
      <w:del w:id="116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1167.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1168. </w:t>
      </w:r>
      <w:ins w:id="116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1169. </w:t>
      </w:r>
      <w:del w:id="116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1170.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1171. </w:t>
      </w:r>
      <w:ins w:id="117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1172. </w:t>
      </w:r>
      <w:del w:id="117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1173.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1174. </w:t>
      </w:r>
      <w:ins w:id="117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1175. </w:t>
      </w:r>
      <w:del w:id="117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1176.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1177. </w:t>
      </w:r>
      <w:ins w:id="117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1178. </w:t>
      </w:r>
      <w:del w:id="117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1179.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1180. </w:t>
      </w:r>
      <w:ins w:id="117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  <w:r>
        <w:br w:type="page"/>
      </w:r>
    </w:p>
    <w:p>
      <w:r>
        <w:t xml:space="preserve">Synthetic paragraph 1181. </w:t>
      </w:r>
      <w:del w:id="118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1182.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1183. </w:t>
      </w:r>
      <w:ins w:id="118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1184. </w:t>
      </w:r>
      <w:del w:id="118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1185.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1186. </w:t>
      </w:r>
      <w:ins w:id="118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1187. </w:t>
      </w:r>
      <w:del w:id="118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1188.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1189. </w:t>
      </w:r>
      <w:ins w:id="118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1190. </w:t>
      </w:r>
      <w:del w:id="118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1191.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1192. </w:t>
      </w:r>
      <w:ins w:id="119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1193. </w:t>
      </w:r>
      <w:del w:id="119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1194.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1195. </w:t>
      </w:r>
      <w:ins w:id="119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1196. </w:t>
      </w:r>
      <w:del w:id="119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  <w:r>
        <w:br w:type="page"/>
      </w:r>
    </w:p>
    <w:p>
      <w:r>
        <w:t xml:space="preserve">Synthetic paragraph 1197.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1198. </w:t>
      </w:r>
      <w:ins w:id="119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1199. </w:t>
      </w:r>
      <w:del w:id="119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1200.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1201. </w:t>
      </w:r>
      <w:ins w:id="120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1202. </w:t>
      </w:r>
      <w:del w:id="120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1203.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1204. </w:t>
      </w:r>
      <w:ins w:id="120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1205. </w:t>
      </w:r>
      <w:del w:id="120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1206.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1207. </w:t>
      </w:r>
      <w:ins w:id="120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1208. </w:t>
      </w:r>
      <w:del w:id="120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1209.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1210. </w:t>
      </w:r>
      <w:ins w:id="120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1211. </w:t>
      </w:r>
      <w:del w:id="121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1212.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  <w:r>
        <w:br w:type="page"/>
      </w:r>
    </w:p>
    <w:p>
      <w:r>
        <w:t xml:space="preserve">Synthetic paragraph 1213. </w:t>
      </w:r>
      <w:ins w:id="121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1214. </w:t>
      </w:r>
      <w:del w:id="121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1215.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1216. </w:t>
      </w:r>
      <w:ins w:id="121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1217. </w:t>
      </w:r>
      <w:del w:id="121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1218.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1219. </w:t>
      </w:r>
      <w:ins w:id="121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1220. </w:t>
      </w:r>
      <w:del w:id="121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1221.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1222. </w:t>
      </w:r>
      <w:ins w:id="122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1223. </w:t>
      </w:r>
      <w:del w:id="122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1224.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1225. </w:t>
      </w:r>
      <w:ins w:id="122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1226. </w:t>
      </w:r>
      <w:del w:id="122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1227.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1228. </w:t>
      </w:r>
      <w:ins w:id="122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  <w:r>
        <w:br w:type="page"/>
      </w:r>
    </w:p>
    <w:p>
      <w:r>
        <w:t xml:space="preserve">Synthetic paragraph 1229. </w:t>
      </w:r>
      <w:del w:id="122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1230.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1231. </w:t>
      </w:r>
      <w:ins w:id="123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1232. </w:t>
      </w:r>
      <w:del w:id="123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1233.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1234. </w:t>
      </w:r>
      <w:ins w:id="123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1235. </w:t>
      </w:r>
      <w:del w:id="123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1236.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1237. </w:t>
      </w:r>
      <w:ins w:id="123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1238. </w:t>
      </w:r>
      <w:del w:id="123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1239.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1240. </w:t>
      </w:r>
      <w:ins w:id="123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1241. </w:t>
      </w:r>
      <w:del w:id="124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1242.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1243. </w:t>
      </w:r>
      <w:ins w:id="124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1244. </w:t>
      </w:r>
      <w:del w:id="124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  <w:r>
        <w:br w:type="page"/>
      </w:r>
    </w:p>
    <w:p>
      <w:r>
        <w:t xml:space="preserve">Synthetic paragraph 1245.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1246. </w:t>
      </w:r>
      <w:ins w:id="124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1247. </w:t>
      </w:r>
      <w:del w:id="124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1248.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1249. </w:t>
      </w:r>
      <w:ins w:id="124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1250. </w:t>
      </w:r>
      <w:del w:id="124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1251.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1252. </w:t>
      </w:r>
      <w:ins w:id="125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1253. </w:t>
      </w:r>
      <w:del w:id="125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1254.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1255. </w:t>
      </w:r>
      <w:ins w:id="125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1256. </w:t>
      </w:r>
      <w:del w:id="125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1257.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1258. </w:t>
      </w:r>
      <w:ins w:id="125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1259. </w:t>
      </w:r>
      <w:del w:id="125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1260.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  <w:r>
        <w:br w:type="page"/>
      </w:r>
    </w:p>
    <w:p>
      <w:r>
        <w:t xml:space="preserve">Synthetic paragraph 1261. </w:t>
      </w:r>
      <w:ins w:id="126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1262. </w:t>
      </w:r>
      <w:del w:id="126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1263.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1264. </w:t>
      </w:r>
      <w:ins w:id="126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1265. </w:t>
      </w:r>
      <w:del w:id="126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1266.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1267. </w:t>
      </w:r>
      <w:ins w:id="126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1268. </w:t>
      </w:r>
      <w:del w:id="126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1269.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1270. </w:t>
      </w:r>
      <w:ins w:id="126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1271. </w:t>
      </w:r>
      <w:del w:id="127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1272.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1273. </w:t>
      </w:r>
      <w:ins w:id="127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1274. </w:t>
      </w:r>
      <w:del w:id="127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1275.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1276. </w:t>
      </w:r>
      <w:ins w:id="127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  <w:r>
        <w:br w:type="page"/>
      </w:r>
    </w:p>
    <w:p>
      <w:r>
        <w:t xml:space="preserve">Synthetic paragraph 1277. </w:t>
      </w:r>
      <w:del w:id="127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1278.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1279. </w:t>
      </w:r>
      <w:ins w:id="127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1280. </w:t>
      </w:r>
      <w:del w:id="127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1281.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1282. </w:t>
      </w:r>
      <w:ins w:id="128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1283. </w:t>
      </w:r>
      <w:del w:id="128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1284.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1285. </w:t>
      </w:r>
      <w:ins w:id="128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1286. </w:t>
      </w:r>
      <w:del w:id="128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1287.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1288. </w:t>
      </w:r>
      <w:ins w:id="128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1289. </w:t>
      </w:r>
      <w:del w:id="128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1290.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1291. </w:t>
      </w:r>
      <w:ins w:id="129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1292. </w:t>
      </w:r>
      <w:del w:id="129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  <w:r>
        <w:br w:type="page"/>
      </w:r>
    </w:p>
    <w:p>
      <w:r>
        <w:t xml:space="preserve">Synthetic paragraph 1293.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1294. </w:t>
      </w:r>
      <w:ins w:id="129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1295. </w:t>
      </w:r>
      <w:del w:id="129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1296.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1297. </w:t>
      </w:r>
      <w:ins w:id="129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1298. </w:t>
      </w:r>
      <w:del w:id="129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1299.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1300. </w:t>
      </w:r>
      <w:ins w:id="129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1301. </w:t>
      </w:r>
      <w:del w:id="130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1302.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1303. </w:t>
      </w:r>
      <w:ins w:id="130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1304. </w:t>
      </w:r>
      <w:del w:id="130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1305.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1306. </w:t>
      </w:r>
      <w:ins w:id="130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1307. </w:t>
      </w:r>
      <w:del w:id="130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1308.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  <w:r>
        <w:br w:type="page"/>
      </w:r>
    </w:p>
    <w:p>
      <w:r>
        <w:t xml:space="preserve">Synthetic paragraph 1309. </w:t>
      </w:r>
      <w:ins w:id="130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1310. </w:t>
      </w:r>
      <w:del w:id="130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1311.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1312. </w:t>
      </w:r>
      <w:ins w:id="131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1313. </w:t>
      </w:r>
      <w:del w:id="131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1314.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1315. </w:t>
      </w:r>
      <w:ins w:id="131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1316. </w:t>
      </w:r>
      <w:del w:id="131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1317.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1318. </w:t>
      </w:r>
      <w:ins w:id="131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1319. </w:t>
      </w:r>
      <w:del w:id="131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1320.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1321. </w:t>
      </w:r>
      <w:ins w:id="132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1322. </w:t>
      </w:r>
      <w:del w:id="132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1323.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1324. </w:t>
      </w:r>
      <w:ins w:id="132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  <w:r>
        <w:br w:type="page"/>
      </w:r>
    </w:p>
    <w:p>
      <w:r>
        <w:t xml:space="preserve">Synthetic paragraph 1325. </w:t>
      </w:r>
      <w:del w:id="132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1326.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1327. </w:t>
      </w:r>
      <w:ins w:id="132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1328. </w:t>
      </w:r>
      <w:del w:id="132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1329.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1330. </w:t>
      </w:r>
      <w:ins w:id="132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1331. </w:t>
      </w:r>
      <w:del w:id="133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1332.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1333. </w:t>
      </w:r>
      <w:ins w:id="133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1334. </w:t>
      </w:r>
      <w:del w:id="133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1335.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1336. </w:t>
      </w:r>
      <w:ins w:id="133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1337. </w:t>
      </w:r>
      <w:del w:id="133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1338.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1339. </w:t>
      </w:r>
      <w:ins w:id="133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1340. </w:t>
      </w:r>
      <w:del w:id="133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  <w:r>
        <w:br w:type="page"/>
      </w:r>
    </w:p>
    <w:p>
      <w:r>
        <w:t xml:space="preserve">Synthetic paragraph 1341.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1342. </w:t>
      </w:r>
      <w:ins w:id="134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1343. </w:t>
      </w:r>
      <w:del w:id="134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1344.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1345. </w:t>
      </w:r>
      <w:ins w:id="134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1346. </w:t>
      </w:r>
      <w:del w:id="134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1347.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1348. </w:t>
      </w:r>
      <w:ins w:id="134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1349. </w:t>
      </w:r>
      <w:del w:id="134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1350.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1351. </w:t>
      </w:r>
      <w:ins w:id="135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1352. </w:t>
      </w:r>
      <w:del w:id="135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1353.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1354. </w:t>
      </w:r>
      <w:ins w:id="135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1355. </w:t>
      </w:r>
      <w:del w:id="135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1356.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  <w:r>
        <w:br w:type="page"/>
      </w:r>
    </w:p>
    <w:p>
      <w:r>
        <w:t xml:space="preserve">Synthetic paragraph 1357. </w:t>
      </w:r>
      <w:ins w:id="135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1358. </w:t>
      </w:r>
      <w:del w:id="135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1359.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1360. </w:t>
      </w:r>
      <w:ins w:id="135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1361. </w:t>
      </w:r>
      <w:del w:id="136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1362.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1363. </w:t>
      </w:r>
      <w:ins w:id="136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1364. </w:t>
      </w:r>
      <w:del w:id="136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1365.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1366. </w:t>
      </w:r>
      <w:ins w:id="136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1367. </w:t>
      </w:r>
      <w:del w:id="136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1368.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1369. </w:t>
      </w:r>
      <w:ins w:id="136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1370. </w:t>
      </w:r>
      <w:del w:id="136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1371.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1372. </w:t>
      </w:r>
      <w:ins w:id="137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  <w:r>
        <w:br w:type="page"/>
      </w:r>
    </w:p>
    <w:p>
      <w:r>
        <w:t xml:space="preserve">Synthetic paragraph 1373. </w:t>
      </w:r>
      <w:del w:id="137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1374.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1375. </w:t>
      </w:r>
      <w:ins w:id="137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1376. </w:t>
      </w:r>
      <w:del w:id="137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1377.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1378. </w:t>
      </w:r>
      <w:ins w:id="137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1379. </w:t>
      </w:r>
      <w:del w:id="137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1380.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1381. </w:t>
      </w:r>
      <w:ins w:id="138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1382. </w:t>
      </w:r>
      <w:del w:id="138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1383.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1384. </w:t>
      </w:r>
      <w:ins w:id="138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1385. </w:t>
      </w:r>
      <w:del w:id="138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1386.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1387. </w:t>
      </w:r>
      <w:ins w:id="138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1388. </w:t>
      </w:r>
      <w:del w:id="138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  <w:r>
        <w:br w:type="page"/>
      </w:r>
    </w:p>
    <w:p>
      <w:r>
        <w:t xml:space="preserve">Synthetic paragraph 1389.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1390. </w:t>
      </w:r>
      <w:ins w:id="138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1391. </w:t>
      </w:r>
      <w:del w:id="139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1392.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1393. </w:t>
      </w:r>
      <w:ins w:id="139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1394. </w:t>
      </w:r>
      <w:del w:id="139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1395.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1396. </w:t>
      </w:r>
      <w:ins w:id="139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1397. </w:t>
      </w:r>
      <w:del w:id="139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1398.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1399. </w:t>
      </w:r>
      <w:ins w:id="139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1400. </w:t>
      </w:r>
      <w:del w:id="139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1401.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1402. </w:t>
      </w:r>
      <w:ins w:id="140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1403. </w:t>
      </w:r>
      <w:del w:id="140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1404.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  <w:r>
        <w:br w:type="page"/>
      </w:r>
    </w:p>
    <w:p>
      <w:r>
        <w:t xml:space="preserve">Synthetic paragraph 1405. </w:t>
      </w:r>
      <w:ins w:id="140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1406. </w:t>
      </w:r>
      <w:del w:id="140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1407.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1408. </w:t>
      </w:r>
      <w:ins w:id="140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1409. </w:t>
      </w:r>
      <w:del w:id="140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1410.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1411. </w:t>
      </w:r>
      <w:ins w:id="141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1412. </w:t>
      </w:r>
      <w:del w:id="141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1413.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1414. </w:t>
      </w:r>
      <w:ins w:id="141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1415. </w:t>
      </w:r>
      <w:del w:id="141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1416.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1417. </w:t>
      </w:r>
      <w:ins w:id="141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1418. </w:t>
      </w:r>
      <w:del w:id="141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1419.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1420. </w:t>
      </w:r>
      <w:ins w:id="141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  <w:r>
        <w:br w:type="page"/>
      </w:r>
    </w:p>
    <w:p>
      <w:r>
        <w:t xml:space="preserve">Synthetic paragraph 1421. </w:t>
      </w:r>
      <w:del w:id="142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1422.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1423. </w:t>
      </w:r>
      <w:ins w:id="142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1424. </w:t>
      </w:r>
      <w:del w:id="142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1425.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1426. </w:t>
      </w:r>
      <w:ins w:id="142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1427. </w:t>
      </w:r>
      <w:del w:id="142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1428.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1429. </w:t>
      </w:r>
      <w:ins w:id="142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1430. </w:t>
      </w:r>
      <w:del w:id="142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1431.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1432. </w:t>
      </w:r>
      <w:ins w:id="143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1433. </w:t>
      </w:r>
      <w:del w:id="143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1434.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1435. </w:t>
      </w:r>
      <w:ins w:id="143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1436. </w:t>
      </w:r>
      <w:del w:id="143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  <w:r>
        <w:br w:type="page"/>
      </w:r>
    </w:p>
    <w:p>
      <w:r>
        <w:t xml:space="preserve">Synthetic paragraph 1437.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1438. </w:t>
      </w:r>
      <w:ins w:id="143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1439. </w:t>
      </w:r>
      <w:del w:id="143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1440.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1441. </w:t>
      </w:r>
      <w:ins w:id="144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1442. </w:t>
      </w:r>
      <w:del w:id="144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1443.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1444. </w:t>
      </w:r>
      <w:ins w:id="144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1445. </w:t>
      </w:r>
      <w:del w:id="144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1446.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1447. </w:t>
      </w:r>
      <w:ins w:id="144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1448. </w:t>
      </w:r>
      <w:del w:id="144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1449.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1450. </w:t>
      </w:r>
      <w:ins w:id="144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1451. </w:t>
      </w:r>
      <w:del w:id="145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1452.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  <w:r>
        <w:br w:type="page"/>
      </w:r>
    </w:p>
    <w:p>
      <w:r>
        <w:t xml:space="preserve">Synthetic paragraph 1453. </w:t>
      </w:r>
      <w:ins w:id="145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1454. </w:t>
      </w:r>
      <w:del w:id="145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1455.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1456. </w:t>
      </w:r>
      <w:ins w:id="145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1457. </w:t>
      </w:r>
      <w:del w:id="145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1458.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1459. </w:t>
      </w:r>
      <w:ins w:id="145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1460. </w:t>
      </w:r>
      <w:del w:id="145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1461.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1462. </w:t>
      </w:r>
      <w:ins w:id="146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1463. </w:t>
      </w:r>
      <w:del w:id="146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1464.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1465. </w:t>
      </w:r>
      <w:ins w:id="146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1466. </w:t>
      </w:r>
      <w:del w:id="146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1467.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1468. </w:t>
      </w:r>
      <w:ins w:id="146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  <w:r>
        <w:br w:type="page"/>
      </w:r>
    </w:p>
    <w:p>
      <w:r>
        <w:t xml:space="preserve">Synthetic paragraph 1469. </w:t>
      </w:r>
      <w:del w:id="146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1470.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1471. </w:t>
      </w:r>
      <w:ins w:id="147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1472. </w:t>
      </w:r>
      <w:del w:id="147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1473.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1474. </w:t>
      </w:r>
      <w:ins w:id="147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1475. </w:t>
      </w:r>
      <w:del w:id="147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1476.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1477. </w:t>
      </w:r>
      <w:ins w:id="147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1478. </w:t>
      </w:r>
      <w:del w:id="147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1479.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1480. </w:t>
      </w:r>
      <w:ins w:id="147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1481. </w:t>
      </w:r>
      <w:del w:id="148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1482.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1483. </w:t>
      </w:r>
      <w:ins w:id="148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1484. </w:t>
      </w:r>
      <w:del w:id="148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  <w:r>
        <w:br w:type="page"/>
      </w:r>
    </w:p>
    <w:p>
      <w:r>
        <w:t xml:space="preserve">Synthetic paragraph 1485.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1486. </w:t>
      </w:r>
      <w:ins w:id="148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1487. </w:t>
      </w:r>
      <w:del w:id="148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1488.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1489. </w:t>
      </w:r>
      <w:ins w:id="148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1490. </w:t>
      </w:r>
      <w:del w:id="148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1491.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1492. </w:t>
      </w:r>
      <w:ins w:id="149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1493. </w:t>
      </w:r>
      <w:del w:id="149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1494.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1495. </w:t>
      </w:r>
      <w:ins w:id="149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1496. </w:t>
      </w:r>
      <w:del w:id="149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1497.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1498. </w:t>
      </w:r>
      <w:ins w:id="149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1499. </w:t>
      </w:r>
      <w:del w:id="149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1500.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  <w:r>
        <w:br w:type="page"/>
      </w:r>
    </w:p>
    <w:p>
      <w:r>
        <w:t xml:space="preserve">Synthetic paragraph 1501. </w:t>
      </w:r>
      <w:ins w:id="150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1502. </w:t>
      </w:r>
      <w:del w:id="150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1503.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1504. </w:t>
      </w:r>
      <w:ins w:id="150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1505. </w:t>
      </w:r>
      <w:del w:id="150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1506.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1507. </w:t>
      </w:r>
      <w:ins w:id="150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1508. </w:t>
      </w:r>
      <w:del w:id="150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1509.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1510. </w:t>
      </w:r>
      <w:ins w:id="150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1511. </w:t>
      </w:r>
      <w:del w:id="151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1512.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1513. </w:t>
      </w:r>
      <w:ins w:id="151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1514. </w:t>
      </w:r>
      <w:del w:id="151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1515.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1516. </w:t>
      </w:r>
      <w:ins w:id="151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  <w:r>
        <w:br w:type="page"/>
      </w:r>
    </w:p>
    <w:p>
      <w:r>
        <w:t xml:space="preserve">Synthetic paragraph 1517. </w:t>
      </w:r>
      <w:del w:id="151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1518.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1519. </w:t>
      </w:r>
      <w:ins w:id="151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1520. </w:t>
      </w:r>
      <w:del w:id="151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1521.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1522. </w:t>
      </w:r>
      <w:ins w:id="152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1523. </w:t>
      </w:r>
      <w:del w:id="152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1524.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1525. </w:t>
      </w:r>
      <w:ins w:id="152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1526. </w:t>
      </w:r>
      <w:del w:id="152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1527.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1528. </w:t>
      </w:r>
      <w:ins w:id="152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1529. </w:t>
      </w:r>
      <w:del w:id="152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1530.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1531. </w:t>
      </w:r>
      <w:ins w:id="153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1532. </w:t>
      </w:r>
      <w:del w:id="153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  <w:r>
        <w:br w:type="page"/>
      </w:r>
    </w:p>
    <w:p>
      <w:r>
        <w:t xml:space="preserve">Synthetic paragraph 1533.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1534. </w:t>
      </w:r>
      <w:ins w:id="153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1535. </w:t>
      </w:r>
      <w:del w:id="153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1536.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1537. </w:t>
      </w:r>
      <w:ins w:id="153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1538. </w:t>
      </w:r>
      <w:del w:id="153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1539.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1540. </w:t>
      </w:r>
      <w:ins w:id="153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1541. </w:t>
      </w:r>
      <w:del w:id="154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1542.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1543. </w:t>
      </w:r>
      <w:ins w:id="154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1544. </w:t>
      </w:r>
      <w:del w:id="154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1545.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1546. </w:t>
      </w:r>
      <w:ins w:id="154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1547. </w:t>
      </w:r>
      <w:del w:id="154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1548.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  <w:r>
        <w:br w:type="page"/>
      </w:r>
    </w:p>
    <w:p>
      <w:r>
        <w:t xml:space="preserve">Synthetic paragraph 1549. </w:t>
      </w:r>
      <w:ins w:id="154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1550. </w:t>
      </w:r>
      <w:del w:id="154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1551.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1552. </w:t>
      </w:r>
      <w:ins w:id="155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1553. </w:t>
      </w:r>
      <w:del w:id="155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1554.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pPr>
        <w:sectPr>
          <w:type w:val="nextPage"/>
          <w:pgSz w:w="12240" w:h="15840"/>
          <w:pgMar w:top="1440" w:right="1440" w:bottom="1440" w:left="1440" w:header="720" w:footer="720"/>
        </w:sectPr>
      </w:pPr>
      <w:r>
        <w:t xml:space="preserve">Synthetic paragraph 1555. </w:t>
      </w:r>
      <w:ins w:id="155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1556. </w:t>
      </w:r>
      <w:del w:id="155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1557.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1558. </w:t>
      </w:r>
      <w:ins w:id="155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1559. </w:t>
      </w:r>
      <w:del w:id="155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1560.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1561. </w:t>
      </w:r>
      <w:ins w:id="156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1562. </w:t>
      </w:r>
      <w:del w:id="156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1563.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1564. </w:t>
      </w:r>
      <w:ins w:id="156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  <w:r>
        <w:br w:type="page"/>
      </w:r>
    </w:p>
    <w:p>
      <w:r>
        <w:t xml:space="preserve">Synthetic paragraph 1565. </w:t>
      </w:r>
      <w:del w:id="156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1566.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1567. </w:t>
      </w:r>
      <w:ins w:id="156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1568. </w:t>
      </w:r>
      <w:del w:id="156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1569.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1570. </w:t>
      </w:r>
      <w:ins w:id="156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1571. </w:t>
      </w:r>
      <w:del w:id="157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1572.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1573. </w:t>
      </w:r>
      <w:ins w:id="157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1574. </w:t>
      </w:r>
      <w:del w:id="157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1575.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1576. </w:t>
      </w:r>
      <w:ins w:id="157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1577. </w:t>
      </w:r>
      <w:del w:id="157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1578.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1579. </w:t>
      </w:r>
      <w:ins w:id="157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1580. </w:t>
      </w:r>
      <w:del w:id="157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  <w:r>
        <w:br w:type="page"/>
      </w:r>
    </w:p>
    <w:p>
      <w:r>
        <w:t xml:space="preserve">Synthetic paragraph 1581.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1582. </w:t>
      </w:r>
      <w:ins w:id="158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1583. </w:t>
      </w:r>
      <w:del w:id="158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1584.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1585. </w:t>
      </w:r>
      <w:ins w:id="158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1586. </w:t>
      </w:r>
      <w:del w:id="158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1587.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1588. </w:t>
      </w:r>
      <w:ins w:id="158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1589. </w:t>
      </w:r>
      <w:del w:id="158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1590.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1591. </w:t>
      </w:r>
      <w:ins w:id="159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1592. </w:t>
      </w:r>
      <w:del w:id="159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1593.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1594. </w:t>
      </w:r>
      <w:ins w:id="159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1595. </w:t>
      </w:r>
      <w:del w:id="159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1596.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  <w:r>
        <w:br w:type="page"/>
      </w:r>
    </w:p>
    <w:p>
      <w:r>
        <w:t xml:space="preserve">Synthetic paragraph 1597. </w:t>
      </w:r>
      <w:ins w:id="159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1598. </w:t>
      </w:r>
      <w:del w:id="159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1599.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1600. </w:t>
      </w:r>
      <w:ins w:id="159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1601. </w:t>
      </w:r>
      <w:del w:id="160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1602.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1603. </w:t>
      </w:r>
      <w:ins w:id="160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1604. </w:t>
      </w:r>
      <w:del w:id="160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1605.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1606. </w:t>
      </w:r>
      <w:ins w:id="160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1607. </w:t>
      </w:r>
      <w:del w:id="160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1608.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1609. </w:t>
      </w:r>
      <w:ins w:id="160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1610. </w:t>
      </w:r>
      <w:del w:id="160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1611.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1612. </w:t>
      </w:r>
      <w:ins w:id="161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  <w:r>
        <w:br w:type="page"/>
      </w:r>
    </w:p>
    <w:p>
      <w:r>
        <w:t xml:space="preserve">Synthetic paragraph 1613. </w:t>
      </w:r>
      <w:del w:id="161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1614.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1615. </w:t>
      </w:r>
      <w:ins w:id="161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1616. </w:t>
      </w:r>
      <w:del w:id="161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1617.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1618. </w:t>
      </w:r>
      <w:ins w:id="161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1619. </w:t>
      </w:r>
      <w:del w:id="161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1620.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1621. </w:t>
      </w:r>
      <w:ins w:id="162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1622. </w:t>
      </w:r>
      <w:del w:id="162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1623.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1624. </w:t>
      </w:r>
      <w:ins w:id="162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1625. </w:t>
      </w:r>
      <w:del w:id="162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1626.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1627. </w:t>
      </w:r>
      <w:ins w:id="162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1628. </w:t>
      </w:r>
      <w:del w:id="162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  <w:r>
        <w:br w:type="page"/>
      </w:r>
    </w:p>
    <w:p>
      <w:r>
        <w:t xml:space="preserve">Synthetic paragraph 1629.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1630. </w:t>
      </w:r>
      <w:ins w:id="162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1631. </w:t>
      </w:r>
      <w:del w:id="163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1632.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1633. </w:t>
      </w:r>
      <w:ins w:id="163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1634. </w:t>
      </w:r>
      <w:del w:id="163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1635.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1636. </w:t>
      </w:r>
      <w:ins w:id="163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1637. </w:t>
      </w:r>
      <w:del w:id="163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1638.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1639. </w:t>
      </w:r>
      <w:ins w:id="163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1640. </w:t>
      </w:r>
      <w:del w:id="163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1641.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1642. </w:t>
      </w:r>
      <w:ins w:id="164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1643. </w:t>
      </w:r>
      <w:del w:id="164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1644.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  <w:r>
        <w:br w:type="page"/>
      </w:r>
    </w:p>
    <w:p>
      <w:r>
        <w:t xml:space="preserve">Synthetic paragraph 1645. </w:t>
      </w:r>
      <w:ins w:id="164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1646. </w:t>
      </w:r>
      <w:del w:id="164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1647.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1648. </w:t>
      </w:r>
      <w:ins w:id="164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1649. </w:t>
      </w:r>
      <w:del w:id="164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1650.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1651. </w:t>
      </w:r>
      <w:ins w:id="165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1652. </w:t>
      </w:r>
      <w:del w:id="165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1653.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1654. </w:t>
      </w:r>
      <w:ins w:id="165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1655. </w:t>
      </w:r>
      <w:del w:id="165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1656.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1657. </w:t>
      </w:r>
      <w:ins w:id="165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1658. </w:t>
      </w:r>
      <w:del w:id="165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1659.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1660. </w:t>
      </w:r>
      <w:ins w:id="165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  <w:r>
        <w:br w:type="page"/>
      </w:r>
    </w:p>
    <w:p>
      <w:r>
        <w:t xml:space="preserve">Synthetic paragraph 1661. </w:t>
      </w:r>
      <w:del w:id="166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1662.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1663. </w:t>
      </w:r>
      <w:ins w:id="166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1664. </w:t>
      </w:r>
      <w:del w:id="166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1665.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1666. </w:t>
      </w:r>
      <w:ins w:id="166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1667. </w:t>
      </w:r>
      <w:del w:id="166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1668.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1669. </w:t>
      </w:r>
      <w:ins w:id="166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1670. </w:t>
      </w:r>
      <w:del w:id="166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1671.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1672. </w:t>
      </w:r>
      <w:ins w:id="167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1673. </w:t>
      </w:r>
      <w:del w:id="167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1674.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1675. </w:t>
      </w:r>
      <w:ins w:id="167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1676. </w:t>
      </w:r>
      <w:del w:id="167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  <w:r>
        <w:br w:type="page"/>
      </w:r>
    </w:p>
    <w:p>
      <w:r>
        <w:t xml:space="preserve">Synthetic paragraph 1677.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1678. </w:t>
      </w:r>
      <w:ins w:id="167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1679. </w:t>
      </w:r>
      <w:del w:id="167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1680.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1681. </w:t>
      </w:r>
      <w:ins w:id="168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1682. </w:t>
      </w:r>
      <w:del w:id="168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1683.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1684. </w:t>
      </w:r>
      <w:ins w:id="168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1685. </w:t>
      </w:r>
      <w:del w:id="168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1686.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1687. </w:t>
      </w:r>
      <w:ins w:id="168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1688. </w:t>
      </w:r>
      <w:del w:id="168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1689.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1690. </w:t>
      </w:r>
      <w:ins w:id="168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1691. </w:t>
      </w:r>
      <w:del w:id="169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1692.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  <w:r>
        <w:br w:type="page"/>
      </w:r>
    </w:p>
    <w:p>
      <w:r>
        <w:t xml:space="preserve">Synthetic paragraph 1693. </w:t>
      </w:r>
      <w:ins w:id="169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1694. </w:t>
      </w:r>
      <w:del w:id="169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1695.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1696. </w:t>
      </w:r>
      <w:ins w:id="169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1697. </w:t>
      </w:r>
      <w:del w:id="169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1698.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1699. </w:t>
      </w:r>
      <w:ins w:id="169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1700. </w:t>
      </w:r>
      <w:del w:id="169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1701.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1702. </w:t>
      </w:r>
      <w:ins w:id="170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1703. </w:t>
      </w:r>
      <w:del w:id="170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1704.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1705. </w:t>
      </w:r>
      <w:ins w:id="170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1706. </w:t>
      </w:r>
      <w:del w:id="170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1707.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1708. </w:t>
      </w:r>
      <w:ins w:id="170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  <w:r>
        <w:br w:type="page"/>
      </w:r>
    </w:p>
    <w:p>
      <w:r>
        <w:t xml:space="preserve">Synthetic paragraph 1709. </w:t>
      </w:r>
      <w:del w:id="170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1710.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1711. </w:t>
      </w:r>
      <w:ins w:id="171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1712. </w:t>
      </w:r>
      <w:del w:id="171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1713.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1714. </w:t>
      </w:r>
      <w:ins w:id="171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1715. </w:t>
      </w:r>
      <w:del w:id="171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1716.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1717. </w:t>
      </w:r>
      <w:ins w:id="171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1718. </w:t>
      </w:r>
      <w:del w:id="171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1719.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1720. </w:t>
      </w:r>
      <w:ins w:id="171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1721. </w:t>
      </w:r>
      <w:del w:id="172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1722.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1723. </w:t>
      </w:r>
      <w:ins w:id="172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1724. </w:t>
      </w:r>
      <w:del w:id="172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  <w:r>
        <w:br w:type="page"/>
      </w:r>
    </w:p>
    <w:p>
      <w:r>
        <w:t xml:space="preserve">Synthetic paragraph 1725.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1726. </w:t>
      </w:r>
      <w:ins w:id="172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1727. </w:t>
      </w:r>
      <w:del w:id="172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1728.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1729. </w:t>
      </w:r>
      <w:ins w:id="172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1730. </w:t>
      </w:r>
      <w:del w:id="172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1731.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1732. </w:t>
      </w:r>
      <w:ins w:id="173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1733. </w:t>
      </w:r>
      <w:del w:id="173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1734.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1735. </w:t>
      </w:r>
      <w:ins w:id="173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1736. </w:t>
      </w:r>
      <w:del w:id="173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1737.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1738. </w:t>
      </w:r>
      <w:ins w:id="173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1739. </w:t>
      </w:r>
      <w:del w:id="173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1740.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  <w:r>
        <w:br w:type="page"/>
      </w:r>
    </w:p>
    <w:p>
      <w:r>
        <w:t xml:space="preserve">Synthetic paragraph 1741. </w:t>
      </w:r>
      <w:ins w:id="174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1742. </w:t>
      </w:r>
      <w:del w:id="174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1743.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1744. </w:t>
      </w:r>
      <w:ins w:id="174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1745. </w:t>
      </w:r>
      <w:del w:id="174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1746.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1747. </w:t>
      </w:r>
      <w:ins w:id="174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1748. </w:t>
      </w:r>
      <w:del w:id="174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1749.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1750. </w:t>
      </w:r>
      <w:ins w:id="174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1751. </w:t>
      </w:r>
      <w:del w:id="175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1752.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1753. </w:t>
      </w:r>
      <w:ins w:id="175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1754. </w:t>
      </w:r>
      <w:del w:id="175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1755.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1756. </w:t>
      </w:r>
      <w:ins w:id="175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  <w:r>
        <w:br w:type="page"/>
      </w:r>
    </w:p>
    <w:p>
      <w:r>
        <w:t xml:space="preserve">Synthetic paragraph 1757. </w:t>
      </w:r>
      <w:del w:id="175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1758.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1759. </w:t>
      </w:r>
      <w:ins w:id="175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1760. </w:t>
      </w:r>
      <w:del w:id="175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1761.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1762. </w:t>
      </w:r>
      <w:ins w:id="176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1763. </w:t>
      </w:r>
      <w:del w:id="176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1764.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1765. </w:t>
      </w:r>
      <w:ins w:id="176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1766. </w:t>
      </w:r>
      <w:del w:id="176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1767.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1768. </w:t>
      </w:r>
      <w:ins w:id="176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1769. </w:t>
      </w:r>
      <w:del w:id="176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1770.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1771. </w:t>
      </w:r>
      <w:ins w:id="177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1772. </w:t>
      </w:r>
      <w:del w:id="177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  <w:r>
        <w:br w:type="page"/>
      </w:r>
    </w:p>
    <w:p>
      <w:r>
        <w:t xml:space="preserve">Synthetic paragraph 1773.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1774. </w:t>
      </w:r>
      <w:ins w:id="177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1775. </w:t>
      </w:r>
      <w:del w:id="177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1776.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1777. </w:t>
      </w:r>
      <w:ins w:id="177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1778. </w:t>
      </w:r>
      <w:del w:id="177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1779.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1780. </w:t>
      </w:r>
      <w:ins w:id="177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1781. </w:t>
      </w:r>
      <w:del w:id="178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1782.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1783. </w:t>
      </w:r>
      <w:ins w:id="178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1784. </w:t>
      </w:r>
      <w:del w:id="178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1785.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1786. </w:t>
      </w:r>
      <w:ins w:id="178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1787. </w:t>
      </w:r>
      <w:del w:id="178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1788.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  <w:r>
        <w:br w:type="page"/>
      </w:r>
    </w:p>
    <w:p>
      <w:r>
        <w:t xml:space="preserve">Synthetic paragraph 1789. </w:t>
      </w:r>
      <w:ins w:id="178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1790. </w:t>
      </w:r>
      <w:del w:id="178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1791.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1792. </w:t>
      </w:r>
      <w:ins w:id="179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1793. </w:t>
      </w:r>
      <w:del w:id="179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1794.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1795. </w:t>
      </w:r>
      <w:ins w:id="179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1796. </w:t>
      </w:r>
      <w:del w:id="179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1797.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1798. </w:t>
      </w:r>
      <w:ins w:id="179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1799. </w:t>
      </w:r>
      <w:del w:id="179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1800.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1801. </w:t>
      </w:r>
      <w:ins w:id="180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1802. </w:t>
      </w:r>
      <w:del w:id="180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1803.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1804. </w:t>
      </w:r>
      <w:ins w:id="180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  <w:r>
        <w:br w:type="page"/>
      </w:r>
    </w:p>
    <w:p>
      <w:r>
        <w:t xml:space="preserve">Synthetic paragraph 1805. </w:t>
      </w:r>
      <w:del w:id="180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1806.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1807. </w:t>
      </w:r>
      <w:ins w:id="180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1808. </w:t>
      </w:r>
      <w:del w:id="180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1809.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1810. </w:t>
      </w:r>
      <w:ins w:id="180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1811. </w:t>
      </w:r>
      <w:del w:id="181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1812.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1813. </w:t>
      </w:r>
      <w:ins w:id="181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1814. </w:t>
      </w:r>
      <w:del w:id="181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1815.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1816. </w:t>
      </w:r>
      <w:ins w:id="181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1817. </w:t>
      </w:r>
      <w:del w:id="181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1818.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1819. </w:t>
      </w:r>
      <w:ins w:id="181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1820. </w:t>
      </w:r>
      <w:del w:id="181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  <w:r>
        <w:br w:type="page"/>
      </w:r>
    </w:p>
    <w:p>
      <w:r>
        <w:t xml:space="preserve">Synthetic paragraph 1821.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1822. </w:t>
      </w:r>
      <w:ins w:id="182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1823. </w:t>
      </w:r>
      <w:del w:id="182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1824.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1825. </w:t>
      </w:r>
      <w:ins w:id="182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1826. </w:t>
      </w:r>
      <w:del w:id="182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1827.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1828. </w:t>
      </w:r>
      <w:ins w:id="182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1829. </w:t>
      </w:r>
      <w:del w:id="182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1830.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1831. </w:t>
      </w:r>
      <w:ins w:id="183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1832. </w:t>
      </w:r>
      <w:del w:id="183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1833.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1834. </w:t>
      </w:r>
      <w:ins w:id="183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1835. </w:t>
      </w:r>
      <w:del w:id="183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1836.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  <w:r>
        <w:br w:type="page"/>
      </w:r>
    </w:p>
    <w:p>
      <w:r>
        <w:t xml:space="preserve">Synthetic paragraph 1837. </w:t>
      </w:r>
      <w:ins w:id="183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1838. </w:t>
      </w:r>
      <w:del w:id="183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1839.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1840. </w:t>
      </w:r>
      <w:ins w:id="183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1841. </w:t>
      </w:r>
      <w:del w:id="184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1842.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1843. </w:t>
      </w:r>
      <w:ins w:id="184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1844. </w:t>
      </w:r>
      <w:del w:id="184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1845.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1846. </w:t>
      </w:r>
      <w:ins w:id="184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1847. </w:t>
      </w:r>
      <w:del w:id="184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1848.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1849. </w:t>
      </w:r>
      <w:ins w:id="184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1850. </w:t>
      </w:r>
      <w:del w:id="184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1851.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1852. </w:t>
      </w:r>
      <w:ins w:id="185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  <w:r>
        <w:br w:type="page"/>
      </w:r>
    </w:p>
    <w:p>
      <w:r>
        <w:t xml:space="preserve">Synthetic paragraph 1853. </w:t>
      </w:r>
      <w:del w:id="185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1854.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1855. </w:t>
      </w:r>
      <w:ins w:id="185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1856. </w:t>
      </w:r>
      <w:del w:id="185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1857.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1858. </w:t>
      </w:r>
      <w:ins w:id="185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1859. </w:t>
      </w:r>
      <w:del w:id="185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1860.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1861. </w:t>
      </w:r>
      <w:ins w:id="186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1862. </w:t>
      </w:r>
      <w:del w:id="186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1863.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1864. </w:t>
      </w:r>
      <w:ins w:id="186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1865. </w:t>
      </w:r>
      <w:del w:id="186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1866.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1867. </w:t>
      </w:r>
      <w:ins w:id="186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1868. </w:t>
      </w:r>
      <w:del w:id="186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  <w:r>
        <w:br w:type="page"/>
      </w:r>
    </w:p>
    <w:p>
      <w:r>
        <w:t xml:space="preserve">Synthetic paragraph 1869.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1870. </w:t>
      </w:r>
      <w:ins w:id="186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1871. </w:t>
      </w:r>
      <w:del w:id="187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1872.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1873. </w:t>
      </w:r>
      <w:ins w:id="187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1874. </w:t>
      </w:r>
      <w:del w:id="187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1875.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1876. </w:t>
      </w:r>
      <w:ins w:id="187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1877. </w:t>
      </w:r>
      <w:del w:id="187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1878.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1879. </w:t>
      </w:r>
      <w:ins w:id="187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1880. </w:t>
      </w:r>
      <w:del w:id="187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1881.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1882. </w:t>
      </w:r>
      <w:ins w:id="188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1883. </w:t>
      </w:r>
      <w:del w:id="188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1884.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  <w:r>
        <w:br w:type="page"/>
      </w:r>
    </w:p>
    <w:p>
      <w:r>
        <w:t xml:space="preserve">Synthetic paragraph 1885. </w:t>
      </w:r>
      <w:ins w:id="188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1886. </w:t>
      </w:r>
      <w:del w:id="188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1887.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1888. </w:t>
      </w:r>
      <w:ins w:id="188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1889. </w:t>
      </w:r>
      <w:del w:id="188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1890.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1891. </w:t>
      </w:r>
      <w:ins w:id="189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1892. </w:t>
      </w:r>
      <w:del w:id="189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1893.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1894. </w:t>
      </w:r>
      <w:ins w:id="189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1895. </w:t>
      </w:r>
      <w:del w:id="189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1896.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1897. </w:t>
      </w:r>
      <w:ins w:id="189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1898. </w:t>
      </w:r>
      <w:del w:id="189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1899.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1900. </w:t>
      </w:r>
      <w:ins w:id="189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  <w:r>
        <w:br w:type="page"/>
      </w:r>
    </w:p>
    <w:p>
      <w:r>
        <w:t xml:space="preserve">Synthetic paragraph 1901. </w:t>
      </w:r>
      <w:del w:id="190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1902.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1903. </w:t>
      </w:r>
      <w:ins w:id="190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1904. </w:t>
      </w:r>
      <w:del w:id="190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1905.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1906. </w:t>
      </w:r>
      <w:ins w:id="190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1907. </w:t>
      </w:r>
      <w:del w:id="190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1908.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1909. </w:t>
      </w:r>
      <w:ins w:id="190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1910. </w:t>
      </w:r>
      <w:del w:id="190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1911.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1912. </w:t>
      </w:r>
      <w:ins w:id="191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1913. </w:t>
      </w:r>
      <w:del w:id="191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1914.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1915. </w:t>
      </w:r>
      <w:ins w:id="191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1916. </w:t>
      </w:r>
      <w:del w:id="191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  <w:r>
        <w:br w:type="page"/>
      </w:r>
    </w:p>
    <w:p>
      <w:r>
        <w:t xml:space="preserve">Synthetic paragraph 1917.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1918. </w:t>
      </w:r>
      <w:ins w:id="191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1919. </w:t>
      </w:r>
      <w:del w:id="191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1920.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1921. </w:t>
      </w:r>
      <w:ins w:id="192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1922. </w:t>
      </w:r>
      <w:del w:id="192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1923.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1924. </w:t>
      </w:r>
      <w:ins w:id="192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1925. </w:t>
      </w:r>
      <w:del w:id="192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1926.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1927. </w:t>
      </w:r>
      <w:ins w:id="192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1928. </w:t>
      </w:r>
      <w:del w:id="192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1929.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1930. </w:t>
      </w:r>
      <w:ins w:id="192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1931. </w:t>
      </w:r>
      <w:del w:id="193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1932.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  <w:r>
        <w:br w:type="page"/>
      </w:r>
    </w:p>
    <w:p>
      <w:r>
        <w:t xml:space="preserve">Synthetic paragraph 1933. </w:t>
      </w:r>
      <w:ins w:id="193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1934. </w:t>
      </w:r>
      <w:del w:id="193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1935.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1936. </w:t>
      </w:r>
      <w:ins w:id="193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1937. </w:t>
      </w:r>
      <w:del w:id="193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1938.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1939. </w:t>
      </w:r>
      <w:ins w:id="193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1940. </w:t>
      </w:r>
      <w:del w:id="193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1941.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1942. </w:t>
      </w:r>
      <w:ins w:id="194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1943. </w:t>
      </w:r>
      <w:del w:id="194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1944.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1945. </w:t>
      </w:r>
      <w:ins w:id="194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1946. </w:t>
      </w:r>
      <w:del w:id="194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1947.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1948. </w:t>
      </w:r>
      <w:ins w:id="194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  <w:r>
        <w:br w:type="page"/>
      </w:r>
    </w:p>
    <w:p>
      <w:r>
        <w:t xml:space="preserve">Synthetic paragraph 1949. </w:t>
      </w:r>
      <w:del w:id="194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1950.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1951. </w:t>
      </w:r>
      <w:ins w:id="195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1952. </w:t>
      </w:r>
      <w:del w:id="195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1953.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1954. </w:t>
      </w:r>
      <w:ins w:id="195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1955. </w:t>
      </w:r>
      <w:del w:id="195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1956.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1957. </w:t>
      </w:r>
      <w:ins w:id="195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1958. </w:t>
      </w:r>
      <w:del w:id="195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1959.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1960. </w:t>
      </w:r>
      <w:ins w:id="195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1961. </w:t>
      </w:r>
      <w:del w:id="196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1962.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1963. </w:t>
      </w:r>
      <w:ins w:id="196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1964. </w:t>
      </w:r>
      <w:del w:id="196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  <w:r>
        <w:br w:type="page"/>
      </w:r>
    </w:p>
    <w:p>
      <w:r>
        <w:t xml:space="preserve">Synthetic paragraph 1965.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1966. </w:t>
      </w:r>
      <w:ins w:id="196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1967. </w:t>
      </w:r>
      <w:del w:id="196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1968.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1969. </w:t>
      </w:r>
      <w:ins w:id="196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1970. </w:t>
      </w:r>
      <w:del w:id="196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1971.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1972. </w:t>
      </w:r>
      <w:ins w:id="197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1973. </w:t>
      </w:r>
      <w:del w:id="197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1974.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1975. </w:t>
      </w:r>
      <w:ins w:id="197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1976. </w:t>
      </w:r>
      <w:del w:id="197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1977.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1978. </w:t>
      </w:r>
      <w:ins w:id="197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1979. </w:t>
      </w:r>
      <w:del w:id="197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1980.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  <w:r>
        <w:br w:type="page"/>
      </w:r>
    </w:p>
    <w:p>
      <w:r>
        <w:t xml:space="preserve">Synthetic paragraph 1981. </w:t>
      </w:r>
      <w:ins w:id="198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1982. </w:t>
      </w:r>
      <w:del w:id="198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1983.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1984. </w:t>
      </w:r>
      <w:ins w:id="198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1985. </w:t>
      </w:r>
      <w:del w:id="198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1986.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1987. </w:t>
      </w:r>
      <w:ins w:id="198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1988. </w:t>
      </w:r>
      <w:del w:id="198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1989.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1990. </w:t>
      </w:r>
      <w:ins w:id="198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1991. </w:t>
      </w:r>
      <w:del w:id="199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1992.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1993. </w:t>
      </w:r>
      <w:ins w:id="199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1994. </w:t>
      </w:r>
      <w:del w:id="199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1995.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1996. </w:t>
      </w:r>
      <w:ins w:id="199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  <w:r>
        <w:br w:type="page"/>
      </w:r>
    </w:p>
    <w:p>
      <w:r>
        <w:t xml:space="preserve">Synthetic paragraph 1997. </w:t>
      </w:r>
      <w:del w:id="199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1998.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1999. </w:t>
      </w:r>
      <w:ins w:id="199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2000. </w:t>
      </w:r>
      <w:del w:id="199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2001.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2002. </w:t>
      </w:r>
      <w:ins w:id="200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2003. </w:t>
      </w:r>
      <w:del w:id="200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2004.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2005. </w:t>
      </w:r>
      <w:ins w:id="200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2006. </w:t>
      </w:r>
      <w:del w:id="200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2007.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2008. </w:t>
      </w:r>
      <w:ins w:id="200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2009. </w:t>
      </w:r>
      <w:del w:id="200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2010.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2011. </w:t>
      </w:r>
      <w:ins w:id="201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2012. </w:t>
      </w:r>
      <w:del w:id="201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  <w:r>
        <w:br w:type="page"/>
      </w:r>
    </w:p>
    <w:p>
      <w:r>
        <w:t xml:space="preserve">Synthetic paragraph 2013.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2014. </w:t>
      </w:r>
      <w:ins w:id="201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2015. </w:t>
      </w:r>
      <w:del w:id="201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2016.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2017. </w:t>
      </w:r>
      <w:ins w:id="201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2018. </w:t>
      </w:r>
      <w:del w:id="201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2019.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2020. </w:t>
      </w:r>
      <w:ins w:id="201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2021. </w:t>
      </w:r>
      <w:del w:id="202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2022.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2023. </w:t>
      </w:r>
      <w:ins w:id="202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2024. </w:t>
      </w:r>
      <w:del w:id="202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2025.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2026. </w:t>
      </w:r>
      <w:ins w:id="202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2027. </w:t>
      </w:r>
      <w:del w:id="202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2028.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  <w:r>
        <w:br w:type="page"/>
      </w:r>
    </w:p>
    <w:p>
      <w:r>
        <w:t xml:space="preserve">Synthetic paragraph 2029. </w:t>
      </w:r>
      <w:ins w:id="202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2030. </w:t>
      </w:r>
      <w:del w:id="202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2031.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2032. </w:t>
      </w:r>
      <w:ins w:id="203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2033. </w:t>
      </w:r>
      <w:del w:id="203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2034.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2035. </w:t>
      </w:r>
      <w:ins w:id="203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2036. </w:t>
      </w:r>
      <w:del w:id="203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2037.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2038. </w:t>
      </w:r>
      <w:ins w:id="203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2039. </w:t>
      </w:r>
      <w:del w:id="203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2040.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2041. </w:t>
      </w:r>
      <w:ins w:id="204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2042. </w:t>
      </w:r>
      <w:del w:id="204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2043.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2044. </w:t>
      </w:r>
      <w:ins w:id="204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  <w:r>
        <w:br w:type="page"/>
      </w:r>
    </w:p>
    <w:p>
      <w:r>
        <w:t xml:space="preserve">Synthetic paragraph 2045. </w:t>
      </w:r>
      <w:del w:id="204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2046.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2047. </w:t>
      </w:r>
      <w:ins w:id="204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2048. </w:t>
      </w:r>
      <w:del w:id="204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2049.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2050. </w:t>
      </w:r>
      <w:ins w:id="204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2051. </w:t>
      </w:r>
      <w:del w:id="205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2052.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2053. </w:t>
      </w:r>
      <w:ins w:id="205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2054. </w:t>
      </w:r>
      <w:del w:id="205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2055.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2056. </w:t>
      </w:r>
      <w:ins w:id="205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2057. </w:t>
      </w:r>
      <w:del w:id="205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2058.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2059. </w:t>
      </w:r>
      <w:ins w:id="205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2060. </w:t>
      </w:r>
      <w:del w:id="205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  <w:r>
        <w:br w:type="page"/>
      </w:r>
    </w:p>
    <w:p>
      <w:r>
        <w:t xml:space="preserve">Synthetic paragraph 2061.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2062. </w:t>
      </w:r>
      <w:ins w:id="206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2063. </w:t>
      </w:r>
      <w:del w:id="206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2064.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2065. </w:t>
      </w:r>
      <w:ins w:id="206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2066. </w:t>
      </w:r>
      <w:del w:id="206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2067.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2068. </w:t>
      </w:r>
      <w:ins w:id="206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2069. </w:t>
      </w:r>
      <w:del w:id="206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2070.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2071. </w:t>
      </w:r>
      <w:ins w:id="207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2072. </w:t>
      </w:r>
      <w:del w:id="207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2073.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2074. </w:t>
      </w:r>
      <w:ins w:id="207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2075. </w:t>
      </w:r>
      <w:del w:id="207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2076.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  <w:r>
        <w:br w:type="page"/>
      </w:r>
    </w:p>
    <w:p>
      <w:r>
        <w:t xml:space="preserve">Synthetic paragraph 2077. </w:t>
      </w:r>
      <w:ins w:id="207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2078. </w:t>
      </w:r>
      <w:del w:id="207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2079.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2080. </w:t>
      </w:r>
      <w:ins w:id="207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2081. </w:t>
      </w:r>
      <w:del w:id="208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2082.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2083. </w:t>
      </w:r>
      <w:ins w:id="208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2084. </w:t>
      </w:r>
      <w:del w:id="208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2085.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2086. </w:t>
      </w:r>
      <w:ins w:id="208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2087. </w:t>
      </w:r>
      <w:del w:id="208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2088.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2089. </w:t>
      </w:r>
      <w:ins w:id="208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2090. </w:t>
      </w:r>
      <w:del w:id="208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2091.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2092. </w:t>
      </w:r>
      <w:ins w:id="209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  <w:r>
        <w:br w:type="page"/>
      </w:r>
    </w:p>
    <w:p>
      <w:r>
        <w:t xml:space="preserve">Synthetic paragraph 2093. </w:t>
      </w:r>
      <w:del w:id="209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2094.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2095. </w:t>
      </w:r>
      <w:ins w:id="209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2096. </w:t>
      </w:r>
      <w:del w:id="209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2097.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2098. </w:t>
      </w:r>
      <w:ins w:id="209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2099. </w:t>
      </w:r>
      <w:del w:id="209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2100.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2101. </w:t>
      </w:r>
      <w:ins w:id="210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2102. </w:t>
      </w:r>
      <w:del w:id="210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2103.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2104. </w:t>
      </w:r>
      <w:ins w:id="210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2105. </w:t>
      </w:r>
      <w:del w:id="210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2106.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2107. </w:t>
      </w:r>
      <w:ins w:id="210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2108. </w:t>
      </w:r>
      <w:del w:id="210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  <w:r>
        <w:br w:type="page"/>
      </w:r>
    </w:p>
    <w:p>
      <w:r>
        <w:t xml:space="preserve">Synthetic paragraph 2109.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2110. </w:t>
      </w:r>
      <w:ins w:id="210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2111. </w:t>
      </w:r>
      <w:del w:id="211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2112.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2113. </w:t>
      </w:r>
      <w:ins w:id="211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2114. </w:t>
      </w:r>
      <w:del w:id="211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2115.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2116. </w:t>
      </w:r>
      <w:ins w:id="211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2117. </w:t>
      </w:r>
      <w:del w:id="211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2118.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2119. </w:t>
      </w:r>
      <w:ins w:id="211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2120. </w:t>
      </w:r>
      <w:del w:id="211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2121.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2122. </w:t>
      </w:r>
      <w:ins w:id="212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2123. </w:t>
      </w:r>
      <w:del w:id="212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2124.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  <w:r>
        <w:br w:type="page"/>
      </w:r>
    </w:p>
    <w:p>
      <w:r>
        <w:t xml:space="preserve">Synthetic paragraph 2125. </w:t>
      </w:r>
      <w:ins w:id="212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2126. </w:t>
      </w:r>
      <w:del w:id="212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2127.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2128. </w:t>
      </w:r>
      <w:ins w:id="212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2129. </w:t>
      </w:r>
      <w:del w:id="212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2130.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2131. </w:t>
      </w:r>
      <w:ins w:id="213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2132. </w:t>
      </w:r>
      <w:del w:id="213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2133.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2134. </w:t>
      </w:r>
      <w:ins w:id="213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2135. </w:t>
      </w:r>
      <w:del w:id="213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2136.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2137. </w:t>
      </w:r>
      <w:ins w:id="213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2138. </w:t>
      </w:r>
      <w:del w:id="213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2139.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2140. </w:t>
      </w:r>
      <w:ins w:id="213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  <w:r>
        <w:br w:type="page"/>
      </w:r>
    </w:p>
    <w:p>
      <w:r>
        <w:t xml:space="preserve">Synthetic paragraph 2141. </w:t>
      </w:r>
      <w:del w:id="214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2142.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2143. </w:t>
      </w:r>
      <w:ins w:id="214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2144. </w:t>
      </w:r>
      <w:del w:id="214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2145.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2146. </w:t>
      </w:r>
      <w:ins w:id="214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2147. </w:t>
      </w:r>
      <w:del w:id="214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2148.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2149. </w:t>
      </w:r>
      <w:ins w:id="214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2150. </w:t>
      </w:r>
      <w:del w:id="214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2151.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2152. </w:t>
      </w:r>
      <w:ins w:id="215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2153. </w:t>
      </w:r>
      <w:del w:id="215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2154.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2155. </w:t>
      </w:r>
      <w:ins w:id="215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2156. </w:t>
      </w:r>
      <w:del w:id="215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  <w:r>
        <w:br w:type="page"/>
      </w:r>
    </w:p>
    <w:p>
      <w:r>
        <w:t xml:space="preserve">Synthetic paragraph 2157.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2158. </w:t>
      </w:r>
      <w:ins w:id="215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2159. </w:t>
      </w:r>
      <w:del w:id="215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2160.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2161. </w:t>
      </w:r>
      <w:ins w:id="216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2162. </w:t>
      </w:r>
      <w:del w:id="216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2163.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2164. </w:t>
      </w:r>
      <w:ins w:id="216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2165. </w:t>
      </w:r>
      <w:del w:id="216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2166.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2167. </w:t>
      </w:r>
      <w:ins w:id="216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2168. </w:t>
      </w:r>
      <w:del w:id="216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2169.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2170. </w:t>
      </w:r>
      <w:ins w:id="216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2171. </w:t>
      </w:r>
      <w:del w:id="217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2172.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  <w:r>
        <w:br w:type="page"/>
      </w:r>
    </w:p>
    <w:p>
      <w:r>
        <w:t xml:space="preserve">Synthetic paragraph 2173. </w:t>
      </w:r>
      <w:ins w:id="217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2174. </w:t>
      </w:r>
      <w:del w:id="217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2175.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2176. </w:t>
      </w:r>
      <w:ins w:id="217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2177. </w:t>
      </w:r>
      <w:del w:id="217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2178.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2179. </w:t>
      </w:r>
      <w:ins w:id="217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2180. </w:t>
      </w:r>
      <w:del w:id="217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2181.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2182. </w:t>
      </w:r>
      <w:ins w:id="218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2183. </w:t>
      </w:r>
      <w:del w:id="218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2184.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2185. </w:t>
      </w:r>
      <w:ins w:id="218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2186. </w:t>
      </w:r>
      <w:del w:id="218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2187.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2188. </w:t>
      </w:r>
      <w:ins w:id="218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  <w:r>
        <w:br w:type="page"/>
      </w:r>
    </w:p>
    <w:p>
      <w:r>
        <w:t xml:space="preserve">Synthetic paragraph 2189. </w:t>
      </w:r>
      <w:del w:id="218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2190.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2191. </w:t>
      </w:r>
      <w:ins w:id="219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2192. </w:t>
      </w:r>
      <w:del w:id="219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2193.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2194. </w:t>
      </w:r>
      <w:ins w:id="219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2195. </w:t>
      </w:r>
      <w:del w:id="219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2196.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2197. </w:t>
      </w:r>
      <w:ins w:id="219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2198. </w:t>
      </w:r>
      <w:del w:id="219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2199.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2200. </w:t>
      </w:r>
      <w:ins w:id="219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2201. </w:t>
      </w:r>
      <w:del w:id="220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2202.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2203. </w:t>
      </w:r>
      <w:ins w:id="220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2204. </w:t>
      </w:r>
      <w:del w:id="220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  <w:r>
        <w:br w:type="page"/>
      </w:r>
    </w:p>
    <w:p>
      <w:r>
        <w:t xml:space="preserve">Synthetic paragraph 2205.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2206. </w:t>
      </w:r>
      <w:ins w:id="220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2207. </w:t>
      </w:r>
      <w:del w:id="220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2208.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2209. </w:t>
      </w:r>
      <w:ins w:id="220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2210. </w:t>
      </w:r>
      <w:del w:id="220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2211.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2212. </w:t>
      </w:r>
      <w:ins w:id="221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2213. </w:t>
      </w:r>
      <w:del w:id="221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2214.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2215. </w:t>
      </w:r>
      <w:ins w:id="221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2216. </w:t>
      </w:r>
      <w:del w:id="221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2217.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2218. </w:t>
      </w:r>
      <w:ins w:id="221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2219. </w:t>
      </w:r>
      <w:del w:id="221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2220.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  <w:r>
        <w:br w:type="page"/>
      </w:r>
    </w:p>
    <w:p>
      <w:r>
        <w:t xml:space="preserve">Synthetic paragraph 2221. </w:t>
      </w:r>
      <w:ins w:id="222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2222. </w:t>
      </w:r>
      <w:del w:id="222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2223.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2224. </w:t>
      </w:r>
      <w:ins w:id="222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2225. </w:t>
      </w:r>
      <w:del w:id="222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2226.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2227. </w:t>
      </w:r>
      <w:ins w:id="222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2228. </w:t>
      </w:r>
      <w:del w:id="222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2229.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2230. </w:t>
      </w:r>
      <w:ins w:id="222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2231. </w:t>
      </w:r>
      <w:del w:id="223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2232.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2233. </w:t>
      </w:r>
      <w:ins w:id="223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2234. </w:t>
      </w:r>
      <w:del w:id="223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2235.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2236. </w:t>
      </w:r>
      <w:ins w:id="223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  <w:r>
        <w:br w:type="page"/>
      </w:r>
    </w:p>
    <w:p>
      <w:r>
        <w:t xml:space="preserve">Synthetic paragraph 2237. </w:t>
      </w:r>
      <w:del w:id="223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2238.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2239. </w:t>
      </w:r>
      <w:ins w:id="223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2240. </w:t>
      </w:r>
      <w:del w:id="223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2241.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2242. </w:t>
      </w:r>
      <w:ins w:id="224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2243. </w:t>
      </w:r>
      <w:del w:id="224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2244.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2245. </w:t>
      </w:r>
      <w:ins w:id="224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2246. </w:t>
      </w:r>
      <w:del w:id="224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2247.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2248. </w:t>
      </w:r>
      <w:ins w:id="224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2249. </w:t>
      </w:r>
      <w:del w:id="224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2250.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2251. </w:t>
      </w:r>
      <w:ins w:id="225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2252. </w:t>
      </w:r>
      <w:del w:id="225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  <w:r>
        <w:br w:type="page"/>
      </w:r>
    </w:p>
    <w:p>
      <w:r>
        <w:t xml:space="preserve">Synthetic paragraph 2253.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2254. </w:t>
      </w:r>
      <w:ins w:id="225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2255. </w:t>
      </w:r>
      <w:del w:id="225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2256.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2257. </w:t>
      </w:r>
      <w:ins w:id="225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2258. </w:t>
      </w:r>
      <w:del w:id="225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2259.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2260. </w:t>
      </w:r>
      <w:ins w:id="225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2261. </w:t>
      </w:r>
      <w:del w:id="226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2262.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2263. </w:t>
      </w:r>
      <w:ins w:id="226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2264. </w:t>
      </w:r>
      <w:del w:id="226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2265.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2266. </w:t>
      </w:r>
      <w:ins w:id="226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2267. </w:t>
      </w:r>
      <w:del w:id="226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2268.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  <w:r>
        <w:br w:type="page"/>
      </w:r>
    </w:p>
    <w:p>
      <w:r>
        <w:t xml:space="preserve">Synthetic paragraph 2269. </w:t>
      </w:r>
      <w:ins w:id="226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2270. </w:t>
      </w:r>
      <w:del w:id="226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2271.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2272. </w:t>
      </w:r>
      <w:ins w:id="227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2273. </w:t>
      </w:r>
      <w:del w:id="227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2274.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2275. </w:t>
      </w:r>
      <w:ins w:id="227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2276. </w:t>
      </w:r>
      <w:del w:id="227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2277.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2278. </w:t>
      </w:r>
      <w:ins w:id="227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2279. </w:t>
      </w:r>
      <w:del w:id="227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2280.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2281. </w:t>
      </w:r>
      <w:ins w:id="228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2282. </w:t>
      </w:r>
      <w:del w:id="228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2283.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2284. </w:t>
      </w:r>
      <w:ins w:id="228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  <w:r>
        <w:br w:type="page"/>
      </w:r>
    </w:p>
    <w:p>
      <w:r>
        <w:t xml:space="preserve">Synthetic paragraph 2285. </w:t>
      </w:r>
      <w:del w:id="228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2286.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2287. </w:t>
      </w:r>
      <w:ins w:id="228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2288. </w:t>
      </w:r>
      <w:del w:id="228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2289.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2290. </w:t>
      </w:r>
      <w:ins w:id="228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2291. </w:t>
      </w:r>
      <w:del w:id="229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2292.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2293. </w:t>
      </w:r>
      <w:ins w:id="229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2294. </w:t>
      </w:r>
      <w:del w:id="229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2295.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2296. </w:t>
      </w:r>
      <w:ins w:id="229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2297. </w:t>
      </w:r>
      <w:del w:id="229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2298.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2299. </w:t>
      </w:r>
      <w:ins w:id="229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2300. </w:t>
      </w:r>
      <w:del w:id="229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  <w:r>
        <w:br w:type="page"/>
      </w:r>
    </w:p>
    <w:p>
      <w:r>
        <w:t xml:space="preserve">Synthetic paragraph 2301.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2302. </w:t>
      </w:r>
      <w:ins w:id="230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2303. </w:t>
      </w:r>
      <w:del w:id="230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2304.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2305. </w:t>
      </w:r>
      <w:ins w:id="230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2306. </w:t>
      </w:r>
      <w:del w:id="230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2307.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2308. </w:t>
      </w:r>
      <w:ins w:id="230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2309. </w:t>
      </w:r>
      <w:del w:id="230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2310.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2311. </w:t>
      </w:r>
      <w:ins w:id="231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2312. </w:t>
      </w:r>
      <w:del w:id="231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2313.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2314. </w:t>
      </w:r>
      <w:ins w:id="231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2315. </w:t>
      </w:r>
      <w:del w:id="231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2316.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  <w:r>
        <w:br w:type="page"/>
      </w:r>
    </w:p>
    <w:p>
      <w:r>
        <w:t xml:space="preserve">Synthetic paragraph 2317. </w:t>
      </w:r>
      <w:ins w:id="231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2318. </w:t>
      </w:r>
      <w:del w:id="231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2319.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2320. </w:t>
      </w:r>
      <w:ins w:id="231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2321. </w:t>
      </w:r>
      <w:del w:id="232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2322.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2323. </w:t>
      </w:r>
      <w:ins w:id="232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2324. </w:t>
      </w:r>
      <w:del w:id="232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2325.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2326. </w:t>
      </w:r>
      <w:ins w:id="232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2327. </w:t>
      </w:r>
      <w:del w:id="232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2328.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2329. </w:t>
      </w:r>
      <w:ins w:id="232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2330. </w:t>
      </w:r>
      <w:del w:id="232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2331.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2332. </w:t>
      </w:r>
      <w:ins w:id="233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  <w:r>
        <w:br w:type="page"/>
      </w:r>
    </w:p>
    <w:p>
      <w:pPr>
        <w:sectPr>
          <w:type w:val="nextPage"/>
          <w:pgSz w:w="12240" w:h="15840"/>
          <w:pgMar w:top="1440" w:right="1440" w:bottom="1440" w:left="1440" w:header="720" w:footer="720"/>
        </w:sectPr>
      </w:pPr>
      <w:r>
        <w:t xml:space="preserve">Synthetic paragraph 2333. </w:t>
      </w:r>
      <w:del w:id="233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2334.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2335. </w:t>
      </w:r>
      <w:ins w:id="233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2336. </w:t>
      </w:r>
      <w:del w:id="233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2337.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2338. </w:t>
      </w:r>
      <w:ins w:id="233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2339. </w:t>
      </w:r>
      <w:del w:id="233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2340.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2341. </w:t>
      </w:r>
      <w:ins w:id="234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2342. </w:t>
      </w:r>
      <w:del w:id="234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2343.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2344. </w:t>
      </w:r>
      <w:ins w:id="234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2345. </w:t>
      </w:r>
      <w:del w:id="234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2346.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2347. </w:t>
      </w:r>
      <w:ins w:id="234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2348. </w:t>
      </w:r>
      <w:del w:id="234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  <w:r>
        <w:br w:type="page"/>
      </w:r>
    </w:p>
    <w:p>
      <w:r>
        <w:t xml:space="preserve">Synthetic paragraph 2349.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2350. </w:t>
      </w:r>
      <w:ins w:id="234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2351. </w:t>
      </w:r>
      <w:del w:id="235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2352.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2353. </w:t>
      </w:r>
      <w:ins w:id="235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2354. </w:t>
      </w:r>
      <w:del w:id="235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2355.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2356. </w:t>
      </w:r>
      <w:ins w:id="235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2357. </w:t>
      </w:r>
      <w:del w:id="235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2358.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2359. </w:t>
      </w:r>
      <w:ins w:id="235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2360. </w:t>
      </w:r>
      <w:del w:id="235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2361.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2362. </w:t>
      </w:r>
      <w:ins w:id="236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2363. </w:t>
      </w:r>
      <w:del w:id="236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2364.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  <w:r>
        <w:br w:type="page"/>
      </w:r>
    </w:p>
    <w:p>
      <w:r>
        <w:t xml:space="preserve">Synthetic paragraph 2365. </w:t>
      </w:r>
      <w:ins w:id="236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2366. </w:t>
      </w:r>
      <w:del w:id="236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2367.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2368. </w:t>
      </w:r>
      <w:ins w:id="236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2369. </w:t>
      </w:r>
      <w:del w:id="236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2370.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2371. </w:t>
      </w:r>
      <w:ins w:id="237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2372. </w:t>
      </w:r>
      <w:del w:id="237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2373.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2374. </w:t>
      </w:r>
      <w:ins w:id="237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2375. </w:t>
      </w:r>
      <w:del w:id="237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2376.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2377. </w:t>
      </w:r>
      <w:ins w:id="237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2378. </w:t>
      </w:r>
      <w:del w:id="237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2379.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2380. </w:t>
      </w:r>
      <w:ins w:id="237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  <w:r>
        <w:br w:type="page"/>
      </w:r>
    </w:p>
    <w:p>
      <w:r>
        <w:t xml:space="preserve">Synthetic paragraph 2381. </w:t>
      </w:r>
      <w:del w:id="238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2382.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2383. </w:t>
      </w:r>
      <w:ins w:id="238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2384. </w:t>
      </w:r>
      <w:del w:id="238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2385.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2386. </w:t>
      </w:r>
      <w:ins w:id="238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2387. </w:t>
      </w:r>
      <w:del w:id="238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2388.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2389. </w:t>
      </w:r>
      <w:ins w:id="238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2390. </w:t>
      </w:r>
      <w:del w:id="238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2391.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2392. </w:t>
      </w:r>
      <w:ins w:id="239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2393. </w:t>
      </w:r>
      <w:del w:id="239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2394.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2395. </w:t>
      </w:r>
      <w:ins w:id="239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2396. </w:t>
      </w:r>
      <w:del w:id="239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  <w:r>
        <w:br w:type="page"/>
      </w:r>
    </w:p>
    <w:p>
      <w:r>
        <w:t xml:space="preserve">Synthetic paragraph 2397.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2398. </w:t>
      </w:r>
      <w:ins w:id="239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2399. </w:t>
      </w:r>
      <w:del w:id="239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2400.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2401. </w:t>
      </w:r>
      <w:ins w:id="240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2402. </w:t>
      </w:r>
      <w:del w:id="240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2403.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2404. </w:t>
      </w:r>
      <w:ins w:id="240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2405. </w:t>
      </w:r>
      <w:del w:id="240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2406.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2407. </w:t>
      </w:r>
      <w:ins w:id="240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2408. </w:t>
      </w:r>
      <w:del w:id="240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2409.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2410. </w:t>
      </w:r>
      <w:ins w:id="240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2411. </w:t>
      </w:r>
      <w:del w:id="241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2412.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  <w:r>
        <w:br w:type="page"/>
      </w:r>
    </w:p>
    <w:p>
      <w:r>
        <w:t xml:space="preserve">Synthetic paragraph 2413. </w:t>
      </w:r>
      <w:ins w:id="241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2414. </w:t>
      </w:r>
      <w:del w:id="241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2415.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2416. </w:t>
      </w:r>
      <w:ins w:id="241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2417. </w:t>
      </w:r>
      <w:del w:id="241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2418.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2419. </w:t>
      </w:r>
      <w:ins w:id="241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2420. </w:t>
      </w:r>
      <w:del w:id="241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2421.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2422. </w:t>
      </w:r>
      <w:ins w:id="242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2423. </w:t>
      </w:r>
      <w:del w:id="242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2424.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2425. </w:t>
      </w:r>
      <w:ins w:id="242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2426. </w:t>
      </w:r>
      <w:del w:id="242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2427.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2428. </w:t>
      </w:r>
      <w:ins w:id="242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  <w:r>
        <w:br w:type="page"/>
      </w:r>
    </w:p>
    <w:p>
      <w:r>
        <w:t xml:space="preserve">Synthetic paragraph 2429. </w:t>
      </w:r>
      <w:del w:id="242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2430.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2431. </w:t>
      </w:r>
      <w:ins w:id="243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2432. </w:t>
      </w:r>
      <w:del w:id="243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2433.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2434. </w:t>
      </w:r>
      <w:ins w:id="243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2435. </w:t>
      </w:r>
      <w:del w:id="243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2436.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2437. </w:t>
      </w:r>
      <w:ins w:id="243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2438. </w:t>
      </w:r>
      <w:del w:id="243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2439.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2440. </w:t>
      </w:r>
      <w:ins w:id="243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2441. </w:t>
      </w:r>
      <w:del w:id="244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2442.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2443. </w:t>
      </w:r>
      <w:ins w:id="244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2444. </w:t>
      </w:r>
      <w:del w:id="244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  <w:r>
        <w:br w:type="page"/>
      </w:r>
    </w:p>
    <w:p>
      <w:r>
        <w:t xml:space="preserve">Synthetic paragraph 2445.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2446. </w:t>
      </w:r>
      <w:ins w:id="244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2447. </w:t>
      </w:r>
      <w:del w:id="244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2448.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2449. </w:t>
      </w:r>
      <w:ins w:id="244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2450. </w:t>
      </w:r>
      <w:del w:id="244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2451.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2452. </w:t>
      </w:r>
      <w:ins w:id="245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2453. </w:t>
      </w:r>
      <w:del w:id="245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2454.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2455. </w:t>
      </w:r>
      <w:ins w:id="245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2456. </w:t>
      </w:r>
      <w:del w:id="245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2457.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2458. </w:t>
      </w:r>
      <w:ins w:id="245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2459. </w:t>
      </w:r>
      <w:del w:id="245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2460.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  <w:r>
        <w:br w:type="page"/>
      </w:r>
    </w:p>
    <w:p>
      <w:r>
        <w:t xml:space="preserve">Synthetic paragraph 2461. </w:t>
      </w:r>
      <w:ins w:id="246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2462. </w:t>
      </w:r>
      <w:del w:id="246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2463.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2464. </w:t>
      </w:r>
      <w:ins w:id="246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2465. </w:t>
      </w:r>
      <w:del w:id="246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2466.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2467. </w:t>
      </w:r>
      <w:ins w:id="246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2468. </w:t>
      </w:r>
      <w:del w:id="246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2469.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2470. </w:t>
      </w:r>
      <w:ins w:id="246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2471. </w:t>
      </w:r>
      <w:del w:id="247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2472.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2473. </w:t>
      </w:r>
      <w:ins w:id="247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2474. </w:t>
      </w:r>
      <w:del w:id="247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2475.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2476. </w:t>
      </w:r>
      <w:ins w:id="247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  <w:r>
        <w:br w:type="page"/>
      </w:r>
    </w:p>
    <w:p>
      <w:r>
        <w:t xml:space="preserve">Synthetic paragraph 2477. </w:t>
      </w:r>
      <w:del w:id="247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2478.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2479. </w:t>
      </w:r>
      <w:ins w:id="247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2480. </w:t>
      </w:r>
      <w:del w:id="247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2481.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2482. </w:t>
      </w:r>
      <w:ins w:id="248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2483. </w:t>
      </w:r>
      <w:del w:id="248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2484.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2485. </w:t>
      </w:r>
      <w:ins w:id="248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2486. </w:t>
      </w:r>
      <w:del w:id="248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2487.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2488. </w:t>
      </w:r>
      <w:ins w:id="248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2489. </w:t>
      </w:r>
      <w:del w:id="248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2490.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2491. </w:t>
      </w:r>
      <w:ins w:id="249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2492. </w:t>
      </w:r>
      <w:del w:id="249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  <w:r>
        <w:br w:type="page"/>
      </w:r>
    </w:p>
    <w:p>
      <w:r>
        <w:t xml:space="preserve">Synthetic paragraph 2493.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2494. </w:t>
      </w:r>
      <w:ins w:id="249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2495. </w:t>
      </w:r>
      <w:del w:id="249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2496.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2497. </w:t>
      </w:r>
      <w:ins w:id="249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2498. </w:t>
      </w:r>
      <w:del w:id="249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2499.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2500. </w:t>
      </w:r>
      <w:ins w:id="249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2501. </w:t>
      </w:r>
      <w:del w:id="250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2502.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2503. </w:t>
      </w:r>
      <w:ins w:id="250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2504. </w:t>
      </w:r>
      <w:del w:id="250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2505.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2506. </w:t>
      </w:r>
      <w:ins w:id="250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2507. </w:t>
      </w:r>
      <w:del w:id="250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2508.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  <w:r>
        <w:br w:type="page"/>
      </w:r>
    </w:p>
    <w:p>
      <w:r>
        <w:t xml:space="preserve">Synthetic paragraph 2509. </w:t>
      </w:r>
      <w:ins w:id="250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2510. </w:t>
      </w:r>
      <w:del w:id="250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2511.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2512. </w:t>
      </w:r>
      <w:ins w:id="251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2513. </w:t>
      </w:r>
      <w:del w:id="251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2514.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2515. </w:t>
      </w:r>
      <w:ins w:id="251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2516. </w:t>
      </w:r>
      <w:del w:id="251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2517.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2518. </w:t>
      </w:r>
      <w:ins w:id="251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2519. </w:t>
      </w:r>
      <w:del w:id="251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2520.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2521. </w:t>
      </w:r>
      <w:ins w:id="252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2522. </w:t>
      </w:r>
      <w:del w:id="252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2523.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2524. </w:t>
      </w:r>
      <w:ins w:id="252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  <w:r>
        <w:br w:type="page"/>
      </w:r>
    </w:p>
    <w:p>
      <w:r>
        <w:t xml:space="preserve">Synthetic paragraph 2525. </w:t>
      </w:r>
      <w:del w:id="252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2526.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2527. </w:t>
      </w:r>
      <w:ins w:id="252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2528. </w:t>
      </w:r>
      <w:del w:id="252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2529.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2530. </w:t>
      </w:r>
      <w:ins w:id="252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2531. </w:t>
      </w:r>
      <w:del w:id="253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2532.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2533. </w:t>
      </w:r>
      <w:ins w:id="253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2534. </w:t>
      </w:r>
      <w:del w:id="253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2535.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2536. </w:t>
      </w:r>
      <w:ins w:id="253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2537. </w:t>
      </w:r>
      <w:del w:id="253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2538.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2539. </w:t>
      </w:r>
      <w:ins w:id="253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2540. </w:t>
      </w:r>
      <w:del w:id="253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  <w:r>
        <w:br w:type="page"/>
      </w:r>
    </w:p>
    <w:p>
      <w:r>
        <w:t xml:space="preserve">Synthetic paragraph 2541.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2542. </w:t>
      </w:r>
      <w:ins w:id="254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2543. </w:t>
      </w:r>
      <w:del w:id="254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2544.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2545. </w:t>
      </w:r>
      <w:ins w:id="254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2546. </w:t>
      </w:r>
      <w:del w:id="254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2547.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2548. </w:t>
      </w:r>
      <w:ins w:id="254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2549. </w:t>
      </w:r>
      <w:del w:id="254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2550.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2551. </w:t>
      </w:r>
      <w:ins w:id="255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2552. </w:t>
      </w:r>
      <w:del w:id="255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2553.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2554. </w:t>
      </w:r>
      <w:ins w:id="255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2555. </w:t>
      </w:r>
      <w:del w:id="255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2556.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  <w:r>
        <w:br w:type="page"/>
      </w:r>
    </w:p>
    <w:p>
      <w:r>
        <w:t xml:space="preserve">Synthetic paragraph 2557. </w:t>
      </w:r>
      <w:ins w:id="255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2558. </w:t>
      </w:r>
      <w:del w:id="255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2559.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2560. </w:t>
      </w:r>
      <w:ins w:id="255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2561. </w:t>
      </w:r>
      <w:del w:id="256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2562.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2563. </w:t>
      </w:r>
      <w:ins w:id="256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2564. </w:t>
      </w:r>
      <w:del w:id="256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2565.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2566. </w:t>
      </w:r>
      <w:ins w:id="256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2567. </w:t>
      </w:r>
      <w:del w:id="256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2568.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2569. </w:t>
      </w:r>
      <w:ins w:id="256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2570. </w:t>
      </w:r>
      <w:del w:id="256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2571.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2572. </w:t>
      </w:r>
      <w:ins w:id="257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  <w:r>
        <w:br w:type="page"/>
      </w:r>
    </w:p>
    <w:p>
      <w:r>
        <w:t xml:space="preserve">Synthetic paragraph 2573. </w:t>
      </w:r>
      <w:del w:id="257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2574.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2575. </w:t>
      </w:r>
      <w:ins w:id="257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2576. </w:t>
      </w:r>
      <w:del w:id="257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2577.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2578. </w:t>
      </w:r>
      <w:ins w:id="257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2579. </w:t>
      </w:r>
      <w:del w:id="257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2580.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2581. </w:t>
      </w:r>
      <w:ins w:id="258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2582. </w:t>
      </w:r>
      <w:del w:id="258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2583.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2584. </w:t>
      </w:r>
      <w:ins w:id="258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2585. </w:t>
      </w:r>
      <w:del w:id="258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2586.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2587. </w:t>
      </w:r>
      <w:ins w:id="258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2588. </w:t>
      </w:r>
      <w:del w:id="258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  <w:r>
        <w:br w:type="page"/>
      </w:r>
    </w:p>
    <w:p>
      <w:r>
        <w:t xml:space="preserve">Synthetic paragraph 2589.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2590. </w:t>
      </w:r>
      <w:ins w:id="258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2591. </w:t>
      </w:r>
      <w:del w:id="259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2592.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2593. </w:t>
      </w:r>
      <w:ins w:id="259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2594. </w:t>
      </w:r>
      <w:del w:id="259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2595.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2596. </w:t>
      </w:r>
      <w:ins w:id="259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2597. </w:t>
      </w:r>
      <w:del w:id="259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2598.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2599. </w:t>
      </w:r>
      <w:ins w:id="259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2600. </w:t>
      </w:r>
      <w:del w:id="259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2601.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2602. </w:t>
      </w:r>
      <w:ins w:id="260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2603. </w:t>
      </w:r>
      <w:del w:id="260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2604.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  <w:r>
        <w:br w:type="page"/>
      </w:r>
    </w:p>
    <w:p>
      <w:r>
        <w:t xml:space="preserve">Synthetic paragraph 2605. </w:t>
      </w:r>
      <w:ins w:id="260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2606. </w:t>
      </w:r>
      <w:del w:id="260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2607.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2608. </w:t>
      </w:r>
      <w:ins w:id="260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2609. </w:t>
      </w:r>
      <w:del w:id="260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2610.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2611. </w:t>
      </w:r>
      <w:ins w:id="261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2612. </w:t>
      </w:r>
      <w:del w:id="261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2613.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2614. </w:t>
      </w:r>
      <w:ins w:id="261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2615. </w:t>
      </w:r>
      <w:del w:id="261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2616.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2617. </w:t>
      </w:r>
      <w:ins w:id="261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2618. </w:t>
      </w:r>
      <w:del w:id="261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2619.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2620. </w:t>
      </w:r>
      <w:ins w:id="261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  <w:r>
        <w:br w:type="page"/>
      </w:r>
    </w:p>
    <w:p>
      <w:r>
        <w:t xml:space="preserve">Synthetic paragraph 2621. </w:t>
      </w:r>
      <w:del w:id="262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2622.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2623. </w:t>
      </w:r>
      <w:ins w:id="262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2624. </w:t>
      </w:r>
      <w:del w:id="262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2625.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2626. </w:t>
      </w:r>
      <w:ins w:id="262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2627. </w:t>
      </w:r>
      <w:del w:id="262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2628.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2629. </w:t>
      </w:r>
      <w:ins w:id="262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2630. </w:t>
      </w:r>
      <w:del w:id="262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2631.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2632. </w:t>
      </w:r>
      <w:ins w:id="263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2633. </w:t>
      </w:r>
      <w:del w:id="263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2634.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2635. </w:t>
      </w:r>
      <w:ins w:id="263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2636. </w:t>
      </w:r>
      <w:del w:id="263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  <w:r>
        <w:br w:type="page"/>
      </w:r>
    </w:p>
    <w:p>
      <w:r>
        <w:t xml:space="preserve">Synthetic paragraph 2637.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2638. </w:t>
      </w:r>
      <w:ins w:id="263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2639. </w:t>
      </w:r>
      <w:del w:id="263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2640.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2641. </w:t>
      </w:r>
      <w:ins w:id="264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2642. </w:t>
      </w:r>
      <w:del w:id="264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2643.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2644. </w:t>
      </w:r>
      <w:ins w:id="264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2645. </w:t>
      </w:r>
      <w:del w:id="264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2646.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2647. </w:t>
      </w:r>
      <w:ins w:id="264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2648. </w:t>
      </w:r>
      <w:del w:id="264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2649.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2650. </w:t>
      </w:r>
      <w:ins w:id="264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2651. </w:t>
      </w:r>
      <w:del w:id="265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2652.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  <w:r>
        <w:br w:type="page"/>
      </w:r>
    </w:p>
    <w:p>
      <w:r>
        <w:t xml:space="preserve">Synthetic paragraph 2653. </w:t>
      </w:r>
      <w:ins w:id="265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2654. </w:t>
      </w:r>
      <w:del w:id="265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2655.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2656. </w:t>
      </w:r>
      <w:ins w:id="265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2657. </w:t>
      </w:r>
      <w:del w:id="265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2658.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2659. </w:t>
      </w:r>
      <w:ins w:id="265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2660. </w:t>
      </w:r>
      <w:del w:id="265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2661.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2662. </w:t>
      </w:r>
      <w:ins w:id="266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2663. </w:t>
      </w:r>
      <w:del w:id="266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2664.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2665. </w:t>
      </w:r>
      <w:ins w:id="266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2666. </w:t>
      </w:r>
      <w:del w:id="266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2667.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2668. </w:t>
      </w:r>
      <w:ins w:id="266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  <w:r>
        <w:br w:type="page"/>
      </w:r>
    </w:p>
    <w:p>
      <w:r>
        <w:t xml:space="preserve">Synthetic paragraph 2669. </w:t>
      </w:r>
      <w:del w:id="266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2670.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2671. </w:t>
      </w:r>
      <w:ins w:id="267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2672. </w:t>
      </w:r>
      <w:del w:id="267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2673.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2674. </w:t>
      </w:r>
      <w:ins w:id="267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2675. </w:t>
      </w:r>
      <w:del w:id="267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2676.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2677. </w:t>
      </w:r>
      <w:ins w:id="267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2678. </w:t>
      </w:r>
      <w:del w:id="267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2679.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2680. </w:t>
      </w:r>
      <w:ins w:id="267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2681. </w:t>
      </w:r>
      <w:del w:id="268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2682.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2683. </w:t>
      </w:r>
      <w:ins w:id="268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2684. </w:t>
      </w:r>
      <w:del w:id="268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  <w:r>
        <w:br w:type="page"/>
      </w:r>
    </w:p>
    <w:p>
      <w:r>
        <w:t xml:space="preserve">Synthetic paragraph 2685.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2686. </w:t>
      </w:r>
      <w:ins w:id="268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2687. </w:t>
      </w:r>
      <w:del w:id="268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2688.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2689. </w:t>
      </w:r>
      <w:ins w:id="268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2690. </w:t>
      </w:r>
      <w:del w:id="268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2691.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2692. </w:t>
      </w:r>
      <w:ins w:id="269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2693. </w:t>
      </w:r>
      <w:del w:id="269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2694.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2695. </w:t>
      </w:r>
      <w:ins w:id="269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2696. </w:t>
      </w:r>
      <w:del w:id="269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2697.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2698. </w:t>
      </w:r>
      <w:ins w:id="269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2699. </w:t>
      </w:r>
      <w:del w:id="269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2700.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  <w:r>
        <w:br w:type="page"/>
      </w:r>
    </w:p>
    <w:p>
      <w:r>
        <w:t xml:space="preserve">Synthetic paragraph 2701. </w:t>
      </w:r>
      <w:ins w:id="270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2702. </w:t>
      </w:r>
      <w:del w:id="270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2703.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2704. </w:t>
      </w:r>
      <w:ins w:id="270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2705. </w:t>
      </w:r>
      <w:del w:id="270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2706.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2707. </w:t>
      </w:r>
      <w:ins w:id="270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2708. </w:t>
      </w:r>
      <w:del w:id="270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2709.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2710. </w:t>
      </w:r>
      <w:ins w:id="270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2711. </w:t>
      </w:r>
      <w:del w:id="271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2712.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2713. </w:t>
      </w:r>
      <w:ins w:id="271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2714. </w:t>
      </w:r>
      <w:del w:id="271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2715.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2716. </w:t>
      </w:r>
      <w:ins w:id="271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  <w:r>
        <w:br w:type="page"/>
      </w:r>
    </w:p>
    <w:p>
      <w:r>
        <w:t xml:space="preserve">Synthetic paragraph 2717. </w:t>
      </w:r>
      <w:del w:id="271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2718.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2719. </w:t>
      </w:r>
      <w:ins w:id="271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2720. </w:t>
      </w:r>
      <w:del w:id="271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2721.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2722. </w:t>
      </w:r>
      <w:ins w:id="272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2723. </w:t>
      </w:r>
      <w:del w:id="272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2724.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2725. </w:t>
      </w:r>
      <w:ins w:id="272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2726. </w:t>
      </w:r>
      <w:del w:id="272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2727.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2728. </w:t>
      </w:r>
      <w:ins w:id="272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2729. </w:t>
      </w:r>
      <w:del w:id="272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2730.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2731. </w:t>
      </w:r>
      <w:ins w:id="273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2732. </w:t>
      </w:r>
      <w:del w:id="273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  <w:r>
        <w:br w:type="page"/>
      </w:r>
    </w:p>
    <w:p>
      <w:r>
        <w:t xml:space="preserve">Synthetic paragraph 2733.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2734. </w:t>
      </w:r>
      <w:ins w:id="273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2735. </w:t>
      </w:r>
      <w:del w:id="273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2736.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2737. </w:t>
      </w:r>
      <w:ins w:id="273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2738. </w:t>
      </w:r>
      <w:del w:id="273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2739.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2740. </w:t>
      </w:r>
      <w:ins w:id="273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2741. </w:t>
      </w:r>
      <w:del w:id="274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2742.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2743. </w:t>
      </w:r>
      <w:ins w:id="274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2744. </w:t>
      </w:r>
      <w:del w:id="274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2745.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2746. </w:t>
      </w:r>
      <w:ins w:id="274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2747. </w:t>
      </w:r>
      <w:del w:id="274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2748.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  <w:r>
        <w:br w:type="page"/>
      </w:r>
    </w:p>
    <w:p>
      <w:r>
        <w:t xml:space="preserve">Synthetic paragraph 2749. </w:t>
      </w:r>
      <w:ins w:id="274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2750. </w:t>
      </w:r>
      <w:del w:id="274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2751.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2752. </w:t>
      </w:r>
      <w:ins w:id="275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2753. </w:t>
      </w:r>
      <w:del w:id="275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2754.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2755. </w:t>
      </w:r>
      <w:ins w:id="275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2756. </w:t>
      </w:r>
      <w:del w:id="275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2757.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2758. </w:t>
      </w:r>
      <w:ins w:id="275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2759. </w:t>
      </w:r>
      <w:del w:id="275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2760.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2761. </w:t>
      </w:r>
      <w:ins w:id="276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2762. </w:t>
      </w:r>
      <w:del w:id="276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2763.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2764. </w:t>
      </w:r>
      <w:ins w:id="276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  <w:r>
        <w:br w:type="page"/>
      </w:r>
    </w:p>
    <w:p>
      <w:r>
        <w:t xml:space="preserve">Synthetic paragraph 2765. </w:t>
      </w:r>
      <w:del w:id="276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2766.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2767. </w:t>
      </w:r>
      <w:ins w:id="276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2768. </w:t>
      </w:r>
      <w:del w:id="276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2769.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2770. </w:t>
      </w:r>
      <w:ins w:id="276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2771. </w:t>
      </w:r>
      <w:del w:id="277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2772.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2773. </w:t>
      </w:r>
      <w:ins w:id="277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2774. </w:t>
      </w:r>
      <w:del w:id="277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2775.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2776. </w:t>
      </w:r>
      <w:ins w:id="277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2777. </w:t>
      </w:r>
      <w:del w:id="277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2778.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2779. </w:t>
      </w:r>
      <w:ins w:id="277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2780. </w:t>
      </w:r>
      <w:del w:id="277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  <w:r>
        <w:br w:type="page"/>
      </w:r>
    </w:p>
    <w:p>
      <w:r>
        <w:t xml:space="preserve">Synthetic paragraph 2781.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2782. </w:t>
      </w:r>
      <w:ins w:id="278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2783. </w:t>
      </w:r>
      <w:del w:id="278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2784.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2785. </w:t>
      </w:r>
      <w:ins w:id="278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2786. </w:t>
      </w:r>
      <w:del w:id="278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2787.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2788. </w:t>
      </w:r>
      <w:ins w:id="278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2789. </w:t>
      </w:r>
      <w:del w:id="278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2790.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2791. </w:t>
      </w:r>
      <w:ins w:id="279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2792. </w:t>
      </w:r>
      <w:del w:id="279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2793.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2794. </w:t>
      </w:r>
      <w:ins w:id="279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2795. </w:t>
      </w:r>
      <w:del w:id="279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2796.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  <w:r>
        <w:br w:type="page"/>
      </w:r>
    </w:p>
    <w:p>
      <w:r>
        <w:t xml:space="preserve">Synthetic paragraph 2797. </w:t>
      </w:r>
      <w:ins w:id="279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2798. </w:t>
      </w:r>
      <w:del w:id="279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2799.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2800. </w:t>
      </w:r>
      <w:ins w:id="279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2801. </w:t>
      </w:r>
      <w:del w:id="280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2802.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2803. </w:t>
      </w:r>
      <w:ins w:id="280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2804. </w:t>
      </w:r>
      <w:del w:id="280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2805.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2806. </w:t>
      </w:r>
      <w:ins w:id="280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2807. </w:t>
      </w:r>
      <w:del w:id="280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2808.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2809. </w:t>
      </w:r>
      <w:ins w:id="280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2810. </w:t>
      </w:r>
      <w:del w:id="280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2811.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2812. </w:t>
      </w:r>
      <w:ins w:id="281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  <w:r>
        <w:br w:type="page"/>
      </w:r>
    </w:p>
    <w:p>
      <w:r>
        <w:t xml:space="preserve">Synthetic paragraph 2813. </w:t>
      </w:r>
      <w:del w:id="281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2814.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2815. </w:t>
      </w:r>
      <w:ins w:id="281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2816. </w:t>
      </w:r>
      <w:del w:id="281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2817.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2818. </w:t>
      </w:r>
      <w:ins w:id="281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2819. </w:t>
      </w:r>
      <w:del w:id="281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2820.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2821. </w:t>
      </w:r>
      <w:ins w:id="282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2822. </w:t>
      </w:r>
      <w:del w:id="282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2823.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2824. </w:t>
      </w:r>
      <w:ins w:id="282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2825. </w:t>
      </w:r>
      <w:del w:id="282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2826.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2827. </w:t>
      </w:r>
      <w:ins w:id="282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2828. </w:t>
      </w:r>
      <w:del w:id="282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  <w:r>
        <w:br w:type="page"/>
      </w:r>
    </w:p>
    <w:p>
      <w:r>
        <w:t xml:space="preserve">Synthetic paragraph 2829.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2830. </w:t>
      </w:r>
      <w:ins w:id="282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2831. </w:t>
      </w:r>
      <w:del w:id="283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2832.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2833. </w:t>
      </w:r>
      <w:ins w:id="283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2834. </w:t>
      </w:r>
      <w:del w:id="283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2835.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2836. </w:t>
      </w:r>
      <w:ins w:id="283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2837. </w:t>
      </w:r>
      <w:del w:id="283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2838.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2839. </w:t>
      </w:r>
      <w:ins w:id="283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2840. </w:t>
      </w:r>
      <w:del w:id="283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2841.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2842. </w:t>
      </w:r>
      <w:ins w:id="284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2843. </w:t>
      </w:r>
      <w:del w:id="284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2844.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  <w:r>
        <w:br w:type="page"/>
      </w:r>
    </w:p>
    <w:p>
      <w:r>
        <w:t xml:space="preserve">Synthetic paragraph 2845. </w:t>
      </w:r>
      <w:ins w:id="284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2846. </w:t>
      </w:r>
      <w:del w:id="284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2847.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2848. </w:t>
      </w:r>
      <w:ins w:id="284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2849. </w:t>
      </w:r>
      <w:del w:id="284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2850.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2851. </w:t>
      </w:r>
      <w:ins w:id="285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2852. </w:t>
      </w:r>
      <w:del w:id="285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2853.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2854. </w:t>
      </w:r>
      <w:ins w:id="285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2855. </w:t>
      </w:r>
      <w:del w:id="285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2856.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2857. </w:t>
      </w:r>
      <w:ins w:id="285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2858. </w:t>
      </w:r>
      <w:del w:id="285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2859.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2860. </w:t>
      </w:r>
      <w:ins w:id="285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  <w:r>
        <w:br w:type="page"/>
      </w:r>
    </w:p>
    <w:p>
      <w:r>
        <w:t xml:space="preserve">Synthetic paragraph 2861. </w:t>
      </w:r>
      <w:del w:id="286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2862.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2863. </w:t>
      </w:r>
      <w:ins w:id="286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2864. </w:t>
      </w:r>
      <w:del w:id="286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2865.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2866. </w:t>
      </w:r>
      <w:ins w:id="286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2867. </w:t>
      </w:r>
      <w:del w:id="286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2868.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2869. </w:t>
      </w:r>
      <w:ins w:id="286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2870. </w:t>
      </w:r>
      <w:del w:id="286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2871.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2872. </w:t>
      </w:r>
      <w:ins w:id="287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2873. </w:t>
      </w:r>
      <w:del w:id="287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2874.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2875. </w:t>
      </w:r>
      <w:ins w:id="287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2876. </w:t>
      </w:r>
      <w:del w:id="287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  <w:r>
        <w:br w:type="page"/>
      </w:r>
    </w:p>
    <w:p>
      <w:r>
        <w:t xml:space="preserve">Synthetic paragraph 2877.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2878. </w:t>
      </w:r>
      <w:ins w:id="287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2879. </w:t>
      </w:r>
      <w:del w:id="287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2880.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2881. </w:t>
      </w:r>
      <w:ins w:id="288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2882. </w:t>
      </w:r>
      <w:del w:id="288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2883.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2884. </w:t>
      </w:r>
      <w:ins w:id="288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2885. </w:t>
      </w:r>
      <w:del w:id="288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2886.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2887. </w:t>
      </w:r>
      <w:ins w:id="288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2888. </w:t>
      </w:r>
      <w:del w:id="288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2889.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2890. </w:t>
      </w:r>
      <w:ins w:id="288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2891. </w:t>
      </w:r>
      <w:del w:id="289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2892.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  <w:r>
        <w:br w:type="page"/>
      </w:r>
    </w:p>
    <w:p>
      <w:r>
        <w:t xml:space="preserve">Synthetic paragraph 2893. </w:t>
      </w:r>
      <w:ins w:id="289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2894. </w:t>
      </w:r>
      <w:del w:id="289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2895.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2896. </w:t>
      </w:r>
      <w:ins w:id="289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2897. </w:t>
      </w:r>
      <w:del w:id="289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2898.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2899. </w:t>
      </w:r>
      <w:ins w:id="289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2900. </w:t>
      </w:r>
      <w:del w:id="289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2901.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2902. </w:t>
      </w:r>
      <w:ins w:id="290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2903. </w:t>
      </w:r>
      <w:del w:id="290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2904.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2905. </w:t>
      </w:r>
      <w:ins w:id="290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2906. </w:t>
      </w:r>
      <w:del w:id="290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2907.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2908. </w:t>
      </w:r>
      <w:ins w:id="290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  <w:r>
        <w:br w:type="page"/>
      </w:r>
    </w:p>
    <w:p>
      <w:r>
        <w:t xml:space="preserve">Synthetic paragraph 2909. </w:t>
      </w:r>
      <w:del w:id="290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2910.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2911. </w:t>
      </w:r>
      <w:ins w:id="291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2912. </w:t>
      </w:r>
      <w:del w:id="291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2913.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2914. </w:t>
      </w:r>
      <w:ins w:id="291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2915. </w:t>
      </w:r>
      <w:del w:id="291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2916.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2917. </w:t>
      </w:r>
      <w:ins w:id="291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2918. </w:t>
      </w:r>
      <w:del w:id="291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2919.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2920. </w:t>
      </w:r>
      <w:ins w:id="291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2921. </w:t>
      </w:r>
      <w:del w:id="292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2922.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2923. </w:t>
      </w:r>
      <w:ins w:id="292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2924. </w:t>
      </w:r>
      <w:del w:id="292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  <w:r>
        <w:br w:type="page"/>
      </w:r>
    </w:p>
    <w:p>
      <w:r>
        <w:t xml:space="preserve">Synthetic paragraph 2925.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2926. </w:t>
      </w:r>
      <w:ins w:id="292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2927. </w:t>
      </w:r>
      <w:del w:id="292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2928.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2929. </w:t>
      </w:r>
      <w:ins w:id="292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2930. </w:t>
      </w:r>
      <w:del w:id="292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2931.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2932. </w:t>
      </w:r>
      <w:ins w:id="293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2933. </w:t>
      </w:r>
      <w:del w:id="293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2934.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2935. </w:t>
      </w:r>
      <w:ins w:id="293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2936. </w:t>
      </w:r>
      <w:del w:id="293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2937.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2938. </w:t>
      </w:r>
      <w:ins w:id="293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2939. </w:t>
      </w:r>
      <w:del w:id="293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2940.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  <w:r>
        <w:br w:type="page"/>
      </w:r>
    </w:p>
    <w:p>
      <w:r>
        <w:t xml:space="preserve">Synthetic paragraph 2941. </w:t>
      </w:r>
      <w:ins w:id="294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2942. </w:t>
      </w:r>
      <w:del w:id="294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2943.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2944. </w:t>
      </w:r>
      <w:ins w:id="294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2945. </w:t>
      </w:r>
      <w:del w:id="294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2946.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2947. </w:t>
      </w:r>
      <w:ins w:id="294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2948. </w:t>
      </w:r>
      <w:del w:id="294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2949.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2950. </w:t>
      </w:r>
      <w:ins w:id="294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2951. </w:t>
      </w:r>
      <w:del w:id="295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2952.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2953. </w:t>
      </w:r>
      <w:ins w:id="295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2954. </w:t>
      </w:r>
      <w:del w:id="295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2955.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2956. </w:t>
      </w:r>
      <w:ins w:id="295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  <w:r>
        <w:br w:type="page"/>
      </w:r>
    </w:p>
    <w:p>
      <w:r>
        <w:t xml:space="preserve">Synthetic paragraph 2957. </w:t>
      </w:r>
      <w:del w:id="295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2958.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2959. </w:t>
      </w:r>
      <w:ins w:id="295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2960. </w:t>
      </w:r>
      <w:del w:id="295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2961.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2962. </w:t>
      </w:r>
      <w:ins w:id="296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2963. </w:t>
      </w:r>
      <w:del w:id="296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2964.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2965. </w:t>
      </w:r>
      <w:ins w:id="296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2966. </w:t>
      </w:r>
      <w:del w:id="296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2967.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2968. </w:t>
      </w:r>
      <w:ins w:id="296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2969. </w:t>
      </w:r>
      <w:del w:id="296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2970.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2971. </w:t>
      </w:r>
      <w:ins w:id="297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2972. </w:t>
      </w:r>
      <w:del w:id="297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  <w:r>
        <w:br w:type="page"/>
      </w:r>
    </w:p>
    <w:p>
      <w:r>
        <w:t xml:space="preserve">Synthetic paragraph 2973.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2974. </w:t>
      </w:r>
      <w:ins w:id="297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2975. </w:t>
      </w:r>
      <w:del w:id="297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2976.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2977. </w:t>
      </w:r>
      <w:ins w:id="297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2978. </w:t>
      </w:r>
      <w:del w:id="297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2979.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2980. </w:t>
      </w:r>
      <w:ins w:id="297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2981. </w:t>
      </w:r>
      <w:del w:id="298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2982.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2983. </w:t>
      </w:r>
      <w:ins w:id="298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2984. </w:t>
      </w:r>
      <w:del w:id="298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2985.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2986. </w:t>
      </w:r>
      <w:ins w:id="298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2987. </w:t>
      </w:r>
      <w:del w:id="298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2988.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  <w:r>
        <w:br w:type="page"/>
      </w:r>
    </w:p>
    <w:p>
      <w:r>
        <w:t xml:space="preserve">Synthetic paragraph 2989. </w:t>
      </w:r>
      <w:ins w:id="298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2990. </w:t>
      </w:r>
      <w:del w:id="298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2991.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2992. </w:t>
      </w:r>
      <w:ins w:id="299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2993. </w:t>
      </w:r>
      <w:del w:id="299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2994.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2995. </w:t>
      </w:r>
      <w:ins w:id="299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2996. </w:t>
      </w:r>
      <w:del w:id="299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2997.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2998. </w:t>
      </w:r>
      <w:ins w:id="299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2999. </w:t>
      </w:r>
      <w:del w:id="299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3000.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3001. </w:t>
      </w:r>
      <w:ins w:id="300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3002. </w:t>
      </w:r>
      <w:del w:id="300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3003.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3004. </w:t>
      </w:r>
      <w:ins w:id="300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  <w:r>
        <w:br w:type="page"/>
      </w:r>
    </w:p>
    <w:p>
      <w:r>
        <w:t xml:space="preserve">Synthetic paragraph 3005. </w:t>
      </w:r>
      <w:del w:id="300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3006.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3007. </w:t>
      </w:r>
      <w:ins w:id="300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3008. </w:t>
      </w:r>
      <w:del w:id="300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3009.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3010. </w:t>
      </w:r>
      <w:ins w:id="300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3011. </w:t>
      </w:r>
      <w:del w:id="301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3012.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3013. </w:t>
      </w:r>
      <w:ins w:id="301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3014. </w:t>
      </w:r>
      <w:del w:id="301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3015.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3016. </w:t>
      </w:r>
      <w:ins w:id="301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3017. </w:t>
      </w:r>
      <w:del w:id="301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3018.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3019. </w:t>
      </w:r>
      <w:ins w:id="301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3020. </w:t>
      </w:r>
      <w:del w:id="301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  <w:r>
        <w:br w:type="page"/>
      </w:r>
    </w:p>
    <w:p>
      <w:r>
        <w:t xml:space="preserve">Synthetic paragraph 3021.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3022. </w:t>
      </w:r>
      <w:ins w:id="302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3023. </w:t>
      </w:r>
      <w:del w:id="302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3024.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3025. </w:t>
      </w:r>
      <w:ins w:id="302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3026. </w:t>
      </w:r>
      <w:del w:id="302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3027.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3028. </w:t>
      </w:r>
      <w:ins w:id="302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3029. </w:t>
      </w:r>
      <w:del w:id="302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3030.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3031. </w:t>
      </w:r>
      <w:ins w:id="303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3032. </w:t>
      </w:r>
      <w:del w:id="303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3033.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3034. </w:t>
      </w:r>
      <w:ins w:id="303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3035. </w:t>
      </w:r>
      <w:del w:id="303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3036.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  <w:r>
        <w:br w:type="page"/>
      </w:r>
    </w:p>
    <w:p>
      <w:r>
        <w:t xml:space="preserve">Synthetic paragraph 3037. </w:t>
      </w:r>
      <w:ins w:id="303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3038. </w:t>
      </w:r>
      <w:del w:id="303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3039.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3040. </w:t>
      </w:r>
      <w:ins w:id="303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3041. </w:t>
      </w:r>
      <w:del w:id="304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3042.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3043. </w:t>
      </w:r>
      <w:ins w:id="304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3044. </w:t>
      </w:r>
      <w:del w:id="304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3045.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3046. </w:t>
      </w:r>
      <w:ins w:id="304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3047. </w:t>
      </w:r>
      <w:del w:id="304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3048.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3049. </w:t>
      </w:r>
      <w:ins w:id="304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3050. </w:t>
      </w:r>
      <w:del w:id="304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3051.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3052. </w:t>
      </w:r>
      <w:ins w:id="305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  <w:r>
        <w:br w:type="page"/>
      </w:r>
    </w:p>
    <w:p>
      <w:r>
        <w:t xml:space="preserve">Synthetic paragraph 3053. </w:t>
      </w:r>
      <w:del w:id="305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3054.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3055. </w:t>
      </w:r>
      <w:ins w:id="305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3056. </w:t>
      </w:r>
      <w:del w:id="305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3057.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3058. </w:t>
      </w:r>
      <w:ins w:id="305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3059. </w:t>
      </w:r>
      <w:del w:id="305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3060.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3061. </w:t>
      </w:r>
      <w:ins w:id="306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3062. </w:t>
      </w:r>
      <w:del w:id="306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3063.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3064. </w:t>
      </w:r>
      <w:ins w:id="306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3065. </w:t>
      </w:r>
      <w:del w:id="306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3066.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3067. </w:t>
      </w:r>
      <w:ins w:id="306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3068. </w:t>
      </w:r>
      <w:del w:id="306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  <w:r>
        <w:br w:type="page"/>
      </w:r>
    </w:p>
    <w:p>
      <w:r>
        <w:t xml:space="preserve">Synthetic paragraph 3069.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3070. </w:t>
      </w:r>
      <w:ins w:id="306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3071. </w:t>
      </w:r>
      <w:del w:id="307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3072.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3073. </w:t>
      </w:r>
      <w:ins w:id="307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3074. </w:t>
      </w:r>
      <w:del w:id="307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3075.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3076. </w:t>
      </w:r>
      <w:ins w:id="307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3077. </w:t>
      </w:r>
      <w:del w:id="307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3078.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3079. </w:t>
      </w:r>
      <w:ins w:id="307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3080. </w:t>
      </w:r>
      <w:del w:id="307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3081.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3082. </w:t>
      </w:r>
      <w:ins w:id="308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3083. </w:t>
      </w:r>
      <w:del w:id="308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3084.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  <w:r>
        <w:br w:type="page"/>
      </w:r>
    </w:p>
    <w:p>
      <w:r>
        <w:t xml:space="preserve">Synthetic paragraph 3085. </w:t>
      </w:r>
      <w:ins w:id="308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3086. </w:t>
      </w:r>
      <w:del w:id="308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3087.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3088. </w:t>
      </w:r>
      <w:ins w:id="308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</w:p>
    <w:p>
      <w:r>
        <w:t xml:space="preserve">Synthetic paragraph 3089. </w:t>
      </w:r>
      <w:del w:id="308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3090.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3091. </w:t>
      </w:r>
      <w:ins w:id="309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3092. </w:t>
      </w:r>
      <w:del w:id="309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3093.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3094. </w:t>
      </w:r>
      <w:ins w:id="309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3095. </w:t>
      </w:r>
      <w:del w:id="309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3096.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3097. </w:t>
      </w:r>
      <w:ins w:id="309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3098. </w:t>
      </w:r>
      <w:del w:id="309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3099.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3100. </w:t>
      </w:r>
      <w:ins w:id="309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  <w:r>
        <w:br w:type="page"/>
      </w:r>
    </w:p>
    <w:p>
      <w:r>
        <w:t xml:space="preserve">Synthetic paragraph 3101. </w:t>
      </w:r>
      <w:del w:id="310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3102.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3103. </w:t>
      </w:r>
      <w:ins w:id="310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3104. </w:t>
      </w:r>
      <w:del w:id="310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</w:p>
    <w:p>
      <w:r>
        <w:t xml:space="preserve">Synthetic paragraph 3105.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3106. </w:t>
      </w:r>
      <w:ins w:id="310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3107. </w:t>
      </w:r>
      <w:del w:id="310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3108.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3109. </w:t>
      </w:r>
      <w:ins w:id="310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3110. </w:t>
      </w:r>
      <w:del w:id="310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3111.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3112. </w:t>
      </w:r>
      <w:ins w:id="311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3113. </w:t>
      </w:r>
      <w:del w:id="311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3114.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3115. </w:t>
      </w:r>
      <w:ins w:id="311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3116. </w:t>
      </w:r>
      <w:del w:id="311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  <w:r>
        <w:br w:type="page"/>
      </w:r>
    </w:p>
    <w:p>
      <w:r>
        <w:t xml:space="preserve">Synthetic paragraph 3117.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3118. </w:t>
      </w:r>
      <w:ins w:id="311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3119. </w:t>
      </w:r>
      <w:del w:id="311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3120.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</w:p>
    <w:p>
      <w:r>
        <w:t xml:space="preserve">Synthetic paragraph 3121. </w:t>
      </w:r>
      <w:ins w:id="312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3122. </w:t>
      </w:r>
      <w:del w:id="312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3123.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3124. </w:t>
      </w:r>
      <w:ins w:id="312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3125. </w:t>
      </w:r>
      <w:del w:id="312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3126.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3127. </w:t>
      </w:r>
      <w:ins w:id="312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3128. </w:t>
      </w:r>
      <w:del w:id="312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3129.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3130. </w:t>
      </w:r>
      <w:ins w:id="312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3131. </w:t>
      </w:r>
      <w:del w:id="313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3132.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  <w:r>
        <w:br w:type="page"/>
      </w:r>
    </w:p>
    <w:p>
      <w:r>
        <w:t xml:space="preserve">Synthetic paragraph 3133. </w:t>
      </w:r>
      <w:ins w:id="313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3134. </w:t>
      </w:r>
      <w:del w:id="313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3135.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3136. </w:t>
      </w:r>
      <w:ins w:id="313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</w:p>
    <w:p>
      <w:r>
        <w:t xml:space="preserve">Synthetic paragraph 3137. </w:t>
      </w:r>
      <w:del w:id="313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3138.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3139. </w:t>
      </w:r>
      <w:ins w:id="313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3140. </w:t>
      </w:r>
      <w:del w:id="313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p>
      <w:r>
        <w:t xml:space="preserve">Synthetic paragraph 3141. </w:t>
      </w:r>
      <w:r>
        <w:t xml:space="preserve">alpha bravo canvas delta editor format geometry header index layout margin notes </w:t>
      </w:r>
      <w:r>
        <w:t>office page quality render section table update verify alpha bravo canvas delta</w:t>
      </w:r>
    </w:p>
    <w:p>
      <w:r>
        <w:t xml:space="preserve">Synthetic paragraph 3142. </w:t>
      </w:r>
      <w:ins w:id="3141" w:author="Synthetic Author" w:date="2020-01-01T00:00:00Z">
        <w:r>
          <w:t xml:space="preserve">header index layout margin notes office page quality render section table update </w:t>
        </w:r>
      </w:ins>
      <w:r>
        <w:t>verify alpha bravo canvas delta editor format geometry header index layout margin</w:t>
      </w:r>
    </w:p>
    <w:p>
      <w:r>
        <w:t xml:space="preserve">Synthetic paragraph 3143. </w:t>
      </w:r>
      <w:del w:id="3142" w:author="Synthetic Reviewer" w:date="2020-01-01T00:00:00Z">
        <w:r>
          <w:delText xml:space="preserve">quality render section table update verify alpha bravo canvas delta editor format </w:delText>
        </w:r>
      </w:del>
      <w:r>
        <w:t>geometry header index layout margin notes office page quality render section table</w:t>
      </w:r>
    </w:p>
    <w:p>
      <w:r>
        <w:t xml:space="preserve">Synthetic paragraph 3144. </w:t>
      </w:r>
      <w:r>
        <w:t xml:space="preserve">bravo canvas delta editor format geometry header index layout margin notes office </w:t>
      </w:r>
      <w:r>
        <w:t>page quality render section table update verify alpha bravo canvas delta editor</w:t>
      </w:r>
    </w:p>
    <w:p>
      <w:r>
        <w:t xml:space="preserve">Synthetic paragraph 3145. </w:t>
      </w:r>
      <w:ins w:id="3144" w:author="Synthetic Author" w:date="2020-01-01T00:00:00Z">
        <w:r>
          <w:t xml:space="preserve">index layout margin notes office page quality render section table update verify </w:t>
        </w:r>
      </w:ins>
      <w:r>
        <w:t>alpha bravo canvas delta editor format geometry header index layout margin notes</w:t>
      </w:r>
    </w:p>
    <w:p>
      <w:r>
        <w:t xml:space="preserve">Synthetic paragraph 3146. </w:t>
      </w:r>
      <w:del w:id="3145" w:author="Synthetic Reviewer" w:date="2020-01-01T00:00:00Z">
        <w:r>
          <w:delText xml:space="preserve">render section table update verify alpha bravo canvas delta editor format geometry </w:delText>
        </w:r>
      </w:del>
      <w:r>
        <w:t>header index layout margin notes office page quality render section table update</w:t>
      </w:r>
    </w:p>
    <w:p>
      <w:r>
        <w:t xml:space="preserve">Synthetic paragraph 3147. </w:t>
      </w:r>
      <w:r>
        <w:t xml:space="preserve">canvas delta editor format geometry header index layout margin notes office page </w:t>
      </w:r>
      <w:r>
        <w:t>quality render section table update verify alpha bravo canvas delta editor format</w:t>
      </w:r>
    </w:p>
    <w:p>
      <w:r>
        <w:t xml:space="preserve">Synthetic paragraph 3148. </w:t>
      </w:r>
      <w:ins w:id="3147" w:author="Synthetic Author" w:date="2020-01-01T00:00:00Z">
        <w:r>
          <w:t xml:space="preserve">layout margin notes office page quality render section table update verify alpha </w:t>
        </w:r>
      </w:ins>
      <w:r>
        <w:t>bravo canvas delta editor format geometry header index layout margin notes office</w:t>
      </w:r>
      <w:r>
        <w:br w:type="page"/>
      </w:r>
    </w:p>
    <w:p>
      <w:r>
        <w:t xml:space="preserve">Synthetic paragraph 3149. </w:t>
      </w:r>
      <w:del w:id="3148" w:author="Synthetic Reviewer" w:date="2020-01-01T00:00:00Z">
        <w:r>
          <w:delText xml:space="preserve">section table update verify alpha bravo canvas delta editor format geometry header </w:delText>
        </w:r>
      </w:del>
      <w:r>
        <w:t>index layout margin notes office page quality render section table update verify</w:t>
      </w:r>
    </w:p>
    <w:p>
      <w:r>
        <w:t xml:space="preserve">Synthetic paragraph 3150. </w:t>
      </w:r>
      <w:r>
        <w:t xml:space="preserve">delta editor format geometry header index layout margin notes office page quality </w:t>
      </w:r>
      <w:r>
        <w:t>render section table update verify alpha bravo canvas delta editor format geometry</w:t>
      </w:r>
    </w:p>
    <w:p>
      <w:r>
        <w:t xml:space="preserve">Synthetic paragraph 3151. </w:t>
      </w:r>
      <w:ins w:id="3150" w:author="Synthetic Author" w:date="2020-01-01T00:00:00Z">
        <w:r>
          <w:t xml:space="preserve">margin notes office page quality render section table update verify alpha bravo </w:t>
        </w:r>
      </w:ins>
      <w:r>
        <w:t>canvas delta editor format geometry header index layout margin notes office page</w:t>
      </w:r>
    </w:p>
    <w:p>
      <w:r>
        <w:t xml:space="preserve">Synthetic paragraph 3152. </w:t>
      </w:r>
      <w:del w:id="3151" w:author="Synthetic Reviewer" w:date="2020-01-01T00:00:00Z">
        <w:r>
          <w:delText xml:space="preserve">table update verify alpha bravo canvas delta editor format geometry header index </w:delText>
        </w:r>
      </w:del>
      <w:r>
        <w:t>layout margin notes office page quality render section table update verify alpha</w:t>
      </w:r>
    </w:p>
    <w:p>
      <w:r>
        <w:t xml:space="preserve">Synthetic paragraph 3153. </w:t>
      </w:r>
      <w:r>
        <w:t xml:space="preserve">editor format geometry header index layout margin notes office page quality render </w:t>
      </w:r>
      <w:r>
        <w:t>section table update verify alpha bravo canvas delta editor format geometry header</w:t>
      </w:r>
    </w:p>
    <w:p>
      <w:r>
        <w:t xml:space="preserve">Synthetic paragraph 3154. </w:t>
      </w:r>
      <w:ins w:id="3153" w:author="Synthetic Author" w:date="2020-01-01T00:00:00Z">
        <w:r>
          <w:t xml:space="preserve">notes office page quality render section table update verify alpha bravo canvas </w:t>
        </w:r>
      </w:ins>
      <w:r>
        <w:t>delta editor format geometry header index layout margin notes office page quality</w:t>
      </w:r>
    </w:p>
    <w:p>
      <w:r>
        <w:t xml:space="preserve">Synthetic paragraph 3155. </w:t>
      </w:r>
      <w:del w:id="3154" w:author="Synthetic Reviewer" w:date="2020-01-01T00:00:00Z">
        <w:r>
          <w:delText xml:space="preserve">update verify alpha bravo canvas delta editor format geometry header index layout </w:delText>
        </w:r>
      </w:del>
      <w:r>
        <w:t>margin notes office page quality render section table update verify alpha bravo</w:t>
      </w:r>
    </w:p>
    <w:p>
      <w:r>
        <w:t xml:space="preserve">Synthetic paragraph 3156. </w:t>
      </w:r>
      <w:r>
        <w:t xml:space="preserve">format geometry header index layout margin notes office page quality render section </w:t>
      </w:r>
      <w:r>
        <w:t>table update verify alpha bravo canvas delta editor format geometry header index</w:t>
      </w:r>
    </w:p>
    <w:p>
      <w:r>
        <w:t xml:space="preserve">Synthetic paragraph 3157. </w:t>
      </w:r>
      <w:ins w:id="3156" w:author="Synthetic Author" w:date="2020-01-01T00:00:00Z">
        <w:r>
          <w:t xml:space="preserve">office page quality render section table update verify alpha bravo canvas delta </w:t>
        </w:r>
      </w:ins>
      <w:r>
        <w:t>editor format geometry header index layout margin notes office page quality render</w:t>
      </w:r>
    </w:p>
    <w:p>
      <w:r>
        <w:t xml:space="preserve">Synthetic paragraph 3158. </w:t>
      </w:r>
      <w:del w:id="3157" w:author="Synthetic Reviewer" w:date="2020-01-01T00:00:00Z">
        <w:r>
          <w:delText xml:space="preserve">verify alpha bravo canvas delta editor format geometry header index layout margin </w:delText>
        </w:r>
      </w:del>
      <w:r>
        <w:t>notes office page quality render section table update verify alpha bravo canvas</w:t>
      </w:r>
    </w:p>
    <w:p>
      <w:r>
        <w:t xml:space="preserve">Synthetic paragraph 3159. </w:t>
      </w:r>
      <w:r>
        <w:t xml:space="preserve">geometry header index layout margin notes office page quality render section table </w:t>
      </w:r>
      <w:r>
        <w:t>update verify alpha bravo canvas delta editor format geometry header index layout</w:t>
      </w:r>
    </w:p>
    <w:p>
      <w:r>
        <w:t xml:space="preserve">Synthetic paragraph 3160. </w:t>
      </w:r>
      <w:ins w:id="3159" w:author="Synthetic Author" w:date="2020-01-01T00:00:00Z">
        <w:r>
          <w:t xml:space="preserve">page quality render section table update verify alpha bravo canvas delta editor </w:t>
        </w:r>
      </w:ins>
      <w:r>
        <w:t>format geometry header index layout margin notes office page quality render section</w:t>
      </w:r>
    </w:p>
    <w:p>
      <w:r>
        <w:t xml:space="preserve">Synthetic paragraph 3161. </w:t>
      </w:r>
      <w:del w:id="3160" w:author="Synthetic Reviewer" w:date="2020-01-01T00:00:00Z">
        <w:r>
          <w:delText xml:space="preserve">alpha bravo canvas delta editor format geometry header index layout margin notes </w:delText>
        </w:r>
      </w:del>
      <w:r>
        <w:t>office page quality render section table update verify alpha bravo canvas delta</w:t>
      </w:r>
    </w:p>
    <w:p>
      <w:r>
        <w:t xml:space="preserve">Synthetic paragraph 3162. </w:t>
      </w:r>
      <w:r>
        <w:t xml:space="preserve">header index layout margin notes office page quality render section table update </w:t>
      </w:r>
      <w:r>
        <w:t>verify alpha bravo canvas delta editor format geometry header index layout margin</w:t>
      </w:r>
    </w:p>
    <w:p>
      <w:r>
        <w:t xml:space="preserve">Synthetic paragraph 3163. </w:t>
      </w:r>
      <w:ins w:id="3162" w:author="Synthetic Author" w:date="2020-01-01T00:00:00Z">
        <w:r>
          <w:t xml:space="preserve">quality render section table update verify alpha bravo canvas delta editor format </w:t>
        </w:r>
      </w:ins>
      <w:r>
        <w:t>geometry header index layout margin notes office page quality render section table</w:t>
      </w:r>
    </w:p>
    <w:p>
      <w:r>
        <w:t xml:space="preserve">Synthetic paragraph 3164. </w:t>
      </w:r>
      <w:del w:id="3163" w:author="Synthetic Reviewer" w:date="2020-01-01T00:00:00Z">
        <w:r>
          <w:delText xml:space="preserve">bravo canvas delta editor format geometry header index layout margin notes office </w:delText>
        </w:r>
      </w:del>
      <w:r>
        <w:t>page quality render section table update verify alpha bravo canvas delta editor</w:t>
      </w:r>
      <w:r>
        <w:br w:type="page"/>
      </w:r>
    </w:p>
    <w:p>
      <w:r>
        <w:t xml:space="preserve">Synthetic paragraph 3165. </w:t>
      </w:r>
      <w:r>
        <w:t xml:space="preserve">index layout margin notes office page quality render section table update verify </w:t>
      </w:r>
      <w:r>
        <w:t>alpha bravo canvas delta editor format geometry header index layout margin notes</w:t>
      </w:r>
    </w:p>
    <w:p>
      <w:r>
        <w:t xml:space="preserve">Synthetic paragraph 3166. </w:t>
      </w:r>
      <w:ins w:id="3165" w:author="Synthetic Author" w:date="2020-01-01T00:00:00Z">
        <w:r>
          <w:t xml:space="preserve">render section table update verify alpha bravo canvas delta editor format geometry </w:t>
        </w:r>
      </w:ins>
      <w:r>
        <w:t>header index layout margin notes office page quality render section table update</w:t>
      </w:r>
    </w:p>
    <w:p>
      <w:r>
        <w:t xml:space="preserve">Synthetic paragraph 3167. </w:t>
      </w:r>
      <w:del w:id="3166" w:author="Synthetic Reviewer" w:date="2020-01-01T00:00:00Z">
        <w:r>
          <w:delText xml:space="preserve">canvas delta editor format geometry header index layout margin notes office page </w:delText>
        </w:r>
      </w:del>
      <w:r>
        <w:t>quality render section table update verify alpha bravo canvas delta editor format</w:t>
      </w:r>
    </w:p>
    <w:p>
      <w:r>
        <w:t xml:space="preserve">Synthetic paragraph 3168. </w:t>
      </w:r>
      <w:r>
        <w:t xml:space="preserve">layout margin notes office page quality render section table update verify alpha </w:t>
      </w:r>
      <w:r>
        <w:t>bravo canvas delta editor format geometry header index layout margin notes office</w:t>
      </w:r>
    </w:p>
    <w:p>
      <w:r>
        <w:t xml:space="preserve">Synthetic paragraph 3169. </w:t>
      </w:r>
      <w:ins w:id="3168" w:author="Synthetic Author" w:date="2020-01-01T00:00:00Z">
        <w:r>
          <w:t xml:space="preserve">section table update verify alpha bravo canvas delta editor format geometry header </w:t>
        </w:r>
      </w:ins>
      <w:r>
        <w:t>index layout margin notes office page quality render section table update verify</w:t>
      </w:r>
    </w:p>
    <w:p>
      <w:r>
        <w:t xml:space="preserve">Synthetic paragraph 3170. </w:t>
      </w:r>
      <w:del w:id="3169" w:author="Synthetic Reviewer" w:date="2020-01-01T00:00:00Z">
        <w:r>
          <w:delText xml:space="preserve">delta editor format geometry header index layout margin notes office page quality </w:delText>
        </w:r>
      </w:del>
      <w:r>
        <w:t>render section table update verify alpha bravo canvas delta editor format geometry</w:t>
      </w:r>
    </w:p>
    <w:p>
      <w:r>
        <w:t xml:space="preserve">Synthetic paragraph 3171. </w:t>
      </w:r>
      <w:r>
        <w:t xml:space="preserve">margin notes office page quality render section table update verify alpha bravo </w:t>
      </w:r>
      <w:r>
        <w:t>canvas delta editor format geometry header index layout margin notes office page</w:t>
      </w:r>
    </w:p>
    <w:p>
      <w:r>
        <w:t xml:space="preserve">Synthetic paragraph 3172. </w:t>
      </w:r>
      <w:ins w:id="3171" w:author="Synthetic Author" w:date="2020-01-01T00:00:00Z">
        <w:r>
          <w:t xml:space="preserve">table update verify alpha bravo canvas delta editor format geometry header index </w:t>
        </w:r>
      </w:ins>
      <w:r>
        <w:t>layout margin notes office page quality render section table update verify alpha</w:t>
      </w:r>
    </w:p>
    <w:p>
      <w:r>
        <w:t xml:space="preserve">Synthetic paragraph 3173. </w:t>
      </w:r>
      <w:del w:id="3172" w:author="Synthetic Reviewer" w:date="2020-01-01T00:00:00Z">
        <w:r>
          <w:delText xml:space="preserve">editor format geometry header index layout margin notes office page quality render </w:delText>
        </w:r>
      </w:del>
      <w:r>
        <w:t>section table update verify alpha bravo canvas delta editor format geometry header</w:t>
      </w:r>
    </w:p>
    <w:p>
      <w:r>
        <w:t xml:space="preserve">Synthetic paragraph 3174. </w:t>
      </w:r>
      <w:r>
        <w:t xml:space="preserve">notes office page quality render section table update verify alpha bravo canvas </w:t>
      </w:r>
      <w:r>
        <w:t>delta editor format geometry header index layout margin notes office page quality</w:t>
      </w:r>
    </w:p>
    <w:p>
      <w:r>
        <w:t xml:space="preserve">Synthetic paragraph 3175. </w:t>
      </w:r>
      <w:ins w:id="3174" w:author="Synthetic Author" w:date="2020-01-01T00:00:00Z">
        <w:r>
          <w:t xml:space="preserve">update verify alpha bravo canvas delta editor format geometry header index layout </w:t>
        </w:r>
      </w:ins>
      <w:r>
        <w:t>margin notes office page quality render section table update verify alpha bravo</w:t>
      </w:r>
    </w:p>
    <w:p>
      <w:r>
        <w:t xml:space="preserve">Synthetic paragraph 3176. </w:t>
      </w:r>
      <w:del w:id="3175" w:author="Synthetic Reviewer" w:date="2020-01-01T00:00:00Z">
        <w:r>
          <w:delText xml:space="preserve">format geometry header index layout margin notes office page quality render section </w:delText>
        </w:r>
      </w:del>
      <w:r>
        <w:t>table update verify alpha bravo canvas delta editor format geometry header index</w:t>
      </w:r>
    </w:p>
    <w:p>
      <w:r>
        <w:t xml:space="preserve">Synthetic paragraph 3177. </w:t>
      </w:r>
      <w:r>
        <w:t xml:space="preserve">office page quality render section table update verify alpha bravo canvas delta </w:t>
      </w:r>
      <w:r>
        <w:t>editor format geometry header index layout margin notes office page quality render</w:t>
      </w:r>
    </w:p>
    <w:p>
      <w:r>
        <w:t xml:space="preserve">Synthetic paragraph 3178. </w:t>
      </w:r>
      <w:ins w:id="3177" w:author="Synthetic Author" w:date="2020-01-01T00:00:00Z">
        <w:r>
          <w:t xml:space="preserve">verify alpha bravo canvas delta editor format geometry header index layout margin </w:t>
        </w:r>
      </w:ins>
      <w:r>
        <w:t>notes office page quality render section table update verify alpha bravo canvas</w:t>
      </w:r>
    </w:p>
    <w:p>
      <w:r>
        <w:t xml:space="preserve">Synthetic paragraph 3179. </w:t>
      </w:r>
      <w:del w:id="3178" w:author="Synthetic Reviewer" w:date="2020-01-01T00:00:00Z">
        <w:r>
          <w:delText xml:space="preserve">geometry header index layout margin notes office page quality render section table </w:delText>
        </w:r>
      </w:del>
      <w:r>
        <w:t>update verify alpha bravo canvas delta editor format geometry header index layout</w:t>
      </w:r>
    </w:p>
    <w:p>
      <w:r>
        <w:t xml:space="preserve">Synthetic paragraph 3180. </w:t>
      </w:r>
      <w:r>
        <w:t xml:space="preserve">page quality render section table update verify alpha bravo canvas delta editor </w:t>
      </w:r>
      <w:r>
        <w:t>format geometry header index layout margin notes office page quality render section</w:t>
      </w:r>
      <w:r>
        <w:br w:type="page"/>
      </w:r>
    </w:p>
    <w:p>
      <w:r>
        <w:t xml:space="preserve">Synthetic paragraph 3181. </w:t>
      </w:r>
      <w:ins w:id="3180" w:author="Synthetic Author" w:date="2020-01-01T00:00:00Z">
        <w:r>
          <w:t xml:space="preserve">alpha bravo canvas delta editor format geometry header index layout margin notes </w:t>
        </w:r>
      </w:ins>
      <w:r>
        <w:t>office page quality render section table update verify alpha bravo canvas delta</w:t>
      </w:r>
    </w:p>
    <w:p>
      <w:r>
        <w:t xml:space="preserve">Synthetic paragraph 3182. </w:t>
      </w:r>
      <w:del w:id="3181" w:author="Synthetic Reviewer" w:date="2020-01-01T00:00:00Z">
        <w:r>
          <w:delText xml:space="preserve">header index layout margin notes office page quality render section table update </w:delText>
        </w:r>
      </w:del>
      <w:r>
        <w:t>verify alpha bravo canvas delta editor format geometry header index layout margin</w:t>
      </w:r>
    </w:p>
    <w:p>
      <w:r>
        <w:t xml:space="preserve">Synthetic paragraph 3183. </w:t>
      </w:r>
      <w:r>
        <w:t xml:space="preserve">quality render section table update verify alpha bravo canvas delta editor format </w:t>
      </w:r>
      <w:r>
        <w:t>geometry header index layout margin notes office page quality render section table</w:t>
      </w:r>
    </w:p>
    <w:p>
      <w:r>
        <w:t xml:space="preserve">Synthetic paragraph 3184. </w:t>
      </w:r>
      <w:ins w:id="3183" w:author="Synthetic Author" w:date="2020-01-01T00:00:00Z">
        <w:r>
          <w:t xml:space="preserve">bravo canvas delta editor format geometry header index layout margin notes office </w:t>
        </w:r>
      </w:ins>
      <w:r>
        <w:t>page quality render section table update verify alpha bravo canvas delta editor</w:t>
      </w:r>
    </w:p>
    <w:p>
      <w:r>
        <w:t xml:space="preserve">Synthetic paragraph 3185. </w:t>
      </w:r>
      <w:del w:id="3184" w:author="Synthetic Reviewer" w:date="2020-01-01T00:00:00Z">
        <w:r>
          <w:delText xml:space="preserve">index layout margin notes office page quality render section table update verify </w:delText>
        </w:r>
      </w:del>
      <w:r>
        <w:t>alpha bravo canvas delta editor format geometry header index layout margin notes</w:t>
      </w:r>
    </w:p>
    <w:p>
      <w:r>
        <w:t xml:space="preserve">Synthetic paragraph 3186. </w:t>
      </w:r>
      <w:r>
        <w:t xml:space="preserve">render section table update verify alpha bravo canvas delta editor format geometry </w:t>
      </w:r>
      <w:r>
        <w:t>header index layout margin notes office page quality render section table update</w:t>
      </w:r>
    </w:p>
    <w:p>
      <w:r>
        <w:t xml:space="preserve">Synthetic paragraph 3187. </w:t>
      </w:r>
      <w:ins w:id="3186" w:author="Synthetic Author" w:date="2020-01-01T00:00:00Z">
        <w:r>
          <w:t xml:space="preserve">canvas delta editor format geometry header index layout margin notes office page </w:t>
        </w:r>
      </w:ins>
      <w:r>
        <w:t>quality render section table update verify alpha bravo canvas delta editor format</w:t>
      </w:r>
    </w:p>
    <w:p>
      <w:r>
        <w:t xml:space="preserve">Synthetic paragraph 3188. </w:t>
      </w:r>
      <w:del w:id="3187" w:author="Synthetic Reviewer" w:date="2020-01-01T00:00:00Z">
        <w:r>
          <w:delText xml:space="preserve">layout margin notes office page quality render section table update verify alpha </w:delText>
        </w:r>
      </w:del>
      <w:r>
        <w:t>bravo canvas delta editor format geometry header index layout margin notes office</w:t>
      </w:r>
    </w:p>
    <w:p>
      <w:r>
        <w:t xml:space="preserve">Synthetic paragraph 3189. </w:t>
      </w:r>
      <w:r>
        <w:t xml:space="preserve">section table update verify alpha bravo canvas delta editor format geometry header </w:t>
      </w:r>
      <w:r>
        <w:t>index layout margin notes office page quality render section table update verify</w:t>
      </w:r>
    </w:p>
    <w:p>
      <w:r>
        <w:t xml:space="preserve">Synthetic paragraph 3190. </w:t>
      </w:r>
      <w:ins w:id="3189" w:author="Synthetic Author" w:date="2020-01-01T00:00:00Z">
        <w:r>
          <w:t xml:space="preserve">delta editor format geometry header index layout margin notes office page quality </w:t>
        </w:r>
      </w:ins>
      <w:r>
        <w:t>render section table update verify alpha bravo canvas delta editor format geometry</w:t>
      </w:r>
    </w:p>
    <w:p>
      <w:r>
        <w:t xml:space="preserve">Synthetic paragraph 3191. </w:t>
      </w:r>
      <w:del w:id="3190" w:author="Synthetic Reviewer" w:date="2020-01-01T00:00:00Z">
        <w:r>
          <w:delText xml:space="preserve">margin notes office page quality render section table update verify alpha bravo </w:delText>
        </w:r>
      </w:del>
      <w:r>
        <w:t>canvas delta editor format geometry header index layout margin notes office page</w:t>
      </w:r>
    </w:p>
    <w:p>
      <w:r>
        <w:t xml:space="preserve">Synthetic paragraph 3192. </w:t>
      </w:r>
      <w:r>
        <w:t xml:space="preserve">table update verify alpha bravo canvas delta editor format geometry header index </w:t>
      </w:r>
      <w:r>
        <w:t>layout margin notes office page quality render section table update verify alpha</w:t>
      </w:r>
    </w:p>
    <w:p>
      <w:r>
        <w:t xml:space="preserve">Synthetic paragraph 3193. </w:t>
      </w:r>
      <w:ins w:id="3192" w:author="Synthetic Author" w:date="2020-01-01T00:00:00Z">
        <w:r>
          <w:t xml:space="preserve">editor format geometry header index layout margin notes office page quality render </w:t>
        </w:r>
      </w:ins>
      <w:r>
        <w:t>section table update verify alpha bravo canvas delta editor format geometry header</w:t>
      </w:r>
    </w:p>
    <w:p>
      <w:r>
        <w:t xml:space="preserve">Synthetic paragraph 3194. </w:t>
      </w:r>
      <w:del w:id="3193" w:author="Synthetic Reviewer" w:date="2020-01-01T00:00:00Z">
        <w:r>
          <w:delText xml:space="preserve">notes office page quality render section table update verify alpha bravo canvas </w:delText>
        </w:r>
      </w:del>
      <w:r>
        <w:t>delta editor format geometry header index layout margin notes office page quality</w:t>
      </w:r>
    </w:p>
    <w:p>
      <w:r>
        <w:t xml:space="preserve">Synthetic paragraph 3195. </w:t>
      </w:r>
      <w:r>
        <w:t xml:space="preserve">update verify alpha bravo canvas delta editor format geometry header index layout </w:t>
      </w:r>
      <w:r>
        <w:t>margin notes office page quality render section table update verify alpha bravo</w:t>
      </w:r>
    </w:p>
    <w:p>
      <w:r>
        <w:t xml:space="preserve">Synthetic paragraph 3196. </w:t>
      </w:r>
      <w:ins w:id="3195" w:author="Synthetic Author" w:date="2020-01-01T00:00:00Z">
        <w:r>
          <w:t xml:space="preserve">format geometry header index layout margin notes office page quality render section </w:t>
        </w:r>
      </w:ins>
      <w:r>
        <w:t>table update verify alpha bravo canvas delta editor format geometry header index</w:t>
      </w:r>
      <w:r>
        <w:br w:type="page"/>
      </w:r>
    </w:p>
    <w:p>
      <w:r>
        <w:t xml:space="preserve">Synthetic paragraph 3197. </w:t>
      </w:r>
      <w:del w:id="3196" w:author="Synthetic Reviewer" w:date="2020-01-01T00:00:00Z">
        <w:r>
          <w:delText xml:space="preserve">office page quality render section table update verify alpha bravo canvas delta </w:delText>
        </w:r>
      </w:del>
      <w:r>
        <w:t>editor format geometry header index layout margin notes office page quality render</w:t>
      </w:r>
    </w:p>
    <w:p>
      <w:r>
        <w:t xml:space="preserve">Synthetic paragraph 3198. </w:t>
      </w:r>
      <w:r>
        <w:t xml:space="preserve">verify alpha bravo canvas delta editor format geometry header index layout margin </w:t>
      </w:r>
      <w:r>
        <w:t>notes office page quality render section table update verify alpha bravo canvas</w:t>
      </w:r>
    </w:p>
    <w:p>
      <w:r>
        <w:t xml:space="preserve">Synthetic paragraph 3199. </w:t>
      </w:r>
      <w:ins w:id="3198" w:author="Synthetic Author" w:date="2020-01-01T00:00:00Z">
        <w:r>
          <w:t xml:space="preserve">geometry header index layout margin notes office page quality render section table </w:t>
        </w:r>
      </w:ins>
      <w:r>
        <w:t>update verify alpha bravo canvas delta editor format geometry header index layout</w:t>
      </w:r>
    </w:p>
    <w:p>
      <w:r>
        <w:t xml:space="preserve">Synthetic paragraph 3200. </w:t>
      </w:r>
      <w:del w:id="3199" w:author="Synthetic Reviewer" w:date="2020-01-01T00:00:00Z">
        <w:r>
          <w:delText xml:space="preserve">page quality render section table update verify alpha bravo canvas delta editor </w:delText>
        </w:r>
      </w:del>
      <w:r>
        <w:t>format geometry header index layout margin notes office page quality render section</w:t>
      </w:r>
    </w:p>
    <w:sectPr>
      <w:type w:val="nextPage"/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trackRevisions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