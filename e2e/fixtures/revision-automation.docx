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ins w:id="10" w:author="Ada Reviewer" w:date="2026-08-01T09:00:00Z">
        <w:r>
          <w:t>added words</w:t>
        </w:r>
      </w:ins>
      <w:r>
        <w:t xml:space="preserve"> and </w:t>
      </w:r>
      <w:del w:id="11" w:author="Grace Reviewer" w:date="2026-08-02T10:30:00Z">
        <w:r>
          <w:delText>removed words</w:delText>
        </w:r>
      </w:del>
      <w:r>
        <w:t>.</w:t>
      </w:r>
    </w:p>
    <w:tbl>
      <w:tblPr>
        <w:tblW w:w="0" w:type="auto"/>
      </w:tblPr>
      <w:tblGrid>
        <w:gridCol w:w="3600"/>
      </w:tblGrid>
      <w:tr>
        <w:trPr>
          <w:ins w:id="20" w:author="Structural Reviewer" w:date="2026-08-03T11:00:00Z"/>
        </w:trPr>
        <w:tc>
          <w:tcPr>
            <w:tcW w:w="3600" w:type="dxa"/>
          </w:tcPr>
          <w:p>
            <w:r>
              <w:t>Tracked row</w:t>
            </w:r>
          </w:p>
        </w:tc>
      </w:tr>
    </w:tbl>
    <w:sectPr>
      <w:pgSz w:w="12240" w:h="15840"/>
      <w:pgMar w:top="1440" w:right="1440" w:bottom="1440" w:left="1440"/>
    </w:sectPr>
  </w:body>
</w:document>
</file>