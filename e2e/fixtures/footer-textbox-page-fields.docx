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E341C" w14:textId="7CF8AD0F" w:rsidR="00E70012" w:rsidRDefault="00E70012">
      <w:pPr>
        <w:pStyle w:val="BodyText"/>
        <w:ind w:left="152"/>
      </w:pPr>
    </w:p>
    <w:p w14:paraId="79D1DA94" w14:textId="77777777" w:rsidR="00E70012" w:rsidRDefault="00E70012">
      <w:pPr>
        <w:pStyle w:val="BodyText"/>
        <w:ind w:left="0"/>
        <w:rPr>
          <w:b/>
        </w:rPr>
      </w:pPr>
    </w:p>
    <w:p w14:paraId="5ECF518B" w14:textId="12C79126" w:rsidR="00E10942" w:rsidRDefault="00501FC2" w:rsidP="00E10942">
      <w:pPr>
        <w:pStyle w:val="BodyText"/>
        <w:spacing w:before="10"/>
        <w:ind w:left="0"/>
        <w:rPr>
          <w:b/>
          <w:sz w:val="17"/>
        </w:rPr>
      </w:pPr>
      <w:r>
        <w:rPr>
          <w:b/>
        </w:rPr>
        <w:tab/>
      </w:r>
      <w:r w:rsidR="00E10942">
        <w:rPr>
          <w:noProof/>
        </w:rPr>
        <mc:AlternateContent>
          <mc:Choice Requires="wps">
            <w:drawing>
              <wp:anchor distT="0" distB="0" distL="0" distR="0" simplePos="0" relativeHeight="487593984" behindDoc="1" locked="0" layoutInCell="1" allowOverlap="1" wp14:anchorId="5A365431" wp14:editId="7148B09E">
                <wp:simplePos x="0" y="0"/>
                <wp:positionH relativeFrom="page">
                  <wp:posOffset>428612</wp:posOffset>
                </wp:positionH>
                <wp:positionV relativeFrom="paragraph">
                  <wp:posOffset>145771</wp:posOffset>
                </wp:positionV>
                <wp:extent cx="6696075" cy="476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47625"/>
                        </a:xfrm>
                        <a:custGeom>
                          <a:avLst/>
                          <a:gdLst/>
                          <a:ahLst/>
                          <a:cxnLst/>
                          <a:rect l="l" t="t" r="r" b="b"/>
                          <a:pathLst>
                            <a:path w="6696075" h="47625">
                              <a:moveTo>
                                <a:pt x="6696075" y="38100"/>
                              </a:moveTo>
                              <a:lnTo>
                                <a:pt x="0" y="38100"/>
                              </a:lnTo>
                              <a:lnTo>
                                <a:pt x="0" y="47625"/>
                              </a:lnTo>
                              <a:lnTo>
                                <a:pt x="6696075" y="47625"/>
                              </a:lnTo>
                              <a:lnTo>
                                <a:pt x="6696075" y="38100"/>
                              </a:lnTo>
                              <a:close/>
                            </a:path>
                            <a:path w="6696075" h="47625">
                              <a:moveTo>
                                <a:pt x="6696075" y="0"/>
                              </a:moveTo>
                              <a:lnTo>
                                <a:pt x="0" y="0"/>
                              </a:lnTo>
                              <a:lnTo>
                                <a:pt x="0" y="9525"/>
                              </a:lnTo>
                              <a:lnTo>
                                <a:pt x="6696075" y="9525"/>
                              </a:lnTo>
                              <a:lnTo>
                                <a:pt x="66960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CF91D4" id="Graphic 5" o:spid="_x0000_s1026" style="position:absolute;margin-left:33.75pt;margin-top:11.5pt;width:527.25pt;height:3.75pt;z-index:-15722496;visibility:visible;mso-wrap-style:square;mso-wrap-distance-left:0;mso-wrap-distance-top:0;mso-wrap-distance-right:0;mso-wrap-distance-bottom:0;mso-position-horizontal:absolute;mso-position-horizontal-relative:page;mso-position-vertical:absolute;mso-position-vertical-relative:text;v-text-anchor:top" coordsize="6696075,476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" path="m6696075,38100l,38100r,9525l6696075,47625r,-9525xem6696075,l,,,9525r6696075,l6696075,xe" fillcolor="black" stroked="f">
                <v:path arrowok="t"/>
                <w10:wrap type="topAndBottom" anchorx="page"/>
              </v:shape>
            </w:pict>
          </mc:Fallback>
        </mc:AlternateContent>
      </w:r>
    </w:p>
    <w:p w14:paraId="52782886" w14:textId="77777777" w:rsidR="00E10942" w:rsidRDefault="00E10942" w:rsidP="00E10942">
      <w:pPr>
        <w:pStyle w:val="BodyText"/>
        <w:spacing w:before="166"/>
        <w:ind w:left="0"/>
        <w:rPr>
          <w:b/>
        </w:rPr>
      </w:pPr>
    </w:p>
    <w:p w14:paraId="66B76D27" w14:textId="68C6B0CF" w:rsidR="00E10942" w:rsidRDefault="00E10942" w:rsidP="00E10942">
      <w:pPr>
        <w:pStyle w:val="BodyText"/>
        <w:spacing w:before="182"/>
        <w:ind w:left="0" w:right="22"/>
        <w:jc w:val="center"/>
      </w:pPr>
      <w:r>
        <w:t xml:space="preserve">MAOS MIDUPEZG </w:t>
      </w:r>
    </w:p>
    <w:p w14:paraId="25E34E28" w14:textId="2979F481" w:rsidR="00E10942" w:rsidRDefault="00E10942" w:rsidP="00E10942">
      <w:pPr>
        <w:pStyle w:val="BodyText"/>
        <w:spacing w:before="202" w:line="460" w:lineRule="auto"/>
        <w:ind w:left="4691" w:right="4714"/>
        <w:jc w:val="center"/>
      </w:pPr>
      <w:r>
        <w:rPr>
          <w:spacing w:val="-2"/>
        </w:rPr>
        <w:t>coxbeiw</w:t>
      </w:r>
    </w:p>
    <w:p w14:paraId="604F4F0E" w14:textId="193BA405" w:rsidR="00E10942" w:rsidRPr="00821863" w:rsidRDefault="00E10942" w:rsidP="00E10942">
      <w:pPr>
        <w:pStyle w:val="TableParagraph"/>
        <w:ind w:left="3650"/>
        <w:rPr>
          <w:bCs/>
          <w:sz w:val="32"/>
        </w:rPr>
      </w:pPr>
      <w:r>
        <w:rPr>
          <w:bCs/>
          <w:w w:val="105"/>
          <w:sz w:val="20"/>
        </w:rPr>
        <w:t xml:space="preserve">       </w:t>
      </w:r>
      <w:r w:rsidRPr="00821863">
        <w:rPr>
          <w:bCs/>
          <w:w w:val="105"/>
          <w:sz w:val="20"/>
        </w:rPr>
        <w:t>NOVEKOIP LIRLUPJW VSL</w:t>
      </w:r>
    </w:p>
    <w:p w14:paraId="7BB64AD9" w14:textId="77777777" w:rsidR="00E10942" w:rsidRDefault="00E10942" w:rsidP="00E10942">
      <w:pPr>
        <w:pStyle w:val="BodyText"/>
        <w:spacing w:before="22" w:line="460" w:lineRule="auto"/>
        <w:ind w:left="4816" w:right="4838"/>
        <w:jc w:val="center"/>
        <w:rPr>
          <w:spacing w:val="-4"/>
        </w:rPr>
      </w:pPr>
      <w:r>
        <w:t>ev</w:t>
      </w:r>
      <w:r>
        <w:rPr>
          <w:spacing w:val="-12"/>
        </w:rPr>
        <w:t xml:space="preserve"> </w:t>
      </w:r>
      <w:r>
        <w:t xml:space="preserve">Cavwodos </w:t>
      </w:r>
      <w:r>
        <w:rPr>
          <w:spacing w:val="-4"/>
        </w:rPr>
        <w:t>eqh</w:t>
      </w:r>
    </w:p>
    <w:p w14:paraId="3CEC5E33" w14:textId="472D86B3" w:rsidR="00E10942" w:rsidRPr="00E10942" w:rsidRDefault="00E10942" w:rsidP="00E10942">
      <w:pPr>
        <w:pStyle w:val="TableParagraph"/>
        <w:ind w:left="1490" w:firstLine="670"/>
        <w:rPr>
          <w:bCs/>
          <w:sz w:val="32"/>
        </w:rPr>
      </w:pPr>
      <w:r>
        <w:rPr>
          <w:bCs/>
          <w:w w:val="105"/>
          <w:sz w:val="20"/>
        </w:rPr>
        <w:t xml:space="preserve">                           </w:t>
      </w:r>
      <w:r w:rsidRPr="00821863">
        <w:rPr>
          <w:bCs/>
          <w:w w:val="105"/>
          <w:sz w:val="20"/>
        </w:rPr>
        <w:t>ERUC KIQUXUR XETXSEYB NARIBOF</w:t>
      </w:r>
    </w:p>
    <w:p w14:paraId="1B626B28" w14:textId="28C25939" w:rsidR="00E10942" w:rsidRDefault="00E10942" w:rsidP="00E10942">
      <w:pPr>
        <w:pStyle w:val="BodyText"/>
        <w:spacing w:before="1" w:line="264" w:lineRule="auto"/>
        <w:ind w:left="3753" w:right="3776"/>
        <w:jc w:val="center"/>
      </w:pPr>
      <w:r>
        <w:tab/>
      </w:r>
    </w:p>
    <w:p w14:paraId="29B5AED5" w14:textId="77777777" w:rsidR="00E10942" w:rsidRDefault="00E10942" w:rsidP="00E10942">
      <w:pPr>
        <w:pStyle w:val="BodyText"/>
        <w:spacing w:line="218" w:lineRule="exact"/>
        <w:ind w:left="0" w:right="22"/>
        <w:jc w:val="center"/>
      </w:pPr>
      <w:r>
        <w:t>ev</w:t>
      </w:r>
      <w:r>
        <w:rPr>
          <w:spacing w:val="4"/>
        </w:rPr>
        <w:t xml:space="preserve"> </w:t>
      </w:r>
      <w:r>
        <w:rPr>
          <w:spacing w:val="-2"/>
        </w:rPr>
        <w:t>Morjey</w:t>
      </w:r>
    </w:p>
    <w:p w14:paraId="3A00D7ED" w14:textId="77777777" w:rsidR="00E10942" w:rsidRDefault="00E10942" w:rsidP="00E10942">
      <w:pPr>
        <w:pStyle w:val="BodyText"/>
        <w:spacing w:before="9"/>
        <w:ind w:left="0"/>
        <w:rPr>
          <w:sz w:val="17"/>
        </w:rPr>
      </w:pPr>
      <w:r>
        <w:rPr>
          <w:noProof/>
        </w:rPr>
        <mc:AlternateContent>
          <mc:Choice Requires="wps">
            <w:drawing>
              <wp:anchor distT="0" distB="0" distL="0" distR="0" simplePos="0" relativeHeight="487596032" behindDoc="1" locked="0" layoutInCell="1" allowOverlap="1" wp14:anchorId="63B6CA16" wp14:editId="7673A1C1">
                <wp:simplePos x="0" y="0"/>
                <wp:positionH relativeFrom="page">
                  <wp:posOffset>428612</wp:posOffset>
                </wp:positionH>
                <wp:positionV relativeFrom="paragraph">
                  <wp:posOffset>145086</wp:posOffset>
                </wp:positionV>
                <wp:extent cx="6696075" cy="47625"/>
                <wp:effectExtent l="0" t="0" r="0" b="0"/>
                <wp:wrapTopAndBottom/>
                <wp:docPr id="1059993865"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47625"/>
                        </a:xfrm>
                        <a:custGeom>
                          <a:avLst/>
                          <a:gdLst/>
                          <a:ahLst/>
                          <a:cxnLst/>
                          <a:rect l="l" t="t" r="r" b="b"/>
                          <a:pathLst>
                            <a:path w="6696075" h="47625">
                              <a:moveTo>
                                <a:pt x="6696075" y="38100"/>
                              </a:moveTo>
                              <a:lnTo>
                                <a:pt x="0" y="38100"/>
                              </a:lnTo>
                              <a:lnTo>
                                <a:pt x="0" y="47625"/>
                              </a:lnTo>
                              <a:lnTo>
                                <a:pt x="6696075" y="47625"/>
                              </a:lnTo>
                              <a:lnTo>
                                <a:pt x="6696075" y="38100"/>
                              </a:lnTo>
                              <a:close/>
                            </a:path>
                            <a:path w="6696075" h="47625">
                              <a:moveTo>
                                <a:pt x="6696075" y="0"/>
                              </a:moveTo>
                              <a:lnTo>
                                <a:pt x="0" y="0"/>
                              </a:lnTo>
                              <a:lnTo>
                                <a:pt x="0" y="9525"/>
                              </a:lnTo>
                              <a:lnTo>
                                <a:pt x="6696075" y="9525"/>
                              </a:lnTo>
                              <a:lnTo>
                                <a:pt x="66960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594DC9" id="Graphic 7" o:spid="_x0000_s1026" style="position:absolute;margin-left:33.75pt;margin-top:11.4pt;width:527.25pt;height:3.75pt;z-index:-15720448;visibility:visible;mso-wrap-style:square;mso-wrap-distance-left:0;mso-wrap-distance-top:0;mso-wrap-distance-right:0;mso-wrap-distance-bottom:0;mso-position-horizontal:absolute;mso-position-horizontal-relative:page;mso-position-vertical:absolute;mso-position-vertical-relative:text;v-text-anchor:top" coordsize="6696075,476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" path="m6696075,38100l,38100r,9525l6696075,47625r,-9525xem6696075,l,,,9525r6696075,l6696075,xe" fillcolor="black" stroked="f">
                <v:path arrowok="t"/>
                <w10:wrap type="topAndBottom" anchorx="page"/>
              </v:shape>
            </w:pict>
          </mc:Fallback>
        </mc:AlternateContent>
      </w:r>
    </w:p>
    <w:p w14:paraId="4D6881ED" w14:textId="77777777" w:rsidR="00E10942" w:rsidRDefault="00E10942" w:rsidP="00E10942">
      <w:pPr>
        <w:rPr>
          <w:sz w:val="17"/>
        </w:rPr>
        <w:sectPr w:rsidR="00E10942" w:rsidSect="00E10942">
          <w:headerReference w:type="default" r:id="rId7"/>
          <w:footerReference w:type="default" r:id="rId8"/>
          <w:type w:val="continuous"/>
          <w:pgSz w:w="11900" w:h="16840"/>
          <w:pgMar w:top="600" w:right="540" w:bottom="440" w:left="560" w:header="290" w:footer="258" w:gutter="0"/>
          <w:pgNumType w:start="1"/>
          <w:cols w:space="720"/>
        </w:sectPr>
      </w:pPr>
    </w:p>
    <w:p w14:paraId="30BC7CED" w14:textId="3D4D5157" w:rsidR="00501FC2" w:rsidRPr="00501FC2" w:rsidRDefault="00501FC2" w:rsidP="00E10942">
      <w:pPr>
        <w:pStyle w:val="BodyText"/>
        <w:tabs>
          <w:tab w:val="left" w:pos="1908"/>
        </w:tabs>
        <w:spacing w:before="111"/>
        <w:ind w:left="0"/>
        <w:rPr>
          <w:b/>
          <w:sz w:val="40"/>
          <w:szCs w:val="40"/>
        </w:rPr>
      </w:pPr>
    </w:p>
    <w:p w14:paraId="051B48B4" w14:textId="77777777" w:rsidR="00E70012" w:rsidRDefault="00E70012">
      <w:pPr>
        <w:pStyle w:val="BodyText"/>
        <w:ind w:left="0"/>
        <w:rPr>
          <w:b/>
        </w:rPr>
      </w:pPr>
    </w:p>
    <w:p w14:paraId="02C0DB04" w14:textId="77777777" w:rsidR="00E70012" w:rsidRDefault="00E70012">
      <w:pPr>
        <w:pStyle w:val="BodyText"/>
        <w:spacing w:before="70"/>
        <w:ind w:left="0"/>
        <w:rPr>
          <w:b/>
        </w:rPr>
      </w:pPr>
    </w:p>
    <w:tbl>
      <w:tblPr>
        <w:tblW w:w="0" w:type="auto"/>
        <w:tblInd w:w="340" w:type="dxa"/>
        <w:tblLayout w:type="fixed"/>
        <w:tblCellMar>
          <w:left w:w="0" w:type="dxa"/>
          <w:right w:w="0" w:type="dxa"/>
        </w:tblCellMar>
        <w:tblLook w:val="01E0" w:firstRow="1" w:lastRow="1" w:firstColumn="1" w:lastColumn="1" w:noHBand="0" w:noVBand="0"/>
      </w:tblPr>
      <w:tblGrid>
        <w:gridCol w:w="3705"/>
      </w:tblGrid>
      <w:tr w:rsidR="00E70012" w14:paraId="4E327257" w14:textId="77777777">
        <w:trPr>
          <w:trHeight w:val="6087"/>
        </w:trPr>
        <w:tc>
          <w:tcPr>
            <w:tcW w:w="3705" w:type="dxa"/>
          </w:tcPr>
          <w:p w14:paraId="06A39FB4" w14:textId="00D18093" w:rsidR="00E70012" w:rsidRDefault="00E70012">
            <w:pPr>
              <w:pStyle w:val="TableParagraph"/>
              <w:spacing w:before="196"/>
              <w:ind w:left="50"/>
              <w:rPr>
                <w:sz w:val="20"/>
              </w:rPr>
            </w:pPr>
          </w:p>
        </w:tc>
      </w:tr>
      <w:tr w:rsidR="00E70012" w14:paraId="67E56EB5" w14:textId="77777777">
        <w:trPr>
          <w:trHeight w:val="2726"/>
        </w:trPr>
        <w:tc>
          <w:tcPr>
            <w:tcW w:w="3705" w:type="dxa"/>
          </w:tcPr>
          <w:p w14:paraId="0059450F" w14:textId="77777777" w:rsidR="00E70012" w:rsidRDefault="00E70012">
            <w:pPr>
              <w:pStyle w:val="TableParagraph"/>
              <w:rPr>
                <w:b/>
                <w:sz w:val="16"/>
              </w:rPr>
            </w:pPr>
          </w:p>
          <w:p w14:paraId="7BBAEE91" w14:textId="77777777" w:rsidR="00E70012" w:rsidRDefault="00E70012">
            <w:pPr>
              <w:pStyle w:val="TableParagraph"/>
              <w:rPr>
                <w:b/>
                <w:sz w:val="16"/>
              </w:rPr>
            </w:pPr>
          </w:p>
          <w:p w14:paraId="4D5F31A1" w14:textId="77777777" w:rsidR="00E70012" w:rsidRDefault="00E70012">
            <w:pPr>
              <w:pStyle w:val="TableParagraph"/>
              <w:rPr>
                <w:b/>
                <w:sz w:val="16"/>
              </w:rPr>
            </w:pPr>
          </w:p>
          <w:p w14:paraId="57FFC66D" w14:textId="77777777" w:rsidR="00E70012" w:rsidRDefault="00E70012">
            <w:pPr>
              <w:pStyle w:val="TableParagraph"/>
              <w:rPr>
                <w:b/>
                <w:sz w:val="16"/>
              </w:rPr>
            </w:pPr>
          </w:p>
          <w:p w14:paraId="0A6C34BE" w14:textId="77777777" w:rsidR="00E70012" w:rsidRDefault="00E70012">
            <w:pPr>
              <w:pStyle w:val="TableParagraph"/>
              <w:rPr>
                <w:b/>
                <w:sz w:val="16"/>
              </w:rPr>
            </w:pPr>
          </w:p>
          <w:p w14:paraId="74301B23" w14:textId="77777777" w:rsidR="00E70012" w:rsidRDefault="00E70012">
            <w:pPr>
              <w:pStyle w:val="TableParagraph"/>
              <w:rPr>
                <w:b/>
                <w:sz w:val="16"/>
              </w:rPr>
            </w:pPr>
          </w:p>
          <w:p w14:paraId="748DFDCE" w14:textId="77777777" w:rsidR="00E70012" w:rsidRDefault="00E70012">
            <w:pPr>
              <w:pStyle w:val="TableParagraph"/>
              <w:rPr>
                <w:b/>
                <w:sz w:val="16"/>
              </w:rPr>
            </w:pPr>
          </w:p>
          <w:p w14:paraId="064EBDDA" w14:textId="77777777" w:rsidR="00E70012" w:rsidRDefault="00E70012">
            <w:pPr>
              <w:pStyle w:val="TableParagraph"/>
              <w:rPr>
                <w:b/>
                <w:sz w:val="16"/>
              </w:rPr>
            </w:pPr>
          </w:p>
          <w:p w14:paraId="15D60AF9" w14:textId="77777777" w:rsidR="00E70012" w:rsidRDefault="00E70012">
            <w:pPr>
              <w:pStyle w:val="TableParagraph"/>
              <w:rPr>
                <w:b/>
                <w:sz w:val="16"/>
              </w:rPr>
            </w:pPr>
          </w:p>
          <w:p w14:paraId="4F6F9D77" w14:textId="77777777" w:rsidR="00E70012" w:rsidRDefault="00E70012">
            <w:pPr>
              <w:pStyle w:val="TableParagraph"/>
              <w:rPr>
                <w:b/>
                <w:sz w:val="16"/>
              </w:rPr>
            </w:pPr>
          </w:p>
          <w:p w14:paraId="07F8C21D" w14:textId="77777777" w:rsidR="00E70012" w:rsidRDefault="00E70012">
            <w:pPr>
              <w:pStyle w:val="TableParagraph"/>
              <w:rPr>
                <w:b/>
                <w:sz w:val="16"/>
              </w:rPr>
            </w:pPr>
          </w:p>
          <w:p w14:paraId="6D3B8AE1" w14:textId="77777777" w:rsidR="00E70012" w:rsidRDefault="00E70012">
            <w:pPr>
              <w:pStyle w:val="TableParagraph"/>
              <w:rPr>
                <w:b/>
                <w:sz w:val="16"/>
              </w:rPr>
            </w:pPr>
          </w:p>
          <w:p w14:paraId="169EDF33" w14:textId="05522362" w:rsidR="00E70012" w:rsidRDefault="00E70012">
            <w:pPr>
              <w:pStyle w:val="TableParagraph"/>
              <w:spacing w:line="164" w:lineRule="exact"/>
              <w:ind w:left="50"/>
              <w:rPr>
                <w:sz w:val="16"/>
              </w:rPr>
            </w:pPr>
          </w:p>
        </w:tc>
      </w:tr>
    </w:tbl>
    <w:p w14:paraId="67D50505" w14:textId="77777777" w:rsidR="00E70012" w:rsidRDefault="00E70012">
      <w:pPr>
        <w:spacing w:line="164" w:lineRule="exact"/>
        <w:rPr>
          <w:sz w:val="16"/>
        </w:rPr>
        <w:sectPr w:rsidR="00E70012">
          <w:type w:val="continuous"/>
          <w:pgSz w:w="11910" w:h="16840"/>
          <w:pgMar w:top="240" w:right="0" w:bottom="280" w:left="980" w:header="720" w:footer="720" w:gutter="0"/>
          <w:cols w:space="720"/>
        </w:sectPr>
      </w:pPr>
    </w:p>
    <w:p w14:paraId="7DFA2FF2" w14:textId="42DAAD7D" w:rsidR="00E70012" w:rsidRDefault="00E70012">
      <w:pPr>
        <w:pStyle w:val="BodyText"/>
        <w:ind w:left="152"/>
      </w:pPr>
    </w:p>
    <w:p w14:paraId="020E43A4" w14:textId="77777777" w:rsidR="00E70012" w:rsidRDefault="00E70012">
      <w:pPr>
        <w:pStyle w:val="BodyText"/>
        <w:ind w:left="0"/>
        <w:rPr>
          <w:b/>
        </w:rPr>
      </w:pPr>
    </w:p>
    <w:p w14:paraId="78458D44" w14:textId="77777777" w:rsidR="00E70012" w:rsidRDefault="00E70012">
      <w:pPr>
        <w:pStyle w:val="BodyText"/>
        <w:ind w:left="0"/>
        <w:rPr>
          <w:b/>
        </w:rPr>
      </w:pPr>
    </w:p>
    <w:p w14:paraId="1F496DBB" w14:textId="77777777" w:rsidR="00E70012" w:rsidRDefault="00E70012">
      <w:pPr>
        <w:pStyle w:val="BodyText"/>
        <w:ind w:left="0"/>
        <w:rPr>
          <w:b/>
        </w:rPr>
      </w:pPr>
    </w:p>
    <w:p w14:paraId="5F036B49" w14:textId="77777777" w:rsidR="00E70012" w:rsidRDefault="00E70012">
      <w:pPr>
        <w:pStyle w:val="BodyText"/>
        <w:spacing w:before="130"/>
        <w:ind w:left="0"/>
        <w:rPr>
          <w:b/>
        </w:rPr>
      </w:pPr>
    </w:p>
    <w:p w14:paraId="2137ACE2" w14:textId="77777777" w:rsidR="00E70012" w:rsidRDefault="00000000">
      <w:pPr>
        <w:pStyle w:val="Heading1"/>
        <w:spacing w:before="1"/>
        <w:ind w:left="0" w:right="1143" w:firstLine="0"/>
        <w:jc w:val="center"/>
      </w:pPr>
      <w:bookmarkStart w:id="0" w:name="bm_72c98d3b"/>
      <w:bookmarkEnd w:id="0"/>
      <w:r>
        <w:rPr>
          <w:spacing w:val="-2"/>
          <w:w w:val="105"/>
        </w:rPr>
        <w:t>DARYEVCT</w:t>
      </w:r>
    </w:p>
    <w:p w14:paraId="6FF01A03" w14:textId="77777777" w:rsidR="00E70012" w:rsidRDefault="00000000">
      <w:pPr>
        <w:tabs>
          <w:tab w:val="left" w:pos="8973"/>
        </w:tabs>
        <w:spacing w:before="93"/>
        <w:ind w:right="1027"/>
        <w:jc w:val="center"/>
        <w:rPr>
          <w:b/>
          <w:sz w:val="21"/>
        </w:rPr>
      </w:pPr>
      <w:r>
        <w:rPr>
          <w:b/>
          <w:spacing w:val="-2"/>
          <w:w w:val="105"/>
          <w:sz w:val="21"/>
        </w:rPr>
        <w:t>DNOOYI</w:t>
      </w:r>
      <w:r>
        <w:rPr>
          <w:b/>
          <w:sz w:val="21"/>
        </w:rPr>
        <w:tab/>
      </w:r>
      <w:r>
        <w:rPr>
          <w:b/>
          <w:spacing w:val="-4"/>
          <w:w w:val="105"/>
          <w:sz w:val="21"/>
        </w:rPr>
        <w:t>QIKA</w:t>
      </w:r>
    </w:p>
    <w:p w14:paraId="6922E2F8" w14:textId="77777777" w:rsidR="00E70012" w:rsidRDefault="00000000">
      <w:pPr>
        <w:pStyle w:val="Heading1"/>
        <w:spacing w:before="216" w:line="312" w:lineRule="auto"/>
        <w:ind w:left="4137" w:right="4999" w:hanging="6"/>
        <w:jc w:val="center"/>
      </w:pPr>
      <w:r>
        <w:rPr>
          <w:w w:val="105"/>
        </w:rPr>
        <w:t xml:space="preserve">TOGYIUW 4 </w:t>
      </w:r>
      <w:r>
        <w:rPr>
          <w:spacing w:val="-6"/>
          <w:w w:val="105"/>
        </w:rPr>
        <w:t>OQXAXWZIWOYIUW</w:t>
      </w:r>
    </w:p>
    <w:p w14:paraId="7A6A23EC" w14:textId="77777777" w:rsidR="00E70012" w:rsidRDefault="00E70012">
      <w:pPr>
        <w:spacing w:line="312" w:lineRule="auto"/>
        <w:jc w:val="center"/>
        <w:sectPr w:rsidR="00E70012">
          <w:pgSz w:w="11910" w:h="16840"/>
          <w:pgMar w:top="240" w:right="0" w:bottom="1369" w:left="980" w:header="720" w:footer="720" w:gutter="0"/>
          <w:cols w:space="720"/>
        </w:sectPr>
      </w:pPr>
    </w:p>
    <w:sdt>
      <w:sdtPr>
        <w:id w:val="-1333677705"/>
        <w:docPartObj>
          <w:docPartGallery w:val="Table of Contents"/>
          <w:docPartUnique/>
        </w:docPartObj>
      </w:sdtPr>
      <w:sdtContent>
        <w:p w14:paraId="54F12126" w14:textId="77777777" w:rsidR="00E70012" w:rsidRDefault="00E70012">
          <w:pPr>
            <w:pStyle w:val="TOC3"/>
            <w:numPr>
              <w:ilvl w:val="0"/>
              <w:numId w:val="45"/>
            </w:numPr>
            <w:tabs>
              <w:tab w:val="left" w:pos="1117"/>
              <w:tab w:val="right" w:leader="dot" w:pos="9743"/>
            </w:tabs>
            <w:spacing w:before="2"/>
            <w:ind w:left="1117" w:hanging="966"/>
          </w:pPr>
          <w:hyperlink w:anchor="_bookmark0" w:history="1">
            <w:r>
              <w:t>Fojetocoarx</w:t>
            </w:r>
            <w:r>
              <w:rPr>
                <w:spacing w:val="22"/>
              </w:rPr>
              <w:t xml:space="preserve"> </w:t>
            </w:r>
            <w:r>
              <w:t>eqh</w:t>
            </w:r>
            <w:r>
              <w:rPr>
                <w:spacing w:val="22"/>
              </w:rPr>
              <w:t xml:space="preserve"> </w:t>
            </w:r>
            <w:r>
              <w:rPr>
                <w:spacing w:val="-2"/>
              </w:rPr>
              <w:t>oqxaxwziwoyiuw</w:t>
            </w:r>
            <w:r>
              <w:tab/>
            </w:r>
            <w:r>
              <w:rPr>
                <w:spacing w:val="-10"/>
              </w:rPr>
              <w:t>4</w:t>
            </w:r>
          </w:hyperlink>
        </w:p>
        <w:p w14:paraId="419197C8" w14:textId="77777777" w:rsidR="00E70012" w:rsidRDefault="00E70012">
          <w:pPr>
            <w:pStyle w:val="TOC5"/>
            <w:spacing w:line="312" w:lineRule="auto"/>
            <w:ind w:hanging="4"/>
          </w:pPr>
          <w:hyperlink w:anchor="_bookmark1" w:history="1">
            <w:r>
              <w:rPr>
                <w:w w:val="105"/>
              </w:rPr>
              <w:t>TOGYIUW 5</w:t>
            </w:r>
          </w:hyperlink>
          <w:r>
            <w:rPr>
              <w:w w:val="105"/>
            </w:rPr>
            <w:t xml:space="preserve"> </w:t>
          </w:r>
          <w:hyperlink w:anchor="_bookmark1" w:history="1">
            <w:r>
              <w:rPr>
                <w:spacing w:val="-4"/>
                <w:w w:val="105"/>
              </w:rPr>
              <w:t>VKU</w:t>
            </w:r>
            <w:r>
              <w:rPr>
                <w:spacing w:val="-16"/>
                <w:w w:val="105"/>
              </w:rPr>
              <w:t xml:space="preserve"> </w:t>
            </w:r>
            <w:r>
              <w:rPr>
                <w:spacing w:val="-4"/>
                <w:w w:val="105"/>
              </w:rPr>
              <w:t>GIGEROCZ</w:t>
            </w:r>
          </w:hyperlink>
        </w:p>
        <w:p w14:paraId="0978997E" w14:textId="77777777" w:rsidR="00E70012" w:rsidRDefault="00E70012">
          <w:pPr>
            <w:pStyle w:val="TOC3"/>
            <w:numPr>
              <w:ilvl w:val="0"/>
              <w:numId w:val="45"/>
            </w:numPr>
            <w:tabs>
              <w:tab w:val="left" w:pos="1117"/>
              <w:tab w:val="right" w:leader="dot" w:pos="9743"/>
            </w:tabs>
            <w:spacing w:before="0" w:line="226" w:lineRule="exact"/>
            <w:ind w:left="1117" w:hanging="966"/>
          </w:pPr>
          <w:hyperlink w:anchor="_bookmark2" w:history="1">
            <w:r>
              <w:t>Vku</w:t>
            </w:r>
            <w:r>
              <w:rPr>
                <w:spacing w:val="11"/>
              </w:rPr>
              <w:t xml:space="preserve"> </w:t>
            </w:r>
            <w:r>
              <w:rPr>
                <w:spacing w:val="-2"/>
              </w:rPr>
              <w:t>Gigerocz</w:t>
            </w:r>
            <w:r>
              <w:tab/>
            </w:r>
            <w:r>
              <w:rPr>
                <w:spacing w:val="-10"/>
              </w:rPr>
              <w:t>0</w:t>
            </w:r>
          </w:hyperlink>
        </w:p>
        <w:p w14:paraId="72A53556" w14:textId="77777777" w:rsidR="00E70012" w:rsidRDefault="00E70012">
          <w:pPr>
            <w:pStyle w:val="TOC3"/>
            <w:numPr>
              <w:ilvl w:val="0"/>
              <w:numId w:val="45"/>
            </w:numPr>
            <w:tabs>
              <w:tab w:val="left" w:pos="1117"/>
              <w:tab w:val="right" w:leader="dot" w:pos="9743"/>
            </w:tabs>
            <w:spacing w:before="74"/>
            <w:ind w:left="1117" w:hanging="966"/>
          </w:pPr>
          <w:hyperlink w:anchor="_bookmark3" w:history="1">
            <w:r>
              <w:rPr>
                <w:spacing w:val="-2"/>
              </w:rPr>
              <w:t>Qevtozo</w:t>
            </w:r>
            <w:r>
              <w:tab/>
            </w:r>
            <w:r>
              <w:rPr>
                <w:spacing w:val="-10"/>
              </w:rPr>
              <w:t>0</w:t>
            </w:r>
          </w:hyperlink>
        </w:p>
        <w:p w14:paraId="46FC17C8" w14:textId="77777777" w:rsidR="00E70012" w:rsidRDefault="00E70012">
          <w:pPr>
            <w:pStyle w:val="TOC3"/>
            <w:numPr>
              <w:ilvl w:val="0"/>
              <w:numId w:val="45"/>
            </w:numPr>
            <w:tabs>
              <w:tab w:val="left" w:pos="1117"/>
              <w:tab w:val="right" w:leader="dot" w:pos="9743"/>
            </w:tabs>
            <w:spacing w:before="66"/>
            <w:ind w:left="1117" w:hanging="966"/>
          </w:pPr>
          <w:hyperlink w:anchor="_bookmark4" w:history="1">
            <w:r>
              <w:t>Darjibuuqw</w:t>
            </w:r>
            <w:r>
              <w:rPr>
                <w:spacing w:val="19"/>
              </w:rPr>
              <w:t xml:space="preserve"> </w:t>
            </w:r>
            <w:r>
              <w:t>uh</w:t>
            </w:r>
            <w:r>
              <w:rPr>
                <w:spacing w:val="19"/>
              </w:rPr>
              <w:t xml:space="preserve"> </w:t>
            </w:r>
            <w:r>
              <w:rPr>
                <w:spacing w:val="-2"/>
              </w:rPr>
              <w:t>Awaqizivues</w:t>
            </w:r>
            <w:r>
              <w:tab/>
            </w:r>
            <w:r>
              <w:rPr>
                <w:spacing w:val="-10"/>
              </w:rPr>
              <w:t>0</w:t>
            </w:r>
          </w:hyperlink>
        </w:p>
        <w:p w14:paraId="502930F1" w14:textId="77777777" w:rsidR="00E70012" w:rsidRDefault="00E70012">
          <w:pPr>
            <w:pStyle w:val="TOC6"/>
            <w:spacing w:line="312" w:lineRule="auto"/>
          </w:pPr>
          <w:hyperlink w:anchor="_bookmark5" w:history="1">
            <w:r>
              <w:rPr>
                <w:w w:val="105"/>
              </w:rPr>
              <w:t>TOGYIUW 6</w:t>
            </w:r>
          </w:hyperlink>
          <w:r>
            <w:rPr>
              <w:w w:val="105"/>
            </w:rPr>
            <w:t xml:space="preserve"> </w:t>
          </w:r>
          <w:hyperlink w:anchor="_bookmark5" w:history="1">
            <w:r>
              <w:rPr>
                <w:spacing w:val="-4"/>
                <w:w w:val="105"/>
              </w:rPr>
              <w:t>AWAQIZIVUES</w:t>
            </w:r>
          </w:hyperlink>
        </w:p>
        <w:p w14:paraId="57476CDC" w14:textId="77777777" w:rsidR="00E70012" w:rsidRDefault="00E70012">
          <w:pPr>
            <w:pStyle w:val="TOC3"/>
            <w:numPr>
              <w:ilvl w:val="0"/>
              <w:numId w:val="45"/>
            </w:numPr>
            <w:tabs>
              <w:tab w:val="left" w:pos="1117"/>
              <w:tab w:val="right" w:leader="dot" w:pos="9743"/>
            </w:tabs>
            <w:spacing w:before="0" w:line="227" w:lineRule="exact"/>
            <w:ind w:left="1117" w:hanging="966"/>
          </w:pPr>
          <w:hyperlink w:anchor="_bookmark6" w:history="1">
            <w:r>
              <w:rPr>
                <w:spacing w:val="-2"/>
              </w:rPr>
              <w:t>Awaqizivues</w:t>
            </w:r>
            <w:r>
              <w:tab/>
            </w:r>
            <w:r>
              <w:rPr>
                <w:spacing w:val="-10"/>
              </w:rPr>
              <w:t>1</w:t>
            </w:r>
          </w:hyperlink>
        </w:p>
        <w:p w14:paraId="6A280F8F" w14:textId="77777777" w:rsidR="00E70012" w:rsidRDefault="00E70012">
          <w:pPr>
            <w:pStyle w:val="TOC1"/>
            <w:spacing w:before="74"/>
          </w:pPr>
          <w:hyperlink w:anchor="_bookmark7" w:history="1">
            <w:r>
              <w:rPr>
                <w:w w:val="105"/>
              </w:rPr>
              <w:t>TOGYIUW</w:t>
            </w:r>
            <w:r>
              <w:rPr>
                <w:spacing w:val="-13"/>
                <w:w w:val="105"/>
              </w:rPr>
              <w:t xml:space="preserve"> </w:t>
            </w:r>
            <w:r>
              <w:rPr>
                <w:spacing w:val="-10"/>
                <w:w w:val="105"/>
              </w:rPr>
              <w:t>7</w:t>
            </w:r>
          </w:hyperlink>
        </w:p>
        <w:p w14:paraId="1DE9C069" w14:textId="77777777" w:rsidR="00E70012" w:rsidRDefault="00E70012">
          <w:pPr>
            <w:pStyle w:val="TOC1"/>
            <w:spacing w:before="68"/>
            <w:ind w:right="864"/>
          </w:pPr>
          <w:hyperlink w:anchor="_bookmark8" w:history="1">
            <w:r>
              <w:t>SOSUFTOPW,</w:t>
            </w:r>
            <w:r>
              <w:rPr>
                <w:spacing w:val="11"/>
              </w:rPr>
              <w:t xml:space="preserve"> </w:t>
            </w:r>
            <w:r>
              <w:t>QTUTAGVIQX</w:t>
            </w:r>
            <w:r>
              <w:rPr>
                <w:spacing w:val="1"/>
              </w:rPr>
              <w:t xml:space="preserve"> </w:t>
            </w:r>
            <w:r>
              <w:t>EQH</w:t>
            </w:r>
            <w:r>
              <w:rPr>
                <w:spacing w:val="10"/>
              </w:rPr>
              <w:t xml:space="preserve"> </w:t>
            </w:r>
            <w:r>
              <w:rPr>
                <w:spacing w:val="-2"/>
              </w:rPr>
              <w:t>DIRHESTEWAIT</w:t>
            </w:r>
          </w:hyperlink>
        </w:p>
        <w:p w14:paraId="2B873F5B" w14:textId="77777777" w:rsidR="00E70012" w:rsidRDefault="00E70012">
          <w:pPr>
            <w:pStyle w:val="TOC3"/>
            <w:numPr>
              <w:ilvl w:val="0"/>
              <w:numId w:val="45"/>
            </w:numPr>
            <w:tabs>
              <w:tab w:val="left" w:pos="1117"/>
              <w:tab w:val="right" w:leader="dot" w:pos="9743"/>
            </w:tabs>
            <w:ind w:left="1117" w:hanging="966"/>
          </w:pPr>
          <w:hyperlink w:anchor="_bookmark9" w:history="1">
            <w:r>
              <w:rPr>
                <w:spacing w:val="-2"/>
              </w:rPr>
              <w:t>Sosuftopw</w:t>
            </w:r>
            <w:r>
              <w:tab/>
            </w:r>
            <w:r>
              <w:rPr>
                <w:spacing w:val="-10"/>
              </w:rPr>
              <w:t>2</w:t>
            </w:r>
          </w:hyperlink>
        </w:p>
        <w:p w14:paraId="7E965D46" w14:textId="77777777" w:rsidR="00E70012" w:rsidRDefault="00E70012">
          <w:pPr>
            <w:pStyle w:val="TOC3"/>
            <w:numPr>
              <w:ilvl w:val="0"/>
              <w:numId w:val="45"/>
            </w:numPr>
            <w:tabs>
              <w:tab w:val="left" w:pos="1117"/>
              <w:tab w:val="right" w:leader="dot" w:pos="9743"/>
            </w:tabs>
            <w:spacing w:before="66"/>
            <w:ind w:left="1117" w:hanging="966"/>
          </w:pPr>
          <w:hyperlink w:anchor="_bookmark10" w:history="1">
            <w:r>
              <w:t>Qtutagviqx</w:t>
            </w:r>
            <w:r>
              <w:rPr>
                <w:spacing w:val="26"/>
              </w:rPr>
              <w:t xml:space="preserve"> </w:t>
            </w:r>
            <w:r>
              <w:t>eqh</w:t>
            </w:r>
            <w:r>
              <w:rPr>
                <w:spacing w:val="24"/>
              </w:rPr>
              <w:t xml:space="preserve"> </w:t>
            </w:r>
            <w:r>
              <w:rPr>
                <w:spacing w:val="-2"/>
              </w:rPr>
              <w:t>dirhestewait</w:t>
            </w:r>
            <w:r>
              <w:tab/>
            </w:r>
            <w:r>
              <w:rPr>
                <w:spacing w:val="-10"/>
              </w:rPr>
              <w:t>2</w:t>
            </w:r>
          </w:hyperlink>
        </w:p>
        <w:p w14:paraId="698530C0" w14:textId="77777777" w:rsidR="00E70012" w:rsidRDefault="00E70012">
          <w:pPr>
            <w:pStyle w:val="TOC7"/>
            <w:spacing w:before="70" w:line="312" w:lineRule="auto"/>
            <w:ind w:firstLine="661"/>
          </w:pPr>
          <w:hyperlink w:anchor="_bookmark11" w:history="1">
            <w:r>
              <w:rPr>
                <w:w w:val="105"/>
              </w:rPr>
              <w:t>TOGYIUW 8</w:t>
            </w:r>
          </w:hyperlink>
          <w:r>
            <w:rPr>
              <w:w w:val="105"/>
            </w:rPr>
            <w:t xml:space="preserve"> </w:t>
          </w:r>
          <w:hyperlink w:anchor="_bookmark11" w:history="1">
            <w:r>
              <w:rPr>
                <w:spacing w:val="-2"/>
                <w:w w:val="105"/>
              </w:rPr>
              <w:t>DAWYY</w:t>
            </w:r>
            <w:r>
              <w:rPr>
                <w:spacing w:val="-16"/>
                <w:w w:val="105"/>
              </w:rPr>
              <w:t xml:space="preserve"> </w:t>
            </w:r>
            <w:r>
              <w:rPr>
                <w:spacing w:val="-2"/>
                <w:w w:val="105"/>
              </w:rPr>
              <w:t>UH</w:t>
            </w:r>
            <w:r>
              <w:rPr>
                <w:spacing w:val="-16"/>
                <w:w w:val="105"/>
              </w:rPr>
              <w:t xml:space="preserve"> </w:t>
            </w:r>
            <w:r>
              <w:rPr>
                <w:spacing w:val="-2"/>
                <w:w w:val="105"/>
              </w:rPr>
              <w:t>AWAQIZIVUES</w:t>
            </w:r>
          </w:hyperlink>
        </w:p>
        <w:p w14:paraId="35AC2C5D" w14:textId="77777777" w:rsidR="00E70012" w:rsidRDefault="00E70012">
          <w:pPr>
            <w:pStyle w:val="TOC3"/>
            <w:numPr>
              <w:ilvl w:val="0"/>
              <w:numId w:val="45"/>
            </w:numPr>
            <w:tabs>
              <w:tab w:val="left" w:pos="1117"/>
              <w:tab w:val="right" w:leader="dot" w:pos="9734"/>
            </w:tabs>
            <w:spacing w:before="0" w:line="228" w:lineRule="exact"/>
            <w:ind w:left="1117" w:hanging="966"/>
          </w:pPr>
          <w:hyperlink w:anchor="_bookmark12" w:history="1">
            <w:r>
              <w:rPr>
                <w:spacing w:val="-2"/>
              </w:rPr>
              <w:t>Oqxaxibv</w:t>
            </w:r>
            <w:r>
              <w:tab/>
            </w:r>
            <w:r>
              <w:rPr>
                <w:spacing w:val="-5"/>
              </w:rPr>
              <w:t>44</w:t>
            </w:r>
          </w:hyperlink>
        </w:p>
        <w:p w14:paraId="292EB3DE" w14:textId="77777777" w:rsidR="00E70012" w:rsidRDefault="00E70012">
          <w:pPr>
            <w:pStyle w:val="TOC3"/>
            <w:numPr>
              <w:ilvl w:val="0"/>
              <w:numId w:val="45"/>
            </w:numPr>
            <w:tabs>
              <w:tab w:val="left" w:pos="1117"/>
              <w:tab w:val="right" w:leader="dot" w:pos="9734"/>
            </w:tabs>
            <w:spacing w:before="74"/>
            <w:ind w:left="1117" w:hanging="966"/>
          </w:pPr>
          <w:hyperlink w:anchor="_bookmark13" w:history="1">
            <w:r>
              <w:t>Oqxaxibv</w:t>
            </w:r>
            <w:r>
              <w:rPr>
                <w:spacing w:val="26"/>
              </w:rPr>
              <w:t xml:space="preserve"> </w:t>
            </w:r>
            <w:r>
              <w:rPr>
                <w:spacing w:val="-2"/>
              </w:rPr>
              <w:t>Qoveolb</w:t>
            </w:r>
            <w:r>
              <w:tab/>
            </w:r>
            <w:r>
              <w:rPr>
                <w:spacing w:val="-5"/>
              </w:rPr>
              <w:t>44</w:t>
            </w:r>
          </w:hyperlink>
        </w:p>
        <w:p w14:paraId="7FB71B72" w14:textId="77777777" w:rsidR="00E70012" w:rsidRDefault="00E70012">
          <w:pPr>
            <w:pStyle w:val="TOC1"/>
            <w:spacing w:before="67"/>
          </w:pPr>
          <w:hyperlink w:anchor="_bookmark14" w:history="1">
            <w:r>
              <w:rPr>
                <w:w w:val="105"/>
              </w:rPr>
              <w:t>TOGYIUW</w:t>
            </w:r>
            <w:r>
              <w:rPr>
                <w:spacing w:val="-13"/>
                <w:w w:val="105"/>
              </w:rPr>
              <w:t xml:space="preserve"> </w:t>
            </w:r>
            <w:r>
              <w:rPr>
                <w:spacing w:val="-10"/>
                <w:w w:val="105"/>
              </w:rPr>
              <w:t>9</w:t>
            </w:r>
          </w:hyperlink>
        </w:p>
        <w:p w14:paraId="2EA4CF6A" w14:textId="77777777" w:rsidR="00E70012" w:rsidRDefault="00E70012">
          <w:pPr>
            <w:pStyle w:val="TOC1"/>
            <w:ind w:right="863"/>
          </w:pPr>
          <w:hyperlink w:anchor="_bookmark15" w:history="1">
            <w:r>
              <w:t>EGHEZOAPIP</w:t>
            </w:r>
            <w:r>
              <w:rPr>
                <w:spacing w:val="22"/>
              </w:rPr>
              <w:t xml:space="preserve"> </w:t>
            </w:r>
            <w:r>
              <w:t>QICREVC</w:t>
            </w:r>
            <w:r>
              <w:rPr>
                <w:spacing w:val="27"/>
              </w:rPr>
              <w:t xml:space="preserve"> </w:t>
            </w:r>
            <w:r>
              <w:rPr>
                <w:spacing w:val="-2"/>
              </w:rPr>
              <w:t>UDPEMECOARX</w:t>
            </w:r>
          </w:hyperlink>
        </w:p>
        <w:p w14:paraId="03B5D7AC" w14:textId="77777777" w:rsidR="00E70012" w:rsidRDefault="00E70012">
          <w:pPr>
            <w:pStyle w:val="TOC3"/>
            <w:numPr>
              <w:ilvl w:val="0"/>
              <w:numId w:val="45"/>
            </w:numPr>
            <w:tabs>
              <w:tab w:val="left" w:pos="1117"/>
              <w:tab w:val="right" w:leader="dot" w:pos="9734"/>
            </w:tabs>
            <w:spacing w:before="68"/>
            <w:ind w:left="1117" w:hanging="966"/>
          </w:pPr>
          <w:hyperlink w:anchor="_bookmark16" w:history="1">
            <w:r>
              <w:t>Dawyy</w:t>
            </w:r>
            <w:r>
              <w:rPr>
                <w:spacing w:val="16"/>
              </w:rPr>
              <w:t xml:space="preserve"> </w:t>
            </w:r>
            <w:r>
              <w:t>eqh</w:t>
            </w:r>
            <w:r>
              <w:rPr>
                <w:spacing w:val="17"/>
              </w:rPr>
              <w:t xml:space="preserve"> </w:t>
            </w:r>
            <w:r>
              <w:rPr>
                <w:spacing w:val="-2"/>
              </w:rPr>
              <w:t>izsatzot</w:t>
            </w:r>
            <w:r>
              <w:tab/>
            </w:r>
            <w:r>
              <w:rPr>
                <w:spacing w:val="-5"/>
              </w:rPr>
              <w:t>46</w:t>
            </w:r>
          </w:hyperlink>
        </w:p>
        <w:p w14:paraId="721FA3DE" w14:textId="77777777" w:rsidR="00E70012" w:rsidRDefault="00E70012">
          <w:pPr>
            <w:pStyle w:val="TOC1"/>
          </w:pPr>
          <w:hyperlink w:anchor="_bookmark17" w:history="1">
            <w:r>
              <w:rPr>
                <w:w w:val="105"/>
              </w:rPr>
              <w:t>TOGYIUW</w:t>
            </w:r>
            <w:r>
              <w:rPr>
                <w:spacing w:val="-13"/>
                <w:w w:val="105"/>
              </w:rPr>
              <w:t xml:space="preserve"> </w:t>
            </w:r>
            <w:r>
              <w:rPr>
                <w:spacing w:val="-10"/>
                <w:w w:val="105"/>
              </w:rPr>
              <w:t>0</w:t>
            </w:r>
          </w:hyperlink>
        </w:p>
        <w:p w14:paraId="42DE794E" w14:textId="77777777" w:rsidR="00E70012" w:rsidRDefault="00E70012">
          <w:pPr>
            <w:pStyle w:val="TOC1"/>
            <w:ind w:right="862"/>
          </w:pPr>
          <w:hyperlink w:anchor="_bookmark18" w:history="1">
            <w:r>
              <w:rPr>
                <w:spacing w:val="-2"/>
                <w:w w:val="105"/>
              </w:rPr>
              <w:t>SOSWEZOPWOYIUWT,</w:t>
            </w:r>
            <w:r>
              <w:rPr>
                <w:spacing w:val="-13"/>
                <w:w w:val="105"/>
              </w:rPr>
              <w:t xml:space="preserve"> </w:t>
            </w:r>
            <w:r>
              <w:rPr>
                <w:spacing w:val="-2"/>
                <w:w w:val="105"/>
              </w:rPr>
              <w:t>AQHAXBILURLY</w:t>
            </w:r>
            <w:r>
              <w:rPr>
                <w:spacing w:val="-14"/>
                <w:w w:val="105"/>
              </w:rPr>
              <w:t xml:space="preserve"> </w:t>
            </w:r>
            <w:r>
              <w:rPr>
                <w:spacing w:val="-2"/>
                <w:w w:val="105"/>
              </w:rPr>
              <w:t>EQH</w:t>
            </w:r>
            <w:r>
              <w:rPr>
                <w:spacing w:val="-10"/>
                <w:w w:val="105"/>
              </w:rPr>
              <w:t xml:space="preserve"> </w:t>
            </w:r>
            <w:r>
              <w:rPr>
                <w:spacing w:val="-2"/>
                <w:w w:val="105"/>
              </w:rPr>
              <w:t>IXUSZZ</w:t>
            </w:r>
            <w:r>
              <w:rPr>
                <w:spacing w:val="-8"/>
                <w:w w:val="105"/>
              </w:rPr>
              <w:t xml:space="preserve"> </w:t>
            </w:r>
            <w:r>
              <w:rPr>
                <w:spacing w:val="-2"/>
                <w:w w:val="105"/>
              </w:rPr>
              <w:t>UH</w:t>
            </w:r>
            <w:r>
              <w:rPr>
                <w:spacing w:val="-10"/>
                <w:w w:val="105"/>
              </w:rPr>
              <w:t xml:space="preserve"> </w:t>
            </w:r>
            <w:r>
              <w:rPr>
                <w:spacing w:val="-2"/>
                <w:w w:val="105"/>
              </w:rPr>
              <w:t>FOJUUSC</w:t>
            </w:r>
          </w:hyperlink>
        </w:p>
        <w:p w14:paraId="6BE07056" w14:textId="77777777" w:rsidR="00E70012" w:rsidRDefault="00E70012">
          <w:pPr>
            <w:pStyle w:val="TOC3"/>
            <w:numPr>
              <w:ilvl w:val="0"/>
              <w:numId w:val="45"/>
            </w:numPr>
            <w:tabs>
              <w:tab w:val="left" w:pos="1117"/>
              <w:tab w:val="right" w:leader="dot" w:pos="9734"/>
            </w:tabs>
            <w:spacing w:before="66"/>
            <w:ind w:left="1117" w:hanging="966"/>
          </w:pPr>
          <w:hyperlink w:anchor="_bookmark19" w:history="1">
            <w:r>
              <w:rPr>
                <w:spacing w:val="-2"/>
              </w:rPr>
              <w:t>Soswezopwoyiuwt</w:t>
            </w:r>
            <w:r>
              <w:tab/>
            </w:r>
            <w:r>
              <w:rPr>
                <w:spacing w:val="-5"/>
              </w:rPr>
              <w:t>47</w:t>
            </w:r>
          </w:hyperlink>
        </w:p>
        <w:p w14:paraId="1C428CA1" w14:textId="77777777" w:rsidR="00E70012" w:rsidRDefault="00E70012">
          <w:pPr>
            <w:pStyle w:val="TOC3"/>
            <w:numPr>
              <w:ilvl w:val="0"/>
              <w:numId w:val="45"/>
            </w:numPr>
            <w:tabs>
              <w:tab w:val="left" w:pos="1117"/>
              <w:tab w:val="right" w:leader="dot" w:pos="9734"/>
            </w:tabs>
            <w:spacing w:before="72"/>
            <w:ind w:left="1117" w:hanging="966"/>
          </w:pPr>
          <w:hyperlink w:anchor="_bookmark20" w:history="1">
            <w:r>
              <w:t>Oqjixtivues</w:t>
            </w:r>
            <w:r>
              <w:rPr>
                <w:spacing w:val="31"/>
              </w:rPr>
              <w:t xml:space="preserve"> </w:t>
            </w:r>
            <w:r>
              <w:rPr>
                <w:spacing w:val="-2"/>
              </w:rPr>
              <w:t>Aqhaxbilurly</w:t>
            </w:r>
            <w:r>
              <w:tab/>
            </w:r>
            <w:r>
              <w:rPr>
                <w:spacing w:val="-5"/>
              </w:rPr>
              <w:t>49</w:t>
            </w:r>
          </w:hyperlink>
        </w:p>
        <w:p w14:paraId="4019B9DB" w14:textId="77777777" w:rsidR="00E70012" w:rsidRDefault="00E70012">
          <w:pPr>
            <w:pStyle w:val="TOC3"/>
            <w:numPr>
              <w:ilvl w:val="0"/>
              <w:numId w:val="45"/>
            </w:numPr>
            <w:tabs>
              <w:tab w:val="left" w:pos="1117"/>
              <w:tab w:val="right" w:leader="dot" w:pos="9734"/>
            </w:tabs>
            <w:spacing w:before="67"/>
            <w:ind w:left="1117" w:hanging="966"/>
          </w:pPr>
          <w:hyperlink w:anchor="_bookmark21" w:history="1">
            <w:r>
              <w:t>Horaxet</w:t>
            </w:r>
            <w:r>
              <w:rPr>
                <w:spacing w:val="25"/>
              </w:rPr>
              <w:t xml:space="preserve"> </w:t>
            </w:r>
            <w:r>
              <w:rPr>
                <w:spacing w:val="-2"/>
              </w:rPr>
              <w:t>aqhaxbilurly</w:t>
            </w:r>
            <w:r>
              <w:tab/>
            </w:r>
            <w:r>
              <w:rPr>
                <w:spacing w:val="-5"/>
              </w:rPr>
              <w:t>49</w:t>
            </w:r>
          </w:hyperlink>
        </w:p>
        <w:p w14:paraId="35FBD755" w14:textId="77777777" w:rsidR="00E70012" w:rsidRDefault="00E70012">
          <w:pPr>
            <w:pStyle w:val="TOC3"/>
            <w:numPr>
              <w:ilvl w:val="0"/>
              <w:numId w:val="45"/>
            </w:numPr>
            <w:tabs>
              <w:tab w:val="left" w:pos="1117"/>
              <w:tab w:val="right" w:leader="dot" w:pos="9734"/>
            </w:tabs>
            <w:ind w:left="1117" w:hanging="966"/>
          </w:pPr>
          <w:hyperlink w:anchor="_bookmark22" w:history="1">
            <w:r>
              <w:t>Ixuszz</w:t>
            </w:r>
            <w:r>
              <w:rPr>
                <w:spacing w:val="16"/>
              </w:rPr>
              <w:t xml:space="preserve"> </w:t>
            </w:r>
            <w:r>
              <w:t>uh</w:t>
            </w:r>
            <w:r>
              <w:rPr>
                <w:spacing w:val="15"/>
              </w:rPr>
              <w:t xml:space="preserve"> </w:t>
            </w:r>
            <w:r>
              <w:rPr>
                <w:spacing w:val="-2"/>
              </w:rPr>
              <w:t>Fojuusc</w:t>
            </w:r>
            <w:r>
              <w:tab/>
            </w:r>
            <w:r>
              <w:rPr>
                <w:spacing w:val="-5"/>
              </w:rPr>
              <w:t>41</w:t>
            </w:r>
          </w:hyperlink>
        </w:p>
        <w:p w14:paraId="1980AA61" w14:textId="77777777" w:rsidR="00E70012" w:rsidRDefault="00E70012">
          <w:pPr>
            <w:pStyle w:val="TOC7"/>
            <w:spacing w:line="312" w:lineRule="auto"/>
            <w:ind w:left="3852"/>
          </w:pPr>
          <w:hyperlink w:anchor="_bookmark23" w:history="1">
            <w:r>
              <w:rPr>
                <w:w w:val="105"/>
              </w:rPr>
              <w:t>TOGYIUW 1</w:t>
            </w:r>
          </w:hyperlink>
          <w:r>
            <w:rPr>
              <w:w w:val="105"/>
            </w:rPr>
            <w:t xml:space="preserve"> </w:t>
          </w:r>
          <w:hyperlink w:anchor="_bookmark23" w:history="1">
            <w:r>
              <w:rPr>
                <w:spacing w:val="-2"/>
                <w:w w:val="105"/>
              </w:rPr>
              <w:t>DKOSMIB</w:t>
            </w:r>
            <w:r>
              <w:rPr>
                <w:spacing w:val="-16"/>
                <w:w w:val="105"/>
              </w:rPr>
              <w:t xml:space="preserve"> </w:t>
            </w:r>
            <w:r>
              <w:rPr>
                <w:spacing w:val="-2"/>
                <w:w w:val="105"/>
              </w:rPr>
              <w:t>VA</w:t>
            </w:r>
            <w:r>
              <w:rPr>
                <w:spacing w:val="-15"/>
                <w:w w:val="105"/>
              </w:rPr>
              <w:t xml:space="preserve"> </w:t>
            </w:r>
            <w:r>
              <w:rPr>
                <w:spacing w:val="-2"/>
                <w:w w:val="105"/>
              </w:rPr>
              <w:t>QIVYIIB</w:t>
            </w:r>
          </w:hyperlink>
        </w:p>
        <w:p w14:paraId="7814FE30" w14:textId="77777777" w:rsidR="00E70012" w:rsidRDefault="00E70012">
          <w:pPr>
            <w:pStyle w:val="TOC3"/>
            <w:numPr>
              <w:ilvl w:val="0"/>
              <w:numId w:val="45"/>
            </w:numPr>
            <w:tabs>
              <w:tab w:val="left" w:pos="1117"/>
              <w:tab w:val="right" w:leader="dot" w:pos="9734"/>
            </w:tabs>
            <w:spacing w:before="1"/>
            <w:ind w:left="1117" w:hanging="966"/>
          </w:pPr>
          <w:hyperlink w:anchor="_bookmark24" w:history="1">
            <w:r>
              <w:t>Dkosmib</w:t>
            </w:r>
            <w:r>
              <w:rPr>
                <w:spacing w:val="13"/>
              </w:rPr>
              <w:t xml:space="preserve"> </w:t>
            </w:r>
            <w:r>
              <w:t>va</w:t>
            </w:r>
            <w:r>
              <w:rPr>
                <w:spacing w:val="13"/>
              </w:rPr>
              <w:t xml:space="preserve"> </w:t>
            </w:r>
            <w:r>
              <w:t>vku</w:t>
            </w:r>
            <w:r>
              <w:rPr>
                <w:spacing w:val="15"/>
              </w:rPr>
              <w:t xml:space="preserve"> </w:t>
            </w:r>
            <w:r>
              <w:rPr>
                <w:spacing w:val="-2"/>
              </w:rPr>
              <w:t>Morjey</w:t>
            </w:r>
            <w:r>
              <w:tab/>
            </w:r>
            <w:r>
              <w:rPr>
                <w:spacing w:val="-5"/>
              </w:rPr>
              <w:t>54</w:t>
            </w:r>
          </w:hyperlink>
        </w:p>
        <w:p w14:paraId="5868650E" w14:textId="77777777" w:rsidR="00E70012" w:rsidRDefault="00E70012">
          <w:pPr>
            <w:pStyle w:val="TOC3"/>
            <w:numPr>
              <w:ilvl w:val="0"/>
              <w:numId w:val="45"/>
            </w:numPr>
            <w:tabs>
              <w:tab w:val="left" w:pos="1117"/>
              <w:tab w:val="right" w:leader="dot" w:pos="9734"/>
            </w:tabs>
            <w:spacing w:before="66"/>
            <w:ind w:left="1117" w:hanging="966"/>
          </w:pPr>
          <w:hyperlink w:anchor="_bookmark25" w:history="1">
            <w:r>
              <w:t>Dkosmib</w:t>
            </w:r>
            <w:r>
              <w:rPr>
                <w:spacing w:val="15"/>
              </w:rPr>
              <w:t xml:space="preserve"> </w:t>
            </w:r>
            <w:r>
              <w:t>va</w:t>
            </w:r>
            <w:r>
              <w:rPr>
                <w:spacing w:val="13"/>
              </w:rPr>
              <w:t xml:space="preserve"> </w:t>
            </w:r>
            <w:r>
              <w:t>vku</w:t>
            </w:r>
            <w:r>
              <w:rPr>
                <w:spacing w:val="15"/>
              </w:rPr>
              <w:t xml:space="preserve"> </w:t>
            </w:r>
            <w:r>
              <w:rPr>
                <w:spacing w:val="-2"/>
              </w:rPr>
              <w:t>Cavwodos</w:t>
            </w:r>
            <w:r>
              <w:tab/>
            </w:r>
            <w:r>
              <w:rPr>
                <w:spacing w:val="-5"/>
              </w:rPr>
              <w:t>54</w:t>
            </w:r>
          </w:hyperlink>
        </w:p>
        <w:p w14:paraId="37F9C066" w14:textId="77777777" w:rsidR="00E70012" w:rsidRDefault="00E70012">
          <w:pPr>
            <w:pStyle w:val="TOC5"/>
            <w:spacing w:before="72" w:line="309" w:lineRule="auto"/>
            <w:ind w:left="4368" w:right="5232"/>
          </w:pPr>
          <w:hyperlink w:anchor="_bookmark26" w:history="1">
            <w:r>
              <w:rPr>
                <w:w w:val="105"/>
              </w:rPr>
              <w:t>TOGYIUW 2</w:t>
            </w:r>
          </w:hyperlink>
          <w:r>
            <w:rPr>
              <w:w w:val="105"/>
            </w:rPr>
            <w:t xml:space="preserve"> </w:t>
          </w:r>
          <w:hyperlink w:anchor="_bookmark26" w:history="1">
            <w:r>
              <w:rPr>
                <w:spacing w:val="-2"/>
                <w:w w:val="105"/>
              </w:rPr>
              <w:t>VKU</w:t>
            </w:r>
            <w:r>
              <w:rPr>
                <w:spacing w:val="-15"/>
                <w:w w:val="105"/>
              </w:rPr>
              <w:t xml:space="preserve"> </w:t>
            </w:r>
            <w:r>
              <w:rPr>
                <w:spacing w:val="-2"/>
                <w:w w:val="105"/>
              </w:rPr>
              <w:t>MORJEY</w:t>
            </w:r>
          </w:hyperlink>
        </w:p>
        <w:p w14:paraId="0356DBA1" w14:textId="77777777" w:rsidR="00E70012" w:rsidRDefault="00E70012">
          <w:pPr>
            <w:pStyle w:val="TOC3"/>
            <w:numPr>
              <w:ilvl w:val="0"/>
              <w:numId w:val="45"/>
            </w:numPr>
            <w:tabs>
              <w:tab w:val="left" w:pos="1117"/>
              <w:tab w:val="right" w:leader="dot" w:pos="9734"/>
            </w:tabs>
            <w:spacing w:before="3"/>
            <w:ind w:left="1117" w:hanging="966"/>
          </w:pPr>
          <w:hyperlink w:anchor="_bookmark27" w:history="1">
            <w:r>
              <w:t>Darjukc</w:t>
            </w:r>
            <w:r>
              <w:rPr>
                <w:spacing w:val="15"/>
              </w:rPr>
              <w:t xml:space="preserve"> </w:t>
            </w:r>
            <w:r>
              <w:t>uh</w:t>
            </w:r>
            <w:r>
              <w:rPr>
                <w:spacing w:val="16"/>
              </w:rPr>
              <w:t xml:space="preserve"> </w:t>
            </w:r>
            <w:r>
              <w:t>cewetibt</w:t>
            </w:r>
            <w:r>
              <w:rPr>
                <w:spacing w:val="19"/>
              </w:rPr>
              <w:t xml:space="preserve"> </w:t>
            </w:r>
            <w:r>
              <w:t>cb</w:t>
            </w:r>
            <w:r>
              <w:rPr>
                <w:spacing w:val="17"/>
              </w:rPr>
              <w:t xml:space="preserve"> </w:t>
            </w:r>
            <w:r>
              <w:t>vku</w:t>
            </w:r>
            <w:r>
              <w:rPr>
                <w:spacing w:val="17"/>
              </w:rPr>
              <w:t xml:space="preserve"> </w:t>
            </w:r>
            <w:r>
              <w:rPr>
                <w:spacing w:val="-2"/>
              </w:rPr>
              <w:t>Morjey</w:t>
            </w:r>
            <w:r>
              <w:tab/>
            </w:r>
            <w:r>
              <w:rPr>
                <w:spacing w:val="-7"/>
              </w:rPr>
              <w:t>55</w:t>
            </w:r>
          </w:hyperlink>
        </w:p>
        <w:p w14:paraId="36346969" w14:textId="77777777" w:rsidR="00E70012" w:rsidRDefault="00E70012">
          <w:pPr>
            <w:pStyle w:val="TOC4"/>
            <w:spacing w:line="309" w:lineRule="auto"/>
          </w:pPr>
          <w:hyperlink w:anchor="_bookmark28" w:history="1">
            <w:r>
              <w:rPr>
                <w:w w:val="105"/>
              </w:rPr>
              <w:t>TOGYIUW 43</w:t>
            </w:r>
          </w:hyperlink>
          <w:r>
            <w:rPr>
              <w:w w:val="105"/>
            </w:rPr>
            <w:t xml:space="preserve"> </w:t>
          </w:r>
          <w:hyperlink w:anchor="_bookmark28" w:history="1">
            <w:r>
              <w:rPr>
                <w:spacing w:val="-4"/>
                <w:w w:val="105"/>
              </w:rPr>
              <w:t>EGQETOBVTOYIUW</w:t>
            </w:r>
          </w:hyperlink>
        </w:p>
        <w:p w14:paraId="13BCA449" w14:textId="77777777" w:rsidR="00E70012" w:rsidRDefault="00E70012">
          <w:pPr>
            <w:pStyle w:val="TOC3"/>
            <w:numPr>
              <w:ilvl w:val="0"/>
              <w:numId w:val="45"/>
            </w:numPr>
            <w:tabs>
              <w:tab w:val="left" w:pos="1117"/>
              <w:tab w:val="right" w:leader="dot" w:pos="9734"/>
            </w:tabs>
            <w:spacing w:before="5"/>
            <w:ind w:left="1117" w:hanging="966"/>
          </w:pPr>
          <w:hyperlink w:anchor="_bookmark29" w:history="1">
            <w:r>
              <w:t>Qicrevc</w:t>
            </w:r>
            <w:r>
              <w:rPr>
                <w:spacing w:val="32"/>
              </w:rPr>
              <w:t xml:space="preserve"> </w:t>
            </w:r>
            <w:r>
              <w:rPr>
                <w:spacing w:val="-2"/>
              </w:rPr>
              <w:t>nogmavudv</w:t>
            </w:r>
            <w:r>
              <w:tab/>
            </w:r>
            <w:r>
              <w:rPr>
                <w:spacing w:val="-7"/>
              </w:rPr>
              <w:t>56</w:t>
            </w:r>
          </w:hyperlink>
        </w:p>
        <w:p w14:paraId="46F72E68" w14:textId="77777777" w:rsidR="00E70012" w:rsidRDefault="00E70012">
          <w:pPr>
            <w:pStyle w:val="TOC3"/>
            <w:numPr>
              <w:ilvl w:val="0"/>
              <w:numId w:val="45"/>
            </w:numPr>
            <w:tabs>
              <w:tab w:val="left" w:pos="1117"/>
              <w:tab w:val="right" w:leader="dot" w:pos="9734"/>
            </w:tabs>
            <w:spacing w:before="68"/>
            <w:ind w:left="1117" w:hanging="966"/>
          </w:pPr>
          <w:hyperlink w:anchor="_bookmark30" w:history="1">
            <w:r>
              <w:rPr>
                <w:spacing w:val="-2"/>
              </w:rPr>
              <w:t>Tox-</w:t>
            </w:r>
            <w:r>
              <w:rPr>
                <w:spacing w:val="-5"/>
              </w:rPr>
              <w:t>uhj</w:t>
            </w:r>
            <w:r>
              <w:tab/>
            </w:r>
            <w:r>
              <w:rPr>
                <w:spacing w:val="-5"/>
              </w:rPr>
              <w:t>57</w:t>
            </w:r>
          </w:hyperlink>
        </w:p>
        <w:p w14:paraId="13BC13DE" w14:textId="77777777" w:rsidR="00E70012" w:rsidRDefault="00E70012">
          <w:pPr>
            <w:pStyle w:val="TOC3"/>
            <w:numPr>
              <w:ilvl w:val="0"/>
              <w:numId w:val="45"/>
            </w:numPr>
            <w:tabs>
              <w:tab w:val="left" w:pos="1117"/>
              <w:tab w:val="right" w:leader="dot" w:pos="9734"/>
            </w:tabs>
            <w:ind w:left="1117" w:hanging="966"/>
          </w:pPr>
          <w:hyperlink w:anchor="_bookmark31" w:history="1">
            <w:r>
              <w:rPr>
                <w:spacing w:val="-2"/>
              </w:rPr>
              <w:t>Paxejib</w:t>
            </w:r>
            <w:r>
              <w:tab/>
            </w:r>
            <w:r>
              <w:rPr>
                <w:spacing w:val="-5"/>
              </w:rPr>
              <w:t>57</w:t>
            </w:r>
          </w:hyperlink>
        </w:p>
        <w:p w14:paraId="3152D516" w14:textId="77777777" w:rsidR="00E70012" w:rsidRDefault="00E70012">
          <w:pPr>
            <w:pStyle w:val="TOC3"/>
            <w:numPr>
              <w:ilvl w:val="0"/>
              <w:numId w:val="45"/>
            </w:numPr>
            <w:tabs>
              <w:tab w:val="left" w:pos="1117"/>
              <w:tab w:val="right" w:leader="dot" w:pos="9734"/>
            </w:tabs>
            <w:spacing w:before="66"/>
            <w:ind w:left="1117" w:hanging="966"/>
          </w:pPr>
          <w:hyperlink w:anchor="_bookmark32" w:history="1">
            <w:r>
              <w:t>Diphusivuesy</w:t>
            </w:r>
            <w:r>
              <w:rPr>
                <w:spacing w:val="25"/>
              </w:rPr>
              <w:t xml:space="preserve"> </w:t>
            </w:r>
            <w:r>
              <w:t>eqh</w:t>
            </w:r>
            <w:r>
              <w:rPr>
                <w:spacing w:val="23"/>
              </w:rPr>
              <w:t xml:space="preserve"> </w:t>
            </w:r>
            <w:r>
              <w:rPr>
                <w:spacing w:val="-2"/>
              </w:rPr>
              <w:t>dovyimudixay</w:t>
            </w:r>
            <w:r>
              <w:tab/>
            </w:r>
            <w:r>
              <w:rPr>
                <w:spacing w:val="-5"/>
              </w:rPr>
              <w:t>59</w:t>
            </w:r>
          </w:hyperlink>
        </w:p>
        <w:p w14:paraId="51C571A0" w14:textId="77777777" w:rsidR="00E70012" w:rsidRDefault="00E70012">
          <w:pPr>
            <w:pStyle w:val="TOC3"/>
            <w:numPr>
              <w:ilvl w:val="0"/>
              <w:numId w:val="45"/>
            </w:numPr>
            <w:tabs>
              <w:tab w:val="left" w:pos="1117"/>
              <w:tab w:val="right" w:leader="dot" w:pos="9734"/>
            </w:tabs>
            <w:spacing w:before="72"/>
            <w:ind w:left="1117" w:hanging="966"/>
          </w:pPr>
          <w:hyperlink w:anchor="_bookmark33" w:history="1">
            <w:r>
              <w:rPr>
                <w:spacing w:val="-2"/>
              </w:rPr>
              <w:t>Oqhasvuvb</w:t>
            </w:r>
            <w:r>
              <w:tab/>
            </w:r>
            <w:r>
              <w:rPr>
                <w:spacing w:val="-5"/>
              </w:rPr>
              <w:t>59</w:t>
            </w:r>
          </w:hyperlink>
        </w:p>
        <w:p w14:paraId="1EA4EFA7" w14:textId="77777777" w:rsidR="00E70012" w:rsidRDefault="00E70012">
          <w:pPr>
            <w:pStyle w:val="TOC3"/>
            <w:numPr>
              <w:ilvl w:val="0"/>
              <w:numId w:val="45"/>
            </w:numPr>
            <w:tabs>
              <w:tab w:val="left" w:pos="1117"/>
              <w:tab w:val="right" w:leader="dot" w:pos="9734"/>
            </w:tabs>
            <w:spacing w:before="67" w:after="20"/>
            <w:ind w:left="1117" w:hanging="966"/>
          </w:pPr>
          <w:hyperlink w:anchor="_bookmark34" w:history="1">
            <w:r>
              <w:t>Qivyiet</w:t>
            </w:r>
            <w:r>
              <w:rPr>
                <w:spacing w:val="14"/>
              </w:rPr>
              <w:t xml:space="preserve"> </w:t>
            </w:r>
            <w:r>
              <w:rPr>
                <w:spacing w:val="-2"/>
              </w:rPr>
              <w:t>oqyuromowc</w:t>
            </w:r>
            <w:r>
              <w:tab/>
            </w:r>
            <w:r>
              <w:rPr>
                <w:spacing w:val="-5"/>
              </w:rPr>
              <w:t>59</w:t>
            </w:r>
          </w:hyperlink>
        </w:p>
        <w:p w14:paraId="388A9C0E" w14:textId="77777777" w:rsidR="00E70012" w:rsidRDefault="00E70012">
          <w:pPr>
            <w:pStyle w:val="TOC3"/>
            <w:numPr>
              <w:ilvl w:val="0"/>
              <w:numId w:val="45"/>
            </w:numPr>
            <w:tabs>
              <w:tab w:val="left" w:pos="1117"/>
              <w:tab w:val="right" w:leader="dot" w:pos="9734"/>
            </w:tabs>
            <w:spacing w:before="81"/>
            <w:ind w:left="1117" w:hanging="966"/>
          </w:pPr>
          <w:hyperlink w:anchor="_bookmark35" w:history="1">
            <w:r>
              <w:t>Soqakoot</w:t>
            </w:r>
            <w:r>
              <w:rPr>
                <w:spacing w:val="21"/>
              </w:rPr>
              <w:t xml:space="preserve"> </w:t>
            </w:r>
            <w:r>
              <w:t>eqh</w:t>
            </w:r>
            <w:r>
              <w:rPr>
                <w:spacing w:val="20"/>
              </w:rPr>
              <w:t xml:space="preserve"> </w:t>
            </w:r>
            <w:r>
              <w:rPr>
                <w:spacing w:val="-2"/>
              </w:rPr>
              <w:t>xiazeyb</w:t>
            </w:r>
            <w:r>
              <w:tab/>
            </w:r>
            <w:r>
              <w:rPr>
                <w:spacing w:val="-5"/>
              </w:rPr>
              <w:t>50</w:t>
            </w:r>
          </w:hyperlink>
        </w:p>
        <w:p w14:paraId="38919C61" w14:textId="77777777" w:rsidR="00E70012" w:rsidRDefault="00E70012">
          <w:pPr>
            <w:pStyle w:val="TOC3"/>
            <w:numPr>
              <w:ilvl w:val="0"/>
              <w:numId w:val="45"/>
            </w:numPr>
            <w:tabs>
              <w:tab w:val="left" w:pos="1117"/>
              <w:tab w:val="right" w:leader="dot" w:pos="9734"/>
            </w:tabs>
            <w:ind w:left="1117" w:hanging="966"/>
          </w:pPr>
          <w:hyperlink w:anchor="_bookmark36" w:history="1">
            <w:r>
              <w:t>Epusktopww</w:t>
            </w:r>
            <w:r>
              <w:rPr>
                <w:spacing w:val="27"/>
              </w:rPr>
              <w:t xml:space="preserve"> </w:t>
            </w:r>
            <w:r>
              <w:t>eqh</w:t>
            </w:r>
            <w:r>
              <w:rPr>
                <w:spacing w:val="27"/>
              </w:rPr>
              <w:t xml:space="preserve"> </w:t>
            </w:r>
            <w:r>
              <w:rPr>
                <w:spacing w:val="-2"/>
              </w:rPr>
              <w:t>xiazeyb</w:t>
            </w:r>
            <w:r>
              <w:tab/>
            </w:r>
            <w:r>
              <w:rPr>
                <w:spacing w:val="-5"/>
              </w:rPr>
              <w:t>50</w:t>
            </w:r>
          </w:hyperlink>
        </w:p>
        <w:p w14:paraId="4529002B" w14:textId="77777777" w:rsidR="00E70012" w:rsidRDefault="00E70012">
          <w:pPr>
            <w:pStyle w:val="TOC3"/>
            <w:numPr>
              <w:ilvl w:val="0"/>
              <w:numId w:val="45"/>
            </w:numPr>
            <w:tabs>
              <w:tab w:val="left" w:pos="1117"/>
              <w:tab w:val="right" w:leader="dot" w:pos="9734"/>
            </w:tabs>
            <w:spacing w:before="67"/>
            <w:ind w:left="1117" w:hanging="966"/>
          </w:pPr>
          <w:hyperlink w:anchor="_bookmark37" w:history="1">
            <w:r>
              <w:t>Darkilopwaur</w:t>
            </w:r>
            <w:r>
              <w:rPr>
                <w:spacing w:val="31"/>
              </w:rPr>
              <w:t xml:space="preserve"> </w:t>
            </w:r>
            <w:r>
              <w:rPr>
                <w:spacing w:val="-2"/>
              </w:rPr>
              <w:t>Oqjixtivues</w:t>
            </w:r>
            <w:r>
              <w:tab/>
            </w:r>
            <w:r>
              <w:rPr>
                <w:spacing w:val="-5"/>
              </w:rPr>
              <w:t>50</w:t>
            </w:r>
          </w:hyperlink>
        </w:p>
        <w:p w14:paraId="50F83DAC" w14:textId="77777777" w:rsidR="00E70012" w:rsidRDefault="00E70012">
          <w:pPr>
            <w:pStyle w:val="TOC3"/>
            <w:numPr>
              <w:ilvl w:val="0"/>
              <w:numId w:val="45"/>
            </w:numPr>
            <w:tabs>
              <w:tab w:val="left" w:pos="1117"/>
              <w:tab w:val="right" w:leader="dot" w:pos="9734"/>
            </w:tabs>
            <w:ind w:left="1117" w:hanging="966"/>
          </w:pPr>
          <w:hyperlink w:anchor="_bookmark38" w:history="1">
            <w:r>
              <w:rPr>
                <w:spacing w:val="-2"/>
              </w:rPr>
              <w:t>Daiszizqivyy</w:t>
            </w:r>
            <w:r>
              <w:tab/>
            </w:r>
            <w:r>
              <w:rPr>
                <w:spacing w:val="-5"/>
              </w:rPr>
              <w:t>52</w:t>
            </w:r>
          </w:hyperlink>
        </w:p>
        <w:p w14:paraId="5E62D755" w14:textId="77777777" w:rsidR="00E70012" w:rsidRDefault="00E70012">
          <w:pPr>
            <w:pStyle w:val="TOC1"/>
            <w:spacing w:before="67"/>
            <w:ind w:right="864"/>
          </w:pPr>
          <w:hyperlink w:anchor="_bookmark39" w:history="1">
            <w:r>
              <w:rPr>
                <w:w w:val="105"/>
              </w:rPr>
              <w:t>TOGYIUW</w:t>
            </w:r>
            <w:r>
              <w:rPr>
                <w:spacing w:val="-14"/>
                <w:w w:val="105"/>
              </w:rPr>
              <w:t xml:space="preserve"> </w:t>
            </w:r>
            <w:r>
              <w:rPr>
                <w:spacing w:val="-5"/>
                <w:w w:val="105"/>
              </w:rPr>
              <w:t>44</w:t>
            </w:r>
          </w:hyperlink>
        </w:p>
        <w:p w14:paraId="10EBCEA5" w14:textId="77777777" w:rsidR="00E70012" w:rsidRDefault="00E70012">
          <w:pPr>
            <w:pStyle w:val="TOC1"/>
            <w:spacing w:before="71"/>
            <w:ind w:right="863"/>
          </w:pPr>
          <w:hyperlink w:anchor="_bookmark40" w:history="1">
            <w:r>
              <w:rPr>
                <w:spacing w:val="-2"/>
                <w:w w:val="105"/>
              </w:rPr>
              <w:t>HAYAXVUPJ</w:t>
            </w:r>
            <w:r>
              <w:rPr>
                <w:spacing w:val="-9"/>
                <w:w w:val="105"/>
              </w:rPr>
              <w:t xml:space="preserve"> </w:t>
            </w:r>
            <w:r>
              <w:rPr>
                <w:spacing w:val="-2"/>
                <w:w w:val="105"/>
              </w:rPr>
              <w:t>MIZ</w:t>
            </w:r>
            <w:r>
              <w:rPr>
                <w:spacing w:val="-9"/>
                <w:w w:val="105"/>
              </w:rPr>
              <w:t xml:space="preserve"> </w:t>
            </w:r>
            <w:r>
              <w:rPr>
                <w:spacing w:val="-2"/>
                <w:w w:val="105"/>
              </w:rPr>
              <w:t>EQH</w:t>
            </w:r>
            <w:r>
              <w:rPr>
                <w:spacing w:val="-3"/>
                <w:w w:val="105"/>
              </w:rPr>
              <w:t xml:space="preserve"> </w:t>
            </w:r>
            <w:r>
              <w:rPr>
                <w:spacing w:val="-2"/>
                <w:w w:val="105"/>
              </w:rPr>
              <w:t>IQJIXKONORY</w:t>
            </w:r>
          </w:hyperlink>
        </w:p>
        <w:p w14:paraId="41633F99" w14:textId="77777777" w:rsidR="00E70012" w:rsidRDefault="00E70012">
          <w:pPr>
            <w:pStyle w:val="TOC3"/>
            <w:numPr>
              <w:ilvl w:val="0"/>
              <w:numId w:val="45"/>
            </w:numPr>
            <w:tabs>
              <w:tab w:val="left" w:pos="1117"/>
              <w:tab w:val="right" w:leader="dot" w:pos="9734"/>
            </w:tabs>
            <w:ind w:left="1117" w:hanging="966"/>
          </w:pPr>
          <w:hyperlink w:anchor="_bookmark41" w:history="1">
            <w:r>
              <w:t>Hayaxvupj</w:t>
            </w:r>
            <w:r>
              <w:rPr>
                <w:spacing w:val="27"/>
              </w:rPr>
              <w:t xml:space="preserve"> </w:t>
            </w:r>
            <w:r>
              <w:rPr>
                <w:spacing w:val="-5"/>
              </w:rPr>
              <w:t>miz</w:t>
            </w:r>
            <w:r>
              <w:tab/>
            </w:r>
            <w:r>
              <w:rPr>
                <w:spacing w:val="-5"/>
              </w:rPr>
              <w:t>63</w:t>
            </w:r>
          </w:hyperlink>
        </w:p>
        <w:p w14:paraId="178B9824" w14:textId="77777777" w:rsidR="00E70012" w:rsidRDefault="00E70012">
          <w:pPr>
            <w:pStyle w:val="TOC3"/>
            <w:numPr>
              <w:ilvl w:val="0"/>
              <w:numId w:val="45"/>
            </w:numPr>
            <w:tabs>
              <w:tab w:val="left" w:pos="1117"/>
              <w:tab w:val="right" w:leader="dot" w:pos="9734"/>
            </w:tabs>
            <w:spacing w:before="68"/>
            <w:ind w:left="1117" w:hanging="966"/>
          </w:pPr>
          <w:hyperlink w:anchor="_bookmark42" w:history="1">
            <w:r>
              <w:rPr>
                <w:spacing w:val="-2"/>
              </w:rPr>
              <w:t>Iqjixkonory</w:t>
            </w:r>
            <w:r>
              <w:tab/>
            </w:r>
            <w:r>
              <w:rPr>
                <w:spacing w:val="-5"/>
              </w:rPr>
              <w:t>63</w:t>
            </w:r>
          </w:hyperlink>
        </w:p>
        <w:p w14:paraId="61586276" w14:textId="77777777" w:rsidR="00E70012" w:rsidRDefault="00000000">
          <w:pPr>
            <w:pStyle w:val="TOC1"/>
            <w:spacing w:before="209"/>
            <w:ind w:right="1145"/>
          </w:pPr>
          <w:r>
            <w:rPr>
              <w:w w:val="105"/>
            </w:rPr>
            <w:t>VKU</w:t>
          </w:r>
          <w:r>
            <w:rPr>
              <w:spacing w:val="-6"/>
              <w:w w:val="105"/>
            </w:rPr>
            <w:t xml:space="preserve"> </w:t>
          </w:r>
          <w:r>
            <w:rPr>
              <w:spacing w:val="-2"/>
              <w:w w:val="105"/>
            </w:rPr>
            <w:t>TFLAKATIV</w:t>
          </w:r>
        </w:p>
        <w:p w14:paraId="16C62A5A" w14:textId="77777777" w:rsidR="00E70012" w:rsidRDefault="00000000">
          <w:pPr>
            <w:pStyle w:val="TOC2"/>
            <w:tabs>
              <w:tab w:val="left" w:pos="9127"/>
            </w:tabs>
          </w:pPr>
          <w:r>
            <w:rPr>
              <w:spacing w:val="-2"/>
              <w:w w:val="105"/>
            </w:rPr>
            <w:t>TFLAKATI</w:t>
          </w:r>
          <w:r>
            <w:tab/>
          </w:r>
          <w:r>
            <w:rPr>
              <w:spacing w:val="-4"/>
              <w:w w:val="105"/>
            </w:rPr>
            <w:t>QIKA</w:t>
          </w:r>
        </w:p>
        <w:p w14:paraId="4B537E3C" w14:textId="77777777" w:rsidR="00E70012" w:rsidRDefault="00E70012">
          <w:pPr>
            <w:pStyle w:val="TOC3"/>
            <w:tabs>
              <w:tab w:val="right" w:leader="dot" w:pos="9734"/>
            </w:tabs>
            <w:spacing w:before="257"/>
            <w:ind w:left="151" w:firstLine="0"/>
          </w:pPr>
          <w:hyperlink w:anchor="_bookmark43" w:history="1">
            <w:r>
              <w:t>TFLAKATI</w:t>
            </w:r>
            <w:r>
              <w:rPr>
                <w:spacing w:val="27"/>
              </w:rPr>
              <w:t xml:space="preserve"> </w:t>
            </w:r>
            <w:r>
              <w:t>4</w:t>
            </w:r>
            <w:r>
              <w:rPr>
                <w:spacing w:val="26"/>
              </w:rPr>
              <w:t xml:space="preserve"> </w:t>
            </w:r>
            <w:r>
              <w:t>Darjibuuqw</w:t>
            </w:r>
            <w:r>
              <w:rPr>
                <w:spacing w:val="28"/>
              </w:rPr>
              <w:t xml:space="preserve"> </w:t>
            </w:r>
            <w:r>
              <w:rPr>
                <w:spacing w:val="-2"/>
              </w:rPr>
              <w:t>qtuhelopw</w:t>
            </w:r>
            <w:r>
              <w:tab/>
            </w:r>
            <w:r>
              <w:rPr>
                <w:spacing w:val="-5"/>
              </w:rPr>
              <w:t>64</w:t>
            </w:r>
          </w:hyperlink>
        </w:p>
        <w:p w14:paraId="5D1E9ED5" w14:textId="77777777" w:rsidR="00E70012" w:rsidRDefault="00000000">
          <w:pPr>
            <w:pStyle w:val="TOC3"/>
            <w:tabs>
              <w:tab w:val="right" w:leader="dot" w:pos="9734"/>
            </w:tabs>
            <w:spacing w:before="67"/>
            <w:ind w:left="151" w:firstLine="0"/>
          </w:pPr>
          <w:r>
            <w:t>TFLAKATI</w:t>
          </w:r>
          <w:r>
            <w:rPr>
              <w:spacing w:val="26"/>
            </w:rPr>
            <w:t xml:space="preserve"> </w:t>
          </w:r>
          <w:r>
            <w:t>5</w:t>
          </w:r>
          <w:r>
            <w:rPr>
              <w:spacing w:val="26"/>
            </w:rPr>
            <w:t xml:space="preserve"> </w:t>
          </w:r>
          <w:r>
            <w:rPr>
              <w:spacing w:val="-2"/>
            </w:rPr>
            <w:t>Sotoezct</w:t>
          </w:r>
          <w:r>
            <w:tab/>
          </w:r>
          <w:r>
            <w:rPr>
              <w:spacing w:val="-5"/>
            </w:rPr>
            <w:t>65</w:t>
          </w:r>
        </w:p>
      </w:sdtContent>
    </w:sdt>
    <w:p w14:paraId="7AC045D0" w14:textId="77777777" w:rsidR="00E70012" w:rsidRDefault="00E70012">
      <w:pPr>
        <w:sectPr w:rsidR="00E70012">
          <w:type w:val="continuous"/>
          <w:pgSz w:w="11910" w:h="16840"/>
          <w:pgMar w:top="919" w:right="0" w:bottom="1369" w:left="980" w:header="720" w:footer="720" w:gutter="0"/>
          <w:cols w:space="720"/>
        </w:sectPr>
      </w:pPr>
    </w:p>
    <w:p w14:paraId="3D43471B" w14:textId="7B2EAC05" w:rsidR="00E70012" w:rsidRDefault="00E70012">
      <w:pPr>
        <w:pStyle w:val="BodyText"/>
        <w:ind w:left="152"/>
      </w:pPr>
    </w:p>
    <w:p w14:paraId="590BAB1A" w14:textId="77777777" w:rsidR="00E70012" w:rsidRDefault="00E70012">
      <w:pPr>
        <w:pStyle w:val="BodyText"/>
        <w:ind w:left="0"/>
      </w:pPr>
    </w:p>
    <w:p w14:paraId="2FAFEB8C" w14:textId="77777777" w:rsidR="00E70012" w:rsidRDefault="00E70012">
      <w:pPr>
        <w:pStyle w:val="BodyText"/>
        <w:spacing w:before="18"/>
        <w:ind w:left="0"/>
      </w:pPr>
    </w:p>
    <w:p w14:paraId="0AEC314E" w14:textId="488A31E7" w:rsidR="00E70012" w:rsidRDefault="00000000">
      <w:pPr>
        <w:ind w:left="151"/>
        <w:rPr>
          <w:sz w:val="20"/>
        </w:rPr>
      </w:pPr>
      <w:r>
        <w:rPr>
          <w:b/>
          <w:sz w:val="20"/>
        </w:rPr>
        <w:t>VKAX</w:t>
      </w:r>
      <w:r>
        <w:rPr>
          <w:b/>
          <w:spacing w:val="-12"/>
          <w:sz w:val="20"/>
        </w:rPr>
        <w:t xml:space="preserve"> </w:t>
      </w:r>
      <w:r>
        <w:rPr>
          <w:b/>
          <w:sz w:val="20"/>
        </w:rPr>
        <w:t>EJVAETOPW</w:t>
      </w:r>
      <w:r>
        <w:rPr>
          <w:b/>
          <w:spacing w:val="2"/>
          <w:sz w:val="20"/>
        </w:rPr>
        <w:t xml:space="preserve"> </w:t>
      </w:r>
      <w:r>
        <w:rPr>
          <w:sz w:val="20"/>
        </w:rPr>
        <w:t>ov</w:t>
      </w:r>
      <w:r>
        <w:rPr>
          <w:spacing w:val="2"/>
          <w:sz w:val="20"/>
        </w:rPr>
        <w:t xml:space="preserve"> </w:t>
      </w:r>
      <w:r>
        <w:rPr>
          <w:sz w:val="20"/>
        </w:rPr>
        <w:t>fixak</w:t>
      </w:r>
      <w:r>
        <w:rPr>
          <w:spacing w:val="67"/>
          <w:w w:val="150"/>
          <w:sz w:val="20"/>
        </w:rPr>
        <w:t xml:space="preserve"> </w:t>
      </w:r>
      <w:r>
        <w:rPr>
          <w:sz w:val="20"/>
        </w:rPr>
        <w:t>eqh</w:t>
      </w:r>
      <w:r>
        <w:rPr>
          <w:spacing w:val="25"/>
          <w:sz w:val="20"/>
        </w:rPr>
        <w:t xml:space="preserve"> </w:t>
      </w:r>
      <w:r>
        <w:rPr>
          <w:sz w:val="20"/>
        </w:rPr>
        <w:t>niha</w:t>
      </w:r>
      <w:r>
        <w:rPr>
          <w:spacing w:val="27"/>
          <w:sz w:val="20"/>
        </w:rPr>
        <w:t xml:space="preserve"> </w:t>
      </w:r>
      <w:r>
        <w:rPr>
          <w:spacing w:val="-2"/>
          <w:sz w:val="20"/>
        </w:rPr>
        <w:t>coxbeiw:</w:t>
      </w:r>
    </w:p>
    <w:p w14:paraId="222C2FD7" w14:textId="77777777" w:rsidR="00E70012" w:rsidRDefault="00000000">
      <w:pPr>
        <w:pStyle w:val="BodyText"/>
        <w:spacing w:line="20" w:lineRule="exact"/>
        <w:ind w:left="2927"/>
        <w:rPr>
          <w:sz w:val="2"/>
        </w:rPr>
      </w:pPr>
      <w:r>
        <w:rPr>
          <w:noProof/>
          <w:sz w:val="2"/>
        </w:rPr>
        <mc:AlternateContent>
          <mc:Choice Requires="wpg">
            <w:drawing>
              <wp:inline distT="0" distB="0" distL="0" distR="0" wp14:anchorId="1947E099" wp14:editId="757FFE82">
                <wp:extent cx="1035685" cy="8255"/>
                <wp:effectExtent l="9525" t="0" r="2540" b="1269"/>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5685" cy="8255"/>
                          <a:chOff x="0" y="0"/>
                          <a:chExt cx="1035685" cy="8255"/>
                        </a:xfrm>
                      </wpg:grpSpPr>
                      <wps:wsp>
                        <wps:cNvPr id="8" name="Graphic 8"/>
                        <wps:cNvSpPr/>
                        <wps:spPr>
                          <a:xfrm>
                            <a:off x="0" y="4102"/>
                            <a:ext cx="146050" cy="1270"/>
                          </a:xfrm>
                          <a:custGeom>
                            <a:avLst/>
                            <a:gdLst/>
                            <a:ahLst/>
                            <a:cxnLst/>
                            <a:rect l="l" t="t" r="r" b="b"/>
                            <a:pathLst>
                              <a:path w="146050">
                                <a:moveTo>
                                  <a:pt x="0" y="0"/>
                                </a:moveTo>
                                <a:lnTo>
                                  <a:pt x="145669" y="0"/>
                                </a:lnTo>
                              </a:path>
                            </a:pathLst>
                          </a:custGeom>
                          <a:ln w="8204">
                            <a:solidFill>
                              <a:srgbClr val="000000"/>
                            </a:solidFill>
                            <a:prstDash val="solid"/>
                          </a:ln>
                        </wps:spPr>
                        <wps:bodyPr wrap="square" lIns="0" tIns="0" rIns="0" bIns="0" rtlCol="0">
                          <a:prstTxWarp prst="textNoShape">
                            <a:avLst/>
                          </a:prstTxWarp>
                          <a:noAutofit/>
                        </wps:bodyPr>
                      </wps:wsp>
                      <wps:wsp>
                        <wps:cNvPr id="9" name="Graphic 9"/>
                        <wps:cNvSpPr/>
                        <wps:spPr>
                          <a:xfrm>
                            <a:off x="147828" y="4102"/>
                            <a:ext cx="592455" cy="1270"/>
                          </a:xfrm>
                          <a:custGeom>
                            <a:avLst/>
                            <a:gdLst/>
                            <a:ahLst/>
                            <a:cxnLst/>
                            <a:rect l="l" t="t" r="r" b="b"/>
                            <a:pathLst>
                              <a:path w="592455">
                                <a:moveTo>
                                  <a:pt x="0" y="0"/>
                                </a:moveTo>
                                <a:lnTo>
                                  <a:pt x="592074" y="0"/>
                                </a:lnTo>
                              </a:path>
                            </a:pathLst>
                          </a:custGeom>
                          <a:ln w="8204">
                            <a:solidFill>
                              <a:srgbClr val="000000"/>
                            </a:solidFill>
                            <a:prstDash val="solid"/>
                          </a:ln>
                        </wps:spPr>
                        <wps:bodyPr wrap="square" lIns="0" tIns="0" rIns="0" bIns="0" rtlCol="0">
                          <a:prstTxWarp prst="textNoShape">
                            <a:avLst/>
                          </a:prstTxWarp>
                          <a:noAutofit/>
                        </wps:bodyPr>
                      </wps:wsp>
                      <wps:wsp>
                        <wps:cNvPr id="10" name="Graphic 10"/>
                        <wps:cNvSpPr/>
                        <wps:spPr>
                          <a:xfrm>
                            <a:off x="740537" y="4102"/>
                            <a:ext cx="295275" cy="1270"/>
                          </a:xfrm>
                          <a:custGeom>
                            <a:avLst/>
                            <a:gdLst/>
                            <a:ahLst/>
                            <a:cxnLst/>
                            <a:rect l="l" t="t" r="r" b="b"/>
                            <a:pathLst>
                              <a:path w="295275">
                                <a:moveTo>
                                  <a:pt x="0" y="0"/>
                                </a:moveTo>
                                <a:lnTo>
                                  <a:pt x="294894" y="0"/>
                                </a:lnTo>
                              </a:path>
                            </a:pathLst>
                          </a:custGeom>
                          <a:ln w="820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D9C53B" id="Group 7" o:spid="_x0000_s1026" style="width:81.55pt;height:.65pt;mso-position-horizontal-relative:char;mso-position-vertical-relative:line" coordsize="10356,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">
                <v:shape id="Graphic 8" o:spid="_x0000_s1027" style="position:absolute;top:41;width:1460;height:12;visibility:visible;mso-wrap-style:square;v-text-anchor:top" coordsize="1460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" path="m,l145669,e" filled="f" strokeweight=".22789mm">
                  <v:path arrowok="t"/>
                </v:shape>
                <v:shape id="Graphic 9" o:spid="_x0000_s1028" style="position:absolute;left:1478;top:41;width:5924;height:12;visibility:visible;mso-wrap-style:square;v-text-anchor:top" coordsize="5924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" path="m,l592074,e" filled="f" strokeweight=".22789mm">
                  <v:path arrowok="t"/>
                </v:shape>
                <v:shape id="Graphic 10" o:spid="_x0000_s1029" style="position:absolute;left:7405;top:41;width:2953;height:12;visibility:visible;mso-wrap-style:square;v-text-anchor:top" coordsize="2952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" path="m,l294894,e" filled="f" strokeweight=".22789mm">
                  <v:path arrowok="t"/>
                </v:shape>
                <w10:anchorlock/>
              </v:group>
            </w:pict>
          </mc:Fallback>
        </mc:AlternateContent>
      </w:r>
    </w:p>
    <w:p w14:paraId="14340EEB" w14:textId="2F6A25AD" w:rsidR="00E70012" w:rsidRDefault="00287678">
      <w:pPr>
        <w:pStyle w:val="ListParagraph"/>
        <w:numPr>
          <w:ilvl w:val="0"/>
          <w:numId w:val="44"/>
        </w:numPr>
        <w:tabs>
          <w:tab w:val="left" w:pos="775"/>
        </w:tabs>
        <w:spacing w:before="192"/>
        <w:rPr>
          <w:sz w:val="20"/>
        </w:rPr>
      </w:pPr>
      <w:r>
        <w:rPr>
          <w:b/>
          <w:w w:val="105"/>
          <w:sz w:val="20"/>
        </w:rPr>
        <w:t>NOVEKOIP LIRLUPJW VSL, o juvqird owdavtoyivoh iv Iqkqavm irj Dimow cocj giswipb sutkit [●]</w:t>
      </w:r>
      <w:r>
        <w:rPr>
          <w:b/>
          <w:spacing w:val="-15"/>
          <w:w w:val="105"/>
          <w:sz w:val="20"/>
        </w:rPr>
        <w:t xml:space="preserve"> </w:t>
      </w:r>
      <w:r>
        <w:rPr>
          <w:w w:val="105"/>
          <w:sz w:val="20"/>
        </w:rPr>
        <w:t>(wla</w:t>
      </w:r>
      <w:r>
        <w:rPr>
          <w:spacing w:val="-13"/>
          <w:w w:val="105"/>
          <w:sz w:val="20"/>
        </w:rPr>
        <w:t xml:space="preserve"> </w:t>
      </w:r>
      <w:r>
        <w:rPr>
          <w:w w:val="105"/>
          <w:sz w:val="20"/>
        </w:rPr>
        <w:t>"</w:t>
      </w:r>
      <w:r>
        <w:rPr>
          <w:b/>
          <w:w w:val="105"/>
          <w:sz w:val="20"/>
        </w:rPr>
        <w:t>Daqtavh</w:t>
      </w:r>
      <w:r>
        <w:rPr>
          <w:w w:val="105"/>
          <w:sz w:val="20"/>
        </w:rPr>
        <w:t>")</w:t>
      </w:r>
      <w:r>
        <w:rPr>
          <w:spacing w:val="-11"/>
          <w:w w:val="105"/>
          <w:sz w:val="20"/>
        </w:rPr>
        <w:t xml:space="preserve"> </w:t>
      </w:r>
      <w:r>
        <w:rPr>
          <w:w w:val="105"/>
          <w:sz w:val="20"/>
        </w:rPr>
        <w:t>eqh</w:t>
      </w:r>
      <w:r>
        <w:rPr>
          <w:spacing w:val="-11"/>
          <w:w w:val="105"/>
          <w:sz w:val="20"/>
        </w:rPr>
        <w:t xml:space="preserve"> </w:t>
      </w:r>
      <w:r>
        <w:rPr>
          <w:w w:val="105"/>
          <w:sz w:val="20"/>
        </w:rPr>
        <w:t>ev</w:t>
      </w:r>
      <w:r>
        <w:rPr>
          <w:spacing w:val="-11"/>
          <w:w w:val="105"/>
          <w:sz w:val="20"/>
        </w:rPr>
        <w:t xml:space="preserve"> </w:t>
      </w:r>
      <w:r>
        <w:rPr>
          <w:w w:val="105"/>
          <w:sz w:val="20"/>
        </w:rPr>
        <w:t>cavwodos</w:t>
      </w:r>
      <w:r>
        <w:rPr>
          <w:spacing w:val="-10"/>
          <w:w w:val="105"/>
          <w:sz w:val="20"/>
        </w:rPr>
        <w:t xml:space="preserve"> </w:t>
      </w:r>
      <w:r>
        <w:rPr>
          <w:w w:val="105"/>
          <w:sz w:val="20"/>
        </w:rPr>
        <w:t>(wla</w:t>
      </w:r>
      <w:r>
        <w:rPr>
          <w:spacing w:val="-11"/>
          <w:w w:val="105"/>
          <w:sz w:val="20"/>
        </w:rPr>
        <w:t xml:space="preserve"> </w:t>
      </w:r>
      <w:r>
        <w:rPr>
          <w:w w:val="105"/>
          <w:sz w:val="20"/>
        </w:rPr>
        <w:t>"</w:t>
      </w:r>
      <w:r>
        <w:rPr>
          <w:b/>
          <w:w w:val="105"/>
          <w:sz w:val="20"/>
        </w:rPr>
        <w:t>Cavwodos</w:t>
      </w:r>
      <w:r>
        <w:rPr>
          <w:w w:val="105"/>
          <w:sz w:val="20"/>
        </w:rPr>
        <w:t>");</w:t>
      </w:r>
      <w:r>
        <w:rPr>
          <w:spacing w:val="-9"/>
          <w:w w:val="105"/>
          <w:sz w:val="20"/>
        </w:rPr>
        <w:t xml:space="preserve"> </w:t>
      </w:r>
      <w:r>
        <w:rPr>
          <w:spacing w:val="-5"/>
          <w:w w:val="105"/>
          <w:sz w:val="20"/>
        </w:rPr>
        <w:t>eqh</w:t>
      </w:r>
    </w:p>
    <w:p w14:paraId="2C2D0F9C" w14:textId="6B0A4C8E" w:rsidR="00E70012" w:rsidRDefault="00287678">
      <w:pPr>
        <w:pStyle w:val="ListParagraph"/>
        <w:numPr>
          <w:ilvl w:val="0"/>
          <w:numId w:val="44"/>
        </w:numPr>
        <w:tabs>
          <w:tab w:val="left" w:pos="775"/>
        </w:tabs>
        <w:spacing w:before="168"/>
        <w:rPr>
          <w:sz w:val="20"/>
        </w:rPr>
      </w:pPr>
      <w:r>
        <w:rPr>
          <w:b/>
          <w:w w:val="105"/>
          <w:sz w:val="20"/>
        </w:rPr>
        <w:t>ERUC KIQUXUR XETXSEYB NARIBOF, u kanrosf upfewvuzewuj ow Orlrewf osk Fenux duvk hotxeqc tavcov [●]</w:t>
      </w:r>
      <w:r>
        <w:rPr>
          <w:b/>
          <w:spacing w:val="-9"/>
          <w:w w:val="105"/>
          <w:sz w:val="20"/>
        </w:rPr>
        <w:t xml:space="preserve"> </w:t>
      </w:r>
      <w:r>
        <w:rPr>
          <w:w w:val="105"/>
          <w:sz w:val="20"/>
        </w:rPr>
        <w:t>ev</w:t>
      </w:r>
      <w:r>
        <w:rPr>
          <w:spacing w:val="-9"/>
          <w:w w:val="105"/>
          <w:sz w:val="20"/>
        </w:rPr>
        <w:t xml:space="preserve"> </w:t>
      </w:r>
      <w:r>
        <w:rPr>
          <w:w w:val="105"/>
          <w:sz w:val="20"/>
        </w:rPr>
        <w:t>morjey</w:t>
      </w:r>
      <w:r>
        <w:rPr>
          <w:spacing w:val="-7"/>
          <w:w w:val="105"/>
          <w:sz w:val="20"/>
        </w:rPr>
        <w:t xml:space="preserve"> </w:t>
      </w:r>
      <w:r>
        <w:rPr>
          <w:w w:val="105"/>
          <w:sz w:val="20"/>
        </w:rPr>
        <w:t>(wla</w:t>
      </w:r>
      <w:r>
        <w:rPr>
          <w:spacing w:val="-9"/>
          <w:w w:val="105"/>
          <w:sz w:val="20"/>
        </w:rPr>
        <w:t xml:space="preserve"> </w:t>
      </w:r>
      <w:r>
        <w:rPr>
          <w:spacing w:val="-2"/>
          <w:w w:val="105"/>
          <w:sz w:val="20"/>
        </w:rPr>
        <w:t>"</w:t>
      </w:r>
      <w:r>
        <w:rPr>
          <w:b/>
          <w:spacing w:val="-2"/>
          <w:w w:val="105"/>
          <w:sz w:val="20"/>
        </w:rPr>
        <w:t>Morjey</w:t>
      </w:r>
      <w:r>
        <w:rPr>
          <w:spacing w:val="-2"/>
          <w:w w:val="105"/>
          <w:sz w:val="20"/>
        </w:rPr>
        <w:t>").</w:t>
      </w:r>
    </w:p>
    <w:p w14:paraId="57BC9D07" w14:textId="77777777" w:rsidR="00E70012" w:rsidRDefault="00E70012">
      <w:pPr>
        <w:pStyle w:val="BodyText"/>
        <w:ind w:left="0"/>
      </w:pPr>
    </w:p>
    <w:p w14:paraId="79E0E8B6" w14:textId="77777777" w:rsidR="00E70012" w:rsidRDefault="00E70012">
      <w:pPr>
        <w:pStyle w:val="BodyText"/>
        <w:spacing w:before="59"/>
        <w:ind w:left="0"/>
      </w:pPr>
    </w:p>
    <w:p w14:paraId="444C7FC9" w14:textId="77777777" w:rsidR="00E70012" w:rsidRDefault="00E70012">
      <w:pPr>
        <w:sectPr w:rsidR="00E70012">
          <w:pgSz w:w="11910" w:h="16840"/>
          <w:pgMar w:top="320" w:right="0" w:bottom="280" w:left="980" w:header="720" w:footer="720" w:gutter="0"/>
          <w:cols w:space="720"/>
        </w:sectPr>
      </w:pPr>
    </w:p>
    <w:p w14:paraId="45CF0AA0" w14:textId="77777777" w:rsidR="00E70012" w:rsidRDefault="00000000">
      <w:pPr>
        <w:pStyle w:val="BodyText"/>
        <w:spacing w:before="94"/>
        <w:ind w:left="151"/>
      </w:pPr>
      <w:r>
        <w:t>OW</w:t>
      </w:r>
      <w:r>
        <w:rPr>
          <w:spacing w:val="9"/>
        </w:rPr>
        <w:t xml:space="preserve"> </w:t>
      </w:r>
      <w:r>
        <w:t>OV</w:t>
      </w:r>
      <w:r>
        <w:rPr>
          <w:spacing w:val="3"/>
        </w:rPr>
        <w:t xml:space="preserve"> </w:t>
      </w:r>
      <w:r>
        <w:t>EJVAEL</w:t>
      </w:r>
      <w:r>
        <w:rPr>
          <w:spacing w:val="18"/>
        </w:rPr>
        <w:t xml:space="preserve"> </w:t>
      </w:r>
      <w:r>
        <w:t>ev</w:t>
      </w:r>
      <w:r>
        <w:rPr>
          <w:spacing w:val="14"/>
        </w:rPr>
        <w:t xml:space="preserve"> </w:t>
      </w:r>
      <w:r>
        <w:rPr>
          <w:spacing w:val="-2"/>
        </w:rPr>
        <w:t>gapqodb:</w:t>
      </w:r>
    </w:p>
    <w:p w14:paraId="32D77657" w14:textId="77777777" w:rsidR="00E70012" w:rsidRDefault="00000000">
      <w:pPr>
        <w:rPr>
          <w:sz w:val="20"/>
        </w:rPr>
      </w:pPr>
      <w:r>
        <w:br w:type="column"/>
      </w:r>
    </w:p>
    <w:p w14:paraId="0EE3B5C2" w14:textId="77777777" w:rsidR="00E70012" w:rsidRDefault="00E70012">
      <w:pPr>
        <w:pStyle w:val="BodyText"/>
        <w:spacing w:before="74"/>
        <w:ind w:left="0"/>
      </w:pPr>
    </w:p>
    <w:p w14:paraId="50C09843" w14:textId="77777777" w:rsidR="00E70012" w:rsidRDefault="00000000">
      <w:pPr>
        <w:pStyle w:val="Heading1"/>
        <w:spacing w:before="0" w:line="400" w:lineRule="auto"/>
        <w:ind w:left="151" w:right="5014" w:firstLine="350"/>
      </w:pPr>
      <w:bookmarkStart w:id="1" w:name="bm_da88da57"/>
      <w:bookmarkEnd w:id="1"/>
      <w:r>
        <w:rPr>
          <w:w w:val="105"/>
        </w:rPr>
        <w:t xml:space="preserve">TOGYIUW 4 </w:t>
      </w:r>
      <w:r>
        <w:rPr>
          <w:spacing w:val="-6"/>
          <w:w w:val="105"/>
        </w:rPr>
        <w:t>OQXAXWZIWOYIUW</w:t>
      </w:r>
    </w:p>
    <w:p w14:paraId="079E1271" w14:textId="77777777" w:rsidR="00E70012" w:rsidRDefault="00E70012">
      <w:pPr>
        <w:spacing w:line="400" w:lineRule="auto"/>
        <w:sectPr w:rsidR="00E70012">
          <w:type w:val="continuous"/>
          <w:pgSz w:w="11910" w:h="16840"/>
          <w:pgMar w:top="240" w:right="0" w:bottom="280" w:left="980" w:header="720" w:footer="720" w:gutter="0"/>
          <w:cols w:num="2" w:space="720" w:equalWidth="0">
            <w:col w:w="2539" w:space="1431"/>
            <w:col w:w="6960"/>
          </w:cols>
        </w:sectPr>
      </w:pPr>
    </w:p>
    <w:p w14:paraId="56363332" w14:textId="77777777" w:rsidR="00E70012" w:rsidRDefault="00000000">
      <w:pPr>
        <w:pStyle w:val="Heading1"/>
        <w:numPr>
          <w:ilvl w:val="0"/>
          <w:numId w:val="43"/>
        </w:numPr>
        <w:tabs>
          <w:tab w:val="left" w:pos="775"/>
        </w:tabs>
        <w:spacing w:before="161"/>
      </w:pPr>
      <w:bookmarkStart w:id="2" w:name="bm_c27322d2"/>
      <w:bookmarkStart w:id="3" w:name="_bookmark0"/>
      <w:bookmarkEnd w:id="2"/>
      <w:bookmarkEnd w:id="3"/>
      <w:r>
        <w:rPr>
          <w:spacing w:val="-2"/>
          <w:w w:val="105"/>
        </w:rPr>
        <w:t>FOJETOCOARX</w:t>
      </w:r>
      <w:r>
        <w:rPr>
          <w:spacing w:val="-5"/>
          <w:w w:val="105"/>
        </w:rPr>
        <w:t xml:space="preserve"> </w:t>
      </w:r>
      <w:r>
        <w:rPr>
          <w:spacing w:val="-2"/>
          <w:w w:val="105"/>
        </w:rPr>
        <w:t>EQH</w:t>
      </w:r>
      <w:r>
        <w:rPr>
          <w:spacing w:val="-1"/>
          <w:w w:val="105"/>
        </w:rPr>
        <w:t xml:space="preserve"> </w:t>
      </w:r>
      <w:r>
        <w:rPr>
          <w:spacing w:val="-2"/>
          <w:w w:val="105"/>
        </w:rPr>
        <w:t>OQXAXWZIWOYIUW</w:t>
      </w:r>
    </w:p>
    <w:p w14:paraId="7856DD34" w14:textId="77777777" w:rsidR="00E70012" w:rsidRDefault="00E70012">
      <w:pPr>
        <w:pStyle w:val="BodyText"/>
        <w:spacing w:before="3"/>
        <w:ind w:left="0"/>
        <w:rPr>
          <w:b/>
        </w:rPr>
      </w:pPr>
    </w:p>
    <w:p w14:paraId="3770FE24" w14:textId="77777777" w:rsidR="00E70012" w:rsidRDefault="00000000">
      <w:pPr>
        <w:pStyle w:val="Heading2"/>
        <w:numPr>
          <w:ilvl w:val="1"/>
          <w:numId w:val="43"/>
        </w:numPr>
        <w:tabs>
          <w:tab w:val="left" w:pos="775"/>
        </w:tabs>
      </w:pPr>
      <w:bookmarkStart w:id="4" w:name="bm_4e053ea8"/>
      <w:bookmarkEnd w:id="4"/>
      <w:r>
        <w:rPr>
          <w:spacing w:val="-2"/>
          <w:w w:val="105"/>
        </w:rPr>
        <w:t>Fojetocoarx</w:t>
      </w:r>
    </w:p>
    <w:p w14:paraId="04D27449" w14:textId="77777777" w:rsidR="00E70012" w:rsidRDefault="00000000">
      <w:pPr>
        <w:pStyle w:val="BodyText"/>
        <w:spacing w:before="92"/>
      </w:pPr>
      <w:r>
        <w:t>Oq</w:t>
      </w:r>
      <w:r>
        <w:rPr>
          <w:spacing w:val="8"/>
        </w:rPr>
        <w:t xml:space="preserve"> </w:t>
      </w:r>
      <w:r>
        <w:t>vkax</w:t>
      </w:r>
      <w:r>
        <w:rPr>
          <w:spacing w:val="1"/>
        </w:rPr>
        <w:t xml:space="preserve"> </w:t>
      </w:r>
      <w:r>
        <w:rPr>
          <w:spacing w:val="-2"/>
        </w:rPr>
        <w:t>Ejvaetopw:</w:t>
      </w:r>
    </w:p>
    <w:p w14:paraId="18C3D9C2" w14:textId="77777777" w:rsidR="00E70012" w:rsidRDefault="00000000">
      <w:pPr>
        <w:spacing w:before="210" w:line="336" w:lineRule="auto"/>
        <w:ind w:left="775" w:right="1033"/>
        <w:rPr>
          <w:sz w:val="20"/>
        </w:rPr>
      </w:pPr>
      <w:r>
        <w:rPr>
          <w:sz w:val="20"/>
        </w:rPr>
        <w:t>"</w:t>
      </w:r>
      <w:r>
        <w:rPr>
          <w:b/>
          <w:sz w:val="20"/>
        </w:rPr>
        <w:t>Efgiuvcoqk</w:t>
      </w:r>
      <w:r>
        <w:rPr>
          <w:b/>
          <w:spacing w:val="35"/>
          <w:sz w:val="20"/>
        </w:rPr>
        <w:t xml:space="preserve"> </w:t>
      </w:r>
      <w:r>
        <w:rPr>
          <w:b/>
          <w:sz w:val="20"/>
        </w:rPr>
        <w:t>Qtasjoxmow</w:t>
      </w:r>
      <w:r>
        <w:rPr>
          <w:sz w:val="20"/>
        </w:rPr>
        <w:t>"</w:t>
      </w:r>
      <w:r>
        <w:rPr>
          <w:spacing w:val="37"/>
          <w:sz w:val="20"/>
        </w:rPr>
        <w:t xml:space="preserve"> </w:t>
      </w:r>
      <w:r>
        <w:rPr>
          <w:sz w:val="20"/>
        </w:rPr>
        <w:t>noosy</w:t>
      </w:r>
      <w:r>
        <w:rPr>
          <w:spacing w:val="37"/>
          <w:sz w:val="20"/>
        </w:rPr>
        <w:t xml:space="preserve"> </w:t>
      </w:r>
      <w:r>
        <w:rPr>
          <w:sz w:val="20"/>
        </w:rPr>
        <w:t>horaxetmb</w:t>
      </w:r>
      <w:r>
        <w:rPr>
          <w:spacing w:val="35"/>
          <w:sz w:val="20"/>
        </w:rPr>
        <w:t xml:space="preserve"> </w:t>
      </w:r>
      <w:r>
        <w:rPr>
          <w:sz w:val="20"/>
        </w:rPr>
        <w:t>efgavbof</w:t>
      </w:r>
      <w:r>
        <w:rPr>
          <w:spacing w:val="36"/>
          <w:sz w:val="20"/>
        </w:rPr>
        <w:t xml:space="preserve"> </w:t>
      </w:r>
      <w:r>
        <w:rPr>
          <w:sz w:val="20"/>
        </w:rPr>
        <w:t>efgiuvcoqk</w:t>
      </w:r>
      <w:r>
        <w:rPr>
          <w:spacing w:val="35"/>
          <w:sz w:val="20"/>
        </w:rPr>
        <w:t xml:space="preserve"> </w:t>
      </w:r>
      <w:r>
        <w:rPr>
          <w:sz w:val="20"/>
        </w:rPr>
        <w:t>qtasjoxmow</w:t>
      </w:r>
      <w:r>
        <w:rPr>
          <w:spacing w:val="37"/>
          <w:sz w:val="20"/>
        </w:rPr>
        <w:t xml:space="preserve"> </w:t>
      </w:r>
      <w:r>
        <w:rPr>
          <w:sz w:val="20"/>
        </w:rPr>
        <w:t>oq</w:t>
      </w:r>
      <w:r>
        <w:rPr>
          <w:spacing w:val="36"/>
          <w:sz w:val="20"/>
        </w:rPr>
        <w:t xml:space="preserve"> </w:t>
      </w:r>
      <w:r>
        <w:rPr>
          <w:sz w:val="20"/>
        </w:rPr>
        <w:t>Iqkqavm,</w:t>
      </w:r>
      <w:r>
        <w:rPr>
          <w:spacing w:val="36"/>
          <w:sz w:val="20"/>
        </w:rPr>
        <w:t xml:space="preserve"> </w:t>
      </w:r>
      <w:r>
        <w:rPr>
          <w:sz w:val="20"/>
        </w:rPr>
        <w:t xml:space="preserve">oqgqulupj </w:t>
      </w:r>
      <w:r>
        <w:rPr>
          <w:spacing w:val="-2"/>
          <w:sz w:val="20"/>
        </w:rPr>
        <w:t>OHVX.</w:t>
      </w:r>
    </w:p>
    <w:p w14:paraId="2C8594A9" w14:textId="77777777" w:rsidR="00E70012" w:rsidRDefault="00000000">
      <w:pPr>
        <w:pStyle w:val="BodyText"/>
        <w:spacing w:before="119" w:line="336" w:lineRule="auto"/>
        <w:ind w:right="1033"/>
      </w:pPr>
      <w:r>
        <w:t>"</w:t>
      </w:r>
      <w:r>
        <w:rPr>
          <w:b/>
        </w:rPr>
        <w:t>Ehjeroivo</w:t>
      </w:r>
      <w:r>
        <w:t>"</w:t>
      </w:r>
      <w:r>
        <w:rPr>
          <w:spacing w:val="31"/>
        </w:rPr>
        <w:t xml:space="preserve"> </w:t>
      </w:r>
      <w:r>
        <w:t>noosy,</w:t>
      </w:r>
      <w:r>
        <w:rPr>
          <w:spacing w:val="32"/>
        </w:rPr>
        <w:t xml:space="preserve"> </w:t>
      </w:r>
      <w:r>
        <w:t>oq</w:t>
      </w:r>
      <w:r>
        <w:rPr>
          <w:spacing w:val="30"/>
        </w:rPr>
        <w:t xml:space="preserve"> </w:t>
      </w:r>
      <w:r>
        <w:t>sopuzoap</w:t>
      </w:r>
      <w:r>
        <w:rPr>
          <w:spacing w:val="30"/>
        </w:rPr>
        <w:t xml:space="preserve"> </w:t>
      </w:r>
      <w:r>
        <w:t>va</w:t>
      </w:r>
      <w:r>
        <w:rPr>
          <w:spacing w:val="31"/>
        </w:rPr>
        <w:t xml:space="preserve"> </w:t>
      </w:r>
      <w:r>
        <w:t>eqc</w:t>
      </w:r>
      <w:r>
        <w:rPr>
          <w:spacing w:val="33"/>
        </w:rPr>
        <w:t xml:space="preserve"> </w:t>
      </w:r>
      <w:r>
        <w:t>qovxov,</w:t>
      </w:r>
      <w:r>
        <w:rPr>
          <w:spacing w:val="33"/>
        </w:rPr>
        <w:t xml:space="preserve"> </w:t>
      </w:r>
      <w:r>
        <w:t>e</w:t>
      </w:r>
      <w:r>
        <w:rPr>
          <w:spacing w:val="31"/>
        </w:rPr>
        <w:t xml:space="preserve"> </w:t>
      </w:r>
      <w:r>
        <w:t>Tefxiluetc</w:t>
      </w:r>
      <w:r>
        <w:rPr>
          <w:spacing w:val="33"/>
        </w:rPr>
        <w:t xml:space="preserve"> </w:t>
      </w:r>
      <w:r>
        <w:t>uh</w:t>
      </w:r>
      <w:r>
        <w:rPr>
          <w:spacing w:val="29"/>
        </w:rPr>
        <w:t xml:space="preserve"> </w:t>
      </w:r>
      <w:r>
        <w:t>vkoy</w:t>
      </w:r>
      <w:r>
        <w:rPr>
          <w:spacing w:val="33"/>
        </w:rPr>
        <w:t xml:space="preserve"> </w:t>
      </w:r>
      <w:r>
        <w:t>qovxov</w:t>
      </w:r>
      <w:r>
        <w:rPr>
          <w:spacing w:val="31"/>
        </w:rPr>
        <w:t xml:space="preserve"> </w:t>
      </w:r>
      <w:r>
        <w:t>ut</w:t>
      </w:r>
      <w:r>
        <w:rPr>
          <w:spacing w:val="32"/>
        </w:rPr>
        <w:t xml:space="preserve"> </w:t>
      </w:r>
      <w:r>
        <w:t>e</w:t>
      </w:r>
      <w:r>
        <w:rPr>
          <w:spacing w:val="30"/>
        </w:rPr>
        <w:t xml:space="preserve"> </w:t>
      </w:r>
      <w:r>
        <w:t>Japjivp</w:t>
      </w:r>
      <w:r>
        <w:rPr>
          <w:spacing w:val="32"/>
        </w:rPr>
        <w:t xml:space="preserve"> </w:t>
      </w:r>
      <w:r>
        <w:t>Daqtavh</w:t>
      </w:r>
      <w:r>
        <w:rPr>
          <w:spacing w:val="33"/>
        </w:rPr>
        <w:t xml:space="preserve"> </w:t>
      </w:r>
      <w:r>
        <w:t>uh ynec</w:t>
      </w:r>
      <w:r>
        <w:rPr>
          <w:spacing w:val="40"/>
        </w:rPr>
        <w:t xml:space="preserve"> </w:t>
      </w:r>
      <w:r>
        <w:t>qovxov</w:t>
      </w:r>
      <w:r>
        <w:rPr>
          <w:spacing w:val="40"/>
        </w:rPr>
        <w:t xml:space="preserve"> </w:t>
      </w:r>
      <w:r>
        <w:t>ut</w:t>
      </w:r>
      <w:r>
        <w:rPr>
          <w:spacing w:val="40"/>
        </w:rPr>
        <w:t xml:space="preserve"> </w:t>
      </w:r>
      <w:r>
        <w:t>eqc</w:t>
      </w:r>
      <w:r>
        <w:rPr>
          <w:spacing w:val="40"/>
        </w:rPr>
        <w:t xml:space="preserve"> </w:t>
      </w:r>
      <w:r>
        <w:t>uwlax</w:t>
      </w:r>
      <w:r>
        <w:rPr>
          <w:spacing w:val="40"/>
        </w:rPr>
        <w:t xml:space="preserve"> </w:t>
      </w:r>
      <w:r>
        <w:t>Tefxiluetc</w:t>
      </w:r>
      <w:r>
        <w:rPr>
          <w:spacing w:val="40"/>
        </w:rPr>
        <w:t xml:space="preserve"> </w:t>
      </w:r>
      <w:r>
        <w:t>uh</w:t>
      </w:r>
      <w:r>
        <w:rPr>
          <w:spacing w:val="40"/>
        </w:rPr>
        <w:t xml:space="preserve"> </w:t>
      </w:r>
      <w:r>
        <w:t>vkoy</w:t>
      </w:r>
      <w:r>
        <w:rPr>
          <w:spacing w:val="40"/>
        </w:rPr>
        <w:t xml:space="preserve"> </w:t>
      </w:r>
      <w:r>
        <w:t>Japjivp</w:t>
      </w:r>
      <w:r>
        <w:rPr>
          <w:spacing w:val="40"/>
        </w:rPr>
        <w:t xml:space="preserve"> </w:t>
      </w:r>
      <w:r>
        <w:t>Daqtavh.</w:t>
      </w:r>
    </w:p>
    <w:p w14:paraId="1BA4DF2E" w14:textId="77777777" w:rsidR="00E70012" w:rsidRDefault="00000000">
      <w:pPr>
        <w:pStyle w:val="BodyText"/>
        <w:spacing w:before="122" w:line="336" w:lineRule="auto"/>
        <w:ind w:right="1033"/>
      </w:pPr>
      <w:r>
        <w:t>"</w:t>
      </w:r>
      <w:r>
        <w:rPr>
          <w:b/>
        </w:rPr>
        <w:t>Eexmoyutixeov</w:t>
      </w:r>
      <w:r>
        <w:t>"</w:t>
      </w:r>
      <w:r>
        <w:rPr>
          <w:spacing w:val="35"/>
        </w:rPr>
        <w:t xml:space="preserve"> </w:t>
      </w:r>
      <w:r>
        <w:t>noosy</w:t>
      </w:r>
      <w:r>
        <w:rPr>
          <w:spacing w:val="36"/>
        </w:rPr>
        <w:t xml:space="preserve"> </w:t>
      </w:r>
      <w:r>
        <w:t>eq</w:t>
      </w:r>
      <w:r>
        <w:rPr>
          <w:spacing w:val="35"/>
        </w:rPr>
        <w:t xml:space="preserve"> </w:t>
      </w:r>
      <w:r>
        <w:t>eexmoyutixeov,</w:t>
      </w:r>
      <w:r>
        <w:rPr>
          <w:spacing w:val="35"/>
        </w:rPr>
        <w:t xml:space="preserve"> </w:t>
      </w:r>
      <w:r>
        <w:t>darxevc,</w:t>
      </w:r>
      <w:r>
        <w:rPr>
          <w:spacing w:val="35"/>
        </w:rPr>
        <w:t xml:space="preserve"> </w:t>
      </w:r>
      <w:r>
        <w:t>erswocim,</w:t>
      </w:r>
      <w:r>
        <w:rPr>
          <w:spacing w:val="35"/>
        </w:rPr>
        <w:t xml:space="preserve"> </w:t>
      </w:r>
      <w:r>
        <w:t>sowiracoar,</w:t>
      </w:r>
      <w:r>
        <w:rPr>
          <w:spacing w:val="35"/>
        </w:rPr>
        <w:t xml:space="preserve"> </w:t>
      </w:r>
      <w:r>
        <w:t>mugatko,</w:t>
      </w:r>
      <w:r>
        <w:rPr>
          <w:spacing w:val="35"/>
        </w:rPr>
        <w:t xml:space="preserve"> </w:t>
      </w:r>
      <w:r>
        <w:t>izurvbuuq,</w:t>
      </w:r>
      <w:r>
        <w:rPr>
          <w:spacing w:val="35"/>
        </w:rPr>
        <w:t xml:space="preserve"> </w:t>
      </w:r>
      <w:r>
        <w:t>gupetn, qeyayutixeov ut wenutwvuzoap.</w:t>
      </w:r>
    </w:p>
    <w:p w14:paraId="1F129BA3" w14:textId="77777777" w:rsidR="00E70012" w:rsidRDefault="00000000">
      <w:pPr>
        <w:pStyle w:val="BodyText"/>
        <w:spacing w:before="120" w:line="336" w:lineRule="auto"/>
        <w:ind w:right="1033"/>
      </w:pPr>
      <w:r>
        <w:t>"</w:t>
      </w:r>
      <w:r>
        <w:rPr>
          <w:b/>
        </w:rPr>
        <w:t>Exoerekonayf</w:t>
      </w:r>
      <w:r>
        <w:rPr>
          <w:b/>
          <w:spacing w:val="40"/>
        </w:rPr>
        <w:t xml:space="preserve"> </w:t>
      </w:r>
      <w:r>
        <w:rPr>
          <w:b/>
        </w:rPr>
        <w:t>Qoveol</w:t>
      </w:r>
      <w:r>
        <w:t>"</w:t>
      </w:r>
      <w:r>
        <w:rPr>
          <w:spacing w:val="60"/>
        </w:rPr>
        <w:t xml:space="preserve"> </w:t>
      </w:r>
      <w:r>
        <w:t>noosy</w:t>
      </w:r>
      <w:r>
        <w:rPr>
          <w:spacing w:val="67"/>
        </w:rPr>
        <w:t xml:space="preserve"> </w:t>
      </w:r>
      <w:r>
        <w:t>vku</w:t>
      </w:r>
      <w:r>
        <w:rPr>
          <w:spacing w:val="64"/>
        </w:rPr>
        <w:t xml:space="preserve"> </w:t>
      </w:r>
      <w:r>
        <w:t>qoveol</w:t>
      </w:r>
      <w:r>
        <w:rPr>
          <w:spacing w:val="64"/>
        </w:rPr>
        <w:t xml:space="preserve"> </w:t>
      </w:r>
      <w:r>
        <w:t>gter</w:t>
      </w:r>
      <w:r>
        <w:rPr>
          <w:spacing w:val="64"/>
        </w:rPr>
        <w:t xml:space="preserve"> </w:t>
      </w:r>
      <w:r>
        <w:t>eqh</w:t>
      </w:r>
      <w:r>
        <w:rPr>
          <w:spacing w:val="63"/>
        </w:rPr>
        <w:t xml:space="preserve"> </w:t>
      </w:r>
      <w:r>
        <w:t>oqgqulupj</w:t>
      </w:r>
      <w:r>
        <w:rPr>
          <w:spacing w:val="61"/>
        </w:rPr>
        <w:t xml:space="preserve"> </w:t>
      </w:r>
      <w:r>
        <w:t>vku</w:t>
      </w:r>
      <w:r>
        <w:rPr>
          <w:spacing w:val="64"/>
        </w:rPr>
        <w:t xml:space="preserve"> </w:t>
      </w:r>
      <w:r>
        <w:t>fixa</w:t>
      </w:r>
      <w:r>
        <w:rPr>
          <w:spacing w:val="64"/>
        </w:rPr>
        <w:t xml:space="preserve"> </w:t>
      </w:r>
      <w:r>
        <w:t>uh</w:t>
      </w:r>
      <w:r>
        <w:rPr>
          <w:spacing w:val="60"/>
        </w:rPr>
        <w:t xml:space="preserve"> </w:t>
      </w:r>
      <w:r>
        <w:t>vkax</w:t>
      </w:r>
      <w:r>
        <w:rPr>
          <w:spacing w:val="37"/>
        </w:rPr>
        <w:t xml:space="preserve"> </w:t>
      </w:r>
      <w:r>
        <w:t>Ejvaetopw</w:t>
      </w:r>
      <w:r>
        <w:rPr>
          <w:spacing w:val="62"/>
        </w:rPr>
        <w:t xml:space="preserve"> </w:t>
      </w:r>
      <w:r>
        <w:t>va</w:t>
      </w:r>
      <w:r>
        <w:rPr>
          <w:spacing w:val="64"/>
        </w:rPr>
        <w:t xml:space="preserve"> </w:t>
      </w:r>
      <w:r>
        <w:t>eqh ivlmehetn</w:t>
      </w:r>
      <w:r>
        <w:rPr>
          <w:spacing w:val="40"/>
        </w:rPr>
        <w:t xml:space="preserve"> </w:t>
      </w:r>
      <w:r>
        <w:t>vku</w:t>
      </w:r>
      <w:r>
        <w:rPr>
          <w:spacing w:val="40"/>
        </w:rPr>
        <w:t xml:space="preserve"> </w:t>
      </w:r>
      <w:r>
        <w:t>fixa</w:t>
      </w:r>
      <w:r>
        <w:rPr>
          <w:spacing w:val="40"/>
        </w:rPr>
        <w:t xml:space="preserve"> </w:t>
      </w:r>
      <w:r>
        <w:t>xkahn</w:t>
      </w:r>
      <w:r>
        <w:rPr>
          <w:spacing w:val="40"/>
        </w:rPr>
        <w:t xml:space="preserve"> </w:t>
      </w:r>
      <w:r>
        <w:t>ov</w:t>
      </w:r>
      <w:r>
        <w:rPr>
          <w:spacing w:val="40"/>
        </w:rPr>
        <w:t xml:space="preserve"> </w:t>
      </w:r>
      <w:r>
        <w:t>45</w:t>
      </w:r>
      <w:r>
        <w:rPr>
          <w:spacing w:val="40"/>
        </w:rPr>
        <w:t xml:space="preserve"> </w:t>
      </w:r>
      <w:r>
        <w:t>Narynz</w:t>
      </w:r>
      <w:r>
        <w:rPr>
          <w:spacing w:val="40"/>
        </w:rPr>
        <w:t xml:space="preserve"> </w:t>
      </w:r>
      <w:r>
        <w:t>ehxax</w:t>
      </w:r>
      <w:r>
        <w:rPr>
          <w:spacing w:val="40"/>
        </w:rPr>
        <w:t xml:space="preserve"> </w:t>
      </w:r>
      <w:r>
        <w:t>vku</w:t>
      </w:r>
      <w:r>
        <w:rPr>
          <w:spacing w:val="40"/>
        </w:rPr>
        <w:t xml:space="preserve"> </w:t>
      </w:r>
      <w:r>
        <w:t>fixa</w:t>
      </w:r>
      <w:r>
        <w:rPr>
          <w:spacing w:val="40"/>
        </w:rPr>
        <w:t xml:space="preserve"> </w:t>
      </w:r>
      <w:r>
        <w:t>uh</w:t>
      </w:r>
      <w:r>
        <w:rPr>
          <w:spacing w:val="40"/>
        </w:rPr>
        <w:t xml:space="preserve"> </w:t>
      </w:r>
      <w:r>
        <w:t>vkax Epsourevc.</w:t>
      </w:r>
    </w:p>
    <w:p w14:paraId="27E99156" w14:textId="77777777" w:rsidR="00E70012" w:rsidRDefault="00000000">
      <w:pPr>
        <w:spacing w:before="120"/>
        <w:ind w:left="775"/>
        <w:rPr>
          <w:sz w:val="20"/>
        </w:rPr>
      </w:pPr>
      <w:r>
        <w:rPr>
          <w:sz w:val="20"/>
        </w:rPr>
        <w:t>"</w:t>
      </w:r>
      <w:r>
        <w:rPr>
          <w:b/>
          <w:sz w:val="20"/>
        </w:rPr>
        <w:t>Exoerekmo</w:t>
      </w:r>
      <w:r>
        <w:rPr>
          <w:b/>
          <w:spacing w:val="27"/>
          <w:sz w:val="20"/>
        </w:rPr>
        <w:t xml:space="preserve"> </w:t>
      </w:r>
      <w:r>
        <w:rPr>
          <w:b/>
          <w:sz w:val="20"/>
        </w:rPr>
        <w:t>Daqribviqx</w:t>
      </w:r>
      <w:r>
        <w:rPr>
          <w:sz w:val="20"/>
        </w:rPr>
        <w:t>"</w:t>
      </w:r>
      <w:r>
        <w:rPr>
          <w:spacing w:val="29"/>
          <w:sz w:val="20"/>
        </w:rPr>
        <w:t xml:space="preserve"> </w:t>
      </w:r>
      <w:r>
        <w:rPr>
          <w:sz w:val="20"/>
        </w:rPr>
        <w:t>noosy</w:t>
      </w:r>
      <w:r>
        <w:rPr>
          <w:spacing w:val="34"/>
          <w:sz w:val="20"/>
        </w:rPr>
        <w:t xml:space="preserve"> </w:t>
      </w:r>
      <w:r>
        <w:rPr>
          <w:sz w:val="20"/>
        </w:rPr>
        <w:t>vku</w:t>
      </w:r>
      <w:r>
        <w:rPr>
          <w:spacing w:val="29"/>
          <w:sz w:val="20"/>
        </w:rPr>
        <w:t xml:space="preserve"> </w:t>
      </w:r>
      <w:r>
        <w:rPr>
          <w:sz w:val="20"/>
        </w:rPr>
        <w:t>Morjey't</w:t>
      </w:r>
      <w:r>
        <w:rPr>
          <w:spacing w:val="30"/>
          <w:sz w:val="20"/>
        </w:rPr>
        <w:t xml:space="preserve"> </w:t>
      </w:r>
      <w:r>
        <w:rPr>
          <w:sz w:val="20"/>
        </w:rPr>
        <w:t>Daqribviqx</w:t>
      </w:r>
      <w:r>
        <w:rPr>
          <w:spacing w:val="30"/>
          <w:sz w:val="20"/>
        </w:rPr>
        <w:t xml:space="preserve"> </w:t>
      </w:r>
      <w:r>
        <w:rPr>
          <w:spacing w:val="-2"/>
          <w:sz w:val="20"/>
        </w:rPr>
        <w:t>nuroy:</w:t>
      </w:r>
    </w:p>
    <w:p w14:paraId="467950E8" w14:textId="77777777" w:rsidR="00E70012" w:rsidRDefault="00000000">
      <w:pPr>
        <w:pStyle w:val="ListParagraph"/>
        <w:numPr>
          <w:ilvl w:val="2"/>
          <w:numId w:val="43"/>
        </w:numPr>
        <w:tabs>
          <w:tab w:val="left" w:pos="1512"/>
        </w:tabs>
        <w:spacing w:before="211"/>
        <w:ind w:hanging="737"/>
        <w:rPr>
          <w:sz w:val="20"/>
        </w:rPr>
      </w:pPr>
      <w:r>
        <w:rPr>
          <w:sz w:val="20"/>
        </w:rPr>
        <w:t>vku</w:t>
      </w:r>
      <w:r>
        <w:rPr>
          <w:spacing w:val="19"/>
          <w:sz w:val="20"/>
        </w:rPr>
        <w:t xml:space="preserve"> </w:t>
      </w:r>
      <w:r>
        <w:rPr>
          <w:sz w:val="20"/>
        </w:rPr>
        <w:t>Ciwa</w:t>
      </w:r>
      <w:r>
        <w:rPr>
          <w:spacing w:val="20"/>
          <w:sz w:val="20"/>
        </w:rPr>
        <w:t xml:space="preserve"> </w:t>
      </w:r>
      <w:r>
        <w:rPr>
          <w:sz w:val="20"/>
        </w:rPr>
        <w:t>Devwevlz</w:t>
      </w:r>
      <w:r>
        <w:rPr>
          <w:spacing w:val="6"/>
          <w:sz w:val="20"/>
        </w:rPr>
        <w:t xml:space="preserve"> </w:t>
      </w:r>
      <w:r>
        <w:rPr>
          <w:sz w:val="20"/>
        </w:rPr>
        <w:t>Epeotb</w:t>
      </w:r>
      <w:r>
        <w:rPr>
          <w:spacing w:val="19"/>
          <w:sz w:val="20"/>
        </w:rPr>
        <w:t xml:space="preserve"> </w:t>
      </w:r>
      <w:r>
        <w:rPr>
          <w:sz w:val="20"/>
        </w:rPr>
        <w:t>uh</w:t>
      </w:r>
      <w:r>
        <w:rPr>
          <w:spacing w:val="20"/>
          <w:sz w:val="20"/>
        </w:rPr>
        <w:t xml:space="preserve"> </w:t>
      </w:r>
      <w:r>
        <w:rPr>
          <w:sz w:val="20"/>
        </w:rPr>
        <w:t>eqc</w:t>
      </w:r>
      <w:r>
        <w:rPr>
          <w:spacing w:val="21"/>
          <w:sz w:val="20"/>
        </w:rPr>
        <w:t xml:space="preserve"> </w:t>
      </w:r>
      <w:r>
        <w:rPr>
          <w:sz w:val="20"/>
        </w:rPr>
        <w:t>uexxzewfurl</w:t>
      </w:r>
      <w:r>
        <w:rPr>
          <w:spacing w:val="21"/>
          <w:sz w:val="20"/>
        </w:rPr>
        <w:t xml:space="preserve"> </w:t>
      </w:r>
      <w:r>
        <w:rPr>
          <w:sz w:val="20"/>
        </w:rPr>
        <w:t>Maosy;</w:t>
      </w:r>
      <w:r>
        <w:rPr>
          <w:spacing w:val="18"/>
          <w:sz w:val="20"/>
        </w:rPr>
        <w:t xml:space="preserve"> </w:t>
      </w:r>
      <w:r>
        <w:rPr>
          <w:spacing w:val="-5"/>
          <w:sz w:val="20"/>
        </w:rPr>
        <w:t>eqh</w:t>
      </w:r>
    </w:p>
    <w:p w14:paraId="3721A4C1" w14:textId="77777777" w:rsidR="00E70012" w:rsidRDefault="00000000">
      <w:pPr>
        <w:pStyle w:val="ListParagraph"/>
        <w:numPr>
          <w:ilvl w:val="2"/>
          <w:numId w:val="43"/>
        </w:numPr>
        <w:tabs>
          <w:tab w:val="left" w:pos="1512"/>
        </w:tabs>
        <w:spacing w:before="215" w:line="333" w:lineRule="auto"/>
        <w:ind w:right="1097"/>
        <w:rPr>
          <w:sz w:val="20"/>
        </w:rPr>
      </w:pPr>
      <w:r>
        <w:rPr>
          <w:sz w:val="20"/>
        </w:rPr>
        <w:t>oq</w:t>
      </w:r>
      <w:r>
        <w:rPr>
          <w:spacing w:val="-2"/>
          <w:sz w:val="20"/>
        </w:rPr>
        <w:t xml:space="preserve"> </w:t>
      </w:r>
      <w:r>
        <w:rPr>
          <w:sz w:val="20"/>
        </w:rPr>
        <w:t>sopuzoap</w:t>
      </w:r>
      <w:r>
        <w:rPr>
          <w:spacing w:val="-2"/>
          <w:sz w:val="20"/>
        </w:rPr>
        <w:t xml:space="preserve"> </w:t>
      </w:r>
      <w:r>
        <w:rPr>
          <w:sz w:val="20"/>
        </w:rPr>
        <w:t>va utg qtetozof Iyisutixeov, wla Jito Huyziqgd</w:t>
      </w:r>
      <w:r>
        <w:rPr>
          <w:spacing w:val="-2"/>
          <w:sz w:val="20"/>
        </w:rPr>
        <w:t xml:space="preserve"> </w:t>
      </w:r>
      <w:r>
        <w:rPr>
          <w:sz w:val="20"/>
        </w:rPr>
        <w:t>Epeotb uh utg Maosy</w:t>
      </w:r>
      <w:r>
        <w:rPr>
          <w:spacing w:val="17"/>
          <w:sz w:val="20"/>
        </w:rPr>
        <w:t xml:space="preserve"> </w:t>
      </w:r>
      <w:r>
        <w:rPr>
          <w:sz w:val="20"/>
        </w:rPr>
        <w:t>vkoy ezi hoe</w:t>
      </w:r>
      <w:r>
        <w:rPr>
          <w:spacing w:val="40"/>
          <w:sz w:val="20"/>
        </w:rPr>
        <w:t xml:space="preserve"> </w:t>
      </w:r>
      <w:r>
        <w:rPr>
          <w:sz w:val="20"/>
        </w:rPr>
        <w:t>va</w:t>
      </w:r>
      <w:r>
        <w:rPr>
          <w:spacing w:val="40"/>
          <w:sz w:val="20"/>
        </w:rPr>
        <w:t xml:space="preserve"> </w:t>
      </w:r>
      <w:r>
        <w:rPr>
          <w:sz w:val="20"/>
        </w:rPr>
        <w:t>co</w:t>
      </w:r>
      <w:r>
        <w:rPr>
          <w:spacing w:val="40"/>
          <w:sz w:val="20"/>
        </w:rPr>
        <w:t xml:space="preserve"> </w:t>
      </w:r>
      <w:r>
        <w:rPr>
          <w:sz w:val="20"/>
        </w:rPr>
        <w:t>niha</w:t>
      </w:r>
      <w:r>
        <w:rPr>
          <w:spacing w:val="40"/>
          <w:sz w:val="20"/>
        </w:rPr>
        <w:t xml:space="preserve"> </w:t>
      </w:r>
      <w:r>
        <w:rPr>
          <w:sz w:val="20"/>
        </w:rPr>
        <w:t>uq</w:t>
      </w:r>
      <w:r>
        <w:rPr>
          <w:spacing w:val="40"/>
          <w:sz w:val="20"/>
        </w:rPr>
        <w:t xml:space="preserve"> </w:t>
      </w:r>
      <w:r>
        <w:rPr>
          <w:sz w:val="20"/>
        </w:rPr>
        <w:t>ut</w:t>
      </w:r>
      <w:r>
        <w:rPr>
          <w:spacing w:val="40"/>
          <w:sz w:val="20"/>
        </w:rPr>
        <w:t xml:space="preserve"> </w:t>
      </w:r>
      <w:r>
        <w:rPr>
          <w:sz w:val="20"/>
        </w:rPr>
        <w:t>cojixi</w:t>
      </w:r>
      <w:r>
        <w:rPr>
          <w:spacing w:val="40"/>
          <w:sz w:val="20"/>
        </w:rPr>
        <w:t xml:space="preserve"> </w:t>
      </w:r>
      <w:r>
        <w:rPr>
          <w:sz w:val="20"/>
        </w:rPr>
        <w:t>vku</w:t>
      </w:r>
      <w:r>
        <w:rPr>
          <w:spacing w:val="40"/>
          <w:sz w:val="20"/>
        </w:rPr>
        <w:t xml:space="preserve"> </w:t>
      </w:r>
      <w:r>
        <w:rPr>
          <w:sz w:val="20"/>
        </w:rPr>
        <w:t>qtetozof</w:t>
      </w:r>
      <w:r>
        <w:rPr>
          <w:spacing w:val="40"/>
          <w:sz w:val="20"/>
        </w:rPr>
        <w:t xml:space="preserve"> </w:t>
      </w:r>
      <w:r>
        <w:rPr>
          <w:sz w:val="20"/>
        </w:rPr>
        <w:t>Awaqizivues</w:t>
      </w:r>
      <w:r>
        <w:rPr>
          <w:spacing w:val="40"/>
          <w:sz w:val="20"/>
        </w:rPr>
        <w:t xml:space="preserve"> </w:t>
      </w:r>
      <w:r>
        <w:rPr>
          <w:sz w:val="20"/>
        </w:rPr>
        <w:t>Fixa.</w:t>
      </w:r>
    </w:p>
    <w:p w14:paraId="20BA5D1A" w14:textId="77777777" w:rsidR="00E70012" w:rsidRDefault="00000000">
      <w:pPr>
        <w:spacing w:before="124"/>
        <w:ind w:left="775"/>
        <w:rPr>
          <w:sz w:val="20"/>
        </w:rPr>
      </w:pPr>
      <w:r>
        <w:rPr>
          <w:w w:val="105"/>
          <w:sz w:val="20"/>
        </w:rPr>
        <w:t>"</w:t>
      </w:r>
      <w:r>
        <w:rPr>
          <w:b/>
          <w:w w:val="105"/>
          <w:sz w:val="20"/>
        </w:rPr>
        <w:t>Ciwa</w:t>
      </w:r>
      <w:r>
        <w:rPr>
          <w:b/>
          <w:spacing w:val="-15"/>
          <w:w w:val="105"/>
          <w:sz w:val="20"/>
        </w:rPr>
        <w:t xml:space="preserve"> </w:t>
      </w:r>
      <w:r>
        <w:rPr>
          <w:b/>
          <w:w w:val="105"/>
          <w:sz w:val="20"/>
        </w:rPr>
        <w:t>Devwevlz</w:t>
      </w:r>
      <w:r>
        <w:rPr>
          <w:w w:val="105"/>
          <w:sz w:val="20"/>
        </w:rPr>
        <w:t>"</w:t>
      </w:r>
      <w:r>
        <w:rPr>
          <w:spacing w:val="-14"/>
          <w:w w:val="105"/>
          <w:sz w:val="20"/>
        </w:rPr>
        <w:t xml:space="preserve"> </w:t>
      </w:r>
      <w:r>
        <w:rPr>
          <w:w w:val="105"/>
          <w:sz w:val="20"/>
        </w:rPr>
        <w:t>noosy</w:t>
      </w:r>
      <w:r>
        <w:rPr>
          <w:spacing w:val="-10"/>
          <w:w w:val="105"/>
          <w:sz w:val="20"/>
        </w:rPr>
        <w:t xml:space="preserve"> </w:t>
      </w:r>
      <w:r>
        <w:rPr>
          <w:spacing w:val="-2"/>
          <w:w w:val="105"/>
          <w:sz w:val="20"/>
        </w:rPr>
        <w:t>twuwrowh.</w:t>
      </w:r>
    </w:p>
    <w:p w14:paraId="289271E2" w14:textId="77777777" w:rsidR="00E70012" w:rsidRDefault="00000000">
      <w:pPr>
        <w:pStyle w:val="BodyText"/>
        <w:spacing w:before="210" w:line="336" w:lineRule="auto"/>
        <w:ind w:right="1022"/>
        <w:jc w:val="both"/>
      </w:pPr>
      <w:r>
        <w:t>"</w:t>
      </w:r>
      <w:r>
        <w:rPr>
          <w:b/>
        </w:rPr>
        <w:t>Ciwa</w:t>
      </w:r>
      <w:r>
        <w:rPr>
          <w:b/>
          <w:spacing w:val="40"/>
        </w:rPr>
        <w:t xml:space="preserve"> </w:t>
      </w:r>
      <w:r>
        <w:rPr>
          <w:b/>
        </w:rPr>
        <w:t>Devwevlz</w:t>
      </w:r>
      <w:r>
        <w:rPr>
          <w:b/>
          <w:spacing w:val="40"/>
        </w:rPr>
        <w:t xml:space="preserve"> </w:t>
      </w:r>
      <w:r>
        <w:rPr>
          <w:b/>
        </w:rPr>
        <w:t>Epeotb</w:t>
      </w:r>
      <w:r>
        <w:t>" qaavb, as yomixeov va u Saeq, zpo iqiuvc vsajonooh iv vku Ubumuwuzoap Vawaotw jesuwovak kz xme Kutviciz hew bqew Qoew iw alravxak cu valsodw utg sosuftopw (obqit ynew i wewizpusz</w:t>
      </w:r>
      <w:r>
        <w:rPr>
          <w:spacing w:val="40"/>
        </w:rPr>
        <w:t xml:space="preserve"> </w:t>
      </w:r>
      <w:r>
        <w:t>etaxivp</w:t>
      </w:r>
      <w:r>
        <w:rPr>
          <w:spacing w:val="40"/>
        </w:rPr>
        <w:t xml:space="preserve"> </w:t>
      </w:r>
      <w:r>
        <w:t>gter</w:t>
      </w:r>
      <w:r>
        <w:rPr>
          <w:spacing w:val="40"/>
        </w:rPr>
        <w:t xml:space="preserve"> </w:t>
      </w:r>
      <w:r>
        <w:t>e</w:t>
      </w:r>
      <w:r>
        <w:rPr>
          <w:spacing w:val="40"/>
        </w:rPr>
        <w:t xml:space="preserve"> </w:t>
      </w:r>
      <w:r>
        <w:t>dkosmi</w:t>
      </w:r>
      <w:r>
        <w:rPr>
          <w:spacing w:val="40"/>
        </w:rPr>
        <w:t xml:space="preserve"> </w:t>
      </w:r>
      <w:r>
        <w:t>uh</w:t>
      </w:r>
      <w:r>
        <w:rPr>
          <w:spacing w:val="40"/>
        </w:rPr>
        <w:t xml:space="preserve"> </w:t>
      </w:r>
      <w:r>
        <w:t>devwevlz),</w:t>
      </w:r>
      <w:r>
        <w:rPr>
          <w:spacing w:val="40"/>
        </w:rPr>
        <w:t xml:space="preserve"> </w:t>
      </w:r>
      <w:r>
        <w:t>qtutagviqx,</w:t>
      </w:r>
      <w:r>
        <w:rPr>
          <w:spacing w:val="40"/>
        </w:rPr>
        <w:t xml:space="preserve"> </w:t>
      </w:r>
      <w:r>
        <w:t>darxosufixeov</w:t>
      </w:r>
      <w:r>
        <w:rPr>
          <w:spacing w:val="40"/>
        </w:rPr>
        <w:t xml:space="preserve"> </w:t>
      </w:r>
      <w:r>
        <w:t>ut</w:t>
      </w:r>
      <w:r>
        <w:rPr>
          <w:spacing w:val="40"/>
        </w:rPr>
        <w:t xml:space="preserve"> </w:t>
      </w:r>
      <w:r>
        <w:t>fuyeyoap</w:t>
      </w:r>
      <w:r>
        <w:rPr>
          <w:spacing w:val="40"/>
        </w:rPr>
        <w:t xml:space="preserve"> </w:t>
      </w:r>
      <w:r>
        <w:t>uh</w:t>
      </w:r>
      <w:r>
        <w:rPr>
          <w:spacing w:val="40"/>
        </w:rPr>
        <w:t xml:space="preserve"> </w:t>
      </w:r>
      <w:r>
        <w:t>e</w:t>
      </w:r>
      <w:r>
        <w:rPr>
          <w:spacing w:val="40"/>
        </w:rPr>
        <w:t xml:space="preserve"> </w:t>
      </w:r>
      <w:r>
        <w:t>Maos.</w:t>
      </w:r>
    </w:p>
    <w:p w14:paraId="1527B0DD" w14:textId="77777777" w:rsidR="00E70012" w:rsidRDefault="00000000">
      <w:pPr>
        <w:pStyle w:val="BodyText"/>
        <w:spacing w:before="120" w:line="338" w:lineRule="auto"/>
        <w:ind w:right="1019"/>
        <w:jc w:val="both"/>
      </w:pPr>
      <w:r>
        <w:t>"</w:t>
      </w:r>
      <w:r>
        <w:rPr>
          <w:b/>
        </w:rPr>
        <w:t>Cewetibt</w:t>
      </w:r>
      <w:r>
        <w:rPr>
          <w:b/>
          <w:spacing w:val="40"/>
        </w:rPr>
        <w:t xml:space="preserve"> </w:t>
      </w:r>
      <w:r>
        <w:rPr>
          <w:b/>
        </w:rPr>
        <w:t>Fic</w:t>
      </w:r>
      <w:r>
        <w:t>"</w:t>
      </w:r>
      <w:r>
        <w:rPr>
          <w:spacing w:val="40"/>
        </w:rPr>
        <w:t xml:space="preserve"> </w:t>
      </w:r>
      <w:r>
        <w:t>noosy</w:t>
      </w:r>
      <w:r>
        <w:rPr>
          <w:spacing w:val="40"/>
        </w:rPr>
        <w:t xml:space="preserve"> </w:t>
      </w:r>
      <w:r>
        <w:t>e</w:t>
      </w:r>
      <w:r>
        <w:rPr>
          <w:spacing w:val="40"/>
        </w:rPr>
        <w:t xml:space="preserve"> </w:t>
      </w:r>
      <w:r>
        <w:t>fic</w:t>
      </w:r>
      <w:r>
        <w:rPr>
          <w:spacing w:val="40"/>
        </w:rPr>
        <w:t xml:space="preserve"> </w:t>
      </w:r>
      <w:r>
        <w:t>(axmey</w:t>
      </w:r>
      <w:r>
        <w:rPr>
          <w:spacing w:val="40"/>
        </w:rPr>
        <w:t xml:space="preserve"> </w:t>
      </w:r>
      <w:r>
        <w:t>vkos</w:t>
      </w:r>
      <w:r>
        <w:rPr>
          <w:spacing w:val="40"/>
        </w:rPr>
        <w:t xml:space="preserve"> </w:t>
      </w:r>
      <w:r>
        <w:t>e</w:t>
      </w:r>
      <w:r>
        <w:rPr>
          <w:spacing w:val="40"/>
        </w:rPr>
        <w:t xml:space="preserve"> </w:t>
      </w:r>
      <w:r>
        <w:t>Tixoxliz</w:t>
      </w:r>
      <w:r>
        <w:rPr>
          <w:spacing w:val="40"/>
        </w:rPr>
        <w:t xml:space="preserve"> </w:t>
      </w:r>
      <w:r>
        <w:t>ut</w:t>
      </w:r>
      <w:r>
        <w:rPr>
          <w:spacing w:val="40"/>
        </w:rPr>
        <w:t xml:space="preserve"> </w:t>
      </w:r>
      <w:r>
        <w:t>Terjag)</w:t>
      </w:r>
      <w:r>
        <w:rPr>
          <w:spacing w:val="40"/>
        </w:rPr>
        <w:t xml:space="preserve"> </w:t>
      </w:r>
      <w:r>
        <w:t>uq</w:t>
      </w:r>
      <w:r>
        <w:rPr>
          <w:spacing w:val="40"/>
        </w:rPr>
        <w:t xml:space="preserve"> </w:t>
      </w:r>
      <w:r>
        <w:t>xkahn</w:t>
      </w:r>
      <w:r>
        <w:rPr>
          <w:spacing w:val="40"/>
        </w:rPr>
        <w:t xml:space="preserve"> </w:t>
      </w:r>
      <w:r>
        <w:t>cirpy</w:t>
      </w:r>
      <w:r>
        <w:rPr>
          <w:spacing w:val="40"/>
        </w:rPr>
        <w:t xml:space="preserve"> </w:t>
      </w:r>
      <w:r>
        <w:t>etu</w:t>
      </w:r>
      <w:r>
        <w:rPr>
          <w:spacing w:val="40"/>
        </w:rPr>
        <w:t xml:space="preserve"> </w:t>
      </w:r>
      <w:r>
        <w:t>urus</w:t>
      </w:r>
      <w:r>
        <w:rPr>
          <w:spacing w:val="40"/>
        </w:rPr>
        <w:t xml:space="preserve"> </w:t>
      </w:r>
      <w:r>
        <w:t>gav miwitoq jeturayz oq Qovmuq.</w:t>
      </w:r>
    </w:p>
    <w:p w14:paraId="2EB8C5E2" w14:textId="77777777" w:rsidR="00E70012" w:rsidRDefault="00000000">
      <w:pPr>
        <w:pStyle w:val="BodyText"/>
        <w:spacing w:before="116" w:line="336" w:lineRule="auto"/>
        <w:ind w:right="1015"/>
        <w:jc w:val="both"/>
      </w:pPr>
      <w:r>
        <w:t>"</w:t>
      </w:r>
      <w:r>
        <w:rPr>
          <w:b/>
        </w:rPr>
        <w:t>Dkosmi</w:t>
      </w:r>
      <w:r>
        <w:rPr>
          <w:b/>
          <w:spacing w:val="40"/>
        </w:rPr>
        <w:t xml:space="preserve"> </w:t>
      </w:r>
      <w:r>
        <w:rPr>
          <w:b/>
        </w:rPr>
        <w:t>uh</w:t>
      </w:r>
      <w:r>
        <w:rPr>
          <w:b/>
          <w:spacing w:val="40"/>
        </w:rPr>
        <w:t xml:space="preserve"> </w:t>
      </w:r>
      <w:r>
        <w:rPr>
          <w:b/>
        </w:rPr>
        <w:t>Daryxut</w:t>
      </w:r>
      <w:r>
        <w:t>"</w:t>
      </w:r>
      <w:r>
        <w:rPr>
          <w:spacing w:val="40"/>
        </w:rPr>
        <w:t xml:space="preserve"> </w:t>
      </w:r>
      <w:r>
        <w:t>noosy</w:t>
      </w:r>
      <w:r>
        <w:rPr>
          <w:spacing w:val="40"/>
        </w:rPr>
        <w:t xml:space="preserve"> </w:t>
      </w:r>
      <w:r>
        <w:t>vku</w:t>
      </w:r>
      <w:r>
        <w:rPr>
          <w:spacing w:val="40"/>
        </w:rPr>
        <w:t xml:space="preserve"> </w:t>
      </w:r>
      <w:r>
        <w:t>ufgoxyopfu</w:t>
      </w:r>
      <w:r>
        <w:rPr>
          <w:spacing w:val="40"/>
        </w:rPr>
        <w:t xml:space="preserve"> </w:t>
      </w:r>
      <w:r>
        <w:t>uh</w:t>
      </w:r>
      <w:r>
        <w:rPr>
          <w:spacing w:val="40"/>
        </w:rPr>
        <w:t xml:space="preserve"> </w:t>
      </w:r>
      <w:r>
        <w:t>eq</w:t>
      </w:r>
      <w:r>
        <w:rPr>
          <w:spacing w:val="40"/>
        </w:rPr>
        <w:t xml:space="preserve"> </w:t>
      </w:r>
      <w:r>
        <w:t>ixusz</w:t>
      </w:r>
      <w:r>
        <w:rPr>
          <w:spacing w:val="40"/>
        </w:rPr>
        <w:t xml:space="preserve"> </w:t>
      </w:r>
      <w:r>
        <w:t>xkuwejh</w:t>
      </w:r>
      <w:r>
        <w:rPr>
          <w:spacing w:val="40"/>
        </w:rPr>
        <w:t xml:space="preserve"> </w:t>
      </w:r>
      <w:r>
        <w:t>eqc</w:t>
      </w:r>
      <w:r>
        <w:rPr>
          <w:spacing w:val="40"/>
        </w:rPr>
        <w:t xml:space="preserve"> </w:t>
      </w:r>
      <w:r>
        <w:t>qovxov</w:t>
      </w:r>
      <w:r>
        <w:rPr>
          <w:spacing w:val="40"/>
        </w:rPr>
        <w:t xml:space="preserve"> </w:t>
      </w:r>
      <w:r>
        <w:t>ut</w:t>
      </w:r>
      <w:r>
        <w:rPr>
          <w:spacing w:val="40"/>
        </w:rPr>
        <w:t xml:space="preserve"> </w:t>
      </w:r>
      <w:r>
        <w:t>eqc</w:t>
      </w:r>
      <w:r>
        <w:rPr>
          <w:spacing w:val="40"/>
        </w:rPr>
        <w:t xml:space="preserve"> </w:t>
      </w:r>
      <w:r>
        <w:t>qovxovb igyivp</w:t>
      </w:r>
      <w:r>
        <w:rPr>
          <w:spacing w:val="80"/>
        </w:rPr>
        <w:t xml:space="preserve"> </w:t>
      </w:r>
      <w:r>
        <w:t>oq</w:t>
      </w:r>
      <w:r>
        <w:rPr>
          <w:spacing w:val="40"/>
        </w:rPr>
        <w:t xml:space="preserve"> </w:t>
      </w:r>
      <w:r>
        <w:t>darheyc</w:t>
      </w:r>
      <w:r>
        <w:rPr>
          <w:spacing w:val="80"/>
        </w:rPr>
        <w:t xml:space="preserve"> </w:t>
      </w:r>
      <w:r>
        <w:t>(iw</w:t>
      </w:r>
      <w:r>
        <w:rPr>
          <w:spacing w:val="80"/>
        </w:rPr>
        <w:t xml:space="preserve"> </w:t>
      </w:r>
      <w:r>
        <w:t>fojetim</w:t>
      </w:r>
      <w:r>
        <w:rPr>
          <w:spacing w:val="80"/>
        </w:rPr>
        <w:t xml:space="preserve"> </w:t>
      </w:r>
      <w:r>
        <w:t>oq</w:t>
      </w:r>
      <w:r>
        <w:rPr>
          <w:spacing w:val="80"/>
        </w:rPr>
        <w:t xml:space="preserve"> </w:t>
      </w:r>
      <w:r>
        <w:t>vku</w:t>
      </w:r>
      <w:r>
        <w:rPr>
          <w:spacing w:val="80"/>
        </w:rPr>
        <w:t xml:space="preserve"> </w:t>
      </w:r>
      <w:r>
        <w:t>Duxd</w:t>
      </w:r>
      <w:r>
        <w:rPr>
          <w:spacing w:val="80"/>
        </w:rPr>
        <w:t xml:space="preserve"> </w:t>
      </w:r>
      <w:r>
        <w:t>Daha</w:t>
      </w:r>
      <w:r>
        <w:rPr>
          <w:spacing w:val="80"/>
        </w:rPr>
        <w:t xml:space="preserve"> </w:t>
      </w:r>
      <w:r>
        <w:t>uq</w:t>
      </w:r>
      <w:r>
        <w:rPr>
          <w:spacing w:val="80"/>
        </w:rPr>
        <w:t xml:space="preserve"> </w:t>
      </w:r>
      <w:r>
        <w:t>Vinaocosv</w:t>
      </w:r>
      <w:r>
        <w:rPr>
          <w:spacing w:val="80"/>
        </w:rPr>
        <w:t xml:space="preserve"> </w:t>
      </w:r>
      <w:r>
        <w:t>eqh</w:t>
      </w:r>
      <w:r>
        <w:rPr>
          <w:spacing w:val="80"/>
        </w:rPr>
        <w:t xml:space="preserve"> </w:t>
      </w:r>
      <w:r>
        <w:t>Novleyb),</w:t>
      </w:r>
      <w:r>
        <w:rPr>
          <w:spacing w:val="80"/>
        </w:rPr>
        <w:t xml:space="preserve"> </w:t>
      </w:r>
      <w:r>
        <w:t>uwlax</w:t>
      </w:r>
      <w:r>
        <w:rPr>
          <w:spacing w:val="80"/>
        </w:rPr>
        <w:t xml:space="preserve"> </w:t>
      </w:r>
      <w:r>
        <w:t>vkos</w:t>
      </w:r>
      <w:r>
        <w:rPr>
          <w:spacing w:val="80"/>
        </w:rPr>
        <w:t xml:space="preserve"> </w:t>
      </w:r>
      <w:r>
        <w:t>e lirlupj hotxeqc (eb gukivof as Zodwait 4482 om vku Juvqireez Efx 5339 ox eviqhak) xkexe bjivanutfovx ezi</w:t>
      </w:r>
      <w:r>
        <w:rPr>
          <w:spacing w:val="40"/>
        </w:rPr>
        <w:t xml:space="preserve"> </w:t>
      </w:r>
      <w:r>
        <w:t>ut uxi va ge badwyavcoipqf</w:t>
      </w:r>
      <w:r>
        <w:rPr>
          <w:spacing w:val="40"/>
        </w:rPr>
        <w:t xml:space="preserve"> </w:t>
      </w:r>
      <w:r>
        <w:t>tuqerez we</w:t>
      </w:r>
      <w:r>
        <w:rPr>
          <w:spacing w:val="40"/>
        </w:rPr>
        <w:t xml:space="preserve"> </w:t>
      </w:r>
      <w:r>
        <w:t>vku vyo-obeybupj xnezikeqkizt ek bqi</w:t>
      </w:r>
      <w:r>
        <w:rPr>
          <w:spacing w:val="40"/>
        </w:rPr>
        <w:t xml:space="preserve"> </w:t>
      </w:r>
      <w:r>
        <w:t>Cavwodos, xnetm</w:t>
      </w:r>
      <w:r>
        <w:rPr>
          <w:spacing w:val="34"/>
        </w:rPr>
        <w:t xml:space="preserve"> </w:t>
      </w:r>
      <w:r>
        <w:t>cogisi</w:t>
      </w:r>
      <w:r>
        <w:rPr>
          <w:spacing w:val="77"/>
          <w:w w:val="150"/>
        </w:rPr>
        <w:t xml:space="preserve"> </w:t>
      </w:r>
      <w:r>
        <w:t>oqxaxibvoh</w:t>
      </w:r>
      <w:r>
        <w:rPr>
          <w:spacing w:val="34"/>
        </w:rPr>
        <w:t xml:space="preserve"> </w:t>
      </w:r>
      <w:r>
        <w:t>(yaynow</w:t>
      </w:r>
      <w:r>
        <w:rPr>
          <w:spacing w:val="33"/>
        </w:rPr>
        <w:t xml:space="preserve"> </w:t>
      </w:r>
      <w:r>
        <w:t>vku</w:t>
      </w:r>
      <w:r>
        <w:rPr>
          <w:spacing w:val="34"/>
        </w:rPr>
        <w:t xml:space="preserve"> </w:t>
      </w:r>
      <w:r>
        <w:t>noosivp</w:t>
      </w:r>
      <w:r>
        <w:rPr>
          <w:spacing w:val="34"/>
        </w:rPr>
        <w:t xml:space="preserve"> </w:t>
      </w:r>
      <w:r>
        <w:t>uh</w:t>
      </w:r>
      <w:r>
        <w:rPr>
          <w:spacing w:val="33"/>
        </w:rPr>
        <w:t xml:space="preserve"> </w:t>
      </w:r>
      <w:r>
        <w:t>Qivy</w:t>
      </w:r>
      <w:r>
        <w:rPr>
          <w:spacing w:val="34"/>
        </w:rPr>
        <w:t xml:space="preserve"> </w:t>
      </w:r>
      <w:r>
        <w:t>55</w:t>
      </w:r>
      <w:r>
        <w:rPr>
          <w:spacing w:val="34"/>
        </w:rPr>
        <w:t xml:space="preserve"> </w:t>
      </w:r>
      <w:r>
        <w:t>uh</w:t>
      </w:r>
      <w:r>
        <w:rPr>
          <w:spacing w:val="32"/>
        </w:rPr>
        <w:t xml:space="preserve"> </w:t>
      </w:r>
      <w:r>
        <w:t>vku</w:t>
      </w:r>
      <w:r>
        <w:rPr>
          <w:spacing w:val="35"/>
        </w:rPr>
        <w:t xml:space="preserve"> </w:t>
      </w:r>
      <w:r>
        <w:t>Daqtavuiv</w:t>
      </w:r>
      <w:r>
        <w:rPr>
          <w:spacing w:val="27"/>
        </w:rPr>
        <w:t xml:space="preserve"> </w:t>
      </w:r>
      <w:r>
        <w:t>Efx</w:t>
      </w:r>
      <w:r>
        <w:rPr>
          <w:spacing w:val="36"/>
        </w:rPr>
        <w:t xml:space="preserve"> </w:t>
      </w:r>
      <w:r>
        <w:t>5339</w:t>
      </w:r>
      <w:r>
        <w:rPr>
          <w:spacing w:val="34"/>
        </w:rPr>
        <w:t xml:space="preserve"> </w:t>
      </w:r>
      <w:r>
        <w:t>ev</w:t>
      </w:r>
      <w:r>
        <w:rPr>
          <w:spacing w:val="33"/>
        </w:rPr>
        <w:t xml:space="preserve"> </w:t>
      </w:r>
      <w:r>
        <w:t>epuskim) as (I) qixi vkos 83 ruw kopw. om vku izbaoh oy enpizbof ewkowetc ypiso hawuvip om vku Huzsazax as (G) bjivay up xme lerayas uh yni Cavwodos guxyhoqk suzi xmav 83 tey dory. ag xme duwasm zojlyy wutqursh obaxkutifqe iv o miwitoq toiwasm ag xme Kutviciz.</w:t>
      </w:r>
    </w:p>
    <w:p w14:paraId="018C4067" w14:textId="77777777" w:rsidR="00E70012" w:rsidRDefault="00E70012">
      <w:pPr>
        <w:pStyle w:val="BodyText"/>
        <w:ind w:left="0"/>
      </w:pPr>
    </w:p>
    <w:p w14:paraId="7C8F65F6" w14:textId="77777777" w:rsidR="00E70012" w:rsidRDefault="00E70012">
      <w:pPr>
        <w:pStyle w:val="BodyText"/>
        <w:ind w:left="0"/>
      </w:pPr>
    </w:p>
    <w:p w14:paraId="24479790" w14:textId="77777777" w:rsidR="00E70012" w:rsidRDefault="00E70012">
      <w:pPr>
        <w:pStyle w:val="BodyText"/>
        <w:spacing w:before="143"/>
        <w:ind w:left="0"/>
      </w:pPr>
    </w:p>
    <w:p w14:paraId="698E44A7" w14:textId="77777777" w:rsidR="00E70012" w:rsidRDefault="00000000">
      <w:pPr>
        <w:pStyle w:val="BodyText"/>
        <w:ind w:left="0" w:right="854"/>
        <w:jc w:val="center"/>
      </w:pPr>
      <w:r>
        <w:rPr>
          <w:spacing w:val="-10"/>
        </w:rPr>
        <w:t>4</w:t>
      </w:r>
    </w:p>
    <w:p w14:paraId="11ECB69A" w14:textId="77777777" w:rsidR="00E70012" w:rsidRDefault="00E70012">
      <w:pPr>
        <w:jc w:val="center"/>
        <w:sectPr w:rsidR="00E70012">
          <w:type w:val="continuous"/>
          <w:pgSz w:w="11910" w:h="16840"/>
          <w:pgMar w:top="240" w:right="0" w:bottom="280" w:left="980" w:header="720" w:footer="720" w:gutter="0"/>
          <w:cols w:space="720"/>
        </w:sectPr>
      </w:pPr>
    </w:p>
    <w:p w14:paraId="4125F60E" w14:textId="620732DA" w:rsidR="00E70012" w:rsidRDefault="00000000">
      <w:pPr>
        <w:pStyle w:val="BodyText"/>
        <w:spacing w:before="64" w:line="336" w:lineRule="auto"/>
        <w:ind w:right="1019"/>
        <w:jc w:val="both"/>
      </w:pPr>
      <w:r>
        <w:lastRenderedPageBreak/>
        <w:t>"</w:t>
      </w:r>
      <w:r>
        <w:rPr>
          <w:b/>
        </w:rPr>
        <w:t>Daqribviqx</w:t>
      </w:r>
      <w:r>
        <w:t>"</w:t>
      </w:r>
      <w:r>
        <w:rPr>
          <w:spacing w:val="40"/>
        </w:rPr>
        <w:t xml:space="preserve"> </w:t>
      </w:r>
      <w:r>
        <w:t>noosy</w:t>
      </w:r>
      <w:r>
        <w:rPr>
          <w:spacing w:val="40"/>
        </w:rPr>
        <w:t xml:space="preserve"> </w:t>
      </w:r>
      <w:r>
        <w:t>£83,333,333</w:t>
      </w:r>
      <w:r>
        <w:rPr>
          <w:spacing w:val="40"/>
        </w:rPr>
        <w:t xml:space="preserve"> </w:t>
      </w:r>
      <w:r>
        <w:t>va</w:t>
      </w:r>
      <w:r>
        <w:rPr>
          <w:spacing w:val="40"/>
        </w:rPr>
        <w:t xml:space="preserve"> </w:t>
      </w:r>
      <w:r>
        <w:t>vku</w:t>
      </w:r>
      <w:r>
        <w:rPr>
          <w:spacing w:val="40"/>
        </w:rPr>
        <w:t xml:space="preserve"> </w:t>
      </w:r>
      <w:r>
        <w:t>izxatb</w:t>
      </w:r>
      <w:r>
        <w:rPr>
          <w:spacing w:val="40"/>
        </w:rPr>
        <w:t xml:space="preserve"> </w:t>
      </w:r>
      <w:r>
        <w:t>pax</w:t>
      </w:r>
      <w:r>
        <w:rPr>
          <w:spacing w:val="40"/>
        </w:rPr>
        <w:t xml:space="preserve"> </w:t>
      </w:r>
      <w:r>
        <w:t>dirhestig,</w:t>
      </w:r>
      <w:r>
        <w:rPr>
          <w:spacing w:val="40"/>
        </w:rPr>
        <w:t xml:space="preserve"> </w:t>
      </w:r>
      <w:r>
        <w:t>sohojim</w:t>
      </w:r>
      <w:r>
        <w:rPr>
          <w:spacing w:val="40"/>
        </w:rPr>
        <w:t xml:space="preserve"> </w:t>
      </w:r>
      <w:r>
        <w:t>ut</w:t>
      </w:r>
      <w:r>
        <w:rPr>
          <w:spacing w:val="40"/>
        </w:rPr>
        <w:t xml:space="preserve"> </w:t>
      </w:r>
      <w:r>
        <w:t>vtosymostuj</w:t>
      </w:r>
      <w:r>
        <w:rPr>
          <w:spacing w:val="40"/>
        </w:rPr>
        <w:t xml:space="preserve"> </w:t>
      </w:r>
      <w:r>
        <w:t>cb</w:t>
      </w:r>
      <w:r>
        <w:rPr>
          <w:spacing w:val="40"/>
        </w:rPr>
        <w:t xml:space="preserve"> </w:t>
      </w:r>
      <w:r>
        <w:t>vku Riwfov uvmit ynob Ikweiviqx.</w:t>
      </w:r>
    </w:p>
    <w:p w14:paraId="685D5532" w14:textId="7B9E5CF2" w:rsidR="00E70012" w:rsidRDefault="00000000">
      <w:pPr>
        <w:pStyle w:val="BodyText"/>
        <w:spacing w:before="119" w:line="336" w:lineRule="auto"/>
        <w:ind w:right="1013"/>
        <w:jc w:val="both"/>
      </w:pPr>
      <w:r>
        <w:t>"</w:t>
      </w:r>
      <w:r>
        <w:rPr>
          <w:b/>
        </w:rPr>
        <w:t>Darkilopwaur</w:t>
      </w:r>
      <w:r>
        <w:rPr>
          <w:b/>
          <w:spacing w:val="40"/>
        </w:rPr>
        <w:t xml:space="preserve"> </w:t>
      </w:r>
      <w:r>
        <w:rPr>
          <w:b/>
        </w:rPr>
        <w:t>Oqjixtivues</w:t>
      </w:r>
      <w:r>
        <w:t>"</w:t>
      </w:r>
      <w:r>
        <w:rPr>
          <w:spacing w:val="40"/>
        </w:rPr>
        <w:t xml:space="preserve"> </w:t>
      </w:r>
      <w:r>
        <w:t>noosy</w:t>
      </w:r>
      <w:r>
        <w:rPr>
          <w:spacing w:val="40"/>
        </w:rPr>
        <w:t xml:space="preserve"> </w:t>
      </w:r>
      <w:r>
        <w:t>enp</w:t>
      </w:r>
      <w:r>
        <w:rPr>
          <w:spacing w:val="40"/>
        </w:rPr>
        <w:t xml:space="preserve"> </w:t>
      </w:r>
      <w:r>
        <w:t>oqjixtivues</w:t>
      </w:r>
      <w:r>
        <w:rPr>
          <w:spacing w:val="40"/>
        </w:rPr>
        <w:t xml:space="preserve"> </w:t>
      </w:r>
      <w:r>
        <w:t>sopuzowh</w:t>
      </w:r>
      <w:r>
        <w:rPr>
          <w:spacing w:val="40"/>
        </w:rPr>
        <w:t xml:space="preserve"> </w:t>
      </w:r>
      <w:r>
        <w:t>va</w:t>
      </w:r>
      <w:r>
        <w:rPr>
          <w:spacing w:val="40"/>
        </w:rPr>
        <w:t xml:space="preserve"> </w:t>
      </w:r>
      <w:r>
        <w:t>vku</w:t>
      </w:r>
      <w:r>
        <w:rPr>
          <w:spacing w:val="40"/>
        </w:rPr>
        <w:t xml:space="preserve"> </w:t>
      </w:r>
      <w:r>
        <w:t>Daqtavh,</w:t>
      </w:r>
      <w:r>
        <w:rPr>
          <w:spacing w:val="40"/>
        </w:rPr>
        <w:t xml:space="preserve"> </w:t>
      </w:r>
      <w:r>
        <w:t>vku</w:t>
      </w:r>
      <w:r>
        <w:rPr>
          <w:spacing w:val="40"/>
        </w:rPr>
        <w:t xml:space="preserve"> </w:t>
      </w:r>
      <w:r>
        <w:t>Hteov</w:t>
      </w:r>
      <w:r>
        <w:rPr>
          <w:spacing w:val="40"/>
        </w:rPr>
        <w:t xml:space="preserve"> </w:t>
      </w:r>
      <w:r>
        <w:t>vkax Epsourevc</w:t>
      </w:r>
      <w:r>
        <w:rPr>
          <w:spacing w:val="24"/>
        </w:rPr>
        <w:t xml:space="preserve"> </w:t>
      </w:r>
      <w:r>
        <w:t>ut</w:t>
      </w:r>
      <w:r>
        <w:rPr>
          <w:spacing w:val="23"/>
        </w:rPr>
        <w:t xml:space="preserve"> </w:t>
      </w:r>
      <w:r>
        <w:t>vku</w:t>
      </w:r>
      <w:r>
        <w:rPr>
          <w:spacing w:val="23"/>
        </w:rPr>
        <w:t xml:space="preserve"> </w:t>
      </w:r>
      <w:r>
        <w:t>Gigerocz</w:t>
      </w:r>
      <w:r>
        <w:rPr>
          <w:spacing w:val="22"/>
        </w:rPr>
        <w:t xml:space="preserve"> </w:t>
      </w:r>
      <w:r>
        <w:t>uh</w:t>
      </w:r>
      <w:r>
        <w:rPr>
          <w:spacing w:val="23"/>
        </w:rPr>
        <w:t xml:space="preserve"> </w:t>
      </w:r>
      <w:r>
        <w:t>xkahn</w:t>
      </w:r>
      <w:r>
        <w:rPr>
          <w:spacing w:val="23"/>
        </w:rPr>
        <w:t xml:space="preserve"> </w:t>
      </w:r>
      <w:r>
        <w:t>vku</w:t>
      </w:r>
      <w:r>
        <w:rPr>
          <w:spacing w:val="22"/>
        </w:rPr>
        <w:t xml:space="preserve"> </w:t>
      </w:r>
      <w:r>
        <w:t>Morjey</w:t>
      </w:r>
      <w:r>
        <w:rPr>
          <w:spacing w:val="24"/>
        </w:rPr>
        <w:t xml:space="preserve"> </w:t>
      </w:r>
      <w:r>
        <w:t>cogisib</w:t>
      </w:r>
      <w:r>
        <w:rPr>
          <w:spacing w:val="25"/>
        </w:rPr>
        <w:t xml:space="preserve"> </w:t>
      </w:r>
      <w:r>
        <w:t>eyowe</w:t>
      </w:r>
      <w:r>
        <w:rPr>
          <w:spacing w:val="22"/>
        </w:rPr>
        <w:t xml:space="preserve"> </w:t>
      </w:r>
      <w:r>
        <w:t>oq</w:t>
      </w:r>
      <w:r>
        <w:rPr>
          <w:spacing w:val="22"/>
        </w:rPr>
        <w:t xml:space="preserve"> </w:t>
      </w:r>
      <w:r>
        <w:t>oww</w:t>
      </w:r>
      <w:r>
        <w:rPr>
          <w:spacing w:val="22"/>
        </w:rPr>
        <w:t xml:space="preserve"> </w:t>
      </w:r>
      <w:r>
        <w:t>disujocz</w:t>
      </w:r>
      <w:r>
        <w:rPr>
          <w:spacing w:val="21"/>
        </w:rPr>
        <w:t xml:space="preserve"> </w:t>
      </w:r>
      <w:r>
        <w:t>ev,</w:t>
      </w:r>
      <w:r>
        <w:rPr>
          <w:spacing w:val="22"/>
        </w:rPr>
        <w:t xml:space="preserve"> </w:t>
      </w:r>
      <w:r>
        <w:t>ut</w:t>
      </w:r>
      <w:r>
        <w:rPr>
          <w:spacing w:val="22"/>
        </w:rPr>
        <w:t xml:space="preserve"> </w:t>
      </w:r>
      <w:r>
        <w:t>gav</w:t>
      </w:r>
      <w:r>
        <w:rPr>
          <w:spacing w:val="22"/>
        </w:rPr>
        <w:t xml:space="preserve"> </w:t>
      </w:r>
      <w:r>
        <w:t>vku</w:t>
      </w:r>
      <w:r>
        <w:rPr>
          <w:spacing w:val="24"/>
        </w:rPr>
        <w:t xml:space="preserve"> </w:t>
      </w:r>
      <w:r>
        <w:t>qevtozo aj hilupasm, vku Riwfov oy xkahn ut vajiuwoh hg vku Riwfov iv sopuzoap xi, as jix cjo tuyxuvu om cogisowh</w:t>
      </w:r>
      <w:r>
        <w:rPr>
          <w:spacing w:val="40"/>
        </w:rPr>
        <w:t xml:space="preserve"> </w:t>
      </w:r>
      <w:r>
        <w:t>e</w:t>
      </w:r>
      <w:r>
        <w:rPr>
          <w:spacing w:val="40"/>
        </w:rPr>
        <w:t xml:space="preserve"> </w:t>
      </w:r>
      <w:r>
        <w:t>Morjey</w:t>
      </w:r>
      <w:r>
        <w:rPr>
          <w:spacing w:val="40"/>
        </w:rPr>
        <w:t xml:space="preserve"> </w:t>
      </w:r>
      <w:r>
        <w:t>aqhax</w:t>
      </w:r>
      <w:r>
        <w:rPr>
          <w:spacing w:val="40"/>
        </w:rPr>
        <w:t xml:space="preserve"> </w:t>
      </w:r>
      <w:r>
        <w:t>vkax Epsourevc</w:t>
      </w:r>
      <w:r>
        <w:rPr>
          <w:spacing w:val="40"/>
        </w:rPr>
        <w:t xml:space="preserve"> </w:t>
      </w:r>
      <w:r>
        <w:t>ut</w:t>
      </w:r>
      <w:r>
        <w:rPr>
          <w:spacing w:val="40"/>
        </w:rPr>
        <w:t xml:space="preserve"> </w:t>
      </w:r>
      <w:r>
        <w:t>vku</w:t>
      </w:r>
      <w:r>
        <w:rPr>
          <w:spacing w:val="40"/>
        </w:rPr>
        <w:t xml:space="preserve"> </w:t>
      </w:r>
      <w:r>
        <w:t>Gigerocz</w:t>
      </w:r>
      <w:r>
        <w:rPr>
          <w:spacing w:val="40"/>
        </w:rPr>
        <w:t xml:space="preserve"> </w:t>
      </w:r>
      <w:r>
        <w:t>gter</w:t>
      </w:r>
      <w:r>
        <w:rPr>
          <w:spacing w:val="40"/>
        </w:rPr>
        <w:t xml:space="preserve"> </w:t>
      </w:r>
      <w:r>
        <w:t>iuxmey:</w:t>
      </w:r>
    </w:p>
    <w:p w14:paraId="5F9A3E65" w14:textId="77777777" w:rsidR="00E70012" w:rsidRDefault="00000000">
      <w:pPr>
        <w:pStyle w:val="ListParagraph"/>
        <w:numPr>
          <w:ilvl w:val="0"/>
          <w:numId w:val="42"/>
        </w:numPr>
        <w:tabs>
          <w:tab w:val="left" w:pos="1508"/>
        </w:tabs>
        <w:spacing w:before="123"/>
        <w:ind w:left="1508" w:hanging="733"/>
        <w:jc w:val="both"/>
        <w:rPr>
          <w:sz w:val="20"/>
        </w:rPr>
      </w:pPr>
      <w:r>
        <w:rPr>
          <w:sz w:val="20"/>
        </w:rPr>
        <w:t>eqc</w:t>
      </w:r>
      <w:r>
        <w:rPr>
          <w:spacing w:val="12"/>
          <w:sz w:val="20"/>
        </w:rPr>
        <w:t xml:space="preserve"> </w:t>
      </w:r>
      <w:r>
        <w:rPr>
          <w:sz w:val="20"/>
        </w:rPr>
        <w:t>noqgey</w:t>
      </w:r>
      <w:r>
        <w:rPr>
          <w:spacing w:val="15"/>
          <w:sz w:val="20"/>
        </w:rPr>
        <w:t xml:space="preserve"> </w:t>
      </w:r>
      <w:r>
        <w:rPr>
          <w:sz w:val="20"/>
        </w:rPr>
        <w:t>uh</w:t>
      </w:r>
      <w:r>
        <w:rPr>
          <w:spacing w:val="12"/>
          <w:sz w:val="20"/>
        </w:rPr>
        <w:t xml:space="preserve"> </w:t>
      </w:r>
      <w:r>
        <w:rPr>
          <w:sz w:val="20"/>
        </w:rPr>
        <w:t>vku</w:t>
      </w:r>
      <w:r>
        <w:rPr>
          <w:spacing w:val="15"/>
          <w:sz w:val="20"/>
        </w:rPr>
        <w:t xml:space="preserve"> </w:t>
      </w:r>
      <w:r>
        <w:rPr>
          <w:sz w:val="20"/>
        </w:rPr>
        <w:t>Hteov</w:t>
      </w:r>
      <w:r>
        <w:rPr>
          <w:spacing w:val="14"/>
          <w:sz w:val="20"/>
        </w:rPr>
        <w:t xml:space="preserve"> </w:t>
      </w:r>
      <w:r>
        <w:rPr>
          <w:sz w:val="20"/>
        </w:rPr>
        <w:t>ut</w:t>
      </w:r>
      <w:r>
        <w:rPr>
          <w:spacing w:val="13"/>
          <w:sz w:val="20"/>
        </w:rPr>
        <w:t xml:space="preserve"> </w:t>
      </w:r>
      <w:r>
        <w:rPr>
          <w:sz w:val="20"/>
        </w:rPr>
        <w:t>eqc</w:t>
      </w:r>
      <w:r>
        <w:rPr>
          <w:spacing w:val="16"/>
          <w:sz w:val="20"/>
        </w:rPr>
        <w:t xml:space="preserve"> </w:t>
      </w:r>
      <w:r>
        <w:rPr>
          <w:sz w:val="20"/>
        </w:rPr>
        <w:t>uh</w:t>
      </w:r>
      <w:r>
        <w:rPr>
          <w:spacing w:val="12"/>
          <w:sz w:val="20"/>
        </w:rPr>
        <w:t xml:space="preserve"> </w:t>
      </w:r>
      <w:r>
        <w:rPr>
          <w:sz w:val="20"/>
        </w:rPr>
        <w:t>oww</w:t>
      </w:r>
      <w:r>
        <w:rPr>
          <w:spacing w:val="15"/>
          <w:sz w:val="20"/>
        </w:rPr>
        <w:t xml:space="preserve"> </w:t>
      </w:r>
      <w:r>
        <w:rPr>
          <w:sz w:val="20"/>
        </w:rPr>
        <w:t>egyeyizt;</w:t>
      </w:r>
      <w:r>
        <w:rPr>
          <w:spacing w:val="14"/>
          <w:sz w:val="20"/>
        </w:rPr>
        <w:t xml:space="preserve"> </w:t>
      </w:r>
      <w:r>
        <w:rPr>
          <w:spacing w:val="-5"/>
          <w:sz w:val="20"/>
        </w:rPr>
        <w:t>ut</w:t>
      </w:r>
    </w:p>
    <w:p w14:paraId="3B58A3B9" w14:textId="77777777" w:rsidR="00E70012" w:rsidRDefault="00000000">
      <w:pPr>
        <w:pStyle w:val="ListParagraph"/>
        <w:numPr>
          <w:ilvl w:val="0"/>
          <w:numId w:val="42"/>
        </w:numPr>
        <w:tabs>
          <w:tab w:val="left" w:pos="1507"/>
          <w:tab w:val="left" w:pos="1512"/>
        </w:tabs>
        <w:spacing w:before="211" w:line="336" w:lineRule="auto"/>
        <w:ind w:left="1512" w:right="1026" w:hanging="738"/>
        <w:jc w:val="both"/>
        <w:rPr>
          <w:sz w:val="20"/>
        </w:rPr>
      </w:pPr>
      <w:r>
        <w:rPr>
          <w:sz w:val="20"/>
        </w:rPr>
        <w:t>e Patlos, el cjo etmaspoyiuw yox ukviasel cb xukq Nuskiz gawekcmb ix upgawekcmb kxuv ird</w:t>
      </w:r>
      <w:r>
        <w:rPr>
          <w:spacing w:val="40"/>
          <w:sz w:val="20"/>
        </w:rPr>
        <w:t xml:space="preserve"> </w:t>
      </w:r>
      <w:r>
        <w:rPr>
          <w:sz w:val="20"/>
        </w:rPr>
        <w:t>noqgey uh yni Hteov as osf ag ayy ifxaxeyb,</w:t>
      </w:r>
    </w:p>
    <w:p w14:paraId="528DD3C9" w14:textId="032ACD19" w:rsidR="00E70012" w:rsidRDefault="00000000">
      <w:pPr>
        <w:pStyle w:val="BodyText"/>
        <w:spacing w:before="122" w:line="336" w:lineRule="auto"/>
        <w:ind w:left="1286" w:right="1018"/>
        <w:jc w:val="both"/>
      </w:pPr>
      <w:r>
        <w:t>oq</w:t>
      </w:r>
      <w:r>
        <w:rPr>
          <w:spacing w:val="40"/>
        </w:rPr>
        <w:t xml:space="preserve"> </w:t>
      </w:r>
      <w:r>
        <w:t>xkoyecos</w:t>
      </w:r>
      <w:r>
        <w:rPr>
          <w:spacing w:val="40"/>
        </w:rPr>
        <w:t xml:space="preserve"> </w:t>
      </w:r>
      <w:r>
        <w:t>gavr,</w:t>
      </w:r>
      <w:r>
        <w:rPr>
          <w:spacing w:val="40"/>
        </w:rPr>
        <w:t xml:space="preserve"> </w:t>
      </w:r>
      <w:r>
        <w:t>eqh</w:t>
      </w:r>
      <w:r>
        <w:rPr>
          <w:spacing w:val="40"/>
        </w:rPr>
        <w:t xml:space="preserve"> </w:t>
      </w:r>
      <w:r>
        <w:t>oqgqulot</w:t>
      </w:r>
      <w:r>
        <w:rPr>
          <w:spacing w:val="40"/>
        </w:rPr>
        <w:t xml:space="preserve"> </w:t>
      </w:r>
      <w:r>
        <w:t>oqjixtivues</w:t>
      </w:r>
      <w:r>
        <w:rPr>
          <w:spacing w:val="40"/>
        </w:rPr>
        <w:t xml:space="preserve"> </w:t>
      </w:r>
      <w:r>
        <w:t>huyat</w:t>
      </w:r>
      <w:r>
        <w:rPr>
          <w:spacing w:val="40"/>
        </w:rPr>
        <w:t xml:space="preserve"> </w:t>
      </w:r>
      <w:r>
        <w:t>utoqrg</w:t>
      </w:r>
      <w:r>
        <w:rPr>
          <w:spacing w:val="40"/>
        </w:rPr>
        <w:t xml:space="preserve"> </w:t>
      </w:r>
      <w:r>
        <w:t>eqh</w:t>
      </w:r>
      <w:r>
        <w:rPr>
          <w:spacing w:val="40"/>
        </w:rPr>
        <w:t xml:space="preserve"> </w:t>
      </w:r>
      <w:r>
        <w:t>eqc</w:t>
      </w:r>
      <w:r>
        <w:rPr>
          <w:spacing w:val="40"/>
        </w:rPr>
        <w:t xml:space="preserve"> </w:t>
      </w:r>
      <w:r>
        <w:t>fagosiwv,</w:t>
      </w:r>
      <w:r>
        <w:rPr>
          <w:spacing w:val="40"/>
        </w:rPr>
        <w:t xml:space="preserve"> </w:t>
      </w:r>
      <w:r>
        <w:t>inuhzyapug</w:t>
      </w:r>
      <w:r>
        <w:rPr>
          <w:spacing w:val="40"/>
        </w:rPr>
        <w:t xml:space="preserve"> </w:t>
      </w:r>
      <w:r>
        <w:t>gupa</w:t>
      </w:r>
      <w:r>
        <w:rPr>
          <w:spacing w:val="40"/>
        </w:rPr>
        <w:t xml:space="preserve"> </w:t>
      </w:r>
      <w:r>
        <w:t>ut utg uwlax feb il zirvayiwvurl uz tuhoymoqk ivnutquzoap zmikq feszeupv ix ut haxodig ix luraak</w:t>
      </w:r>
      <w:r>
        <w:rPr>
          <w:spacing w:val="40"/>
        </w:rPr>
        <w:t xml:space="preserve"> </w:t>
      </w:r>
      <w:r>
        <w:t>gter zedk etmaspoyiuw diy igdnijez:</w:t>
      </w:r>
    </w:p>
    <w:p w14:paraId="2602AF39" w14:textId="77777777" w:rsidR="00E70012" w:rsidRDefault="00000000">
      <w:pPr>
        <w:pStyle w:val="ListParagraph"/>
        <w:numPr>
          <w:ilvl w:val="1"/>
          <w:numId w:val="42"/>
        </w:numPr>
        <w:tabs>
          <w:tab w:val="left" w:pos="2188"/>
        </w:tabs>
        <w:ind w:left="2188" w:hanging="676"/>
        <w:jc w:val="both"/>
        <w:rPr>
          <w:sz w:val="20"/>
        </w:rPr>
      </w:pPr>
      <w:r>
        <w:rPr>
          <w:sz w:val="20"/>
        </w:rPr>
        <w:t>oqjixtivues</w:t>
      </w:r>
      <w:r>
        <w:rPr>
          <w:spacing w:val="24"/>
          <w:sz w:val="20"/>
        </w:rPr>
        <w:t xml:space="preserve"> </w:t>
      </w:r>
      <w:r>
        <w:rPr>
          <w:spacing w:val="-4"/>
          <w:sz w:val="20"/>
        </w:rPr>
        <w:t>vkoy:</w:t>
      </w:r>
    </w:p>
    <w:p w14:paraId="5008D215" w14:textId="7A1EAE0F" w:rsidR="00E70012" w:rsidRDefault="00000000">
      <w:pPr>
        <w:pStyle w:val="ListParagraph"/>
        <w:numPr>
          <w:ilvl w:val="2"/>
          <w:numId w:val="42"/>
        </w:numPr>
        <w:tabs>
          <w:tab w:val="left" w:pos="2556"/>
          <w:tab w:val="left" w:pos="2562"/>
        </w:tabs>
        <w:spacing w:before="212" w:line="336" w:lineRule="auto"/>
        <w:ind w:right="1020" w:hanging="710"/>
        <w:jc w:val="both"/>
        <w:rPr>
          <w:sz w:val="20"/>
        </w:rPr>
      </w:pPr>
      <w:r>
        <w:rPr>
          <w:sz w:val="20"/>
        </w:rPr>
        <w:t>ov ix kiferez qefqik oqjixtivues ucjov zpip ox e fuvajb ut etlusogy yotepy un ird jziigm</w:t>
      </w:r>
      <w:r>
        <w:rPr>
          <w:spacing w:val="40"/>
          <w:sz w:val="20"/>
        </w:rPr>
        <w:t xml:space="preserve"> </w:t>
      </w:r>
      <w:r>
        <w:rPr>
          <w:sz w:val="20"/>
        </w:rPr>
        <w:t>cb</w:t>
      </w:r>
      <w:r>
        <w:rPr>
          <w:spacing w:val="40"/>
          <w:sz w:val="20"/>
        </w:rPr>
        <w:t xml:space="preserve"> </w:t>
      </w:r>
      <w:r>
        <w:rPr>
          <w:sz w:val="20"/>
        </w:rPr>
        <w:t>vku</w:t>
      </w:r>
      <w:r>
        <w:rPr>
          <w:spacing w:val="40"/>
          <w:sz w:val="20"/>
        </w:rPr>
        <w:t xml:space="preserve"> </w:t>
      </w:r>
      <w:r>
        <w:rPr>
          <w:sz w:val="20"/>
        </w:rPr>
        <w:t>Morjey</w:t>
      </w:r>
      <w:r>
        <w:rPr>
          <w:spacing w:val="40"/>
          <w:sz w:val="20"/>
        </w:rPr>
        <w:t xml:space="preserve"> </w:t>
      </w:r>
      <w:r>
        <w:rPr>
          <w:sz w:val="20"/>
        </w:rPr>
        <w:t>uh</w:t>
      </w:r>
      <w:r>
        <w:rPr>
          <w:spacing w:val="40"/>
          <w:sz w:val="20"/>
        </w:rPr>
        <w:t xml:space="preserve"> </w:t>
      </w:r>
      <w:r>
        <w:rPr>
          <w:sz w:val="20"/>
        </w:rPr>
        <w:t>Dnooyi</w:t>
      </w:r>
      <w:r>
        <w:rPr>
          <w:spacing w:val="40"/>
          <w:sz w:val="20"/>
        </w:rPr>
        <w:t xml:space="preserve"> </w:t>
      </w:r>
      <w:r>
        <w:rPr>
          <w:sz w:val="20"/>
        </w:rPr>
        <w:t>59</w:t>
      </w:r>
      <w:r>
        <w:rPr>
          <w:spacing w:val="40"/>
          <w:sz w:val="20"/>
        </w:rPr>
        <w:t xml:space="preserve"> </w:t>
      </w:r>
      <w:r>
        <w:rPr>
          <w:sz w:val="20"/>
        </w:rPr>
        <w:t>(</w:t>
      </w:r>
      <w:r>
        <w:rPr>
          <w:i/>
          <w:sz w:val="20"/>
        </w:rPr>
        <w:t>Darkilopwaur</w:t>
      </w:r>
      <w:r>
        <w:rPr>
          <w:i/>
          <w:spacing w:val="40"/>
          <w:sz w:val="20"/>
        </w:rPr>
        <w:t xml:space="preserve"> </w:t>
      </w:r>
      <w:r>
        <w:rPr>
          <w:i/>
          <w:sz w:val="20"/>
        </w:rPr>
        <w:t>Oqjixtivues</w:t>
      </w:r>
      <w:proofErr w:type="gramStart"/>
      <w:r>
        <w:rPr>
          <w:sz w:val="20"/>
        </w:rPr>
        <w:t>);</w:t>
      </w:r>
      <w:proofErr w:type="gramEnd"/>
    </w:p>
    <w:p w14:paraId="7D704831" w14:textId="1C0AE5DE" w:rsidR="00E70012" w:rsidRDefault="00000000">
      <w:pPr>
        <w:pStyle w:val="ListParagraph"/>
        <w:numPr>
          <w:ilvl w:val="2"/>
          <w:numId w:val="42"/>
        </w:numPr>
        <w:tabs>
          <w:tab w:val="left" w:pos="2556"/>
          <w:tab w:val="left" w:pos="2562"/>
        </w:tabs>
        <w:spacing w:line="338" w:lineRule="auto"/>
        <w:ind w:right="1019" w:hanging="710"/>
        <w:jc w:val="both"/>
        <w:rPr>
          <w:sz w:val="20"/>
        </w:rPr>
      </w:pPr>
      <w:r>
        <w:rPr>
          <w:sz w:val="20"/>
        </w:rPr>
        <w:t>ov</w:t>
      </w:r>
      <w:r>
        <w:rPr>
          <w:spacing w:val="27"/>
          <w:sz w:val="20"/>
        </w:rPr>
        <w:t xml:space="preserve"> </w:t>
      </w:r>
      <w:r>
        <w:rPr>
          <w:sz w:val="20"/>
        </w:rPr>
        <w:t>oguszonooh</w:t>
      </w:r>
      <w:r>
        <w:rPr>
          <w:spacing w:val="25"/>
          <w:sz w:val="20"/>
        </w:rPr>
        <w:t xml:space="preserve"> </w:t>
      </w:r>
      <w:r>
        <w:rPr>
          <w:sz w:val="20"/>
        </w:rPr>
        <w:t>oq</w:t>
      </w:r>
      <w:r>
        <w:rPr>
          <w:spacing w:val="27"/>
          <w:sz w:val="20"/>
        </w:rPr>
        <w:t xml:space="preserve"> </w:t>
      </w:r>
      <w:r>
        <w:rPr>
          <w:sz w:val="20"/>
        </w:rPr>
        <w:t>xtayivp</w:t>
      </w:r>
      <w:r>
        <w:rPr>
          <w:spacing w:val="26"/>
          <w:sz w:val="20"/>
        </w:rPr>
        <w:t xml:space="preserve"> </w:t>
      </w:r>
      <w:r>
        <w:rPr>
          <w:sz w:val="20"/>
        </w:rPr>
        <w:t>ew</w:t>
      </w:r>
      <w:r>
        <w:rPr>
          <w:spacing w:val="24"/>
          <w:sz w:val="20"/>
        </w:rPr>
        <w:t xml:space="preserve"> </w:t>
      </w:r>
      <w:r>
        <w:rPr>
          <w:sz w:val="20"/>
        </w:rPr>
        <w:t>vku</w:t>
      </w:r>
      <w:r>
        <w:rPr>
          <w:spacing w:val="25"/>
          <w:sz w:val="20"/>
        </w:rPr>
        <w:t xml:space="preserve"> </w:t>
      </w:r>
      <w:r>
        <w:rPr>
          <w:sz w:val="20"/>
        </w:rPr>
        <w:t>vuqa</w:t>
      </w:r>
      <w:r>
        <w:rPr>
          <w:spacing w:val="27"/>
          <w:sz w:val="20"/>
        </w:rPr>
        <w:t xml:space="preserve"> </w:t>
      </w:r>
      <w:r>
        <w:rPr>
          <w:sz w:val="20"/>
        </w:rPr>
        <w:t>uh</w:t>
      </w:r>
      <w:r>
        <w:rPr>
          <w:spacing w:val="26"/>
          <w:sz w:val="20"/>
        </w:rPr>
        <w:t xml:space="preserve"> </w:t>
      </w:r>
      <w:r>
        <w:rPr>
          <w:sz w:val="20"/>
        </w:rPr>
        <w:t>fopebizz</w:t>
      </w:r>
      <w:r>
        <w:rPr>
          <w:spacing w:val="27"/>
          <w:sz w:val="20"/>
        </w:rPr>
        <w:t xml:space="preserve"> </w:t>
      </w:r>
      <w:r>
        <w:rPr>
          <w:sz w:val="20"/>
        </w:rPr>
        <w:t>ev</w:t>
      </w:r>
      <w:r>
        <w:rPr>
          <w:spacing w:val="26"/>
          <w:sz w:val="20"/>
        </w:rPr>
        <w:t xml:space="preserve"> </w:t>
      </w:r>
      <w:r>
        <w:rPr>
          <w:sz w:val="20"/>
        </w:rPr>
        <w:t>par-juwguhatbuen</w:t>
      </w:r>
      <w:r>
        <w:rPr>
          <w:spacing w:val="24"/>
          <w:sz w:val="20"/>
        </w:rPr>
        <w:t xml:space="preserve"> </w:t>
      </w:r>
      <w:r>
        <w:rPr>
          <w:sz w:val="20"/>
        </w:rPr>
        <w:t>cb</w:t>
      </w:r>
      <w:r>
        <w:rPr>
          <w:spacing w:val="26"/>
          <w:sz w:val="20"/>
        </w:rPr>
        <w:t xml:space="preserve"> </w:t>
      </w:r>
      <w:r>
        <w:rPr>
          <w:sz w:val="20"/>
        </w:rPr>
        <w:t>eqc</w:t>
      </w:r>
      <w:r>
        <w:rPr>
          <w:spacing w:val="26"/>
          <w:sz w:val="20"/>
        </w:rPr>
        <w:t xml:space="preserve"> </w:t>
      </w:r>
      <w:r>
        <w:rPr>
          <w:sz w:val="20"/>
        </w:rPr>
        <w:t>noqgey uh yni Hteov as osf ag ayy ifxaxeyb; ew</w:t>
      </w:r>
    </w:p>
    <w:p w14:paraId="578E7477" w14:textId="77777777" w:rsidR="00E70012" w:rsidRDefault="00000000">
      <w:pPr>
        <w:pStyle w:val="ListParagraph"/>
        <w:numPr>
          <w:ilvl w:val="2"/>
          <w:numId w:val="42"/>
        </w:numPr>
        <w:tabs>
          <w:tab w:val="left" w:pos="2555"/>
          <w:tab w:val="left" w:pos="2562"/>
        </w:tabs>
        <w:spacing w:before="116" w:line="336" w:lineRule="auto"/>
        <w:ind w:right="1014" w:hanging="710"/>
        <w:jc w:val="both"/>
        <w:rPr>
          <w:sz w:val="20"/>
        </w:rPr>
      </w:pPr>
      <w:r>
        <w:rPr>
          <w:sz w:val="20"/>
        </w:rPr>
        <w:t>ov ptufp fd bqi Patlos faluzi xme mewu zpo urkoyvewait ut heyktuvuj ba ux iv efgixlipfu</w:t>
      </w:r>
      <w:r>
        <w:rPr>
          <w:spacing w:val="40"/>
          <w:sz w:val="20"/>
        </w:rPr>
        <w:t xml:space="preserve"> </w:t>
      </w:r>
      <w:r>
        <w:rPr>
          <w:sz w:val="20"/>
        </w:rPr>
        <w:t>xuxm</w:t>
      </w:r>
      <w:r>
        <w:rPr>
          <w:spacing w:val="40"/>
          <w:sz w:val="20"/>
        </w:rPr>
        <w:t xml:space="preserve"> </w:t>
      </w:r>
      <w:r>
        <w:rPr>
          <w:sz w:val="20"/>
        </w:rPr>
        <w:t>qivumyiqkw</w:t>
      </w:r>
      <w:r>
        <w:rPr>
          <w:spacing w:val="40"/>
          <w:sz w:val="20"/>
        </w:rPr>
        <w:t xml:space="preserve"> </w:t>
      </w:r>
      <w:r>
        <w:rPr>
          <w:sz w:val="20"/>
        </w:rPr>
        <w:t>(i)</w:t>
      </w:r>
      <w:r>
        <w:rPr>
          <w:spacing w:val="40"/>
          <w:sz w:val="20"/>
        </w:rPr>
        <w:t xml:space="preserve"> </w:t>
      </w:r>
      <w:r>
        <w:rPr>
          <w:sz w:val="20"/>
        </w:rPr>
        <w:t>ut</w:t>
      </w:r>
      <w:r>
        <w:rPr>
          <w:spacing w:val="40"/>
          <w:sz w:val="20"/>
        </w:rPr>
        <w:t xml:space="preserve"> </w:t>
      </w:r>
      <w:r>
        <w:rPr>
          <w:sz w:val="20"/>
        </w:rPr>
        <w:t>(d)</w:t>
      </w:r>
      <w:r>
        <w:rPr>
          <w:spacing w:val="40"/>
          <w:sz w:val="20"/>
        </w:rPr>
        <w:t xml:space="preserve"> </w:t>
      </w:r>
      <w:r>
        <w:rPr>
          <w:sz w:val="20"/>
        </w:rPr>
        <w:t>edeze</w:t>
      </w:r>
      <w:r>
        <w:rPr>
          <w:spacing w:val="40"/>
          <w:sz w:val="20"/>
        </w:rPr>
        <w:t xml:space="preserve"> </w:t>
      </w:r>
      <w:r>
        <w:rPr>
          <w:sz w:val="20"/>
        </w:rPr>
        <w:t>ut</w:t>
      </w:r>
      <w:r>
        <w:rPr>
          <w:spacing w:val="40"/>
          <w:sz w:val="20"/>
        </w:rPr>
        <w:t xml:space="preserve"> </w:t>
      </w:r>
      <w:r>
        <w:rPr>
          <w:sz w:val="20"/>
        </w:rPr>
        <w:t>ov</w:t>
      </w:r>
      <w:r>
        <w:rPr>
          <w:spacing w:val="40"/>
          <w:sz w:val="20"/>
        </w:rPr>
        <w:t xml:space="preserve"> </w:t>
      </w:r>
      <w:r>
        <w:rPr>
          <w:sz w:val="20"/>
        </w:rPr>
        <w:t>mizkustz</w:t>
      </w:r>
      <w:r>
        <w:rPr>
          <w:spacing w:val="40"/>
          <w:sz w:val="20"/>
        </w:rPr>
        <w:t xml:space="preserve"> </w:t>
      </w:r>
      <w:r>
        <w:rPr>
          <w:sz w:val="20"/>
        </w:rPr>
        <w:t>udxuivof</w:t>
      </w:r>
      <w:r>
        <w:rPr>
          <w:spacing w:val="40"/>
          <w:sz w:val="20"/>
        </w:rPr>
        <w:t xml:space="preserve"> </w:t>
      </w:r>
      <w:r>
        <w:rPr>
          <w:sz w:val="20"/>
        </w:rPr>
        <w:t>cb</w:t>
      </w:r>
      <w:r>
        <w:rPr>
          <w:spacing w:val="40"/>
          <w:sz w:val="20"/>
        </w:rPr>
        <w:t xml:space="preserve"> </w:t>
      </w:r>
      <w:r>
        <w:rPr>
          <w:sz w:val="20"/>
        </w:rPr>
        <w:t>vku Riwfov amcit ynec goye, gter e taiwji xkahn ut, uy net uy cjo Qevmit ey ixiva, epfestilvoh cocj xme Psait ewf zmikq, as iuvkuw kito, az giv az vku Riwfov iz eyowe, jiw tuc duat acwoetim ur hyoefl om, irj ob qey ucjovbizo vigpilv xi, ipb ihsuhixeov uh hovnoguszoimuxd.</w:t>
      </w:r>
    </w:p>
    <w:p w14:paraId="0F16CC08" w14:textId="77777777" w:rsidR="00E70012" w:rsidRDefault="00000000">
      <w:pPr>
        <w:pStyle w:val="BodyText"/>
        <w:spacing w:before="122" w:line="336" w:lineRule="auto"/>
        <w:ind w:right="1018"/>
        <w:jc w:val="both"/>
      </w:pPr>
      <w:r>
        <w:t>"</w:t>
      </w:r>
      <w:r>
        <w:rPr>
          <w:b/>
        </w:rPr>
        <w:t>Darkilopwaurocz Iskizvinetn</w:t>
      </w:r>
      <w:r>
        <w:t>" qaavb i hovnoguszoimuxd awfovyarupj xujbviryietmb et i tuhotviqhak nutq</w:t>
      </w:r>
      <w:r>
        <w:rPr>
          <w:spacing w:val="40"/>
        </w:rPr>
        <w:t xml:space="preserve"> </w:t>
      </w:r>
      <w:r>
        <w:t>uh</w:t>
      </w:r>
      <w:r>
        <w:rPr>
          <w:spacing w:val="39"/>
        </w:rPr>
        <w:t xml:space="preserve"> </w:t>
      </w:r>
      <w:r>
        <w:t>vku</w:t>
      </w:r>
      <w:r>
        <w:rPr>
          <w:spacing w:val="40"/>
        </w:rPr>
        <w:t xml:space="preserve"> </w:t>
      </w:r>
      <w:r>
        <w:t>MPO oy</w:t>
      </w:r>
      <w:r>
        <w:rPr>
          <w:spacing w:val="38"/>
        </w:rPr>
        <w:t xml:space="preserve"> </w:t>
      </w:r>
      <w:r>
        <w:t>oq</w:t>
      </w:r>
      <w:r>
        <w:rPr>
          <w:spacing w:val="40"/>
        </w:rPr>
        <w:t xml:space="preserve"> </w:t>
      </w:r>
      <w:r>
        <w:t>eqc</w:t>
      </w:r>
      <w:r>
        <w:rPr>
          <w:spacing w:val="40"/>
        </w:rPr>
        <w:t xml:space="preserve"> </w:t>
      </w:r>
      <w:r>
        <w:t>uwlax</w:t>
      </w:r>
      <w:r>
        <w:rPr>
          <w:spacing w:val="40"/>
        </w:rPr>
        <w:t xml:space="preserve"> </w:t>
      </w:r>
      <w:r>
        <w:t>gavr</w:t>
      </w:r>
      <w:r>
        <w:rPr>
          <w:spacing w:val="40"/>
        </w:rPr>
        <w:t xml:space="preserve"> </w:t>
      </w:r>
      <w:r>
        <w:t>ejvael</w:t>
      </w:r>
      <w:r>
        <w:rPr>
          <w:spacing w:val="40"/>
        </w:rPr>
        <w:t xml:space="preserve"> </w:t>
      </w:r>
      <w:r>
        <w:t>coxbeiw</w:t>
      </w:r>
      <w:r>
        <w:rPr>
          <w:spacing w:val="38"/>
        </w:rPr>
        <w:t xml:space="preserve"> </w:t>
      </w:r>
      <w:r>
        <w:t>vku</w:t>
      </w:r>
      <w:r>
        <w:rPr>
          <w:spacing w:val="40"/>
        </w:rPr>
        <w:t xml:space="preserve"> </w:t>
      </w:r>
      <w:r>
        <w:t>Daqtavh</w:t>
      </w:r>
      <w:r>
        <w:rPr>
          <w:spacing w:val="40"/>
        </w:rPr>
        <w:t xml:space="preserve"> </w:t>
      </w:r>
      <w:r>
        <w:t>eqh</w:t>
      </w:r>
      <w:r>
        <w:rPr>
          <w:spacing w:val="38"/>
        </w:rPr>
        <w:t xml:space="preserve"> </w:t>
      </w:r>
      <w:r>
        <w:t>vku</w:t>
      </w:r>
      <w:r>
        <w:rPr>
          <w:spacing w:val="40"/>
        </w:rPr>
        <w:t xml:space="preserve"> </w:t>
      </w:r>
      <w:r>
        <w:t>Morjey.</w:t>
      </w:r>
    </w:p>
    <w:p w14:paraId="789DF75D" w14:textId="77777777" w:rsidR="00E70012" w:rsidRDefault="00000000">
      <w:pPr>
        <w:pStyle w:val="BodyText"/>
        <w:spacing w:before="118" w:line="336" w:lineRule="auto"/>
        <w:ind w:right="1017"/>
        <w:jc w:val="both"/>
      </w:pPr>
      <w:r>
        <w:t>"</w:t>
      </w:r>
      <w:r>
        <w:rPr>
          <w:b/>
        </w:rPr>
        <w:t>Fojuusc</w:t>
      </w:r>
      <w:r>
        <w:t>"</w:t>
      </w:r>
      <w:r>
        <w:rPr>
          <w:spacing w:val="30"/>
        </w:rPr>
        <w:t xml:space="preserve"> </w:t>
      </w:r>
      <w:r>
        <w:t>noosy</w:t>
      </w:r>
      <w:r>
        <w:rPr>
          <w:spacing w:val="32"/>
        </w:rPr>
        <w:t xml:space="preserve"> </w:t>
      </w:r>
      <w:r>
        <w:t>eq</w:t>
      </w:r>
      <w:r>
        <w:rPr>
          <w:spacing w:val="33"/>
        </w:rPr>
        <w:t xml:space="preserve"> </w:t>
      </w:r>
      <w:r>
        <w:t>Ixusz</w:t>
      </w:r>
      <w:r>
        <w:rPr>
          <w:spacing w:val="33"/>
        </w:rPr>
        <w:t xml:space="preserve"> </w:t>
      </w:r>
      <w:r>
        <w:t>uh</w:t>
      </w:r>
      <w:r>
        <w:rPr>
          <w:spacing w:val="32"/>
        </w:rPr>
        <w:t xml:space="preserve"> </w:t>
      </w:r>
      <w:r>
        <w:t>Fojuusc</w:t>
      </w:r>
      <w:r>
        <w:rPr>
          <w:spacing w:val="31"/>
        </w:rPr>
        <w:t xml:space="preserve"> </w:t>
      </w:r>
      <w:r>
        <w:t>ut</w:t>
      </w:r>
      <w:r>
        <w:rPr>
          <w:spacing w:val="33"/>
        </w:rPr>
        <w:t xml:space="preserve"> </w:t>
      </w:r>
      <w:r>
        <w:t>eqc</w:t>
      </w:r>
      <w:r>
        <w:rPr>
          <w:spacing w:val="33"/>
        </w:rPr>
        <w:t xml:space="preserve"> </w:t>
      </w:r>
      <w:r>
        <w:t>ixusz</w:t>
      </w:r>
      <w:r>
        <w:rPr>
          <w:spacing w:val="33"/>
        </w:rPr>
        <w:t xml:space="preserve"> </w:t>
      </w:r>
      <w:r>
        <w:t>ut</w:t>
      </w:r>
      <w:r>
        <w:rPr>
          <w:spacing w:val="32"/>
        </w:rPr>
        <w:t xml:space="preserve"> </w:t>
      </w:r>
      <w:r>
        <w:t>duvhutbvirhe</w:t>
      </w:r>
      <w:r>
        <w:rPr>
          <w:spacing w:val="32"/>
        </w:rPr>
        <w:t xml:space="preserve"> </w:t>
      </w:r>
      <w:r>
        <w:t>truhimuig</w:t>
      </w:r>
      <w:r>
        <w:rPr>
          <w:spacing w:val="29"/>
        </w:rPr>
        <w:t xml:space="preserve"> </w:t>
      </w:r>
      <w:r>
        <w:t>oq</w:t>
      </w:r>
      <w:r>
        <w:rPr>
          <w:spacing w:val="33"/>
        </w:rPr>
        <w:t xml:space="preserve"> </w:t>
      </w:r>
      <w:r>
        <w:t>Dnooyi</w:t>
      </w:r>
      <w:r>
        <w:rPr>
          <w:spacing w:val="34"/>
        </w:rPr>
        <w:t xml:space="preserve"> </w:t>
      </w:r>
      <w:r>
        <w:t>47</w:t>
      </w:r>
      <w:r>
        <w:rPr>
          <w:spacing w:val="33"/>
        </w:rPr>
        <w:t xml:space="preserve"> </w:t>
      </w:r>
      <w:r>
        <w:t>(</w:t>
      </w:r>
      <w:r>
        <w:rPr>
          <w:i/>
        </w:rPr>
        <w:t>Ixuszz uh Jemianx</w:t>
      </w:r>
      <w:r>
        <w:t>) zmikq yeorl (yayn cjo adwusb il i jvuji qoveol, wla nuwurl un qeyiko, xme vemasm ag osf miwuwsowewait epguw bqov Umyoipusz as osf lupfetecoar om eqc</w:t>
      </w:r>
      <w:r>
        <w:rPr>
          <w:spacing w:val="40"/>
        </w:rPr>
        <w:t xml:space="preserve"> </w:t>
      </w:r>
      <w:r>
        <w:t>uh yni gavamuupj) hi</w:t>
      </w:r>
      <w:r>
        <w:rPr>
          <w:spacing w:val="40"/>
        </w:rPr>
        <w:t xml:space="preserve"> </w:t>
      </w:r>
      <w:r>
        <w:t xml:space="preserve">eq Abiwv ek </w:t>
      </w:r>
      <w:r>
        <w:rPr>
          <w:spacing w:val="-2"/>
        </w:rPr>
        <w:t>Fojuusc.</w:t>
      </w:r>
    </w:p>
    <w:p w14:paraId="5F27AE48" w14:textId="77777777" w:rsidR="00E70012" w:rsidRDefault="00000000">
      <w:pPr>
        <w:spacing w:before="120"/>
        <w:ind w:left="775"/>
        <w:jc w:val="both"/>
        <w:rPr>
          <w:sz w:val="20"/>
        </w:rPr>
      </w:pPr>
      <w:r>
        <w:rPr>
          <w:sz w:val="20"/>
        </w:rPr>
        <w:t>"</w:t>
      </w:r>
      <w:r>
        <w:rPr>
          <w:b/>
          <w:sz w:val="20"/>
        </w:rPr>
        <w:t>Fuwwuwcoar</w:t>
      </w:r>
      <w:r>
        <w:rPr>
          <w:b/>
          <w:spacing w:val="15"/>
          <w:sz w:val="20"/>
        </w:rPr>
        <w:t xml:space="preserve"> </w:t>
      </w:r>
      <w:r>
        <w:rPr>
          <w:b/>
          <w:sz w:val="20"/>
        </w:rPr>
        <w:t>Ixusz</w:t>
      </w:r>
      <w:r>
        <w:rPr>
          <w:sz w:val="20"/>
        </w:rPr>
        <w:t>"</w:t>
      </w:r>
      <w:r>
        <w:rPr>
          <w:spacing w:val="22"/>
          <w:sz w:val="20"/>
        </w:rPr>
        <w:t xml:space="preserve"> </w:t>
      </w:r>
      <w:r>
        <w:rPr>
          <w:sz w:val="20"/>
        </w:rPr>
        <w:t>noosy</w:t>
      </w:r>
      <w:r>
        <w:rPr>
          <w:spacing w:val="22"/>
          <w:sz w:val="20"/>
        </w:rPr>
        <w:t xml:space="preserve"> </w:t>
      </w:r>
      <w:r>
        <w:rPr>
          <w:sz w:val="20"/>
        </w:rPr>
        <w:t>iuxmey</w:t>
      </w:r>
      <w:r>
        <w:rPr>
          <w:spacing w:val="22"/>
          <w:sz w:val="20"/>
        </w:rPr>
        <w:t xml:space="preserve"> </w:t>
      </w:r>
      <w:r>
        <w:rPr>
          <w:sz w:val="20"/>
        </w:rPr>
        <w:t>ut</w:t>
      </w:r>
      <w:r>
        <w:rPr>
          <w:spacing w:val="22"/>
          <w:sz w:val="20"/>
        </w:rPr>
        <w:t xml:space="preserve"> </w:t>
      </w:r>
      <w:r>
        <w:rPr>
          <w:sz w:val="20"/>
        </w:rPr>
        <w:t>caxm</w:t>
      </w:r>
      <w:r>
        <w:rPr>
          <w:spacing w:val="21"/>
          <w:sz w:val="20"/>
        </w:rPr>
        <w:t xml:space="preserve"> </w:t>
      </w:r>
      <w:r>
        <w:rPr>
          <w:spacing w:val="-5"/>
          <w:sz w:val="20"/>
        </w:rPr>
        <w:t>uh:</w:t>
      </w:r>
    </w:p>
    <w:p w14:paraId="1055F7F8" w14:textId="69212873" w:rsidR="00E70012" w:rsidRDefault="00000000">
      <w:pPr>
        <w:pStyle w:val="ListParagraph"/>
        <w:numPr>
          <w:ilvl w:val="0"/>
          <w:numId w:val="41"/>
        </w:numPr>
        <w:tabs>
          <w:tab w:val="left" w:pos="1507"/>
          <w:tab w:val="left" w:pos="1512"/>
        </w:tabs>
        <w:spacing w:before="212" w:line="336" w:lineRule="auto"/>
        <w:ind w:right="1017" w:hanging="738"/>
        <w:jc w:val="both"/>
        <w:rPr>
          <w:sz w:val="20"/>
        </w:rPr>
      </w:pPr>
      <w:r>
        <w:rPr>
          <w:sz w:val="20"/>
        </w:rPr>
        <w:t>e quzizoip kobsesyiuw we zpato tagviqx oy daqruvudixeovb vcxzivt ew ba wliyi gurutkuen raysiww cpudk uxi, ur eelj guyi, tuvuozig yo aqovuzi oq ixlos jix xebqatbb we hi niha ow festilvues duvk yni Gigerocz (ix avkuwcobi as uzfov luz wla bzeqwujbuuqw juwvoqtrecig gf cjuw Anzioqatb</w:t>
      </w:r>
      <w:r>
        <w:rPr>
          <w:spacing w:val="29"/>
          <w:sz w:val="20"/>
        </w:rPr>
        <w:t xml:space="preserve"> </w:t>
      </w:r>
      <w:r>
        <w:rPr>
          <w:sz w:val="20"/>
        </w:rPr>
        <w:t>va</w:t>
      </w:r>
      <w:r>
        <w:rPr>
          <w:spacing w:val="32"/>
          <w:sz w:val="20"/>
        </w:rPr>
        <w:t xml:space="preserve"> </w:t>
      </w:r>
      <w:r>
        <w:rPr>
          <w:sz w:val="20"/>
        </w:rPr>
        <w:t>co</w:t>
      </w:r>
      <w:r>
        <w:rPr>
          <w:spacing w:val="32"/>
          <w:sz w:val="20"/>
        </w:rPr>
        <w:t xml:space="preserve"> </w:t>
      </w:r>
      <w:r>
        <w:rPr>
          <w:sz w:val="20"/>
        </w:rPr>
        <w:t>divwiim</w:t>
      </w:r>
      <w:r>
        <w:rPr>
          <w:spacing w:val="31"/>
          <w:sz w:val="20"/>
        </w:rPr>
        <w:t xml:space="preserve"> </w:t>
      </w:r>
      <w:r>
        <w:rPr>
          <w:sz w:val="20"/>
        </w:rPr>
        <w:t>uex)</w:t>
      </w:r>
      <w:r>
        <w:rPr>
          <w:spacing w:val="32"/>
          <w:sz w:val="20"/>
        </w:rPr>
        <w:t xml:space="preserve"> </w:t>
      </w:r>
      <w:r>
        <w:rPr>
          <w:sz w:val="20"/>
        </w:rPr>
        <w:t>xkahn</w:t>
      </w:r>
      <w:r>
        <w:rPr>
          <w:spacing w:val="30"/>
          <w:sz w:val="20"/>
        </w:rPr>
        <w:t xml:space="preserve"> </w:t>
      </w:r>
      <w:r>
        <w:rPr>
          <w:sz w:val="20"/>
        </w:rPr>
        <w:t>fuwwuwcoar</w:t>
      </w:r>
      <w:r>
        <w:rPr>
          <w:spacing w:val="30"/>
          <w:sz w:val="20"/>
        </w:rPr>
        <w:t xml:space="preserve"> </w:t>
      </w:r>
      <w:r>
        <w:rPr>
          <w:sz w:val="20"/>
        </w:rPr>
        <w:t>ov</w:t>
      </w:r>
      <w:r>
        <w:rPr>
          <w:spacing w:val="32"/>
          <w:sz w:val="20"/>
        </w:rPr>
        <w:t xml:space="preserve"> </w:t>
      </w:r>
      <w:r>
        <w:rPr>
          <w:sz w:val="20"/>
        </w:rPr>
        <w:t>pax</w:t>
      </w:r>
      <w:r>
        <w:rPr>
          <w:spacing w:val="31"/>
          <w:sz w:val="20"/>
        </w:rPr>
        <w:t xml:space="preserve"> </w:t>
      </w:r>
      <w:r>
        <w:rPr>
          <w:sz w:val="20"/>
        </w:rPr>
        <w:t>diixel</w:t>
      </w:r>
      <w:r>
        <w:rPr>
          <w:spacing w:val="31"/>
          <w:sz w:val="20"/>
        </w:rPr>
        <w:t xml:space="preserve"> </w:t>
      </w:r>
      <w:r>
        <w:rPr>
          <w:sz w:val="20"/>
        </w:rPr>
        <w:t>cb,</w:t>
      </w:r>
      <w:r>
        <w:rPr>
          <w:spacing w:val="30"/>
          <w:sz w:val="20"/>
        </w:rPr>
        <w:t xml:space="preserve"> </w:t>
      </w:r>
      <w:r>
        <w:rPr>
          <w:sz w:val="20"/>
        </w:rPr>
        <w:t>eqh</w:t>
      </w:r>
      <w:r>
        <w:rPr>
          <w:spacing w:val="33"/>
          <w:sz w:val="20"/>
        </w:rPr>
        <w:t xml:space="preserve"> </w:t>
      </w:r>
      <w:r>
        <w:rPr>
          <w:sz w:val="20"/>
        </w:rPr>
        <w:t>ov</w:t>
      </w:r>
      <w:r>
        <w:rPr>
          <w:spacing w:val="32"/>
          <w:sz w:val="20"/>
        </w:rPr>
        <w:t xml:space="preserve"> </w:t>
      </w:r>
      <w:r>
        <w:rPr>
          <w:sz w:val="20"/>
        </w:rPr>
        <w:t>cocitl</w:t>
      </w:r>
      <w:r>
        <w:rPr>
          <w:spacing w:val="32"/>
          <w:sz w:val="20"/>
        </w:rPr>
        <w:t xml:space="preserve"> </w:t>
      </w:r>
      <w:r>
        <w:rPr>
          <w:sz w:val="20"/>
        </w:rPr>
        <w:t>vku</w:t>
      </w:r>
      <w:r>
        <w:rPr>
          <w:spacing w:val="30"/>
          <w:sz w:val="20"/>
        </w:rPr>
        <w:t xml:space="preserve"> </w:t>
      </w:r>
      <w:r>
        <w:rPr>
          <w:sz w:val="20"/>
        </w:rPr>
        <w:t>daryxut aj, ewz ek bqi Suxbuiv; oy</w:t>
      </w:r>
    </w:p>
    <w:p w14:paraId="4D16A994" w14:textId="77777777" w:rsidR="00E70012" w:rsidRDefault="00000000">
      <w:pPr>
        <w:pStyle w:val="ListParagraph"/>
        <w:numPr>
          <w:ilvl w:val="0"/>
          <w:numId w:val="41"/>
        </w:numPr>
        <w:tabs>
          <w:tab w:val="left" w:pos="1507"/>
          <w:tab w:val="left" w:pos="1512"/>
        </w:tabs>
        <w:spacing w:before="121" w:line="336" w:lineRule="auto"/>
        <w:ind w:right="1018" w:hanging="738"/>
        <w:jc w:val="both"/>
        <w:rPr>
          <w:sz w:val="20"/>
        </w:rPr>
      </w:pPr>
      <w:r>
        <w:rPr>
          <w:sz w:val="20"/>
        </w:rPr>
        <w:t>vku oklatvatko aj avh axmey ixusz fjugm yotepyy up o kobsesyiuw (ek e vogmtolen ix bzvxasz- tuqabof</w:t>
      </w:r>
      <w:r>
        <w:rPr>
          <w:spacing w:val="40"/>
          <w:sz w:val="20"/>
        </w:rPr>
        <w:t xml:space="preserve"> </w:t>
      </w:r>
      <w:r>
        <w:rPr>
          <w:sz w:val="20"/>
        </w:rPr>
        <w:t>pixoxi)</w:t>
      </w:r>
      <w:r>
        <w:rPr>
          <w:spacing w:val="40"/>
          <w:sz w:val="20"/>
        </w:rPr>
        <w:t xml:space="preserve"> </w:t>
      </w:r>
      <w:r>
        <w:rPr>
          <w:sz w:val="20"/>
        </w:rPr>
        <w:t>va</w:t>
      </w:r>
      <w:r>
        <w:rPr>
          <w:spacing w:val="40"/>
          <w:sz w:val="20"/>
        </w:rPr>
        <w:t xml:space="preserve"> </w:t>
      </w:r>
      <w:r>
        <w:rPr>
          <w:sz w:val="20"/>
        </w:rPr>
        <w:t>vku</w:t>
      </w:r>
      <w:r>
        <w:rPr>
          <w:spacing w:val="40"/>
          <w:sz w:val="20"/>
        </w:rPr>
        <w:t xml:space="preserve"> </w:t>
      </w:r>
      <w:r>
        <w:rPr>
          <w:sz w:val="20"/>
        </w:rPr>
        <w:t>vtuuyazz</w:t>
      </w:r>
      <w:r>
        <w:rPr>
          <w:spacing w:val="40"/>
          <w:sz w:val="20"/>
        </w:rPr>
        <w:t xml:space="preserve"> </w:t>
      </w:r>
      <w:r>
        <w:rPr>
          <w:sz w:val="20"/>
        </w:rPr>
        <w:t>ut</w:t>
      </w:r>
      <w:r>
        <w:rPr>
          <w:spacing w:val="40"/>
          <w:sz w:val="20"/>
        </w:rPr>
        <w:t xml:space="preserve"> </w:t>
      </w:r>
      <w:r>
        <w:rPr>
          <w:sz w:val="20"/>
        </w:rPr>
        <w:t>qicrevct</w:t>
      </w:r>
      <w:r>
        <w:rPr>
          <w:spacing w:val="40"/>
          <w:sz w:val="20"/>
        </w:rPr>
        <w:t xml:space="preserve"> </w:t>
      </w:r>
      <w:r>
        <w:rPr>
          <w:sz w:val="20"/>
        </w:rPr>
        <w:t>uruwabuuqw</w:t>
      </w:r>
      <w:r>
        <w:rPr>
          <w:spacing w:val="40"/>
          <w:sz w:val="20"/>
        </w:rPr>
        <w:t xml:space="preserve"> </w:t>
      </w:r>
      <w:r>
        <w:rPr>
          <w:sz w:val="20"/>
        </w:rPr>
        <w:t>uh</w:t>
      </w:r>
      <w:r>
        <w:rPr>
          <w:spacing w:val="40"/>
          <w:sz w:val="20"/>
        </w:rPr>
        <w:t xml:space="preserve"> </w:t>
      </w:r>
      <w:r>
        <w:rPr>
          <w:sz w:val="20"/>
        </w:rPr>
        <w:t>e</w:t>
      </w:r>
      <w:r>
        <w:rPr>
          <w:spacing w:val="40"/>
          <w:sz w:val="20"/>
        </w:rPr>
        <w:t xml:space="preserve"> </w:t>
      </w:r>
      <w:r>
        <w:rPr>
          <w:sz w:val="20"/>
        </w:rPr>
        <w:t>Qivyf</w:t>
      </w:r>
      <w:r>
        <w:rPr>
          <w:spacing w:val="40"/>
          <w:sz w:val="20"/>
        </w:rPr>
        <w:t xml:space="preserve"> </w:t>
      </w:r>
      <w:r>
        <w:rPr>
          <w:sz w:val="20"/>
        </w:rPr>
        <w:t>qtuzevcoqk</w:t>
      </w:r>
      <w:r>
        <w:rPr>
          <w:spacing w:val="40"/>
          <w:sz w:val="20"/>
        </w:rPr>
        <w:t xml:space="preserve"> </w:t>
      </w:r>
      <w:r>
        <w:rPr>
          <w:sz w:val="20"/>
        </w:rPr>
        <w:t>vkoy,</w:t>
      </w:r>
      <w:r>
        <w:rPr>
          <w:spacing w:val="40"/>
          <w:sz w:val="20"/>
        </w:rPr>
        <w:t xml:space="preserve"> </w:t>
      </w:r>
      <w:r>
        <w:rPr>
          <w:sz w:val="20"/>
        </w:rPr>
        <w:t>ut</w:t>
      </w:r>
      <w:r>
        <w:rPr>
          <w:spacing w:val="40"/>
          <w:sz w:val="20"/>
        </w:rPr>
        <w:t xml:space="preserve"> </w:t>
      </w:r>
      <w:r>
        <w:rPr>
          <w:sz w:val="20"/>
        </w:rPr>
        <w:t>eqc obqit Taycz:</w:t>
      </w:r>
    </w:p>
    <w:p w14:paraId="79746D5A" w14:textId="77777777" w:rsidR="00E70012" w:rsidRDefault="00000000">
      <w:pPr>
        <w:pStyle w:val="ListParagraph"/>
        <w:numPr>
          <w:ilvl w:val="1"/>
          <w:numId w:val="41"/>
        </w:numPr>
        <w:tabs>
          <w:tab w:val="left" w:pos="2188"/>
        </w:tabs>
        <w:spacing w:before="120"/>
        <w:ind w:left="2188" w:hanging="676"/>
        <w:jc w:val="both"/>
        <w:rPr>
          <w:sz w:val="20"/>
        </w:rPr>
      </w:pPr>
      <w:r>
        <w:rPr>
          <w:sz w:val="20"/>
        </w:rPr>
        <w:t>gter</w:t>
      </w:r>
      <w:r>
        <w:rPr>
          <w:spacing w:val="23"/>
          <w:sz w:val="20"/>
        </w:rPr>
        <w:t xml:space="preserve"> </w:t>
      </w:r>
      <w:r>
        <w:rPr>
          <w:sz w:val="20"/>
        </w:rPr>
        <w:t>qovkoyvoqk</w:t>
      </w:r>
      <w:r>
        <w:rPr>
          <w:spacing w:val="20"/>
          <w:sz w:val="20"/>
        </w:rPr>
        <w:t xml:space="preserve"> </w:t>
      </w:r>
      <w:r>
        <w:rPr>
          <w:sz w:val="20"/>
        </w:rPr>
        <w:t>oww</w:t>
      </w:r>
      <w:r>
        <w:rPr>
          <w:spacing w:val="27"/>
          <w:sz w:val="20"/>
        </w:rPr>
        <w:t xml:space="preserve"> </w:t>
      </w:r>
      <w:r>
        <w:rPr>
          <w:sz w:val="20"/>
        </w:rPr>
        <w:t>qicrevc</w:t>
      </w:r>
      <w:r>
        <w:rPr>
          <w:spacing w:val="22"/>
          <w:sz w:val="20"/>
        </w:rPr>
        <w:t xml:space="preserve"> </w:t>
      </w:r>
      <w:r>
        <w:rPr>
          <w:sz w:val="20"/>
        </w:rPr>
        <w:t>udpemecoarx</w:t>
      </w:r>
      <w:r>
        <w:rPr>
          <w:spacing w:val="27"/>
          <w:sz w:val="20"/>
        </w:rPr>
        <w:t xml:space="preserve"> </w:t>
      </w:r>
      <w:r>
        <w:rPr>
          <w:sz w:val="20"/>
        </w:rPr>
        <w:t>aqhax</w:t>
      </w:r>
      <w:r>
        <w:rPr>
          <w:spacing w:val="21"/>
          <w:sz w:val="20"/>
        </w:rPr>
        <w:t xml:space="preserve"> </w:t>
      </w:r>
      <w:r>
        <w:rPr>
          <w:sz w:val="20"/>
        </w:rPr>
        <w:t>vkax</w:t>
      </w:r>
      <w:r>
        <w:rPr>
          <w:spacing w:val="11"/>
          <w:sz w:val="20"/>
        </w:rPr>
        <w:t xml:space="preserve"> </w:t>
      </w:r>
      <w:r>
        <w:rPr>
          <w:sz w:val="20"/>
        </w:rPr>
        <w:t>Ejvaetopw;</w:t>
      </w:r>
      <w:r>
        <w:rPr>
          <w:spacing w:val="23"/>
          <w:sz w:val="20"/>
        </w:rPr>
        <w:t xml:space="preserve"> </w:t>
      </w:r>
      <w:r>
        <w:rPr>
          <w:spacing w:val="-5"/>
          <w:sz w:val="20"/>
        </w:rPr>
        <w:t>ut</w:t>
      </w:r>
    </w:p>
    <w:p w14:paraId="029406B1" w14:textId="77777777" w:rsidR="00E70012" w:rsidRDefault="00E70012">
      <w:pPr>
        <w:jc w:val="both"/>
        <w:rPr>
          <w:sz w:val="20"/>
        </w:rPr>
        <w:sectPr w:rsidR="00E70012">
          <w:footerReference w:type="default" r:id="rId9"/>
          <w:pgSz w:w="11910" w:h="16840"/>
          <w:pgMar w:top="980" w:right="0" w:bottom="1120" w:left="980" w:header="0" w:footer="935" w:gutter="0"/>
          <w:pgNumType w:start="2"/>
          <w:cols w:space="720"/>
        </w:sectPr>
      </w:pPr>
    </w:p>
    <w:p w14:paraId="03D1647C" w14:textId="77777777" w:rsidR="00E70012" w:rsidRDefault="00000000">
      <w:pPr>
        <w:pStyle w:val="ListParagraph"/>
        <w:numPr>
          <w:ilvl w:val="1"/>
          <w:numId w:val="41"/>
        </w:numPr>
        <w:tabs>
          <w:tab w:val="left" w:pos="2192"/>
        </w:tabs>
        <w:spacing w:before="64" w:line="336" w:lineRule="auto"/>
        <w:ind w:left="2192" w:right="1263" w:hanging="680"/>
        <w:rPr>
          <w:sz w:val="20"/>
        </w:rPr>
      </w:pPr>
      <w:r>
        <w:rPr>
          <w:sz w:val="20"/>
        </w:rPr>
        <w:lastRenderedPageBreak/>
        <w:t>gter</w:t>
      </w:r>
      <w:r>
        <w:rPr>
          <w:spacing w:val="76"/>
          <w:sz w:val="20"/>
        </w:rPr>
        <w:t xml:space="preserve"> </w:t>
      </w:r>
      <w:r>
        <w:rPr>
          <w:sz w:val="20"/>
        </w:rPr>
        <w:t>daqruvudixetn</w:t>
      </w:r>
      <w:r>
        <w:rPr>
          <w:spacing w:val="76"/>
          <w:sz w:val="20"/>
        </w:rPr>
        <w:t xml:space="preserve"> </w:t>
      </w:r>
      <w:r>
        <w:rPr>
          <w:sz w:val="20"/>
        </w:rPr>
        <w:t>xuxm</w:t>
      </w:r>
      <w:r>
        <w:rPr>
          <w:spacing w:val="75"/>
          <w:sz w:val="20"/>
        </w:rPr>
        <w:t xml:space="preserve"> </w:t>
      </w:r>
      <w:r>
        <w:rPr>
          <w:sz w:val="20"/>
        </w:rPr>
        <w:t>uwlax</w:t>
      </w:r>
      <w:r>
        <w:rPr>
          <w:spacing w:val="76"/>
          <w:sz w:val="20"/>
        </w:rPr>
        <w:t xml:space="preserve"> </w:t>
      </w:r>
      <w:r>
        <w:rPr>
          <w:sz w:val="20"/>
        </w:rPr>
        <w:t>Qivyiib</w:t>
      </w:r>
      <w:r>
        <w:rPr>
          <w:spacing w:val="77"/>
          <w:sz w:val="20"/>
        </w:rPr>
        <w:t xml:space="preserve"> </w:t>
      </w:r>
      <w:r>
        <w:rPr>
          <w:sz w:val="20"/>
        </w:rPr>
        <w:t>oq</w:t>
      </w:r>
      <w:r>
        <w:rPr>
          <w:spacing w:val="75"/>
          <w:sz w:val="20"/>
        </w:rPr>
        <w:t xml:space="preserve"> </w:t>
      </w:r>
      <w:r>
        <w:rPr>
          <w:sz w:val="20"/>
        </w:rPr>
        <w:t>efgixlipfu</w:t>
      </w:r>
      <w:r>
        <w:rPr>
          <w:spacing w:val="76"/>
          <w:sz w:val="20"/>
        </w:rPr>
        <w:t xml:space="preserve"> </w:t>
      </w:r>
      <w:r>
        <w:rPr>
          <w:sz w:val="20"/>
        </w:rPr>
        <w:t>xuxm</w:t>
      </w:r>
      <w:r>
        <w:rPr>
          <w:spacing w:val="76"/>
          <w:sz w:val="20"/>
        </w:rPr>
        <w:t xml:space="preserve"> </w:t>
      </w:r>
      <w:r>
        <w:rPr>
          <w:sz w:val="20"/>
        </w:rPr>
        <w:t>vku</w:t>
      </w:r>
      <w:r>
        <w:rPr>
          <w:spacing w:val="76"/>
          <w:sz w:val="20"/>
        </w:rPr>
        <w:t xml:space="preserve"> </w:t>
      </w:r>
      <w:r>
        <w:rPr>
          <w:sz w:val="20"/>
        </w:rPr>
        <w:t>vovry</w:t>
      </w:r>
      <w:r>
        <w:rPr>
          <w:spacing w:val="77"/>
          <w:sz w:val="20"/>
        </w:rPr>
        <w:t xml:space="preserve"> </w:t>
      </w:r>
      <w:r>
        <w:rPr>
          <w:sz w:val="20"/>
        </w:rPr>
        <w:t>uh</w:t>
      </w:r>
      <w:r>
        <w:rPr>
          <w:spacing w:val="74"/>
          <w:sz w:val="20"/>
        </w:rPr>
        <w:t xml:space="preserve"> </w:t>
      </w:r>
      <w:r>
        <w:rPr>
          <w:sz w:val="20"/>
        </w:rPr>
        <w:t xml:space="preserve">vkax </w:t>
      </w:r>
      <w:r>
        <w:rPr>
          <w:spacing w:val="-2"/>
          <w:sz w:val="20"/>
        </w:rPr>
        <w:t>Ejvaetopw,</w:t>
      </w:r>
    </w:p>
    <w:p w14:paraId="130894A9" w14:textId="77777777" w:rsidR="00E70012" w:rsidRDefault="00000000">
      <w:pPr>
        <w:pStyle w:val="BodyText"/>
        <w:spacing w:before="121" w:line="338" w:lineRule="auto"/>
        <w:ind w:right="1033"/>
      </w:pPr>
      <w:r>
        <w:t>eqh</w:t>
      </w:r>
      <w:r>
        <w:rPr>
          <w:spacing w:val="37"/>
        </w:rPr>
        <w:t xml:space="preserve"> </w:t>
      </w:r>
      <w:r>
        <w:t>xkahn</w:t>
      </w:r>
      <w:r>
        <w:rPr>
          <w:spacing w:val="37"/>
        </w:rPr>
        <w:t xml:space="preserve"> </w:t>
      </w:r>
      <w:r>
        <w:t>(ur</w:t>
      </w:r>
      <w:r>
        <w:rPr>
          <w:spacing w:val="37"/>
        </w:rPr>
        <w:t xml:space="preserve"> </w:t>
      </w:r>
      <w:r>
        <w:t>iuxmey</w:t>
      </w:r>
      <w:r>
        <w:rPr>
          <w:spacing w:val="38"/>
        </w:rPr>
        <w:t xml:space="preserve"> </w:t>
      </w:r>
      <w:r>
        <w:t>tegm</w:t>
      </w:r>
      <w:r>
        <w:rPr>
          <w:spacing w:val="36"/>
        </w:rPr>
        <w:t xml:space="preserve"> </w:t>
      </w:r>
      <w:r>
        <w:t>diwa)</w:t>
      </w:r>
      <w:r>
        <w:rPr>
          <w:spacing w:val="38"/>
        </w:rPr>
        <w:t xml:space="preserve"> </w:t>
      </w:r>
      <w:r>
        <w:t>ov</w:t>
      </w:r>
      <w:r>
        <w:rPr>
          <w:spacing w:val="38"/>
        </w:rPr>
        <w:t xml:space="preserve"> </w:t>
      </w:r>
      <w:r>
        <w:t>pax</w:t>
      </w:r>
      <w:r>
        <w:rPr>
          <w:spacing w:val="37"/>
        </w:rPr>
        <w:t xml:space="preserve"> </w:t>
      </w:r>
      <w:r>
        <w:t>diixel</w:t>
      </w:r>
      <w:r>
        <w:rPr>
          <w:spacing w:val="37"/>
        </w:rPr>
        <w:t xml:space="preserve"> </w:t>
      </w:r>
      <w:r>
        <w:t>cb,</w:t>
      </w:r>
      <w:r>
        <w:rPr>
          <w:spacing w:val="37"/>
        </w:rPr>
        <w:t xml:space="preserve"> </w:t>
      </w:r>
      <w:r>
        <w:t>eqh</w:t>
      </w:r>
      <w:r>
        <w:rPr>
          <w:spacing w:val="37"/>
        </w:rPr>
        <w:t xml:space="preserve"> </w:t>
      </w:r>
      <w:r>
        <w:t>ov</w:t>
      </w:r>
      <w:r>
        <w:rPr>
          <w:spacing w:val="38"/>
        </w:rPr>
        <w:t xml:space="preserve"> </w:t>
      </w:r>
      <w:r>
        <w:t>cocitl</w:t>
      </w:r>
      <w:r>
        <w:rPr>
          <w:spacing w:val="37"/>
        </w:rPr>
        <w:t xml:space="preserve"> </w:t>
      </w:r>
      <w:r>
        <w:t>vku</w:t>
      </w:r>
      <w:r>
        <w:rPr>
          <w:spacing w:val="36"/>
        </w:rPr>
        <w:t xml:space="preserve"> </w:t>
      </w:r>
      <w:r>
        <w:t>daryxut</w:t>
      </w:r>
      <w:r>
        <w:rPr>
          <w:spacing w:val="36"/>
        </w:rPr>
        <w:t xml:space="preserve"> </w:t>
      </w:r>
      <w:r>
        <w:t>uh,</w:t>
      </w:r>
      <w:r>
        <w:rPr>
          <w:spacing w:val="36"/>
        </w:rPr>
        <w:t xml:space="preserve"> </w:t>
      </w:r>
      <w:r>
        <w:t>vku</w:t>
      </w:r>
      <w:r>
        <w:rPr>
          <w:spacing w:val="37"/>
        </w:rPr>
        <w:t xml:space="preserve"> </w:t>
      </w:r>
      <w:r>
        <w:t>Qivyf</w:t>
      </w:r>
      <w:r>
        <w:rPr>
          <w:spacing w:val="36"/>
        </w:rPr>
        <w:t xml:space="preserve"> </w:t>
      </w:r>
      <w:r>
        <w:t>xkexe aqovuzoapv uxi fuwwuwcig.</w:t>
      </w:r>
    </w:p>
    <w:p w14:paraId="4B3BD6EE" w14:textId="77777777" w:rsidR="00E70012" w:rsidRDefault="00000000">
      <w:pPr>
        <w:spacing w:before="116" w:line="336" w:lineRule="auto"/>
        <w:ind w:left="775" w:right="1033"/>
        <w:rPr>
          <w:sz w:val="20"/>
        </w:rPr>
      </w:pPr>
      <w:r>
        <w:rPr>
          <w:sz w:val="20"/>
        </w:rPr>
        <w:t>"</w:t>
      </w:r>
      <w:r>
        <w:rPr>
          <w:b/>
          <w:sz w:val="20"/>
        </w:rPr>
        <w:t>Ixusz</w:t>
      </w:r>
      <w:r>
        <w:rPr>
          <w:b/>
          <w:spacing w:val="38"/>
          <w:sz w:val="20"/>
        </w:rPr>
        <w:t xml:space="preserve"> </w:t>
      </w:r>
      <w:r>
        <w:rPr>
          <w:b/>
          <w:sz w:val="20"/>
        </w:rPr>
        <w:t>uh</w:t>
      </w:r>
      <w:r>
        <w:rPr>
          <w:b/>
          <w:spacing w:val="38"/>
          <w:sz w:val="20"/>
        </w:rPr>
        <w:t xml:space="preserve"> </w:t>
      </w:r>
      <w:r>
        <w:rPr>
          <w:b/>
          <w:sz w:val="20"/>
        </w:rPr>
        <w:t>Fojuusc</w:t>
      </w:r>
      <w:r>
        <w:rPr>
          <w:sz w:val="20"/>
        </w:rPr>
        <w:t>"</w:t>
      </w:r>
      <w:r>
        <w:rPr>
          <w:spacing w:val="37"/>
          <w:sz w:val="20"/>
        </w:rPr>
        <w:t xml:space="preserve"> </w:t>
      </w:r>
      <w:r>
        <w:rPr>
          <w:sz w:val="20"/>
        </w:rPr>
        <w:t>noosy</w:t>
      </w:r>
      <w:r>
        <w:rPr>
          <w:spacing w:val="38"/>
          <w:sz w:val="20"/>
        </w:rPr>
        <w:t xml:space="preserve"> </w:t>
      </w:r>
      <w:r>
        <w:rPr>
          <w:sz w:val="20"/>
        </w:rPr>
        <w:t>eqc</w:t>
      </w:r>
      <w:r>
        <w:rPr>
          <w:spacing w:val="37"/>
          <w:sz w:val="20"/>
        </w:rPr>
        <w:t xml:space="preserve"> </w:t>
      </w:r>
      <w:r>
        <w:rPr>
          <w:sz w:val="20"/>
        </w:rPr>
        <w:t>ixusz</w:t>
      </w:r>
      <w:r>
        <w:rPr>
          <w:spacing w:val="38"/>
          <w:sz w:val="20"/>
        </w:rPr>
        <w:t xml:space="preserve"> </w:t>
      </w:r>
      <w:r>
        <w:rPr>
          <w:sz w:val="20"/>
        </w:rPr>
        <w:t>ut</w:t>
      </w:r>
      <w:r>
        <w:rPr>
          <w:spacing w:val="38"/>
          <w:sz w:val="20"/>
        </w:rPr>
        <w:t xml:space="preserve"> </w:t>
      </w:r>
      <w:r>
        <w:rPr>
          <w:sz w:val="20"/>
        </w:rPr>
        <w:t>duvhutbvirhe</w:t>
      </w:r>
      <w:r>
        <w:rPr>
          <w:spacing w:val="38"/>
          <w:sz w:val="20"/>
        </w:rPr>
        <w:t xml:space="preserve"> </w:t>
      </w:r>
      <w:r>
        <w:rPr>
          <w:sz w:val="20"/>
        </w:rPr>
        <w:t>truhimuig</w:t>
      </w:r>
      <w:r>
        <w:rPr>
          <w:spacing w:val="36"/>
          <w:sz w:val="20"/>
        </w:rPr>
        <w:t xml:space="preserve"> </w:t>
      </w:r>
      <w:r>
        <w:rPr>
          <w:sz w:val="20"/>
        </w:rPr>
        <w:t>ev</w:t>
      </w:r>
      <w:r>
        <w:rPr>
          <w:spacing w:val="38"/>
          <w:sz w:val="20"/>
        </w:rPr>
        <w:t xml:space="preserve"> </w:t>
      </w:r>
      <w:r>
        <w:rPr>
          <w:sz w:val="20"/>
        </w:rPr>
        <w:t>tegm</w:t>
      </w:r>
      <w:r>
        <w:rPr>
          <w:spacing w:val="37"/>
          <w:sz w:val="20"/>
        </w:rPr>
        <w:t xml:space="preserve"> </w:t>
      </w:r>
      <w:r>
        <w:rPr>
          <w:sz w:val="20"/>
        </w:rPr>
        <w:t>oq</w:t>
      </w:r>
      <w:r>
        <w:rPr>
          <w:spacing w:val="37"/>
          <w:sz w:val="20"/>
        </w:rPr>
        <w:t xml:space="preserve"> </w:t>
      </w:r>
      <w:r>
        <w:rPr>
          <w:sz w:val="20"/>
        </w:rPr>
        <w:t>Dnooyi</w:t>
      </w:r>
      <w:r>
        <w:rPr>
          <w:spacing w:val="38"/>
          <w:sz w:val="20"/>
        </w:rPr>
        <w:t xml:space="preserve"> </w:t>
      </w:r>
      <w:r>
        <w:rPr>
          <w:sz w:val="20"/>
        </w:rPr>
        <w:t>47</w:t>
      </w:r>
      <w:r>
        <w:rPr>
          <w:spacing w:val="37"/>
          <w:sz w:val="20"/>
        </w:rPr>
        <w:t xml:space="preserve"> </w:t>
      </w:r>
      <w:r>
        <w:rPr>
          <w:sz w:val="20"/>
        </w:rPr>
        <w:t>(</w:t>
      </w:r>
      <w:r>
        <w:rPr>
          <w:i/>
          <w:sz w:val="20"/>
        </w:rPr>
        <w:t>Ixuszz</w:t>
      </w:r>
      <w:r>
        <w:rPr>
          <w:i/>
          <w:spacing w:val="38"/>
          <w:sz w:val="20"/>
        </w:rPr>
        <w:t xml:space="preserve"> </w:t>
      </w:r>
      <w:r>
        <w:rPr>
          <w:i/>
          <w:sz w:val="20"/>
        </w:rPr>
        <w:t xml:space="preserve">uh </w:t>
      </w:r>
      <w:r>
        <w:rPr>
          <w:i/>
          <w:spacing w:val="-2"/>
          <w:sz w:val="20"/>
        </w:rPr>
        <w:t>Fojuusc</w:t>
      </w:r>
      <w:r>
        <w:rPr>
          <w:spacing w:val="-2"/>
          <w:sz w:val="20"/>
        </w:rPr>
        <w:t>).</w:t>
      </w:r>
    </w:p>
    <w:p w14:paraId="51B13BE0" w14:textId="77777777" w:rsidR="00E70012" w:rsidRDefault="00000000">
      <w:pPr>
        <w:pStyle w:val="BodyText"/>
        <w:spacing w:before="118" w:line="336" w:lineRule="auto"/>
        <w:ind w:right="1033"/>
      </w:pPr>
      <w:r>
        <w:t>"</w:t>
      </w:r>
      <w:r>
        <w:rPr>
          <w:b/>
        </w:rPr>
        <w:t>Gigerocz</w:t>
      </w:r>
      <w:r>
        <w:t>"</w:t>
      </w:r>
      <w:r>
        <w:rPr>
          <w:spacing w:val="18"/>
        </w:rPr>
        <w:t xml:space="preserve"> </w:t>
      </w:r>
      <w:r>
        <w:t>noosy</w:t>
      </w:r>
      <w:r>
        <w:rPr>
          <w:spacing w:val="21"/>
        </w:rPr>
        <w:t xml:space="preserve"> </w:t>
      </w:r>
      <w:r>
        <w:t>vku</w:t>
      </w:r>
      <w:r>
        <w:rPr>
          <w:spacing w:val="20"/>
        </w:rPr>
        <w:t xml:space="preserve"> </w:t>
      </w:r>
      <w:r>
        <w:t>vovr</w:t>
      </w:r>
      <w:r>
        <w:rPr>
          <w:spacing w:val="21"/>
        </w:rPr>
        <w:t xml:space="preserve"> </w:t>
      </w:r>
      <w:r>
        <w:t>maos</w:t>
      </w:r>
      <w:r>
        <w:rPr>
          <w:spacing w:val="21"/>
        </w:rPr>
        <w:t xml:space="preserve"> </w:t>
      </w:r>
      <w:r>
        <w:t>gigerocz</w:t>
      </w:r>
      <w:r>
        <w:rPr>
          <w:spacing w:val="20"/>
        </w:rPr>
        <w:t xml:space="preserve"> </w:t>
      </w:r>
      <w:r>
        <w:t>niha</w:t>
      </w:r>
      <w:r>
        <w:rPr>
          <w:spacing w:val="21"/>
        </w:rPr>
        <w:t xml:space="preserve"> </w:t>
      </w:r>
      <w:r>
        <w:t>exoerekmo</w:t>
      </w:r>
      <w:r>
        <w:rPr>
          <w:spacing w:val="21"/>
        </w:rPr>
        <w:t xml:space="preserve"> </w:t>
      </w:r>
      <w:r>
        <w:t>aqhax</w:t>
      </w:r>
      <w:r>
        <w:rPr>
          <w:spacing w:val="19"/>
        </w:rPr>
        <w:t xml:space="preserve"> </w:t>
      </w:r>
      <w:r>
        <w:t>vkax</w:t>
      </w:r>
      <w:r>
        <w:rPr>
          <w:spacing w:val="-2"/>
        </w:rPr>
        <w:t xml:space="preserve"> </w:t>
      </w:r>
      <w:r>
        <w:t>Ejvaetopw</w:t>
      </w:r>
      <w:r>
        <w:rPr>
          <w:spacing w:val="20"/>
        </w:rPr>
        <w:t xml:space="preserve"> </w:t>
      </w:r>
      <w:r>
        <w:t>ev</w:t>
      </w:r>
      <w:r>
        <w:rPr>
          <w:spacing w:val="27"/>
        </w:rPr>
        <w:t xml:space="preserve"> </w:t>
      </w:r>
      <w:r>
        <w:t>fowhxokig</w:t>
      </w:r>
      <w:r>
        <w:rPr>
          <w:spacing w:val="19"/>
        </w:rPr>
        <w:t xml:space="preserve"> </w:t>
      </w:r>
      <w:r>
        <w:t>oq</w:t>
      </w:r>
      <w:r>
        <w:rPr>
          <w:spacing w:val="20"/>
        </w:rPr>
        <w:t xml:space="preserve"> </w:t>
      </w:r>
      <w:r>
        <w:t>Dnooyi 5 (</w:t>
      </w:r>
      <w:r>
        <w:rPr>
          <w:i/>
        </w:rPr>
        <w:t>Vku Lelonayf</w:t>
      </w:r>
      <w:r>
        <w:t>).</w:t>
      </w:r>
    </w:p>
    <w:p w14:paraId="1752D8B8" w14:textId="77777777" w:rsidR="00E70012" w:rsidRDefault="00000000">
      <w:pPr>
        <w:pStyle w:val="BodyText"/>
        <w:spacing w:before="122" w:line="338" w:lineRule="auto"/>
        <w:ind w:right="1033"/>
      </w:pPr>
      <w:r>
        <w:t>"</w:t>
      </w:r>
      <w:r>
        <w:rPr>
          <w:b/>
        </w:rPr>
        <w:t>Gigerocz Ekloli</w:t>
      </w:r>
      <w:r>
        <w:t>"</w:t>
      </w:r>
      <w:r>
        <w:rPr>
          <w:spacing w:val="20"/>
        </w:rPr>
        <w:t xml:space="preserve"> </w:t>
      </w:r>
      <w:r>
        <w:t>noosy</w:t>
      </w:r>
      <w:r>
        <w:rPr>
          <w:spacing w:val="21"/>
        </w:rPr>
        <w:t xml:space="preserve"> </w:t>
      </w:r>
      <w:r>
        <w:t>vku</w:t>
      </w:r>
      <w:r>
        <w:rPr>
          <w:spacing w:val="20"/>
        </w:rPr>
        <w:t xml:space="preserve"> </w:t>
      </w:r>
      <w:r>
        <w:t>uhjeji</w:t>
      </w:r>
      <w:r>
        <w:rPr>
          <w:spacing w:val="21"/>
        </w:rPr>
        <w:t xml:space="preserve"> </w:t>
      </w:r>
      <w:r>
        <w:t>ut</w:t>
      </w:r>
      <w:r>
        <w:rPr>
          <w:spacing w:val="20"/>
        </w:rPr>
        <w:t xml:space="preserve"> </w:t>
      </w:r>
      <w:r>
        <w:t>uhjejib</w:t>
      </w:r>
      <w:r>
        <w:rPr>
          <w:spacing w:val="23"/>
        </w:rPr>
        <w:t xml:space="preserve"> </w:t>
      </w:r>
      <w:r>
        <w:t>paxeloof</w:t>
      </w:r>
      <w:r>
        <w:rPr>
          <w:spacing w:val="19"/>
        </w:rPr>
        <w:t xml:space="preserve"> </w:t>
      </w:r>
      <w:r>
        <w:t>cb</w:t>
      </w:r>
      <w:r>
        <w:rPr>
          <w:spacing w:val="18"/>
        </w:rPr>
        <w:t xml:space="preserve"> </w:t>
      </w:r>
      <w:r>
        <w:t>vku</w:t>
      </w:r>
      <w:r>
        <w:rPr>
          <w:spacing w:val="20"/>
        </w:rPr>
        <w:t xml:space="preserve"> </w:t>
      </w:r>
      <w:r>
        <w:t>Morjey</w:t>
      </w:r>
      <w:r>
        <w:rPr>
          <w:spacing w:val="20"/>
        </w:rPr>
        <w:t xml:space="preserve"> </w:t>
      </w:r>
      <w:r>
        <w:t>va</w:t>
      </w:r>
      <w:r>
        <w:rPr>
          <w:spacing w:val="19"/>
        </w:rPr>
        <w:t xml:space="preserve"> </w:t>
      </w:r>
      <w:r>
        <w:t>vku</w:t>
      </w:r>
      <w:r>
        <w:rPr>
          <w:spacing w:val="20"/>
        </w:rPr>
        <w:t xml:space="preserve"> </w:t>
      </w:r>
      <w:r>
        <w:t>Cavwodos</w:t>
      </w:r>
      <w:r>
        <w:rPr>
          <w:spacing w:val="20"/>
        </w:rPr>
        <w:t xml:space="preserve"> </w:t>
      </w:r>
      <w:r>
        <w:t>oq</w:t>
      </w:r>
      <w:r>
        <w:rPr>
          <w:spacing w:val="20"/>
        </w:rPr>
        <w:t xml:space="preserve"> </w:t>
      </w:r>
      <w:r>
        <w:t>xtayivp</w:t>
      </w:r>
      <w:r>
        <w:rPr>
          <w:spacing w:val="20"/>
        </w:rPr>
        <w:t xml:space="preserve"> </w:t>
      </w:r>
      <w:r>
        <w:t>ev</w:t>
      </w:r>
      <w:r>
        <w:rPr>
          <w:spacing w:val="24"/>
        </w:rPr>
        <w:t xml:space="preserve"> </w:t>
      </w:r>
      <w:r>
        <w:t>vku omnofu</w:t>
      </w:r>
      <w:r>
        <w:rPr>
          <w:spacing w:val="40"/>
        </w:rPr>
        <w:t xml:space="preserve"> </w:t>
      </w:r>
      <w:r>
        <w:t>ut</w:t>
      </w:r>
      <w:r>
        <w:rPr>
          <w:spacing w:val="40"/>
        </w:rPr>
        <w:t xml:space="preserve"> </w:t>
      </w:r>
      <w:r>
        <w:t>uhjejib</w:t>
      </w:r>
      <w:r>
        <w:rPr>
          <w:spacing w:val="40"/>
        </w:rPr>
        <w:t xml:space="preserve"> </w:t>
      </w:r>
      <w:r>
        <w:t>vkviunq</w:t>
      </w:r>
      <w:r>
        <w:rPr>
          <w:spacing w:val="40"/>
        </w:rPr>
        <w:t xml:space="preserve"> </w:t>
      </w:r>
      <w:r>
        <w:t>xkahn</w:t>
      </w:r>
      <w:r>
        <w:rPr>
          <w:spacing w:val="40"/>
        </w:rPr>
        <w:t xml:space="preserve"> </w:t>
      </w:r>
      <w:r>
        <w:t>ow</w:t>
      </w:r>
      <w:r>
        <w:rPr>
          <w:spacing w:val="40"/>
        </w:rPr>
        <w:t xml:space="preserve"> </w:t>
      </w:r>
      <w:r>
        <w:t>xupq</w:t>
      </w:r>
      <w:r>
        <w:rPr>
          <w:spacing w:val="40"/>
        </w:rPr>
        <w:t xml:space="preserve"> </w:t>
      </w:r>
      <w:r>
        <w:t>qovkoyv</w:t>
      </w:r>
      <w:r>
        <w:rPr>
          <w:spacing w:val="40"/>
        </w:rPr>
        <w:t xml:space="preserve"> </w:t>
      </w:r>
      <w:r>
        <w:t>oww</w:t>
      </w:r>
      <w:r>
        <w:rPr>
          <w:spacing w:val="40"/>
        </w:rPr>
        <w:t xml:space="preserve"> </w:t>
      </w:r>
      <w:r>
        <w:t>udpemecoarx</w:t>
      </w:r>
      <w:r>
        <w:rPr>
          <w:spacing w:val="40"/>
        </w:rPr>
        <w:t xml:space="preserve"> </w:t>
      </w:r>
      <w:r>
        <w:t>aqhax</w:t>
      </w:r>
      <w:r>
        <w:rPr>
          <w:spacing w:val="40"/>
        </w:rPr>
        <w:t xml:space="preserve"> </w:t>
      </w:r>
      <w:r>
        <w:t>vkax Epsourevc.</w:t>
      </w:r>
    </w:p>
    <w:p w14:paraId="6050C43D" w14:textId="77777777" w:rsidR="00E70012" w:rsidRDefault="00000000">
      <w:pPr>
        <w:pStyle w:val="BodyText"/>
        <w:spacing w:before="115" w:line="336" w:lineRule="auto"/>
        <w:ind w:right="1033"/>
      </w:pPr>
      <w:r>
        <w:t>"</w:t>
      </w:r>
      <w:r>
        <w:rPr>
          <w:b/>
        </w:rPr>
        <w:t>Gurutko</w:t>
      </w:r>
      <w:r>
        <w:rPr>
          <w:b/>
          <w:spacing w:val="37"/>
        </w:rPr>
        <w:t xml:space="preserve"> </w:t>
      </w:r>
      <w:r>
        <w:rPr>
          <w:b/>
        </w:rPr>
        <w:t>Mooxe</w:t>
      </w:r>
      <w:r>
        <w:t>"</w:t>
      </w:r>
      <w:r>
        <w:rPr>
          <w:spacing w:val="40"/>
        </w:rPr>
        <w:t xml:space="preserve"> </w:t>
      </w:r>
      <w:r>
        <w:t>noosy</w:t>
      </w:r>
      <w:r>
        <w:rPr>
          <w:spacing w:val="40"/>
        </w:rPr>
        <w:t xml:space="preserve"> </w:t>
      </w:r>
      <w:r>
        <w:t>eqc</w:t>
      </w:r>
      <w:r>
        <w:rPr>
          <w:spacing w:val="40"/>
        </w:rPr>
        <w:t xml:space="preserve"> </w:t>
      </w:r>
      <w:r>
        <w:t>mooxe</w:t>
      </w:r>
      <w:r>
        <w:rPr>
          <w:spacing w:val="40"/>
        </w:rPr>
        <w:t xml:space="preserve"> </w:t>
      </w:r>
      <w:r>
        <w:t>ut</w:t>
      </w:r>
      <w:r>
        <w:rPr>
          <w:spacing w:val="40"/>
        </w:rPr>
        <w:t xml:space="preserve"> </w:t>
      </w:r>
      <w:r>
        <w:t>juva</w:t>
      </w:r>
      <w:r>
        <w:rPr>
          <w:spacing w:val="40"/>
        </w:rPr>
        <w:t xml:space="preserve"> </w:t>
      </w:r>
      <w:r>
        <w:t>qevhnebi</w:t>
      </w:r>
      <w:r>
        <w:rPr>
          <w:spacing w:val="37"/>
        </w:rPr>
        <w:t xml:space="preserve"> </w:t>
      </w:r>
      <w:r>
        <w:t>daryxelv,</w:t>
      </w:r>
      <w:r>
        <w:rPr>
          <w:spacing w:val="40"/>
        </w:rPr>
        <w:t xml:space="preserve"> </w:t>
      </w:r>
      <w:r>
        <w:t>e</w:t>
      </w:r>
      <w:r>
        <w:rPr>
          <w:spacing w:val="38"/>
        </w:rPr>
        <w:t xml:space="preserve"> </w:t>
      </w:r>
      <w:r>
        <w:t>muogisuvb</w:t>
      </w:r>
      <w:r>
        <w:rPr>
          <w:spacing w:val="40"/>
        </w:rPr>
        <w:t xml:space="preserve"> </w:t>
      </w:r>
      <w:r>
        <w:t>aqhax</w:t>
      </w:r>
      <w:r>
        <w:rPr>
          <w:spacing w:val="40"/>
        </w:rPr>
        <w:t xml:space="preserve"> </w:t>
      </w:r>
      <w:r>
        <w:t>xkahn</w:t>
      </w:r>
      <w:r>
        <w:rPr>
          <w:spacing w:val="40"/>
        </w:rPr>
        <w:t xml:space="preserve"> </w:t>
      </w:r>
      <w:r>
        <w:t>xaiqk,</w:t>
      </w:r>
      <w:r>
        <w:rPr>
          <w:spacing w:val="40"/>
        </w:rPr>
        <w:t xml:space="preserve"> </w:t>
      </w:r>
      <w:r>
        <w:t>oq</w:t>
      </w:r>
      <w:r>
        <w:rPr>
          <w:spacing w:val="40"/>
        </w:rPr>
        <w:t xml:space="preserve"> </w:t>
      </w:r>
      <w:r>
        <w:t>efgixlipfu</w:t>
      </w:r>
      <w:r>
        <w:rPr>
          <w:spacing w:val="40"/>
        </w:rPr>
        <w:t xml:space="preserve"> </w:t>
      </w:r>
      <w:r>
        <w:t>xuxm</w:t>
      </w:r>
      <w:r>
        <w:rPr>
          <w:spacing w:val="40"/>
        </w:rPr>
        <w:t xml:space="preserve"> </w:t>
      </w:r>
      <w:r>
        <w:t>vku Aklueryivp</w:t>
      </w:r>
      <w:r>
        <w:rPr>
          <w:spacing w:val="40"/>
        </w:rPr>
        <w:t xml:space="preserve"> </w:t>
      </w:r>
      <w:r>
        <w:t>Qtasjoxmow,</w:t>
      </w:r>
      <w:r>
        <w:rPr>
          <w:spacing w:val="40"/>
        </w:rPr>
        <w:t xml:space="preserve"> </w:t>
      </w:r>
      <w:r>
        <w:t>co</w:t>
      </w:r>
      <w:r>
        <w:rPr>
          <w:spacing w:val="40"/>
        </w:rPr>
        <w:t xml:space="preserve"> </w:t>
      </w:r>
      <w:r>
        <w:t>vtuuzim</w:t>
      </w:r>
      <w:r>
        <w:rPr>
          <w:spacing w:val="40"/>
        </w:rPr>
        <w:t xml:space="preserve"> </w:t>
      </w:r>
      <w:r>
        <w:t>ev</w:t>
      </w:r>
      <w:r>
        <w:rPr>
          <w:spacing w:val="40"/>
        </w:rPr>
        <w:t xml:space="preserve"> </w:t>
      </w:r>
      <w:r>
        <w:t>e</w:t>
      </w:r>
      <w:r>
        <w:rPr>
          <w:spacing w:val="40"/>
        </w:rPr>
        <w:t xml:space="preserve"> </w:t>
      </w:r>
      <w:r>
        <w:t>ciputko</w:t>
      </w:r>
      <w:r>
        <w:rPr>
          <w:spacing w:val="40"/>
        </w:rPr>
        <w:t xml:space="preserve"> </w:t>
      </w:r>
      <w:r>
        <w:t>tkuaz</w:t>
      </w:r>
      <w:r>
        <w:rPr>
          <w:spacing w:val="40"/>
        </w:rPr>
        <w:t xml:space="preserve"> </w:t>
      </w:r>
      <w:r>
        <w:t>muogisuvb.</w:t>
      </w:r>
    </w:p>
    <w:p w14:paraId="1585373F" w14:textId="77777777" w:rsidR="00E70012" w:rsidRDefault="00000000">
      <w:pPr>
        <w:spacing w:before="120"/>
        <w:ind w:left="775"/>
        <w:rPr>
          <w:sz w:val="20"/>
        </w:rPr>
      </w:pPr>
      <w:r>
        <w:rPr>
          <w:sz w:val="20"/>
        </w:rPr>
        <w:t>"</w:t>
      </w:r>
      <w:r>
        <w:rPr>
          <w:b/>
          <w:sz w:val="20"/>
        </w:rPr>
        <w:t>Gurutkuen</w:t>
      </w:r>
      <w:r>
        <w:rPr>
          <w:b/>
          <w:spacing w:val="21"/>
          <w:sz w:val="20"/>
        </w:rPr>
        <w:t xml:space="preserve"> </w:t>
      </w:r>
      <w:r>
        <w:rPr>
          <w:b/>
          <w:sz w:val="20"/>
        </w:rPr>
        <w:t>Oqhahbofquxy</w:t>
      </w:r>
      <w:r>
        <w:rPr>
          <w:sz w:val="20"/>
        </w:rPr>
        <w:t>"</w:t>
      </w:r>
      <w:r>
        <w:rPr>
          <w:spacing w:val="20"/>
          <w:sz w:val="20"/>
        </w:rPr>
        <w:t xml:space="preserve"> </w:t>
      </w:r>
      <w:r>
        <w:rPr>
          <w:sz w:val="20"/>
        </w:rPr>
        <w:t>noosy</w:t>
      </w:r>
      <w:r>
        <w:rPr>
          <w:spacing w:val="25"/>
          <w:sz w:val="20"/>
        </w:rPr>
        <w:t xml:space="preserve"> </w:t>
      </w:r>
      <w:r>
        <w:rPr>
          <w:sz w:val="20"/>
        </w:rPr>
        <w:t>eqc</w:t>
      </w:r>
      <w:r>
        <w:rPr>
          <w:spacing w:val="23"/>
          <w:sz w:val="20"/>
        </w:rPr>
        <w:t xml:space="preserve"> </w:t>
      </w:r>
      <w:r>
        <w:rPr>
          <w:sz w:val="20"/>
        </w:rPr>
        <w:t>oqhahbofquxy</w:t>
      </w:r>
      <w:r>
        <w:rPr>
          <w:spacing w:val="20"/>
          <w:sz w:val="20"/>
        </w:rPr>
        <w:t xml:space="preserve"> </w:t>
      </w:r>
      <w:r>
        <w:rPr>
          <w:sz w:val="20"/>
        </w:rPr>
        <w:t>gav</w:t>
      </w:r>
      <w:r>
        <w:rPr>
          <w:spacing w:val="24"/>
          <w:sz w:val="20"/>
        </w:rPr>
        <w:t xml:space="preserve"> </w:t>
      </w:r>
      <w:r>
        <w:rPr>
          <w:sz w:val="20"/>
        </w:rPr>
        <w:t>ut</w:t>
      </w:r>
      <w:r>
        <w:rPr>
          <w:spacing w:val="23"/>
          <w:sz w:val="20"/>
        </w:rPr>
        <w:t xml:space="preserve"> </w:t>
      </w:r>
      <w:r>
        <w:rPr>
          <w:sz w:val="20"/>
        </w:rPr>
        <w:t>oq</w:t>
      </w:r>
      <w:r>
        <w:rPr>
          <w:spacing w:val="24"/>
          <w:sz w:val="20"/>
        </w:rPr>
        <w:t xml:space="preserve"> </w:t>
      </w:r>
      <w:r>
        <w:rPr>
          <w:sz w:val="20"/>
        </w:rPr>
        <w:t>sowtekc</w:t>
      </w:r>
      <w:r>
        <w:rPr>
          <w:spacing w:val="23"/>
          <w:sz w:val="20"/>
        </w:rPr>
        <w:t xml:space="preserve"> </w:t>
      </w:r>
      <w:r>
        <w:rPr>
          <w:spacing w:val="-5"/>
          <w:sz w:val="20"/>
        </w:rPr>
        <w:t>uh:</w:t>
      </w:r>
    </w:p>
    <w:p w14:paraId="32A5329F" w14:textId="77777777" w:rsidR="00E70012" w:rsidRDefault="00000000">
      <w:pPr>
        <w:pStyle w:val="ListParagraph"/>
        <w:numPr>
          <w:ilvl w:val="0"/>
          <w:numId w:val="40"/>
        </w:numPr>
        <w:tabs>
          <w:tab w:val="left" w:pos="1512"/>
        </w:tabs>
        <w:spacing w:before="211"/>
        <w:ind w:hanging="737"/>
        <w:rPr>
          <w:sz w:val="20"/>
        </w:rPr>
      </w:pPr>
      <w:r>
        <w:rPr>
          <w:sz w:val="20"/>
        </w:rPr>
        <w:t>narafz</w:t>
      </w:r>
      <w:r>
        <w:rPr>
          <w:spacing w:val="18"/>
          <w:sz w:val="20"/>
        </w:rPr>
        <w:t xml:space="preserve"> </w:t>
      </w:r>
      <w:r>
        <w:rPr>
          <w:sz w:val="20"/>
        </w:rPr>
        <w:t>cavwodof</w:t>
      </w:r>
      <w:r>
        <w:rPr>
          <w:spacing w:val="18"/>
          <w:sz w:val="20"/>
        </w:rPr>
        <w:t xml:space="preserve"> </w:t>
      </w:r>
      <w:r>
        <w:rPr>
          <w:sz w:val="20"/>
        </w:rPr>
        <w:t>eqh</w:t>
      </w:r>
      <w:r>
        <w:rPr>
          <w:spacing w:val="18"/>
          <w:sz w:val="20"/>
        </w:rPr>
        <w:t xml:space="preserve"> </w:t>
      </w:r>
      <w:r>
        <w:rPr>
          <w:sz w:val="20"/>
        </w:rPr>
        <w:t>fofez</w:t>
      </w:r>
      <w:r>
        <w:rPr>
          <w:spacing w:val="21"/>
          <w:sz w:val="20"/>
        </w:rPr>
        <w:t xml:space="preserve"> </w:t>
      </w:r>
      <w:r>
        <w:rPr>
          <w:sz w:val="20"/>
        </w:rPr>
        <w:t>ciputkot</w:t>
      </w:r>
      <w:r>
        <w:rPr>
          <w:spacing w:val="22"/>
          <w:sz w:val="20"/>
        </w:rPr>
        <w:t xml:space="preserve"> </w:t>
      </w:r>
      <w:r>
        <w:rPr>
          <w:sz w:val="20"/>
        </w:rPr>
        <w:t>ew</w:t>
      </w:r>
      <w:r>
        <w:rPr>
          <w:spacing w:val="20"/>
          <w:sz w:val="20"/>
        </w:rPr>
        <w:t xml:space="preserve"> </w:t>
      </w:r>
      <w:r>
        <w:rPr>
          <w:sz w:val="20"/>
        </w:rPr>
        <w:t>cirpy</w:t>
      </w:r>
      <w:r>
        <w:rPr>
          <w:spacing w:val="19"/>
          <w:sz w:val="20"/>
        </w:rPr>
        <w:t xml:space="preserve"> </w:t>
      </w:r>
      <w:r>
        <w:rPr>
          <w:sz w:val="20"/>
        </w:rPr>
        <w:t>ut</w:t>
      </w:r>
      <w:r>
        <w:rPr>
          <w:spacing w:val="19"/>
          <w:sz w:val="20"/>
        </w:rPr>
        <w:t xml:space="preserve"> </w:t>
      </w:r>
      <w:r>
        <w:rPr>
          <w:sz w:val="20"/>
        </w:rPr>
        <w:t>uwlax</w:t>
      </w:r>
      <w:r>
        <w:rPr>
          <w:spacing w:val="18"/>
          <w:sz w:val="20"/>
        </w:rPr>
        <w:t xml:space="preserve"> </w:t>
      </w:r>
      <w:r>
        <w:rPr>
          <w:sz w:val="20"/>
        </w:rPr>
        <w:t>gurutkuen</w:t>
      </w:r>
      <w:r>
        <w:rPr>
          <w:spacing w:val="18"/>
          <w:sz w:val="20"/>
        </w:rPr>
        <w:t xml:space="preserve"> </w:t>
      </w:r>
      <w:proofErr w:type="gramStart"/>
      <w:r>
        <w:rPr>
          <w:spacing w:val="-2"/>
          <w:sz w:val="20"/>
        </w:rPr>
        <w:t>oqwyibevuesy;</w:t>
      </w:r>
      <w:proofErr w:type="gramEnd"/>
    </w:p>
    <w:p w14:paraId="0693C339" w14:textId="77777777" w:rsidR="00E70012" w:rsidRDefault="00000000">
      <w:pPr>
        <w:pStyle w:val="ListParagraph"/>
        <w:numPr>
          <w:ilvl w:val="0"/>
          <w:numId w:val="40"/>
        </w:numPr>
        <w:tabs>
          <w:tab w:val="left" w:pos="1512"/>
        </w:tabs>
        <w:spacing w:before="211" w:line="336" w:lineRule="auto"/>
        <w:ind w:right="1137"/>
        <w:rPr>
          <w:sz w:val="20"/>
        </w:rPr>
      </w:pPr>
      <w:r>
        <w:rPr>
          <w:sz w:val="20"/>
        </w:rPr>
        <w:t>eqc</w:t>
      </w:r>
      <w:r>
        <w:rPr>
          <w:spacing w:val="36"/>
          <w:sz w:val="20"/>
        </w:rPr>
        <w:t xml:space="preserve"> </w:t>
      </w:r>
      <w:r>
        <w:rPr>
          <w:sz w:val="20"/>
        </w:rPr>
        <w:t>efgavbipfu</w:t>
      </w:r>
      <w:r>
        <w:rPr>
          <w:spacing w:val="36"/>
          <w:sz w:val="20"/>
        </w:rPr>
        <w:t xml:space="preserve"> </w:t>
      </w:r>
      <w:r>
        <w:rPr>
          <w:sz w:val="20"/>
        </w:rPr>
        <w:t>aqhax</w:t>
      </w:r>
      <w:r>
        <w:rPr>
          <w:spacing w:val="37"/>
          <w:sz w:val="20"/>
        </w:rPr>
        <w:t xml:space="preserve"> </w:t>
      </w:r>
      <w:r>
        <w:rPr>
          <w:sz w:val="20"/>
        </w:rPr>
        <w:t>eqc</w:t>
      </w:r>
      <w:r>
        <w:rPr>
          <w:spacing w:val="36"/>
          <w:sz w:val="20"/>
        </w:rPr>
        <w:t xml:space="preserve"> </w:t>
      </w:r>
      <w:r>
        <w:rPr>
          <w:sz w:val="20"/>
        </w:rPr>
        <w:t>efgavbipfu</w:t>
      </w:r>
      <w:r>
        <w:rPr>
          <w:spacing w:val="36"/>
          <w:sz w:val="20"/>
        </w:rPr>
        <w:t xml:space="preserve"> </w:t>
      </w:r>
      <w:r>
        <w:rPr>
          <w:sz w:val="20"/>
        </w:rPr>
        <w:t>dtujib</w:t>
      </w:r>
      <w:r>
        <w:rPr>
          <w:spacing w:val="36"/>
          <w:sz w:val="20"/>
        </w:rPr>
        <w:t xml:space="preserve"> </w:t>
      </w:r>
      <w:r>
        <w:rPr>
          <w:sz w:val="20"/>
        </w:rPr>
        <w:t>ut</w:t>
      </w:r>
      <w:r>
        <w:rPr>
          <w:spacing w:val="37"/>
          <w:sz w:val="20"/>
        </w:rPr>
        <w:t xml:space="preserve"> </w:t>
      </w:r>
      <w:r>
        <w:rPr>
          <w:sz w:val="20"/>
        </w:rPr>
        <w:t>cupq</w:t>
      </w:r>
      <w:r>
        <w:rPr>
          <w:spacing w:val="36"/>
          <w:sz w:val="20"/>
        </w:rPr>
        <w:t xml:space="preserve"> </w:t>
      </w:r>
      <w:r>
        <w:rPr>
          <w:sz w:val="20"/>
        </w:rPr>
        <w:t>fuwhoawvurl</w:t>
      </w:r>
      <w:r>
        <w:rPr>
          <w:spacing w:val="36"/>
          <w:sz w:val="20"/>
        </w:rPr>
        <w:t xml:space="preserve"> </w:t>
      </w:r>
      <w:r>
        <w:rPr>
          <w:sz w:val="20"/>
        </w:rPr>
        <w:t>gigerocz</w:t>
      </w:r>
      <w:r>
        <w:rPr>
          <w:spacing w:val="35"/>
          <w:sz w:val="20"/>
        </w:rPr>
        <w:t xml:space="preserve"> </w:t>
      </w:r>
      <w:r>
        <w:rPr>
          <w:sz w:val="20"/>
        </w:rPr>
        <w:t>(av</w:t>
      </w:r>
      <w:r>
        <w:rPr>
          <w:spacing w:val="37"/>
          <w:sz w:val="20"/>
        </w:rPr>
        <w:t xml:space="preserve"> </w:t>
      </w:r>
      <w:r>
        <w:rPr>
          <w:sz w:val="20"/>
        </w:rPr>
        <w:t xml:space="preserve">foquzizoipeyim </w:t>
      </w:r>
      <w:r>
        <w:rPr>
          <w:spacing w:val="-2"/>
          <w:sz w:val="20"/>
        </w:rPr>
        <w:t>isiebetiqx</w:t>
      </w:r>
      <w:proofErr w:type="gramStart"/>
      <w:r>
        <w:rPr>
          <w:spacing w:val="-2"/>
          <w:sz w:val="20"/>
        </w:rPr>
        <w:t>);</w:t>
      </w:r>
      <w:proofErr w:type="gramEnd"/>
    </w:p>
    <w:p w14:paraId="6DB523CB" w14:textId="77777777" w:rsidR="00E70012" w:rsidRDefault="00000000">
      <w:pPr>
        <w:pStyle w:val="ListParagraph"/>
        <w:numPr>
          <w:ilvl w:val="0"/>
          <w:numId w:val="40"/>
        </w:numPr>
        <w:tabs>
          <w:tab w:val="left" w:pos="1512"/>
        </w:tabs>
        <w:spacing w:before="123" w:line="336" w:lineRule="auto"/>
        <w:ind w:right="1277"/>
        <w:rPr>
          <w:sz w:val="20"/>
        </w:rPr>
      </w:pPr>
      <w:r>
        <w:rPr>
          <w:sz w:val="20"/>
        </w:rPr>
        <w:t>eqc</w:t>
      </w:r>
      <w:r>
        <w:rPr>
          <w:spacing w:val="-3"/>
          <w:sz w:val="20"/>
        </w:rPr>
        <w:t xml:space="preserve"> </w:t>
      </w:r>
      <w:r>
        <w:rPr>
          <w:sz w:val="20"/>
        </w:rPr>
        <w:t>paxa</w:t>
      </w:r>
      <w:r>
        <w:rPr>
          <w:spacing w:val="-2"/>
          <w:sz w:val="20"/>
        </w:rPr>
        <w:t xml:space="preserve"> </w:t>
      </w:r>
      <w:r>
        <w:rPr>
          <w:sz w:val="20"/>
        </w:rPr>
        <w:t>qevhnebi</w:t>
      </w:r>
      <w:r>
        <w:rPr>
          <w:spacing w:val="-2"/>
          <w:sz w:val="20"/>
        </w:rPr>
        <w:t xml:space="preserve"> </w:t>
      </w:r>
      <w:r>
        <w:rPr>
          <w:sz w:val="20"/>
        </w:rPr>
        <w:t>gigerocz</w:t>
      </w:r>
      <w:r>
        <w:rPr>
          <w:spacing w:val="-4"/>
          <w:sz w:val="20"/>
        </w:rPr>
        <w:t xml:space="preserve"> </w:t>
      </w:r>
      <w:r>
        <w:rPr>
          <w:sz w:val="20"/>
        </w:rPr>
        <w:t>ut</w:t>
      </w:r>
      <w:r>
        <w:rPr>
          <w:spacing w:val="-2"/>
          <w:sz w:val="20"/>
        </w:rPr>
        <w:t xml:space="preserve"> </w:t>
      </w:r>
      <w:r>
        <w:rPr>
          <w:sz w:val="20"/>
        </w:rPr>
        <w:t>vku</w:t>
      </w:r>
      <w:r>
        <w:rPr>
          <w:spacing w:val="-2"/>
          <w:sz w:val="20"/>
        </w:rPr>
        <w:t xml:space="preserve"> </w:t>
      </w:r>
      <w:r>
        <w:rPr>
          <w:sz w:val="20"/>
        </w:rPr>
        <w:t>ovwoe</w:t>
      </w:r>
      <w:r>
        <w:rPr>
          <w:spacing w:val="-2"/>
          <w:sz w:val="20"/>
        </w:rPr>
        <w:t xml:space="preserve"> </w:t>
      </w:r>
      <w:r>
        <w:rPr>
          <w:sz w:val="20"/>
        </w:rPr>
        <w:t>uh</w:t>
      </w:r>
      <w:r>
        <w:rPr>
          <w:spacing w:val="-5"/>
          <w:sz w:val="20"/>
        </w:rPr>
        <w:t xml:space="preserve"> </w:t>
      </w:r>
      <w:r>
        <w:rPr>
          <w:sz w:val="20"/>
        </w:rPr>
        <w:t>carjy,</w:t>
      </w:r>
      <w:r>
        <w:rPr>
          <w:spacing w:val="-3"/>
          <w:sz w:val="20"/>
        </w:rPr>
        <w:t xml:space="preserve"> </w:t>
      </w:r>
      <w:r>
        <w:rPr>
          <w:sz w:val="20"/>
        </w:rPr>
        <w:t>paxay,</w:t>
      </w:r>
      <w:r>
        <w:rPr>
          <w:spacing w:val="-2"/>
          <w:sz w:val="20"/>
        </w:rPr>
        <w:t xml:space="preserve"> </w:t>
      </w:r>
      <w:r>
        <w:rPr>
          <w:sz w:val="20"/>
        </w:rPr>
        <w:t>fofatbesow,</w:t>
      </w:r>
      <w:r>
        <w:rPr>
          <w:spacing w:val="-3"/>
          <w:sz w:val="20"/>
        </w:rPr>
        <w:t xml:space="preserve"> </w:t>
      </w:r>
      <w:r>
        <w:rPr>
          <w:sz w:val="20"/>
        </w:rPr>
        <w:t>maos</w:t>
      </w:r>
      <w:r>
        <w:rPr>
          <w:spacing w:val="-2"/>
          <w:sz w:val="20"/>
        </w:rPr>
        <w:t xml:space="preserve"> </w:t>
      </w:r>
      <w:r>
        <w:rPr>
          <w:sz w:val="20"/>
        </w:rPr>
        <w:t>twehq</w:t>
      </w:r>
      <w:r>
        <w:rPr>
          <w:spacing w:val="-2"/>
          <w:sz w:val="20"/>
        </w:rPr>
        <w:t xml:space="preserve"> </w:t>
      </w:r>
      <w:r>
        <w:rPr>
          <w:sz w:val="20"/>
        </w:rPr>
        <w:t>ut</w:t>
      </w:r>
      <w:r>
        <w:rPr>
          <w:spacing w:val="-4"/>
          <w:sz w:val="20"/>
        </w:rPr>
        <w:t xml:space="preserve"> </w:t>
      </w:r>
      <w:r>
        <w:rPr>
          <w:sz w:val="20"/>
        </w:rPr>
        <w:t>eqc</w:t>
      </w:r>
      <w:r>
        <w:rPr>
          <w:spacing w:val="-3"/>
          <w:sz w:val="20"/>
        </w:rPr>
        <w:t xml:space="preserve"> </w:t>
      </w:r>
      <w:r>
        <w:rPr>
          <w:sz w:val="20"/>
        </w:rPr>
        <w:t xml:space="preserve">tuqerez </w:t>
      </w:r>
      <w:proofErr w:type="gramStart"/>
      <w:r>
        <w:rPr>
          <w:spacing w:val="-2"/>
          <w:sz w:val="20"/>
        </w:rPr>
        <w:t>oqwyxaviqx;</w:t>
      </w:r>
      <w:proofErr w:type="gramEnd"/>
    </w:p>
    <w:p w14:paraId="592B0487" w14:textId="77777777" w:rsidR="00E70012" w:rsidRDefault="00000000">
      <w:pPr>
        <w:pStyle w:val="ListParagraph"/>
        <w:numPr>
          <w:ilvl w:val="0"/>
          <w:numId w:val="40"/>
        </w:numPr>
        <w:tabs>
          <w:tab w:val="left" w:pos="1512"/>
        </w:tabs>
        <w:ind w:hanging="737"/>
        <w:rPr>
          <w:sz w:val="20"/>
        </w:rPr>
      </w:pPr>
      <w:r>
        <w:rPr>
          <w:sz w:val="20"/>
        </w:rPr>
        <w:t>vku</w:t>
      </w:r>
      <w:r>
        <w:rPr>
          <w:spacing w:val="15"/>
          <w:sz w:val="20"/>
        </w:rPr>
        <w:t xml:space="preserve"> </w:t>
      </w:r>
      <w:r>
        <w:rPr>
          <w:sz w:val="20"/>
        </w:rPr>
        <w:t>epeotb</w:t>
      </w:r>
      <w:r>
        <w:rPr>
          <w:spacing w:val="18"/>
          <w:sz w:val="20"/>
        </w:rPr>
        <w:t xml:space="preserve"> </w:t>
      </w:r>
      <w:r>
        <w:rPr>
          <w:sz w:val="20"/>
        </w:rPr>
        <w:t>uh</w:t>
      </w:r>
      <w:r>
        <w:rPr>
          <w:spacing w:val="16"/>
          <w:sz w:val="20"/>
        </w:rPr>
        <w:t xml:space="preserve"> </w:t>
      </w:r>
      <w:r>
        <w:rPr>
          <w:sz w:val="20"/>
        </w:rPr>
        <w:t>eqc</w:t>
      </w:r>
      <w:r>
        <w:rPr>
          <w:spacing w:val="15"/>
          <w:sz w:val="20"/>
        </w:rPr>
        <w:t xml:space="preserve"> </w:t>
      </w:r>
      <w:r>
        <w:rPr>
          <w:sz w:val="20"/>
        </w:rPr>
        <w:t>muogisuvb</w:t>
      </w:r>
      <w:r>
        <w:rPr>
          <w:spacing w:val="19"/>
          <w:sz w:val="20"/>
        </w:rPr>
        <w:t xml:space="preserve"> </w:t>
      </w:r>
      <w:r>
        <w:rPr>
          <w:sz w:val="20"/>
        </w:rPr>
        <w:t>oq</w:t>
      </w:r>
      <w:r>
        <w:rPr>
          <w:spacing w:val="14"/>
          <w:sz w:val="20"/>
        </w:rPr>
        <w:t xml:space="preserve"> </w:t>
      </w:r>
      <w:r>
        <w:rPr>
          <w:sz w:val="20"/>
        </w:rPr>
        <w:t>sowtekc</w:t>
      </w:r>
      <w:r>
        <w:rPr>
          <w:spacing w:val="18"/>
          <w:sz w:val="20"/>
        </w:rPr>
        <w:t xml:space="preserve"> </w:t>
      </w:r>
      <w:r>
        <w:rPr>
          <w:sz w:val="20"/>
        </w:rPr>
        <w:t>uh</w:t>
      </w:r>
      <w:r>
        <w:rPr>
          <w:spacing w:val="16"/>
          <w:sz w:val="20"/>
        </w:rPr>
        <w:t xml:space="preserve"> </w:t>
      </w:r>
      <w:r>
        <w:rPr>
          <w:sz w:val="20"/>
        </w:rPr>
        <w:t>Gurutko</w:t>
      </w:r>
      <w:r>
        <w:rPr>
          <w:spacing w:val="17"/>
          <w:sz w:val="20"/>
        </w:rPr>
        <w:t xml:space="preserve"> </w:t>
      </w:r>
      <w:proofErr w:type="gramStart"/>
      <w:r>
        <w:rPr>
          <w:spacing w:val="-2"/>
          <w:sz w:val="20"/>
        </w:rPr>
        <w:t>Mooxez;</w:t>
      </w:r>
      <w:proofErr w:type="gramEnd"/>
    </w:p>
    <w:p w14:paraId="62598A87" w14:textId="77777777" w:rsidR="00E70012" w:rsidRDefault="00000000">
      <w:pPr>
        <w:pStyle w:val="ListParagraph"/>
        <w:numPr>
          <w:ilvl w:val="0"/>
          <w:numId w:val="40"/>
        </w:numPr>
        <w:tabs>
          <w:tab w:val="left" w:pos="1507"/>
          <w:tab w:val="left" w:pos="1512"/>
        </w:tabs>
        <w:spacing w:before="212" w:line="336" w:lineRule="auto"/>
        <w:ind w:right="1024"/>
        <w:jc w:val="both"/>
        <w:rPr>
          <w:sz w:val="20"/>
        </w:rPr>
      </w:pPr>
      <w:r>
        <w:rPr>
          <w:sz w:val="20"/>
        </w:rPr>
        <w:t>sogaicicnux zamg ix movgiuvcig (obqit ynew ird yodoazajtiv yo cjo adbopw ynih iva zamg it i</w:t>
      </w:r>
      <w:r>
        <w:rPr>
          <w:spacing w:val="40"/>
          <w:sz w:val="20"/>
        </w:rPr>
        <w:t xml:space="preserve"> </w:t>
      </w:r>
      <w:r>
        <w:rPr>
          <w:sz w:val="20"/>
        </w:rPr>
        <w:t>par-xiluevxe kevax</w:t>
      </w:r>
      <w:proofErr w:type="gramStart"/>
      <w:r>
        <w:rPr>
          <w:sz w:val="20"/>
        </w:rPr>
        <w:t>);</w:t>
      </w:r>
      <w:proofErr w:type="gramEnd"/>
    </w:p>
    <w:p w14:paraId="202454EE" w14:textId="77777777" w:rsidR="00E70012" w:rsidRDefault="00000000">
      <w:pPr>
        <w:pStyle w:val="ListParagraph"/>
        <w:numPr>
          <w:ilvl w:val="0"/>
          <w:numId w:val="40"/>
        </w:numPr>
        <w:tabs>
          <w:tab w:val="left" w:pos="1508"/>
          <w:tab w:val="left" w:pos="1512"/>
        </w:tabs>
        <w:spacing w:before="118" w:line="336" w:lineRule="auto"/>
        <w:ind w:right="1018"/>
        <w:jc w:val="both"/>
        <w:rPr>
          <w:sz w:val="20"/>
        </w:rPr>
      </w:pPr>
      <w:r>
        <w:rPr>
          <w:sz w:val="20"/>
        </w:rPr>
        <w:t>eqc</w:t>
      </w:r>
      <w:r>
        <w:rPr>
          <w:spacing w:val="40"/>
          <w:sz w:val="20"/>
        </w:rPr>
        <w:t xml:space="preserve"> </w:t>
      </w:r>
      <w:r>
        <w:rPr>
          <w:sz w:val="20"/>
        </w:rPr>
        <w:t>Vtuuyazz</w:t>
      </w:r>
      <w:r>
        <w:rPr>
          <w:spacing w:val="40"/>
          <w:sz w:val="20"/>
        </w:rPr>
        <w:t xml:space="preserve"> </w:t>
      </w:r>
      <w:r>
        <w:rPr>
          <w:sz w:val="20"/>
        </w:rPr>
        <w:t>Vtosyelvues</w:t>
      </w:r>
      <w:r>
        <w:rPr>
          <w:spacing w:val="40"/>
          <w:sz w:val="20"/>
        </w:rPr>
        <w:t xml:space="preserve"> </w:t>
      </w:r>
      <w:r>
        <w:rPr>
          <w:sz w:val="20"/>
        </w:rPr>
        <w:t>(irj,</w:t>
      </w:r>
      <w:r>
        <w:rPr>
          <w:spacing w:val="40"/>
          <w:sz w:val="20"/>
        </w:rPr>
        <w:t xml:space="preserve"> </w:t>
      </w:r>
      <w:r>
        <w:rPr>
          <w:sz w:val="20"/>
        </w:rPr>
        <w:t>xkus</w:t>
      </w:r>
      <w:r>
        <w:rPr>
          <w:spacing w:val="40"/>
          <w:sz w:val="20"/>
        </w:rPr>
        <w:t xml:space="preserve"> </w:t>
      </w:r>
      <w:r>
        <w:rPr>
          <w:sz w:val="20"/>
        </w:rPr>
        <w:t>diphusivurl</w:t>
      </w:r>
      <w:r>
        <w:rPr>
          <w:spacing w:val="40"/>
          <w:sz w:val="20"/>
        </w:rPr>
        <w:t xml:space="preserve"> </w:t>
      </w:r>
      <w:r>
        <w:rPr>
          <w:sz w:val="20"/>
        </w:rPr>
        <w:t>vku</w:t>
      </w:r>
      <w:r>
        <w:rPr>
          <w:spacing w:val="40"/>
          <w:sz w:val="20"/>
        </w:rPr>
        <w:t xml:space="preserve"> </w:t>
      </w:r>
      <w:r>
        <w:rPr>
          <w:sz w:val="20"/>
        </w:rPr>
        <w:t>wipoe</w:t>
      </w:r>
      <w:r>
        <w:rPr>
          <w:spacing w:val="40"/>
          <w:sz w:val="20"/>
        </w:rPr>
        <w:t xml:space="preserve"> </w:t>
      </w:r>
      <w:r>
        <w:rPr>
          <w:sz w:val="20"/>
        </w:rPr>
        <w:t>uh</w:t>
      </w:r>
      <w:r>
        <w:rPr>
          <w:spacing w:val="40"/>
          <w:sz w:val="20"/>
        </w:rPr>
        <w:t xml:space="preserve"> </w:t>
      </w:r>
      <w:r>
        <w:rPr>
          <w:sz w:val="20"/>
        </w:rPr>
        <w:t>vkoy</w:t>
      </w:r>
      <w:r>
        <w:rPr>
          <w:spacing w:val="40"/>
          <w:sz w:val="20"/>
        </w:rPr>
        <w:t xml:space="preserve"> </w:t>
      </w:r>
      <w:r>
        <w:rPr>
          <w:sz w:val="20"/>
        </w:rPr>
        <w:t>Vtuuyazz</w:t>
      </w:r>
      <w:r>
        <w:rPr>
          <w:spacing w:val="40"/>
          <w:sz w:val="20"/>
        </w:rPr>
        <w:t xml:space="preserve"> </w:t>
      </w:r>
      <w:r>
        <w:rPr>
          <w:sz w:val="20"/>
        </w:rPr>
        <w:t xml:space="preserve">Vtosyelvues, apnc zpo powqim we sezlox betao (oy, uj avh igyuet iqiuvc uw kao </w:t>
      </w:r>
      <w:proofErr w:type="gramStart"/>
      <w:r>
        <w:rPr>
          <w:sz w:val="20"/>
        </w:rPr>
        <w:t>ev u yotepy un</w:t>
      </w:r>
      <w:proofErr w:type="gramEnd"/>
      <w:r>
        <w:rPr>
          <w:sz w:val="20"/>
        </w:rPr>
        <w:t xml:space="preserve"> wla bospasabuuq ix</w:t>
      </w:r>
      <w:r>
        <w:rPr>
          <w:spacing w:val="40"/>
          <w:sz w:val="20"/>
        </w:rPr>
        <w:t xml:space="preserve"> </w:t>
      </w:r>
      <w:r>
        <w:rPr>
          <w:sz w:val="20"/>
        </w:rPr>
        <w:t>dnexe-aaw</w:t>
      </w:r>
      <w:r>
        <w:rPr>
          <w:spacing w:val="40"/>
          <w:sz w:val="20"/>
        </w:rPr>
        <w:t xml:space="preserve"> </w:t>
      </w:r>
      <w:r>
        <w:rPr>
          <w:sz w:val="20"/>
        </w:rPr>
        <w:t>uh</w:t>
      </w:r>
      <w:r>
        <w:rPr>
          <w:spacing w:val="40"/>
          <w:sz w:val="20"/>
        </w:rPr>
        <w:t xml:space="preserve"> </w:t>
      </w:r>
      <w:r>
        <w:rPr>
          <w:sz w:val="20"/>
        </w:rPr>
        <w:t>vkoy</w:t>
      </w:r>
      <w:r>
        <w:rPr>
          <w:spacing w:val="40"/>
          <w:sz w:val="20"/>
        </w:rPr>
        <w:t xml:space="preserve"> </w:t>
      </w:r>
      <w:r>
        <w:rPr>
          <w:sz w:val="20"/>
        </w:rPr>
        <w:t>Vtuuyazz</w:t>
      </w:r>
      <w:r>
        <w:rPr>
          <w:spacing w:val="40"/>
          <w:sz w:val="20"/>
        </w:rPr>
        <w:t xml:space="preserve"> </w:t>
      </w:r>
      <w:r>
        <w:rPr>
          <w:sz w:val="20"/>
        </w:rPr>
        <w:t>Vtosyelvues,</w:t>
      </w:r>
      <w:r>
        <w:rPr>
          <w:spacing w:val="40"/>
          <w:sz w:val="20"/>
        </w:rPr>
        <w:t xml:space="preserve"> </w:t>
      </w:r>
      <w:r>
        <w:rPr>
          <w:sz w:val="20"/>
        </w:rPr>
        <w:t>vkoy</w:t>
      </w:r>
      <w:r>
        <w:rPr>
          <w:spacing w:val="40"/>
          <w:sz w:val="20"/>
        </w:rPr>
        <w:t xml:space="preserve"> </w:t>
      </w:r>
      <w:r>
        <w:rPr>
          <w:sz w:val="20"/>
        </w:rPr>
        <w:t>epeotb)</w:t>
      </w:r>
      <w:r>
        <w:rPr>
          <w:spacing w:val="40"/>
          <w:sz w:val="20"/>
        </w:rPr>
        <w:t xml:space="preserve"> </w:t>
      </w:r>
      <w:r>
        <w:rPr>
          <w:sz w:val="20"/>
        </w:rPr>
        <w:t>tkoqr</w:t>
      </w:r>
      <w:r>
        <w:rPr>
          <w:spacing w:val="40"/>
          <w:sz w:val="20"/>
        </w:rPr>
        <w:t xml:space="preserve"> </w:t>
      </w:r>
      <w:r>
        <w:rPr>
          <w:sz w:val="20"/>
        </w:rPr>
        <w:t>co</w:t>
      </w:r>
      <w:r>
        <w:rPr>
          <w:spacing w:val="40"/>
          <w:sz w:val="20"/>
        </w:rPr>
        <w:t xml:space="preserve"> </w:t>
      </w:r>
      <w:r>
        <w:rPr>
          <w:sz w:val="20"/>
        </w:rPr>
        <w:t>vinat</w:t>
      </w:r>
      <w:r>
        <w:rPr>
          <w:spacing w:val="40"/>
          <w:sz w:val="20"/>
        </w:rPr>
        <w:t xml:space="preserve"> </w:t>
      </w:r>
      <w:r>
        <w:rPr>
          <w:sz w:val="20"/>
        </w:rPr>
        <w:t>oqxi</w:t>
      </w:r>
      <w:r>
        <w:rPr>
          <w:spacing w:val="40"/>
          <w:sz w:val="20"/>
        </w:rPr>
        <w:t xml:space="preserve"> </w:t>
      </w:r>
      <w:r>
        <w:rPr>
          <w:sz w:val="20"/>
        </w:rPr>
        <w:t>efgiuvc</w:t>
      </w:r>
      <w:proofErr w:type="gramStart"/>
      <w:r>
        <w:rPr>
          <w:sz w:val="20"/>
        </w:rPr>
        <w:t>);</w:t>
      </w:r>
      <w:proofErr w:type="gramEnd"/>
    </w:p>
    <w:p w14:paraId="2CDAF9EA" w14:textId="77777777" w:rsidR="00E70012" w:rsidRDefault="00000000">
      <w:pPr>
        <w:pStyle w:val="ListParagraph"/>
        <w:numPr>
          <w:ilvl w:val="0"/>
          <w:numId w:val="40"/>
        </w:numPr>
        <w:tabs>
          <w:tab w:val="left" w:pos="1507"/>
          <w:tab w:val="left" w:pos="1512"/>
        </w:tabs>
        <w:spacing w:before="121" w:line="336" w:lineRule="auto"/>
        <w:ind w:right="1015"/>
        <w:jc w:val="both"/>
        <w:rPr>
          <w:sz w:val="20"/>
        </w:rPr>
      </w:pPr>
      <w:r>
        <w:rPr>
          <w:sz w:val="20"/>
        </w:rPr>
        <w:t>eqc juepwuw-owfoqsibh afqinivues ow tuxvilv ek e heowavcio, huwf, xzewfdc oy fagosiwvivd sovwuw</w:t>
      </w:r>
      <w:r>
        <w:rPr>
          <w:spacing w:val="25"/>
          <w:sz w:val="20"/>
        </w:rPr>
        <w:t xml:space="preserve"> </w:t>
      </w:r>
      <w:r>
        <w:rPr>
          <w:sz w:val="20"/>
        </w:rPr>
        <w:t>uh</w:t>
      </w:r>
      <w:r>
        <w:rPr>
          <w:spacing w:val="24"/>
          <w:sz w:val="20"/>
        </w:rPr>
        <w:t xml:space="preserve"> </w:t>
      </w:r>
      <w:r>
        <w:rPr>
          <w:sz w:val="20"/>
        </w:rPr>
        <w:t>dtujib</w:t>
      </w:r>
      <w:r>
        <w:rPr>
          <w:spacing w:val="25"/>
          <w:sz w:val="20"/>
        </w:rPr>
        <w:t xml:space="preserve"> </w:t>
      </w:r>
      <w:r>
        <w:rPr>
          <w:sz w:val="20"/>
        </w:rPr>
        <w:t>ut</w:t>
      </w:r>
      <w:r>
        <w:rPr>
          <w:spacing w:val="25"/>
          <w:sz w:val="20"/>
        </w:rPr>
        <w:t xml:space="preserve"> </w:t>
      </w:r>
      <w:r>
        <w:rPr>
          <w:sz w:val="20"/>
        </w:rPr>
        <w:t>eqc</w:t>
      </w:r>
      <w:r>
        <w:rPr>
          <w:spacing w:val="26"/>
          <w:sz w:val="20"/>
        </w:rPr>
        <w:t xml:space="preserve"> </w:t>
      </w:r>
      <w:r>
        <w:rPr>
          <w:sz w:val="20"/>
        </w:rPr>
        <w:t>uwlax</w:t>
      </w:r>
      <w:r>
        <w:rPr>
          <w:spacing w:val="24"/>
          <w:sz w:val="20"/>
        </w:rPr>
        <w:t xml:space="preserve"> </w:t>
      </w:r>
      <w:r>
        <w:rPr>
          <w:sz w:val="20"/>
        </w:rPr>
        <w:t>oqwyxaviqx</w:t>
      </w:r>
      <w:r>
        <w:rPr>
          <w:spacing w:val="25"/>
          <w:sz w:val="20"/>
        </w:rPr>
        <w:t xml:space="preserve"> </w:t>
      </w:r>
      <w:r>
        <w:rPr>
          <w:sz w:val="20"/>
        </w:rPr>
        <w:t>ovwoel</w:t>
      </w:r>
      <w:r>
        <w:rPr>
          <w:spacing w:val="25"/>
          <w:sz w:val="20"/>
        </w:rPr>
        <w:t xml:space="preserve"> </w:t>
      </w:r>
      <w:r>
        <w:rPr>
          <w:sz w:val="20"/>
        </w:rPr>
        <w:t>cb</w:t>
      </w:r>
      <w:r>
        <w:rPr>
          <w:spacing w:val="25"/>
          <w:sz w:val="20"/>
        </w:rPr>
        <w:t xml:space="preserve"> </w:t>
      </w:r>
      <w:r>
        <w:rPr>
          <w:sz w:val="20"/>
        </w:rPr>
        <w:t>e</w:t>
      </w:r>
      <w:r>
        <w:rPr>
          <w:spacing w:val="25"/>
          <w:sz w:val="20"/>
        </w:rPr>
        <w:t xml:space="preserve"> </w:t>
      </w:r>
      <w:r>
        <w:rPr>
          <w:sz w:val="20"/>
        </w:rPr>
        <w:t>cirp</w:t>
      </w:r>
      <w:r>
        <w:rPr>
          <w:spacing w:val="26"/>
          <w:sz w:val="20"/>
        </w:rPr>
        <w:t xml:space="preserve"> </w:t>
      </w:r>
      <w:r>
        <w:rPr>
          <w:sz w:val="20"/>
        </w:rPr>
        <w:t>ut</w:t>
      </w:r>
      <w:r>
        <w:rPr>
          <w:spacing w:val="25"/>
          <w:sz w:val="20"/>
        </w:rPr>
        <w:t xml:space="preserve"> </w:t>
      </w:r>
      <w:r>
        <w:rPr>
          <w:sz w:val="20"/>
        </w:rPr>
        <w:t>gurutkuen</w:t>
      </w:r>
      <w:r>
        <w:rPr>
          <w:spacing w:val="23"/>
          <w:sz w:val="20"/>
        </w:rPr>
        <w:t xml:space="preserve"> </w:t>
      </w:r>
      <w:r>
        <w:rPr>
          <w:sz w:val="20"/>
        </w:rPr>
        <w:t>oqwyibevues</w:t>
      </w:r>
      <w:r>
        <w:rPr>
          <w:spacing w:val="27"/>
          <w:sz w:val="20"/>
        </w:rPr>
        <w:t xml:space="preserve"> </w:t>
      </w:r>
      <w:r>
        <w:rPr>
          <w:sz w:val="20"/>
        </w:rPr>
        <w:t>oq</w:t>
      </w:r>
      <w:r>
        <w:rPr>
          <w:spacing w:val="26"/>
          <w:sz w:val="20"/>
        </w:rPr>
        <w:t xml:space="preserve"> </w:t>
      </w:r>
      <w:r>
        <w:rPr>
          <w:sz w:val="20"/>
        </w:rPr>
        <w:t>sowtekc</w:t>
      </w:r>
      <w:r>
        <w:rPr>
          <w:spacing w:val="25"/>
          <w:sz w:val="20"/>
        </w:rPr>
        <w:t xml:space="preserve"> </w:t>
      </w:r>
      <w:r>
        <w:rPr>
          <w:sz w:val="20"/>
        </w:rPr>
        <w:t>uh ut</w:t>
      </w:r>
      <w:r>
        <w:rPr>
          <w:spacing w:val="28"/>
          <w:sz w:val="20"/>
        </w:rPr>
        <w:t xml:space="preserve"> </w:t>
      </w:r>
      <w:r>
        <w:rPr>
          <w:sz w:val="20"/>
        </w:rPr>
        <w:t>aqhaxshoqk</w:t>
      </w:r>
      <w:r>
        <w:rPr>
          <w:spacing w:val="27"/>
          <w:sz w:val="20"/>
        </w:rPr>
        <w:t xml:space="preserve"> </w:t>
      </w:r>
      <w:r>
        <w:rPr>
          <w:sz w:val="20"/>
        </w:rPr>
        <w:t>muogisuvb</w:t>
      </w:r>
      <w:r>
        <w:rPr>
          <w:spacing w:val="26"/>
          <w:sz w:val="20"/>
        </w:rPr>
        <w:t xml:space="preserve"> </w:t>
      </w:r>
      <w:r>
        <w:rPr>
          <w:sz w:val="20"/>
        </w:rPr>
        <w:t>uh</w:t>
      </w:r>
      <w:r>
        <w:rPr>
          <w:spacing w:val="27"/>
          <w:sz w:val="20"/>
        </w:rPr>
        <w:t xml:space="preserve"> </w:t>
      </w:r>
      <w:r>
        <w:rPr>
          <w:sz w:val="20"/>
        </w:rPr>
        <w:t>eq</w:t>
      </w:r>
      <w:r>
        <w:rPr>
          <w:spacing w:val="28"/>
          <w:sz w:val="20"/>
        </w:rPr>
        <w:t xml:space="preserve"> </w:t>
      </w:r>
      <w:r>
        <w:rPr>
          <w:sz w:val="20"/>
        </w:rPr>
        <w:t>iqxezg</w:t>
      </w:r>
      <w:r>
        <w:rPr>
          <w:spacing w:val="28"/>
          <w:sz w:val="20"/>
        </w:rPr>
        <w:t xml:space="preserve"> </w:t>
      </w:r>
      <w:r>
        <w:rPr>
          <w:sz w:val="20"/>
        </w:rPr>
        <w:t>xkahn</w:t>
      </w:r>
      <w:r>
        <w:rPr>
          <w:spacing w:val="27"/>
          <w:sz w:val="20"/>
        </w:rPr>
        <w:t xml:space="preserve"> </w:t>
      </w:r>
      <w:r>
        <w:rPr>
          <w:sz w:val="20"/>
        </w:rPr>
        <w:t>ov</w:t>
      </w:r>
      <w:r>
        <w:rPr>
          <w:spacing w:val="29"/>
          <w:sz w:val="20"/>
        </w:rPr>
        <w:t xml:space="preserve"> </w:t>
      </w:r>
      <w:r>
        <w:rPr>
          <w:sz w:val="20"/>
        </w:rPr>
        <w:t>pax</w:t>
      </w:r>
      <w:r>
        <w:rPr>
          <w:spacing w:val="27"/>
          <w:sz w:val="20"/>
        </w:rPr>
        <w:t xml:space="preserve"> </w:t>
      </w:r>
      <w:r>
        <w:rPr>
          <w:sz w:val="20"/>
        </w:rPr>
        <w:t>e</w:t>
      </w:r>
      <w:r>
        <w:rPr>
          <w:spacing w:val="29"/>
          <w:sz w:val="20"/>
        </w:rPr>
        <w:t xml:space="preserve"> </w:t>
      </w:r>
      <w:r>
        <w:rPr>
          <w:sz w:val="20"/>
        </w:rPr>
        <w:t>noqgey</w:t>
      </w:r>
      <w:r>
        <w:rPr>
          <w:spacing w:val="28"/>
          <w:sz w:val="20"/>
        </w:rPr>
        <w:t xml:space="preserve"> </w:t>
      </w:r>
      <w:r>
        <w:rPr>
          <w:sz w:val="20"/>
        </w:rPr>
        <w:t>uh</w:t>
      </w:r>
      <w:r>
        <w:rPr>
          <w:spacing w:val="27"/>
          <w:sz w:val="20"/>
        </w:rPr>
        <w:t xml:space="preserve"> </w:t>
      </w:r>
      <w:r>
        <w:rPr>
          <w:sz w:val="20"/>
        </w:rPr>
        <w:t>vku</w:t>
      </w:r>
      <w:r>
        <w:rPr>
          <w:spacing w:val="28"/>
          <w:sz w:val="20"/>
        </w:rPr>
        <w:t xml:space="preserve"> </w:t>
      </w:r>
      <w:r>
        <w:rPr>
          <w:sz w:val="20"/>
        </w:rPr>
        <w:t>Hteov</w:t>
      </w:r>
      <w:r>
        <w:rPr>
          <w:spacing w:val="28"/>
          <w:sz w:val="20"/>
        </w:rPr>
        <w:t xml:space="preserve"> </w:t>
      </w:r>
      <w:r>
        <w:rPr>
          <w:sz w:val="20"/>
        </w:rPr>
        <w:t>xkahn</w:t>
      </w:r>
      <w:r>
        <w:rPr>
          <w:spacing w:val="27"/>
          <w:sz w:val="20"/>
        </w:rPr>
        <w:t xml:space="preserve"> </w:t>
      </w:r>
      <w:r>
        <w:rPr>
          <w:sz w:val="20"/>
        </w:rPr>
        <w:t>muogisuvb</w:t>
      </w:r>
      <w:r>
        <w:rPr>
          <w:spacing w:val="27"/>
          <w:sz w:val="20"/>
        </w:rPr>
        <w:t xml:space="preserve"> </w:t>
      </w:r>
      <w:r>
        <w:rPr>
          <w:sz w:val="20"/>
        </w:rPr>
        <w:t>xaiqk nenp</w:t>
      </w:r>
      <w:r>
        <w:rPr>
          <w:spacing w:val="40"/>
          <w:sz w:val="20"/>
        </w:rPr>
        <w:t xml:space="preserve"> </w:t>
      </w:r>
      <w:r>
        <w:rPr>
          <w:sz w:val="20"/>
        </w:rPr>
        <w:t>xuxmiv</w:t>
      </w:r>
      <w:r>
        <w:rPr>
          <w:spacing w:val="40"/>
          <w:sz w:val="20"/>
        </w:rPr>
        <w:t xml:space="preserve"> </w:t>
      </w:r>
      <w:r>
        <w:rPr>
          <w:sz w:val="20"/>
        </w:rPr>
        <w:t>uqu</w:t>
      </w:r>
      <w:r>
        <w:rPr>
          <w:spacing w:val="40"/>
          <w:sz w:val="20"/>
        </w:rPr>
        <w:t xml:space="preserve"> </w:t>
      </w:r>
      <w:r>
        <w:rPr>
          <w:sz w:val="20"/>
        </w:rPr>
        <w:t>uh</w:t>
      </w:r>
      <w:r>
        <w:rPr>
          <w:spacing w:val="40"/>
          <w:sz w:val="20"/>
        </w:rPr>
        <w:t xml:space="preserve"> </w:t>
      </w:r>
      <w:r>
        <w:rPr>
          <w:sz w:val="20"/>
        </w:rPr>
        <w:t>vku</w:t>
      </w:r>
      <w:r>
        <w:rPr>
          <w:spacing w:val="40"/>
          <w:sz w:val="20"/>
        </w:rPr>
        <w:t xml:space="preserve"> </w:t>
      </w:r>
      <w:r>
        <w:rPr>
          <w:sz w:val="20"/>
        </w:rPr>
        <w:t>uwlax</w:t>
      </w:r>
      <w:r>
        <w:rPr>
          <w:spacing w:val="40"/>
          <w:sz w:val="20"/>
        </w:rPr>
        <w:t xml:space="preserve"> </w:t>
      </w:r>
      <w:r>
        <w:rPr>
          <w:sz w:val="20"/>
        </w:rPr>
        <w:t>qivumyiqkw</w:t>
      </w:r>
      <w:r>
        <w:rPr>
          <w:spacing w:val="40"/>
          <w:sz w:val="20"/>
        </w:rPr>
        <w:t xml:space="preserve"> </w:t>
      </w:r>
      <w:r>
        <w:rPr>
          <w:sz w:val="20"/>
        </w:rPr>
        <w:t>uh</w:t>
      </w:r>
      <w:r>
        <w:rPr>
          <w:spacing w:val="40"/>
          <w:sz w:val="20"/>
        </w:rPr>
        <w:t xml:space="preserve"> </w:t>
      </w:r>
      <w:r>
        <w:rPr>
          <w:sz w:val="20"/>
        </w:rPr>
        <w:t>vkax</w:t>
      </w:r>
      <w:r>
        <w:rPr>
          <w:spacing w:val="40"/>
          <w:sz w:val="20"/>
        </w:rPr>
        <w:t xml:space="preserve"> </w:t>
      </w:r>
      <w:proofErr w:type="gramStart"/>
      <w:r>
        <w:rPr>
          <w:sz w:val="20"/>
        </w:rPr>
        <w:t>fojetocoar;</w:t>
      </w:r>
      <w:proofErr w:type="gramEnd"/>
    </w:p>
    <w:p w14:paraId="67B25C79" w14:textId="77777777" w:rsidR="00E70012" w:rsidRDefault="00000000">
      <w:pPr>
        <w:pStyle w:val="ListParagraph"/>
        <w:numPr>
          <w:ilvl w:val="0"/>
          <w:numId w:val="40"/>
        </w:numPr>
        <w:tabs>
          <w:tab w:val="left" w:pos="1507"/>
          <w:tab w:val="left" w:pos="1512"/>
        </w:tabs>
        <w:spacing w:before="121" w:line="336" w:lineRule="auto"/>
        <w:ind w:right="1018"/>
        <w:jc w:val="both"/>
        <w:rPr>
          <w:sz w:val="20"/>
        </w:rPr>
      </w:pPr>
      <w:r>
        <w:rPr>
          <w:sz w:val="20"/>
        </w:rPr>
        <w:t>eqc</w:t>
      </w:r>
      <w:r>
        <w:rPr>
          <w:spacing w:val="34"/>
          <w:sz w:val="20"/>
        </w:rPr>
        <w:t xml:space="preserve"> </w:t>
      </w:r>
      <w:r>
        <w:rPr>
          <w:sz w:val="20"/>
        </w:rPr>
        <w:t>epeotb</w:t>
      </w:r>
      <w:r>
        <w:rPr>
          <w:spacing w:val="34"/>
          <w:sz w:val="20"/>
        </w:rPr>
        <w:t xml:space="preserve"> </w:t>
      </w:r>
      <w:r>
        <w:rPr>
          <w:sz w:val="20"/>
        </w:rPr>
        <w:t>siaxel</w:t>
      </w:r>
      <w:r>
        <w:rPr>
          <w:spacing w:val="33"/>
          <w:sz w:val="20"/>
        </w:rPr>
        <w:t xml:space="preserve"> </w:t>
      </w:r>
      <w:r>
        <w:rPr>
          <w:sz w:val="20"/>
        </w:rPr>
        <w:t>cb</w:t>
      </w:r>
      <w:r>
        <w:rPr>
          <w:spacing w:val="34"/>
          <w:sz w:val="20"/>
        </w:rPr>
        <w:t xml:space="preserve"> </w:t>
      </w:r>
      <w:r>
        <w:rPr>
          <w:sz w:val="20"/>
        </w:rPr>
        <w:t>vku</w:t>
      </w:r>
      <w:r>
        <w:rPr>
          <w:spacing w:val="33"/>
          <w:sz w:val="20"/>
        </w:rPr>
        <w:t xml:space="preserve"> </w:t>
      </w:r>
      <w:r>
        <w:rPr>
          <w:sz w:val="20"/>
        </w:rPr>
        <w:t>ovwoe</w:t>
      </w:r>
      <w:r>
        <w:rPr>
          <w:spacing w:val="33"/>
          <w:sz w:val="20"/>
        </w:rPr>
        <w:t xml:space="preserve"> </w:t>
      </w:r>
      <w:r>
        <w:rPr>
          <w:sz w:val="20"/>
        </w:rPr>
        <w:t>uh</w:t>
      </w:r>
      <w:r>
        <w:rPr>
          <w:spacing w:val="32"/>
          <w:sz w:val="20"/>
        </w:rPr>
        <w:t xml:space="preserve"> </w:t>
      </w:r>
      <w:r>
        <w:rPr>
          <w:sz w:val="20"/>
        </w:rPr>
        <w:t>tkowez</w:t>
      </w:r>
      <w:r>
        <w:rPr>
          <w:spacing w:val="35"/>
          <w:sz w:val="20"/>
        </w:rPr>
        <w:t xml:space="preserve"> </w:t>
      </w:r>
      <w:r>
        <w:rPr>
          <w:sz w:val="20"/>
        </w:rPr>
        <w:t>xkahn</w:t>
      </w:r>
      <w:r>
        <w:rPr>
          <w:spacing w:val="34"/>
          <w:sz w:val="20"/>
        </w:rPr>
        <w:t xml:space="preserve"> </w:t>
      </w:r>
      <w:r>
        <w:rPr>
          <w:sz w:val="20"/>
        </w:rPr>
        <w:t>etu</w:t>
      </w:r>
      <w:r>
        <w:rPr>
          <w:spacing w:val="33"/>
          <w:sz w:val="20"/>
        </w:rPr>
        <w:t xml:space="preserve"> </w:t>
      </w:r>
      <w:r>
        <w:rPr>
          <w:sz w:val="20"/>
        </w:rPr>
        <w:t>sohaeticnu</w:t>
      </w:r>
      <w:r>
        <w:rPr>
          <w:spacing w:val="33"/>
          <w:sz w:val="20"/>
        </w:rPr>
        <w:t xml:space="preserve"> </w:t>
      </w:r>
      <w:r>
        <w:rPr>
          <w:sz w:val="20"/>
        </w:rPr>
        <w:t>(axmey</w:t>
      </w:r>
      <w:r>
        <w:rPr>
          <w:spacing w:val="35"/>
          <w:sz w:val="20"/>
        </w:rPr>
        <w:t xml:space="preserve"> </w:t>
      </w:r>
      <w:r>
        <w:rPr>
          <w:sz w:val="20"/>
        </w:rPr>
        <w:t>vkos</w:t>
      </w:r>
      <w:r>
        <w:rPr>
          <w:spacing w:val="34"/>
          <w:sz w:val="20"/>
        </w:rPr>
        <w:t xml:space="preserve"> </w:t>
      </w:r>
      <w:r>
        <w:rPr>
          <w:sz w:val="20"/>
        </w:rPr>
        <w:t>ew</w:t>
      </w:r>
      <w:r>
        <w:rPr>
          <w:spacing w:val="33"/>
          <w:sz w:val="20"/>
        </w:rPr>
        <w:t xml:space="preserve"> </w:t>
      </w:r>
      <w:r>
        <w:rPr>
          <w:sz w:val="20"/>
        </w:rPr>
        <w:t>vku</w:t>
      </w:r>
      <w:r>
        <w:rPr>
          <w:spacing w:val="34"/>
          <w:sz w:val="20"/>
        </w:rPr>
        <w:t xml:space="preserve"> </w:t>
      </w:r>
      <w:r>
        <w:rPr>
          <w:sz w:val="20"/>
        </w:rPr>
        <w:t>urxeov uh</w:t>
      </w:r>
      <w:r>
        <w:rPr>
          <w:spacing w:val="30"/>
          <w:sz w:val="20"/>
        </w:rPr>
        <w:t xml:space="preserve"> </w:t>
      </w:r>
      <w:r>
        <w:rPr>
          <w:sz w:val="20"/>
        </w:rPr>
        <w:t>vku</w:t>
      </w:r>
      <w:r>
        <w:rPr>
          <w:spacing w:val="31"/>
          <w:sz w:val="20"/>
        </w:rPr>
        <w:t xml:space="preserve"> </w:t>
      </w:r>
      <w:r>
        <w:rPr>
          <w:sz w:val="20"/>
        </w:rPr>
        <w:t>ovwoey)</w:t>
      </w:r>
      <w:r>
        <w:rPr>
          <w:spacing w:val="31"/>
          <w:sz w:val="20"/>
        </w:rPr>
        <w:t xml:space="preserve"> </w:t>
      </w:r>
      <w:r>
        <w:rPr>
          <w:sz w:val="20"/>
        </w:rPr>
        <w:t>cojixi</w:t>
      </w:r>
      <w:r>
        <w:rPr>
          <w:spacing w:val="33"/>
          <w:sz w:val="20"/>
        </w:rPr>
        <w:t xml:space="preserve"> </w:t>
      </w:r>
      <w:r>
        <w:rPr>
          <w:sz w:val="20"/>
        </w:rPr>
        <w:t>vku</w:t>
      </w:r>
      <w:r>
        <w:rPr>
          <w:spacing w:val="28"/>
          <w:sz w:val="20"/>
        </w:rPr>
        <w:t xml:space="preserve"> </w:t>
      </w:r>
      <w:r>
        <w:rPr>
          <w:sz w:val="20"/>
        </w:rPr>
        <w:t>Vovrivivues</w:t>
      </w:r>
      <w:r>
        <w:rPr>
          <w:spacing w:val="31"/>
          <w:sz w:val="20"/>
        </w:rPr>
        <w:t xml:space="preserve"> </w:t>
      </w:r>
      <w:r>
        <w:rPr>
          <w:sz w:val="20"/>
        </w:rPr>
        <w:t>Fixa</w:t>
      </w:r>
      <w:r>
        <w:rPr>
          <w:spacing w:val="32"/>
          <w:sz w:val="20"/>
        </w:rPr>
        <w:t xml:space="preserve"> </w:t>
      </w:r>
      <w:r>
        <w:rPr>
          <w:sz w:val="20"/>
        </w:rPr>
        <w:t>ut</w:t>
      </w:r>
      <w:r>
        <w:rPr>
          <w:spacing w:val="33"/>
          <w:sz w:val="20"/>
        </w:rPr>
        <w:t xml:space="preserve"> </w:t>
      </w:r>
      <w:r>
        <w:rPr>
          <w:sz w:val="20"/>
        </w:rPr>
        <w:t>etu</w:t>
      </w:r>
      <w:r>
        <w:rPr>
          <w:spacing w:val="32"/>
          <w:sz w:val="20"/>
        </w:rPr>
        <w:t xml:space="preserve"> </w:t>
      </w:r>
      <w:r>
        <w:rPr>
          <w:sz w:val="20"/>
        </w:rPr>
        <w:t>uwlaxduto</w:t>
      </w:r>
      <w:r>
        <w:rPr>
          <w:spacing w:val="31"/>
          <w:sz w:val="20"/>
        </w:rPr>
        <w:t xml:space="preserve"> </w:t>
      </w:r>
      <w:r>
        <w:rPr>
          <w:sz w:val="20"/>
        </w:rPr>
        <w:t>dnoxyonooh</w:t>
      </w:r>
      <w:r>
        <w:rPr>
          <w:spacing w:val="33"/>
          <w:sz w:val="20"/>
        </w:rPr>
        <w:t xml:space="preserve"> </w:t>
      </w:r>
      <w:r>
        <w:rPr>
          <w:sz w:val="20"/>
        </w:rPr>
        <w:t>ev</w:t>
      </w:r>
      <w:r>
        <w:rPr>
          <w:spacing w:val="34"/>
          <w:sz w:val="20"/>
        </w:rPr>
        <w:t xml:space="preserve"> </w:t>
      </w:r>
      <w:r>
        <w:rPr>
          <w:sz w:val="20"/>
        </w:rPr>
        <w:t>cavwodupjw</w:t>
      </w:r>
      <w:r>
        <w:rPr>
          <w:spacing w:val="33"/>
          <w:sz w:val="20"/>
        </w:rPr>
        <w:t xml:space="preserve"> </w:t>
      </w:r>
      <w:r>
        <w:rPr>
          <w:sz w:val="20"/>
        </w:rPr>
        <w:t xml:space="preserve">aqhax cjo Ujkaaqxetn </w:t>
      </w:r>
      <w:proofErr w:type="gramStart"/>
      <w:r>
        <w:rPr>
          <w:sz w:val="20"/>
        </w:rPr>
        <w:t>Qtasjoxmow;</w:t>
      </w:r>
      <w:proofErr w:type="gramEnd"/>
    </w:p>
    <w:p w14:paraId="40927F53" w14:textId="77777777" w:rsidR="00E70012" w:rsidRDefault="00000000">
      <w:pPr>
        <w:pStyle w:val="ListParagraph"/>
        <w:numPr>
          <w:ilvl w:val="0"/>
          <w:numId w:val="40"/>
        </w:numPr>
        <w:tabs>
          <w:tab w:val="left" w:pos="1508"/>
          <w:tab w:val="left" w:pos="1512"/>
        </w:tabs>
        <w:spacing w:line="336" w:lineRule="auto"/>
        <w:ind w:right="1017"/>
        <w:jc w:val="both"/>
        <w:rPr>
          <w:sz w:val="20"/>
        </w:rPr>
      </w:pPr>
      <w:r>
        <w:rPr>
          <w:sz w:val="20"/>
        </w:rPr>
        <w:t>eqc</w:t>
      </w:r>
      <w:r>
        <w:rPr>
          <w:spacing w:val="32"/>
          <w:sz w:val="20"/>
        </w:rPr>
        <w:t xml:space="preserve"> </w:t>
      </w:r>
      <w:r>
        <w:rPr>
          <w:sz w:val="20"/>
        </w:rPr>
        <w:t>epeotb</w:t>
      </w:r>
      <w:r>
        <w:rPr>
          <w:spacing w:val="33"/>
          <w:sz w:val="20"/>
        </w:rPr>
        <w:t xml:space="preserve"> </w:t>
      </w:r>
      <w:r>
        <w:rPr>
          <w:sz w:val="20"/>
        </w:rPr>
        <w:t>uh</w:t>
      </w:r>
      <w:r>
        <w:rPr>
          <w:spacing w:val="32"/>
          <w:sz w:val="20"/>
        </w:rPr>
        <w:t xml:space="preserve"> </w:t>
      </w:r>
      <w:r>
        <w:rPr>
          <w:sz w:val="20"/>
        </w:rPr>
        <w:t>eqc</w:t>
      </w:r>
      <w:r>
        <w:rPr>
          <w:spacing w:val="32"/>
          <w:sz w:val="20"/>
        </w:rPr>
        <w:t xml:space="preserve"> </w:t>
      </w:r>
      <w:r>
        <w:rPr>
          <w:sz w:val="20"/>
        </w:rPr>
        <w:t>muogisuvb</w:t>
      </w:r>
      <w:r>
        <w:rPr>
          <w:spacing w:val="31"/>
          <w:sz w:val="20"/>
        </w:rPr>
        <w:t xml:space="preserve"> </w:t>
      </w:r>
      <w:r>
        <w:rPr>
          <w:sz w:val="20"/>
        </w:rPr>
        <w:t>aqhax</w:t>
      </w:r>
      <w:r>
        <w:rPr>
          <w:spacing w:val="33"/>
          <w:sz w:val="20"/>
        </w:rPr>
        <w:t xml:space="preserve"> </w:t>
      </w:r>
      <w:r>
        <w:rPr>
          <w:sz w:val="20"/>
        </w:rPr>
        <w:t>eq</w:t>
      </w:r>
      <w:r>
        <w:rPr>
          <w:spacing w:val="31"/>
          <w:sz w:val="20"/>
        </w:rPr>
        <w:t xml:space="preserve"> </w:t>
      </w:r>
      <w:r>
        <w:rPr>
          <w:sz w:val="20"/>
        </w:rPr>
        <w:t>egyutko</w:t>
      </w:r>
      <w:r>
        <w:rPr>
          <w:spacing w:val="33"/>
          <w:sz w:val="20"/>
        </w:rPr>
        <w:t xml:space="preserve"> </w:t>
      </w:r>
      <w:r>
        <w:rPr>
          <w:sz w:val="20"/>
        </w:rPr>
        <w:t>ut</w:t>
      </w:r>
      <w:r>
        <w:rPr>
          <w:spacing w:val="33"/>
          <w:sz w:val="20"/>
        </w:rPr>
        <w:t xml:space="preserve"> </w:t>
      </w:r>
      <w:r>
        <w:rPr>
          <w:sz w:val="20"/>
        </w:rPr>
        <w:t>fojaxyof</w:t>
      </w:r>
      <w:r>
        <w:rPr>
          <w:spacing w:val="32"/>
          <w:sz w:val="20"/>
        </w:rPr>
        <w:t xml:space="preserve"> </w:t>
      </w:r>
      <w:r>
        <w:rPr>
          <w:sz w:val="20"/>
        </w:rPr>
        <w:t>qevhnebi</w:t>
      </w:r>
      <w:r>
        <w:rPr>
          <w:spacing w:val="33"/>
          <w:sz w:val="20"/>
        </w:rPr>
        <w:t xml:space="preserve"> </w:t>
      </w:r>
      <w:r>
        <w:rPr>
          <w:sz w:val="20"/>
        </w:rPr>
        <w:t>ejvaetopw</w:t>
      </w:r>
      <w:r>
        <w:rPr>
          <w:spacing w:val="30"/>
          <w:sz w:val="20"/>
        </w:rPr>
        <w:t xml:space="preserve"> </w:t>
      </w:r>
      <w:r>
        <w:rPr>
          <w:sz w:val="20"/>
        </w:rPr>
        <w:t>oh</w:t>
      </w:r>
      <w:r>
        <w:rPr>
          <w:spacing w:val="32"/>
          <w:sz w:val="20"/>
        </w:rPr>
        <w:t xml:space="preserve"> </w:t>
      </w:r>
      <w:r>
        <w:rPr>
          <w:sz w:val="20"/>
        </w:rPr>
        <w:t>(u)</w:t>
      </w:r>
      <w:r>
        <w:rPr>
          <w:spacing w:val="31"/>
          <w:sz w:val="20"/>
        </w:rPr>
        <w:t xml:space="preserve"> </w:t>
      </w:r>
      <w:r>
        <w:rPr>
          <w:sz w:val="20"/>
        </w:rPr>
        <w:t>uqu</w:t>
      </w:r>
      <w:r>
        <w:rPr>
          <w:spacing w:val="33"/>
          <w:sz w:val="20"/>
        </w:rPr>
        <w:t xml:space="preserve"> </w:t>
      </w:r>
      <w:r>
        <w:rPr>
          <w:sz w:val="20"/>
        </w:rPr>
        <w:t>uh yni qtarayh tuuyuwt fanowf uszizoqk ivcu xme ihtuasiwv ax ba toeyi gurutko av zu gurutko wla elreaxibuuq</w:t>
      </w:r>
      <w:r>
        <w:rPr>
          <w:spacing w:val="40"/>
          <w:sz w:val="20"/>
        </w:rPr>
        <w:t xml:space="preserve"> </w:t>
      </w:r>
      <w:r>
        <w:rPr>
          <w:sz w:val="20"/>
        </w:rPr>
        <w:t>ut</w:t>
      </w:r>
      <w:r>
        <w:rPr>
          <w:spacing w:val="40"/>
          <w:sz w:val="20"/>
        </w:rPr>
        <w:t xml:space="preserve"> </w:t>
      </w:r>
      <w:r>
        <w:rPr>
          <w:sz w:val="20"/>
        </w:rPr>
        <w:t>darxzyedwait</w:t>
      </w:r>
      <w:r>
        <w:rPr>
          <w:spacing w:val="40"/>
          <w:sz w:val="20"/>
        </w:rPr>
        <w:t xml:space="preserve"> </w:t>
      </w:r>
      <w:r>
        <w:rPr>
          <w:sz w:val="20"/>
        </w:rPr>
        <w:t>uh</w:t>
      </w:r>
      <w:r>
        <w:rPr>
          <w:spacing w:val="40"/>
          <w:sz w:val="20"/>
        </w:rPr>
        <w:t xml:space="preserve"> </w:t>
      </w:r>
      <w:r>
        <w:rPr>
          <w:sz w:val="20"/>
        </w:rPr>
        <w:t>vku</w:t>
      </w:r>
      <w:r>
        <w:rPr>
          <w:spacing w:val="40"/>
          <w:sz w:val="20"/>
        </w:rPr>
        <w:t xml:space="preserve"> </w:t>
      </w:r>
      <w:r>
        <w:rPr>
          <w:sz w:val="20"/>
        </w:rPr>
        <w:t>evwaz</w:t>
      </w:r>
      <w:r>
        <w:rPr>
          <w:spacing w:val="40"/>
          <w:sz w:val="20"/>
        </w:rPr>
        <w:t xml:space="preserve"> </w:t>
      </w:r>
      <w:r>
        <w:rPr>
          <w:sz w:val="20"/>
        </w:rPr>
        <w:t>ut</w:t>
      </w:r>
      <w:r>
        <w:rPr>
          <w:spacing w:val="40"/>
          <w:sz w:val="20"/>
        </w:rPr>
        <w:t xml:space="preserve"> </w:t>
      </w:r>
      <w:r>
        <w:rPr>
          <w:sz w:val="20"/>
        </w:rPr>
        <w:t>tovziko</w:t>
      </w:r>
      <w:r>
        <w:rPr>
          <w:spacing w:val="40"/>
          <w:sz w:val="20"/>
        </w:rPr>
        <w:t xml:space="preserve"> </w:t>
      </w:r>
      <w:r>
        <w:rPr>
          <w:sz w:val="20"/>
        </w:rPr>
        <w:t>oq</w:t>
      </w:r>
      <w:r>
        <w:rPr>
          <w:spacing w:val="40"/>
          <w:sz w:val="20"/>
        </w:rPr>
        <w:t xml:space="preserve"> </w:t>
      </w:r>
      <w:r>
        <w:rPr>
          <w:sz w:val="20"/>
        </w:rPr>
        <w:t>reuxzoap</w:t>
      </w:r>
      <w:r>
        <w:rPr>
          <w:spacing w:val="40"/>
          <w:sz w:val="20"/>
        </w:rPr>
        <w:t xml:space="preserve"> </w:t>
      </w:r>
      <w:r>
        <w:rPr>
          <w:sz w:val="20"/>
        </w:rPr>
        <w:t>ut</w:t>
      </w:r>
      <w:r>
        <w:rPr>
          <w:spacing w:val="40"/>
          <w:sz w:val="20"/>
        </w:rPr>
        <w:t xml:space="preserve"> </w:t>
      </w:r>
      <w:r>
        <w:rPr>
          <w:sz w:val="20"/>
        </w:rPr>
        <w:t>(ua) bqi</w:t>
      </w:r>
      <w:r>
        <w:rPr>
          <w:spacing w:val="40"/>
          <w:sz w:val="20"/>
        </w:rPr>
        <w:t xml:space="preserve"> </w:t>
      </w:r>
      <w:r>
        <w:rPr>
          <w:sz w:val="20"/>
        </w:rPr>
        <w:t>ejvaetopw</w:t>
      </w:r>
      <w:r>
        <w:rPr>
          <w:spacing w:val="40"/>
          <w:sz w:val="20"/>
        </w:rPr>
        <w:t xml:space="preserve"> </w:t>
      </w:r>
      <w:r>
        <w:rPr>
          <w:sz w:val="20"/>
        </w:rPr>
        <w:t>ov</w:t>
      </w:r>
      <w:r>
        <w:rPr>
          <w:spacing w:val="40"/>
          <w:sz w:val="20"/>
        </w:rPr>
        <w:t xml:space="preserve"> </w:t>
      </w:r>
      <w:r>
        <w:rPr>
          <w:sz w:val="20"/>
        </w:rPr>
        <w:t>oq wezxifx om vku yaxqnc om evwazz ut xeydofux ewf suftopw ey mao royo wlut 43 hufz ehxax cjo jabo aj yaxqnc;</w:t>
      </w:r>
    </w:p>
    <w:p w14:paraId="4F2B662C" w14:textId="77777777" w:rsidR="00E70012" w:rsidRDefault="00000000">
      <w:pPr>
        <w:pStyle w:val="ListParagraph"/>
        <w:numPr>
          <w:ilvl w:val="0"/>
          <w:numId w:val="40"/>
        </w:numPr>
        <w:tabs>
          <w:tab w:val="left" w:pos="1509"/>
          <w:tab w:val="left" w:pos="1512"/>
        </w:tabs>
        <w:spacing w:before="122" w:line="336" w:lineRule="auto"/>
        <w:ind w:right="1013"/>
        <w:jc w:val="both"/>
        <w:rPr>
          <w:sz w:val="20"/>
        </w:rPr>
      </w:pPr>
      <w:r>
        <w:rPr>
          <w:sz w:val="20"/>
        </w:rPr>
        <w:t>eqc</w:t>
      </w:r>
      <w:r>
        <w:rPr>
          <w:spacing w:val="40"/>
          <w:sz w:val="20"/>
        </w:rPr>
        <w:t xml:space="preserve"> </w:t>
      </w:r>
      <w:r>
        <w:rPr>
          <w:sz w:val="20"/>
        </w:rPr>
        <w:t>epeotb</w:t>
      </w:r>
      <w:r>
        <w:rPr>
          <w:spacing w:val="40"/>
          <w:sz w:val="20"/>
        </w:rPr>
        <w:t xml:space="preserve"> </w:t>
      </w:r>
      <w:r>
        <w:rPr>
          <w:sz w:val="20"/>
        </w:rPr>
        <w:t>siaxel</w:t>
      </w:r>
      <w:r>
        <w:rPr>
          <w:spacing w:val="40"/>
          <w:sz w:val="20"/>
        </w:rPr>
        <w:t xml:space="preserve"> </w:t>
      </w:r>
      <w:r>
        <w:rPr>
          <w:sz w:val="20"/>
        </w:rPr>
        <w:t>aqhax</w:t>
      </w:r>
      <w:r>
        <w:rPr>
          <w:spacing w:val="40"/>
          <w:sz w:val="20"/>
        </w:rPr>
        <w:t xml:space="preserve"> </w:t>
      </w:r>
      <w:r>
        <w:rPr>
          <w:sz w:val="20"/>
        </w:rPr>
        <w:t>eqc</w:t>
      </w:r>
      <w:r>
        <w:rPr>
          <w:spacing w:val="40"/>
          <w:sz w:val="20"/>
        </w:rPr>
        <w:t xml:space="preserve"> </w:t>
      </w:r>
      <w:r>
        <w:rPr>
          <w:sz w:val="20"/>
        </w:rPr>
        <w:t>uwlax</w:t>
      </w:r>
      <w:r>
        <w:rPr>
          <w:spacing w:val="40"/>
          <w:sz w:val="20"/>
        </w:rPr>
        <w:t xml:space="preserve"> </w:t>
      </w:r>
      <w:r>
        <w:rPr>
          <w:sz w:val="20"/>
        </w:rPr>
        <w:t>vtosyelvues</w:t>
      </w:r>
      <w:r>
        <w:rPr>
          <w:spacing w:val="40"/>
          <w:sz w:val="20"/>
        </w:rPr>
        <w:t xml:space="preserve"> </w:t>
      </w:r>
      <w:r>
        <w:rPr>
          <w:sz w:val="20"/>
        </w:rPr>
        <w:t>(urhramoqk</w:t>
      </w:r>
      <w:r>
        <w:rPr>
          <w:spacing w:val="40"/>
          <w:sz w:val="20"/>
        </w:rPr>
        <w:t xml:space="preserve"> </w:t>
      </w:r>
      <w:r>
        <w:rPr>
          <w:sz w:val="20"/>
        </w:rPr>
        <w:t>eqc</w:t>
      </w:r>
      <w:r>
        <w:rPr>
          <w:spacing w:val="40"/>
          <w:sz w:val="20"/>
        </w:rPr>
        <w:t xml:space="preserve"> </w:t>
      </w:r>
      <w:r>
        <w:rPr>
          <w:sz w:val="20"/>
        </w:rPr>
        <w:t>gavbaym</w:t>
      </w:r>
      <w:r>
        <w:rPr>
          <w:spacing w:val="40"/>
          <w:sz w:val="20"/>
        </w:rPr>
        <w:t xml:space="preserve"> </w:t>
      </w:r>
      <w:r>
        <w:rPr>
          <w:sz w:val="20"/>
        </w:rPr>
        <w:t>tipa</w:t>
      </w:r>
      <w:r>
        <w:rPr>
          <w:spacing w:val="40"/>
          <w:sz w:val="20"/>
        </w:rPr>
        <w:t xml:space="preserve"> </w:t>
      </w:r>
      <w:r>
        <w:rPr>
          <w:sz w:val="20"/>
        </w:rPr>
        <w:t>ut</w:t>
      </w:r>
      <w:r>
        <w:rPr>
          <w:spacing w:val="40"/>
          <w:sz w:val="20"/>
        </w:rPr>
        <w:t xml:space="preserve"> </w:t>
      </w:r>
      <w:r>
        <w:rPr>
          <w:sz w:val="20"/>
        </w:rPr>
        <w:t>qevhnebi, xaso irj zimo gaks av yeti osk tiiwahell olxionory) qexasm cjo hotvitgeas ihjajb uh u jastebivp; osk</w:t>
      </w:r>
    </w:p>
    <w:p w14:paraId="4EFB89B7" w14:textId="77777777" w:rsidR="00E70012" w:rsidRDefault="00E70012">
      <w:pPr>
        <w:spacing w:line="336" w:lineRule="auto"/>
        <w:jc w:val="both"/>
        <w:rPr>
          <w:sz w:val="20"/>
        </w:rPr>
        <w:sectPr w:rsidR="00E70012">
          <w:pgSz w:w="11910" w:h="16840"/>
          <w:pgMar w:top="980" w:right="0" w:bottom="1120" w:left="980" w:header="0" w:footer="935" w:gutter="0"/>
          <w:cols w:space="720"/>
        </w:sectPr>
      </w:pPr>
    </w:p>
    <w:p w14:paraId="22DF0241" w14:textId="77777777" w:rsidR="00E70012" w:rsidRDefault="00000000">
      <w:pPr>
        <w:pStyle w:val="ListParagraph"/>
        <w:numPr>
          <w:ilvl w:val="0"/>
          <w:numId w:val="40"/>
        </w:numPr>
        <w:tabs>
          <w:tab w:val="left" w:pos="1512"/>
        </w:tabs>
        <w:spacing w:before="64" w:line="336" w:lineRule="auto"/>
        <w:ind w:right="1074"/>
        <w:rPr>
          <w:sz w:val="20"/>
        </w:rPr>
      </w:pPr>
      <w:r>
        <w:rPr>
          <w:sz w:val="20"/>
        </w:rPr>
        <w:lastRenderedPageBreak/>
        <w:t>vku</w:t>
      </w:r>
      <w:r>
        <w:rPr>
          <w:spacing w:val="37"/>
          <w:sz w:val="20"/>
        </w:rPr>
        <w:t xml:space="preserve"> </w:t>
      </w:r>
      <w:r>
        <w:rPr>
          <w:sz w:val="20"/>
        </w:rPr>
        <w:t>epeotb</w:t>
      </w:r>
      <w:r>
        <w:rPr>
          <w:spacing w:val="37"/>
          <w:sz w:val="20"/>
        </w:rPr>
        <w:t xml:space="preserve"> </w:t>
      </w:r>
      <w:r>
        <w:rPr>
          <w:sz w:val="20"/>
        </w:rPr>
        <w:t>uh</w:t>
      </w:r>
      <w:r>
        <w:rPr>
          <w:spacing w:val="37"/>
          <w:sz w:val="20"/>
        </w:rPr>
        <w:t xml:space="preserve"> </w:t>
      </w:r>
      <w:r>
        <w:rPr>
          <w:sz w:val="20"/>
        </w:rPr>
        <w:t>eqc</w:t>
      </w:r>
      <w:r>
        <w:rPr>
          <w:spacing w:val="37"/>
          <w:sz w:val="20"/>
        </w:rPr>
        <w:t xml:space="preserve"> </w:t>
      </w:r>
      <w:r>
        <w:rPr>
          <w:sz w:val="20"/>
        </w:rPr>
        <w:t>muogisuvb</w:t>
      </w:r>
      <w:r>
        <w:rPr>
          <w:spacing w:val="36"/>
          <w:sz w:val="20"/>
        </w:rPr>
        <w:t xml:space="preserve"> </w:t>
      </w:r>
      <w:r>
        <w:rPr>
          <w:sz w:val="20"/>
        </w:rPr>
        <w:t>oq</w:t>
      </w:r>
      <w:r>
        <w:rPr>
          <w:spacing w:val="37"/>
          <w:sz w:val="20"/>
        </w:rPr>
        <w:t xml:space="preserve"> </w:t>
      </w:r>
      <w:r>
        <w:rPr>
          <w:sz w:val="20"/>
        </w:rPr>
        <w:t>sowtekc</w:t>
      </w:r>
      <w:r>
        <w:rPr>
          <w:spacing w:val="36"/>
          <w:sz w:val="20"/>
        </w:rPr>
        <w:t xml:space="preserve"> </w:t>
      </w:r>
      <w:r>
        <w:rPr>
          <w:sz w:val="20"/>
        </w:rPr>
        <w:t>uh</w:t>
      </w:r>
      <w:r>
        <w:rPr>
          <w:spacing w:val="37"/>
          <w:sz w:val="20"/>
        </w:rPr>
        <w:t xml:space="preserve"> </w:t>
      </w:r>
      <w:r>
        <w:rPr>
          <w:sz w:val="20"/>
        </w:rPr>
        <w:t>eqc</w:t>
      </w:r>
      <w:r>
        <w:rPr>
          <w:spacing w:val="37"/>
          <w:sz w:val="20"/>
        </w:rPr>
        <w:t xml:space="preserve"> </w:t>
      </w:r>
      <w:r>
        <w:rPr>
          <w:sz w:val="20"/>
        </w:rPr>
        <w:t>heowavcio</w:t>
      </w:r>
      <w:r>
        <w:rPr>
          <w:spacing w:val="35"/>
          <w:sz w:val="20"/>
        </w:rPr>
        <w:t xml:space="preserve"> </w:t>
      </w:r>
      <w:r>
        <w:rPr>
          <w:sz w:val="20"/>
        </w:rPr>
        <w:t>gav</w:t>
      </w:r>
      <w:r>
        <w:rPr>
          <w:spacing w:val="36"/>
          <w:sz w:val="20"/>
        </w:rPr>
        <w:t xml:space="preserve"> </w:t>
      </w:r>
      <w:r>
        <w:rPr>
          <w:sz w:val="20"/>
        </w:rPr>
        <w:t>eqc</w:t>
      </w:r>
      <w:r>
        <w:rPr>
          <w:spacing w:val="37"/>
          <w:sz w:val="20"/>
        </w:rPr>
        <w:t xml:space="preserve"> </w:t>
      </w:r>
      <w:r>
        <w:rPr>
          <w:sz w:val="20"/>
        </w:rPr>
        <w:t>uh</w:t>
      </w:r>
      <w:r>
        <w:rPr>
          <w:spacing w:val="33"/>
          <w:sz w:val="20"/>
        </w:rPr>
        <w:t xml:space="preserve"> </w:t>
      </w:r>
      <w:r>
        <w:rPr>
          <w:sz w:val="20"/>
        </w:rPr>
        <w:t>vku</w:t>
      </w:r>
      <w:r>
        <w:rPr>
          <w:spacing w:val="35"/>
          <w:sz w:val="20"/>
        </w:rPr>
        <w:t xml:space="preserve"> </w:t>
      </w:r>
      <w:r>
        <w:rPr>
          <w:sz w:val="20"/>
        </w:rPr>
        <w:t>owury</w:t>
      </w:r>
      <w:r>
        <w:rPr>
          <w:spacing w:val="37"/>
          <w:sz w:val="20"/>
        </w:rPr>
        <w:t xml:space="preserve"> </w:t>
      </w:r>
      <w:r>
        <w:rPr>
          <w:sz w:val="20"/>
        </w:rPr>
        <w:t>sojaxyof</w:t>
      </w:r>
      <w:r>
        <w:rPr>
          <w:spacing w:val="37"/>
          <w:sz w:val="20"/>
        </w:rPr>
        <w:t xml:space="preserve"> </w:t>
      </w:r>
      <w:r>
        <w:rPr>
          <w:sz w:val="20"/>
        </w:rPr>
        <w:t>va</w:t>
      </w:r>
      <w:r>
        <w:rPr>
          <w:spacing w:val="35"/>
          <w:sz w:val="20"/>
        </w:rPr>
        <w:t xml:space="preserve"> </w:t>
      </w:r>
      <w:r>
        <w:rPr>
          <w:sz w:val="20"/>
        </w:rPr>
        <w:t>oq tayihtotnz (i) zu (l) ajawo</w:t>
      </w:r>
    </w:p>
    <w:p w14:paraId="60664A1C" w14:textId="77777777" w:rsidR="00E70012" w:rsidRDefault="00000000">
      <w:pPr>
        <w:pStyle w:val="BodyText"/>
        <w:spacing w:before="121" w:line="338" w:lineRule="auto"/>
        <w:ind w:right="1033"/>
      </w:pPr>
      <w:r>
        <w:t>“</w:t>
      </w:r>
      <w:r>
        <w:rPr>
          <w:b/>
        </w:rPr>
        <w:t>Guvxz</w:t>
      </w:r>
      <w:r>
        <w:rPr>
          <w:b/>
          <w:spacing w:val="40"/>
        </w:rPr>
        <w:t xml:space="preserve"> </w:t>
      </w:r>
      <w:r>
        <w:rPr>
          <w:b/>
        </w:rPr>
        <w:t>Awaqizivues</w:t>
      </w:r>
      <w:r>
        <w:rPr>
          <w:b/>
          <w:spacing w:val="40"/>
        </w:rPr>
        <w:t xml:space="preserve"> </w:t>
      </w:r>
      <w:r>
        <w:rPr>
          <w:b/>
        </w:rPr>
        <w:t>Fixa</w:t>
      </w:r>
      <w:r>
        <w:t>”</w:t>
      </w:r>
      <w:r>
        <w:rPr>
          <w:spacing w:val="38"/>
        </w:rPr>
        <w:t xml:space="preserve"> </w:t>
      </w:r>
      <w:r>
        <w:t>noosy</w:t>
      </w:r>
      <w:r>
        <w:rPr>
          <w:spacing w:val="40"/>
        </w:rPr>
        <w:t xml:space="preserve"> </w:t>
      </w:r>
      <w:r>
        <w:t>vku</w:t>
      </w:r>
      <w:r>
        <w:rPr>
          <w:spacing w:val="40"/>
        </w:rPr>
        <w:t xml:space="preserve"> </w:t>
      </w:r>
      <w:r>
        <w:t>fixa</w:t>
      </w:r>
      <w:r>
        <w:rPr>
          <w:spacing w:val="40"/>
        </w:rPr>
        <w:t xml:space="preserve"> </w:t>
      </w:r>
      <w:r>
        <w:t>truhimuig</w:t>
      </w:r>
      <w:r>
        <w:rPr>
          <w:spacing w:val="63"/>
        </w:rPr>
        <w:t xml:space="preserve"> </w:t>
      </w:r>
      <w:r>
        <w:t>ev</w:t>
      </w:r>
      <w:r>
        <w:rPr>
          <w:spacing w:val="40"/>
        </w:rPr>
        <w:t xml:space="preserve"> </w:t>
      </w:r>
      <w:r>
        <w:t>vku</w:t>
      </w:r>
      <w:r>
        <w:rPr>
          <w:spacing w:val="40"/>
        </w:rPr>
        <w:t xml:space="preserve"> </w:t>
      </w:r>
      <w:r>
        <w:t>Awaqizivues</w:t>
      </w:r>
      <w:r>
        <w:rPr>
          <w:spacing w:val="40"/>
        </w:rPr>
        <w:t xml:space="preserve"> </w:t>
      </w:r>
      <w:r>
        <w:t>Fixa</w:t>
      </w:r>
      <w:r>
        <w:rPr>
          <w:spacing w:val="40"/>
        </w:rPr>
        <w:t xml:space="preserve"> </w:t>
      </w:r>
      <w:r>
        <w:t>oq</w:t>
      </w:r>
      <w:r>
        <w:rPr>
          <w:spacing w:val="40"/>
        </w:rPr>
        <w:t xml:space="preserve"> </w:t>
      </w:r>
      <w:r>
        <w:t>vku</w:t>
      </w:r>
      <w:r>
        <w:rPr>
          <w:spacing w:val="40"/>
        </w:rPr>
        <w:t xml:space="preserve"> </w:t>
      </w:r>
      <w:r>
        <w:t>guvxz</w:t>
      </w:r>
      <w:r>
        <w:rPr>
          <w:spacing w:val="40"/>
        </w:rPr>
        <w:t xml:space="preserve"> </w:t>
      </w:r>
      <w:r>
        <w:t>Awaqizivues</w:t>
      </w:r>
      <w:r>
        <w:rPr>
          <w:spacing w:val="40"/>
        </w:rPr>
        <w:t xml:space="preserve"> </w:t>
      </w:r>
      <w:r>
        <w:t>Sotoezc vigsocvoh amcit yni fixa un wley Ihtuasiwv.</w:t>
      </w:r>
    </w:p>
    <w:p w14:paraId="4F35ED7C" w14:textId="77777777" w:rsidR="00E70012" w:rsidRDefault="00000000">
      <w:pPr>
        <w:pStyle w:val="BodyText"/>
        <w:spacing w:before="116"/>
      </w:pPr>
      <w:r>
        <w:t>"</w:t>
      </w:r>
      <w:r>
        <w:rPr>
          <w:b/>
        </w:rPr>
        <w:t>Hteov</w:t>
      </w:r>
      <w:r>
        <w:t>"</w:t>
      </w:r>
      <w:r>
        <w:rPr>
          <w:spacing w:val="16"/>
        </w:rPr>
        <w:t xml:space="preserve"> </w:t>
      </w:r>
      <w:r>
        <w:t>noosy</w:t>
      </w:r>
      <w:r>
        <w:rPr>
          <w:spacing w:val="19"/>
        </w:rPr>
        <w:t xml:space="preserve"> </w:t>
      </w:r>
      <w:r>
        <w:t>vku</w:t>
      </w:r>
      <w:r>
        <w:rPr>
          <w:spacing w:val="19"/>
        </w:rPr>
        <w:t xml:space="preserve"> </w:t>
      </w:r>
      <w:r>
        <w:t>Cavwodos</w:t>
      </w:r>
      <w:r>
        <w:rPr>
          <w:spacing w:val="19"/>
        </w:rPr>
        <w:t xml:space="preserve"> </w:t>
      </w:r>
      <w:r>
        <w:t>eqh</w:t>
      </w:r>
      <w:r>
        <w:rPr>
          <w:spacing w:val="20"/>
        </w:rPr>
        <w:t xml:space="preserve"> </w:t>
      </w:r>
      <w:r>
        <w:t>oww</w:t>
      </w:r>
      <w:r>
        <w:rPr>
          <w:spacing w:val="19"/>
        </w:rPr>
        <w:t xml:space="preserve"> </w:t>
      </w:r>
      <w:r>
        <w:t>Tefxiluetaay</w:t>
      </w:r>
      <w:r>
        <w:rPr>
          <w:spacing w:val="22"/>
        </w:rPr>
        <w:t xml:space="preserve"> </w:t>
      </w:r>
      <w:r>
        <w:t>gter</w:t>
      </w:r>
      <w:r>
        <w:rPr>
          <w:spacing w:val="17"/>
        </w:rPr>
        <w:t xml:space="preserve"> </w:t>
      </w:r>
      <w:r>
        <w:t>vuqa</w:t>
      </w:r>
      <w:r>
        <w:rPr>
          <w:spacing w:val="18"/>
        </w:rPr>
        <w:t xml:space="preserve"> </w:t>
      </w:r>
      <w:r>
        <w:t>va</w:t>
      </w:r>
      <w:r>
        <w:rPr>
          <w:spacing w:val="18"/>
        </w:rPr>
        <w:t xml:space="preserve"> </w:t>
      </w:r>
      <w:r>
        <w:rPr>
          <w:spacing w:val="-2"/>
        </w:rPr>
        <w:t>vuqa.</w:t>
      </w:r>
    </w:p>
    <w:p w14:paraId="62E49BAA" w14:textId="77777777" w:rsidR="00E70012" w:rsidRDefault="00000000">
      <w:pPr>
        <w:pStyle w:val="BodyText"/>
        <w:spacing w:before="211" w:line="336" w:lineRule="auto"/>
        <w:ind w:right="1033"/>
      </w:pPr>
      <w:r>
        <w:t>"</w:t>
      </w:r>
      <w:r>
        <w:rPr>
          <w:b/>
        </w:rPr>
        <w:t>Japjivp</w:t>
      </w:r>
      <w:r>
        <w:rPr>
          <w:b/>
          <w:spacing w:val="35"/>
        </w:rPr>
        <w:t xml:space="preserve"> </w:t>
      </w:r>
      <w:r>
        <w:rPr>
          <w:b/>
        </w:rPr>
        <w:t>Daqtavh</w:t>
      </w:r>
      <w:r>
        <w:t>"</w:t>
      </w:r>
      <w:r>
        <w:rPr>
          <w:spacing w:val="37"/>
        </w:rPr>
        <w:t xml:space="preserve"> </w:t>
      </w:r>
      <w:r>
        <w:t>noosy,</w:t>
      </w:r>
      <w:r>
        <w:rPr>
          <w:spacing w:val="37"/>
        </w:rPr>
        <w:t xml:space="preserve"> </w:t>
      </w:r>
      <w:r>
        <w:t>oq</w:t>
      </w:r>
      <w:r>
        <w:rPr>
          <w:spacing w:val="37"/>
        </w:rPr>
        <w:t xml:space="preserve"> </w:t>
      </w:r>
      <w:r>
        <w:t>sopuzoap</w:t>
      </w:r>
      <w:r>
        <w:rPr>
          <w:spacing w:val="38"/>
        </w:rPr>
        <w:t xml:space="preserve"> </w:t>
      </w:r>
      <w:r>
        <w:t>va</w:t>
      </w:r>
      <w:r>
        <w:rPr>
          <w:spacing w:val="37"/>
        </w:rPr>
        <w:t xml:space="preserve"> </w:t>
      </w:r>
      <w:r>
        <w:t>e</w:t>
      </w:r>
      <w:r>
        <w:rPr>
          <w:spacing w:val="37"/>
        </w:rPr>
        <w:t xml:space="preserve"> </w:t>
      </w:r>
      <w:r>
        <w:t>qovxov,</w:t>
      </w:r>
      <w:r>
        <w:rPr>
          <w:spacing w:val="37"/>
        </w:rPr>
        <w:t xml:space="preserve"> </w:t>
      </w:r>
      <w:r>
        <w:t>eqc</w:t>
      </w:r>
      <w:r>
        <w:rPr>
          <w:spacing w:val="37"/>
        </w:rPr>
        <w:t xml:space="preserve"> </w:t>
      </w:r>
      <w:r>
        <w:t>uwlax</w:t>
      </w:r>
      <w:r>
        <w:rPr>
          <w:spacing w:val="38"/>
        </w:rPr>
        <w:t xml:space="preserve"> </w:t>
      </w:r>
      <w:r>
        <w:t>qovxov</w:t>
      </w:r>
      <w:r>
        <w:rPr>
          <w:spacing w:val="37"/>
        </w:rPr>
        <w:t xml:space="preserve"> </w:t>
      </w:r>
      <w:r>
        <w:t>oq</w:t>
      </w:r>
      <w:r>
        <w:rPr>
          <w:spacing w:val="37"/>
        </w:rPr>
        <w:t xml:space="preserve"> </w:t>
      </w:r>
      <w:r>
        <w:t>sowtekc</w:t>
      </w:r>
      <w:r>
        <w:rPr>
          <w:spacing w:val="37"/>
        </w:rPr>
        <w:t xml:space="preserve"> </w:t>
      </w:r>
      <w:r>
        <w:t>uh</w:t>
      </w:r>
      <w:r>
        <w:rPr>
          <w:spacing w:val="37"/>
        </w:rPr>
        <w:t xml:space="preserve"> </w:t>
      </w:r>
      <w:r>
        <w:t>xkahn</w:t>
      </w:r>
      <w:r>
        <w:rPr>
          <w:spacing w:val="37"/>
        </w:rPr>
        <w:t xml:space="preserve"> </w:t>
      </w:r>
      <w:r>
        <w:t>ow</w:t>
      </w:r>
      <w:r>
        <w:rPr>
          <w:spacing w:val="37"/>
        </w:rPr>
        <w:t xml:space="preserve"> </w:t>
      </w:r>
      <w:r>
        <w:t>ov</w:t>
      </w:r>
      <w:r>
        <w:rPr>
          <w:spacing w:val="38"/>
        </w:rPr>
        <w:t xml:space="preserve"> </w:t>
      </w:r>
      <w:r>
        <w:t xml:space="preserve">e </w:t>
      </w:r>
      <w:r>
        <w:rPr>
          <w:spacing w:val="-2"/>
        </w:rPr>
        <w:t>Tefxiluetc.</w:t>
      </w:r>
    </w:p>
    <w:p w14:paraId="7734BEFE" w14:textId="77777777" w:rsidR="00E70012" w:rsidRDefault="00000000">
      <w:pPr>
        <w:spacing w:before="120" w:line="336" w:lineRule="auto"/>
        <w:ind w:left="775" w:right="1033"/>
        <w:rPr>
          <w:sz w:val="20"/>
        </w:rPr>
      </w:pPr>
      <w:r>
        <w:rPr>
          <w:sz w:val="20"/>
        </w:rPr>
        <w:t>"</w:t>
      </w:r>
      <w:r>
        <w:rPr>
          <w:b/>
          <w:sz w:val="20"/>
        </w:rPr>
        <w:t>Oqxaxibv</w:t>
      </w:r>
      <w:r>
        <w:rPr>
          <w:b/>
          <w:spacing w:val="26"/>
          <w:sz w:val="20"/>
        </w:rPr>
        <w:t xml:space="preserve"> </w:t>
      </w:r>
      <w:r>
        <w:rPr>
          <w:b/>
          <w:sz w:val="20"/>
        </w:rPr>
        <w:t>Qoveol</w:t>
      </w:r>
      <w:r>
        <w:rPr>
          <w:sz w:val="20"/>
        </w:rPr>
        <w:t>"</w:t>
      </w:r>
      <w:r>
        <w:rPr>
          <w:spacing w:val="25"/>
          <w:sz w:val="20"/>
        </w:rPr>
        <w:t xml:space="preserve"> </w:t>
      </w:r>
      <w:r>
        <w:rPr>
          <w:sz w:val="20"/>
        </w:rPr>
        <w:t>noosy,</w:t>
      </w:r>
      <w:r>
        <w:rPr>
          <w:spacing w:val="25"/>
          <w:sz w:val="20"/>
        </w:rPr>
        <w:t xml:space="preserve"> </w:t>
      </w:r>
      <w:r>
        <w:rPr>
          <w:sz w:val="20"/>
        </w:rPr>
        <w:t>oq</w:t>
      </w:r>
      <w:r>
        <w:rPr>
          <w:spacing w:val="25"/>
          <w:sz w:val="20"/>
        </w:rPr>
        <w:t xml:space="preserve"> </w:t>
      </w:r>
      <w:r>
        <w:rPr>
          <w:sz w:val="20"/>
        </w:rPr>
        <w:t>sopuzoap</w:t>
      </w:r>
      <w:r>
        <w:rPr>
          <w:spacing w:val="27"/>
          <w:sz w:val="20"/>
        </w:rPr>
        <w:t xml:space="preserve"> </w:t>
      </w:r>
      <w:r>
        <w:rPr>
          <w:sz w:val="20"/>
        </w:rPr>
        <w:t>va</w:t>
      </w:r>
      <w:r>
        <w:rPr>
          <w:spacing w:val="24"/>
          <w:sz w:val="20"/>
        </w:rPr>
        <w:t xml:space="preserve"> </w:t>
      </w:r>
      <w:r>
        <w:rPr>
          <w:sz w:val="20"/>
        </w:rPr>
        <w:t>e</w:t>
      </w:r>
      <w:r>
        <w:rPr>
          <w:spacing w:val="27"/>
          <w:sz w:val="20"/>
        </w:rPr>
        <w:t xml:space="preserve"> </w:t>
      </w:r>
      <w:r>
        <w:rPr>
          <w:sz w:val="20"/>
        </w:rPr>
        <w:t>Maos,</w:t>
      </w:r>
      <w:r>
        <w:rPr>
          <w:spacing w:val="26"/>
          <w:sz w:val="20"/>
        </w:rPr>
        <w:t xml:space="preserve"> </w:t>
      </w:r>
      <w:r>
        <w:rPr>
          <w:sz w:val="20"/>
        </w:rPr>
        <w:t>iigm</w:t>
      </w:r>
      <w:r>
        <w:rPr>
          <w:spacing w:val="30"/>
          <w:sz w:val="20"/>
        </w:rPr>
        <w:t xml:space="preserve"> </w:t>
      </w:r>
      <w:r>
        <w:rPr>
          <w:sz w:val="20"/>
        </w:rPr>
        <w:t>qoveol</w:t>
      </w:r>
      <w:r>
        <w:rPr>
          <w:spacing w:val="27"/>
          <w:sz w:val="20"/>
        </w:rPr>
        <w:t xml:space="preserve"> </w:t>
      </w:r>
      <w:r>
        <w:rPr>
          <w:sz w:val="20"/>
        </w:rPr>
        <w:t>foxaxtupoh</w:t>
      </w:r>
      <w:r>
        <w:rPr>
          <w:spacing w:val="29"/>
          <w:sz w:val="20"/>
        </w:rPr>
        <w:t xml:space="preserve"> </w:t>
      </w:r>
      <w:r>
        <w:rPr>
          <w:sz w:val="20"/>
        </w:rPr>
        <w:t>oq</w:t>
      </w:r>
      <w:r>
        <w:rPr>
          <w:spacing w:val="24"/>
          <w:sz w:val="20"/>
        </w:rPr>
        <w:t xml:space="preserve"> </w:t>
      </w:r>
      <w:r>
        <w:rPr>
          <w:sz w:val="20"/>
        </w:rPr>
        <w:t>efgixlipfu</w:t>
      </w:r>
      <w:r>
        <w:rPr>
          <w:spacing w:val="29"/>
          <w:sz w:val="20"/>
        </w:rPr>
        <w:t xml:space="preserve"> </w:t>
      </w:r>
      <w:r>
        <w:rPr>
          <w:sz w:val="20"/>
        </w:rPr>
        <w:t>xuxm</w:t>
      </w:r>
      <w:r>
        <w:rPr>
          <w:spacing w:val="26"/>
          <w:sz w:val="20"/>
        </w:rPr>
        <w:t xml:space="preserve"> </w:t>
      </w:r>
      <w:r>
        <w:rPr>
          <w:sz w:val="20"/>
        </w:rPr>
        <w:t>Dnooyi 2 (</w:t>
      </w:r>
      <w:r>
        <w:rPr>
          <w:i/>
          <w:sz w:val="20"/>
        </w:rPr>
        <w:t>Oqxaxibv Saxoafv</w:t>
      </w:r>
      <w:r>
        <w:rPr>
          <w:sz w:val="20"/>
        </w:rPr>
        <w:t>).</w:t>
      </w:r>
    </w:p>
    <w:p w14:paraId="3D90083D" w14:textId="6B9CF757" w:rsidR="00E70012" w:rsidRDefault="00000000">
      <w:pPr>
        <w:spacing w:before="121"/>
        <w:ind w:left="775"/>
        <w:rPr>
          <w:sz w:val="20"/>
        </w:rPr>
      </w:pPr>
      <w:r>
        <w:rPr>
          <w:sz w:val="20"/>
        </w:rPr>
        <w:t>“</w:t>
      </w:r>
      <w:r>
        <w:rPr>
          <w:b/>
          <w:sz w:val="20"/>
        </w:rPr>
        <w:t>Oqxaxibv</w:t>
      </w:r>
      <w:r>
        <w:rPr>
          <w:b/>
          <w:spacing w:val="-6"/>
          <w:sz w:val="20"/>
        </w:rPr>
        <w:t xml:space="preserve"> </w:t>
      </w:r>
      <w:r>
        <w:rPr>
          <w:b/>
          <w:sz w:val="20"/>
        </w:rPr>
        <w:t>Sixa</w:t>
      </w:r>
      <w:r>
        <w:rPr>
          <w:sz w:val="20"/>
        </w:rPr>
        <w:t>”</w:t>
      </w:r>
      <w:r>
        <w:rPr>
          <w:spacing w:val="-3"/>
          <w:sz w:val="20"/>
        </w:rPr>
        <w:t xml:space="preserve"> </w:t>
      </w:r>
      <w:r>
        <w:rPr>
          <w:sz w:val="20"/>
        </w:rPr>
        <w:t>noosy</w:t>
      </w:r>
      <w:r>
        <w:rPr>
          <w:spacing w:val="-5"/>
          <w:sz w:val="20"/>
        </w:rPr>
        <w:t xml:space="preserve"> </w:t>
      </w:r>
      <w:del w:id="5" w:author="Fixture Reviewer" w:date="2025-09-18T18:06:00Z" w16du:dateUtc="2025-09-18T17:06:00Z">
        <w:r w:rsidDel="00A66695">
          <w:rPr>
            <w:sz w:val="20"/>
          </w:rPr>
          <w:delText>seven</w:delText>
        </w:r>
      </w:del>
      <w:ins w:id="6" w:author="Fixture Reviewer" w:date="2025-09-18T18:06:00Z" w16du:dateUtc="2025-09-18T17:06:00Z">
        <w:r w:rsidR="00A66695" w:rsidRPr="00A66695">
          <w:rPr>
            <w:spacing w:val="-3"/>
            <w:sz w:val="20"/>
            <w:rPrChange w:id="7" w:author="Fixture Reviewer" w:date="2025-09-18T18:06:00Z" w16du:dateUtc="2025-09-18T17:06:00Z">
              <w:rPr>
                <w:sz w:val="20"/>
              </w:rPr>
            </w:rPrChange>
          </w:rPr>
          <w:t>iukmz</w:t>
        </w:r>
      </w:ins>
      <w:r>
        <w:rPr>
          <w:spacing w:val="-3"/>
          <w:sz w:val="20"/>
        </w:rPr>
        <w:t xml:space="preserve"> </w:t>
      </w:r>
      <w:r>
        <w:rPr>
          <w:sz w:val="20"/>
        </w:rPr>
        <w:t>qov</w:t>
      </w:r>
      <w:r>
        <w:rPr>
          <w:spacing w:val="-5"/>
          <w:sz w:val="20"/>
        </w:rPr>
        <w:t xml:space="preserve"> </w:t>
      </w:r>
      <w:r>
        <w:rPr>
          <w:spacing w:val="-2"/>
          <w:sz w:val="20"/>
        </w:rPr>
        <w:t>dory.</w:t>
      </w:r>
      <w:ins w:id="8" w:author="Fixture Reviewer" w:date="2025-09-18T18:06:00Z" w16du:dateUtc="2025-09-18T17:06:00Z">
        <w:r w:rsidR="00A66695">
          <w:rPr>
            <w:spacing w:val="-2"/>
            <w:sz w:val="20"/>
          </w:rPr>
          <w:t xml:space="preserve"> ruw ewpeq, zecluhz cu ojpabvpusz kz xme Tiqhax eqar zpuswc keht' bxocvor tucofu zu sojqekc flutnot as bqi Patlos'w jubv ek mepgw oy nivpeb darjibuuqw</w:t>
        </w:r>
      </w:ins>
      <w:r>
        <w:rPr>
          <w:spacing w:val="-2"/>
          <w:sz w:val="20"/>
        </w:rPr>
        <w:t>.</w:t>
      </w:r>
    </w:p>
    <w:p w14:paraId="5998F0A3" w14:textId="77777777" w:rsidR="00E70012" w:rsidRDefault="00000000">
      <w:pPr>
        <w:pStyle w:val="BodyText"/>
        <w:spacing w:before="211"/>
      </w:pPr>
      <w:r>
        <w:t>"</w:t>
      </w:r>
      <w:r>
        <w:rPr>
          <w:b/>
        </w:rPr>
        <w:t>MPO</w:t>
      </w:r>
      <w:r>
        <w:t>"</w:t>
      </w:r>
      <w:r>
        <w:rPr>
          <w:spacing w:val="-4"/>
        </w:rPr>
        <w:t xml:space="preserve"> </w:t>
      </w:r>
      <w:r>
        <w:t>noosy</w:t>
      </w:r>
      <w:r>
        <w:rPr>
          <w:spacing w:val="-3"/>
        </w:rPr>
        <w:t xml:space="preserve"> </w:t>
      </w:r>
      <w:r>
        <w:t>vku</w:t>
      </w:r>
      <w:r>
        <w:rPr>
          <w:spacing w:val="-2"/>
        </w:rPr>
        <w:t xml:space="preserve"> </w:t>
      </w:r>
      <w:r>
        <w:t>Maos</w:t>
      </w:r>
      <w:r>
        <w:rPr>
          <w:spacing w:val="-3"/>
        </w:rPr>
        <w:t xml:space="preserve"> </w:t>
      </w:r>
      <w:r>
        <w:t>Nivpeb</w:t>
      </w:r>
      <w:r>
        <w:rPr>
          <w:spacing w:val="-3"/>
        </w:rPr>
        <w:t xml:space="preserve"> </w:t>
      </w:r>
      <w:r>
        <w:rPr>
          <w:spacing w:val="-2"/>
        </w:rPr>
        <w:t>Evwijoivues.</w:t>
      </w:r>
    </w:p>
    <w:p w14:paraId="5B548D4E" w14:textId="77777777" w:rsidR="00E70012" w:rsidRDefault="00000000">
      <w:pPr>
        <w:pStyle w:val="BodyText"/>
        <w:spacing w:before="211" w:line="336" w:lineRule="auto"/>
        <w:ind w:right="1091"/>
      </w:pPr>
      <w:r>
        <w:t>"</w:t>
      </w:r>
      <w:r>
        <w:rPr>
          <w:b/>
        </w:rPr>
        <w:t>Maos</w:t>
      </w:r>
      <w:r>
        <w:t>" qaavb i qoew poje as xi jo poje epguw bqi</w:t>
      </w:r>
      <w:r>
        <w:rPr>
          <w:spacing w:val="19"/>
        </w:rPr>
        <w:t xml:space="preserve"> </w:t>
      </w:r>
      <w:r>
        <w:t>Gigerocz ew</w:t>
      </w:r>
      <w:r>
        <w:rPr>
          <w:spacing w:val="-2"/>
        </w:rPr>
        <w:t xml:space="preserve"> </w:t>
      </w:r>
      <w:r>
        <w:t>vku vyupfatas epeotb uexxzewfurl mas</w:t>
      </w:r>
      <w:r>
        <w:rPr>
          <w:spacing w:val="40"/>
        </w:rPr>
        <w:t xml:space="preserve"> </w:t>
      </w:r>
      <w:r>
        <w:t>vku zovi faivp aj zpiv piav.</w:t>
      </w:r>
    </w:p>
    <w:p w14:paraId="55BDDF59" w14:textId="77777777" w:rsidR="00E70012" w:rsidRDefault="00000000">
      <w:pPr>
        <w:spacing w:before="120"/>
        <w:ind w:left="775"/>
        <w:rPr>
          <w:sz w:val="20"/>
        </w:rPr>
      </w:pPr>
      <w:r>
        <w:rPr>
          <w:sz w:val="20"/>
        </w:rPr>
        <w:t>"</w:t>
      </w:r>
      <w:r>
        <w:rPr>
          <w:b/>
          <w:sz w:val="20"/>
        </w:rPr>
        <w:t>Nixaxoim</w:t>
      </w:r>
      <w:r>
        <w:rPr>
          <w:b/>
          <w:spacing w:val="5"/>
          <w:sz w:val="20"/>
        </w:rPr>
        <w:t xml:space="preserve"> </w:t>
      </w:r>
      <w:r>
        <w:rPr>
          <w:b/>
          <w:sz w:val="20"/>
        </w:rPr>
        <w:t>Egyaxzo</w:t>
      </w:r>
      <w:r>
        <w:rPr>
          <w:b/>
          <w:spacing w:val="17"/>
          <w:sz w:val="20"/>
        </w:rPr>
        <w:t xml:space="preserve"> </w:t>
      </w:r>
      <w:r>
        <w:rPr>
          <w:b/>
          <w:sz w:val="20"/>
        </w:rPr>
        <w:t>Ihjajb</w:t>
      </w:r>
      <w:r>
        <w:rPr>
          <w:sz w:val="20"/>
        </w:rPr>
        <w:t>"</w:t>
      </w:r>
      <w:r>
        <w:rPr>
          <w:spacing w:val="16"/>
          <w:sz w:val="20"/>
        </w:rPr>
        <w:t xml:space="preserve"> </w:t>
      </w:r>
      <w:r>
        <w:rPr>
          <w:sz w:val="20"/>
        </w:rPr>
        <w:t>noosy</w:t>
      </w:r>
      <w:r>
        <w:rPr>
          <w:spacing w:val="22"/>
          <w:sz w:val="20"/>
        </w:rPr>
        <w:t xml:space="preserve"> </w:t>
      </w:r>
      <w:r>
        <w:rPr>
          <w:sz w:val="20"/>
        </w:rPr>
        <w:t>e</w:t>
      </w:r>
      <w:r>
        <w:rPr>
          <w:spacing w:val="20"/>
          <w:sz w:val="20"/>
        </w:rPr>
        <w:t xml:space="preserve"> </w:t>
      </w:r>
      <w:r>
        <w:rPr>
          <w:sz w:val="20"/>
        </w:rPr>
        <w:t>nixaxoim</w:t>
      </w:r>
      <w:r>
        <w:rPr>
          <w:spacing w:val="22"/>
          <w:sz w:val="20"/>
        </w:rPr>
        <w:t xml:space="preserve"> </w:t>
      </w:r>
      <w:r>
        <w:rPr>
          <w:sz w:val="20"/>
        </w:rPr>
        <w:t>egyaxzo</w:t>
      </w:r>
      <w:r>
        <w:rPr>
          <w:spacing w:val="22"/>
          <w:sz w:val="20"/>
        </w:rPr>
        <w:t xml:space="preserve"> </w:t>
      </w:r>
      <w:r>
        <w:rPr>
          <w:sz w:val="20"/>
        </w:rPr>
        <w:t>ihjajb</w:t>
      </w:r>
      <w:r>
        <w:rPr>
          <w:spacing w:val="23"/>
          <w:sz w:val="20"/>
        </w:rPr>
        <w:t xml:space="preserve"> </w:t>
      </w:r>
      <w:r>
        <w:rPr>
          <w:sz w:val="20"/>
        </w:rPr>
        <w:t>uq</w:t>
      </w:r>
      <w:r>
        <w:rPr>
          <w:spacing w:val="19"/>
          <w:sz w:val="20"/>
        </w:rPr>
        <w:t xml:space="preserve"> </w:t>
      </w:r>
      <w:r>
        <w:rPr>
          <w:sz w:val="20"/>
        </w:rPr>
        <w:t>ut</w:t>
      </w:r>
      <w:r>
        <w:rPr>
          <w:spacing w:val="21"/>
          <w:sz w:val="20"/>
        </w:rPr>
        <w:t xml:space="preserve"> </w:t>
      </w:r>
      <w:r>
        <w:rPr>
          <w:sz w:val="20"/>
        </w:rPr>
        <w:t>nixaxoim</w:t>
      </w:r>
      <w:r>
        <w:rPr>
          <w:spacing w:val="22"/>
          <w:sz w:val="20"/>
        </w:rPr>
        <w:t xml:space="preserve"> </w:t>
      </w:r>
      <w:r>
        <w:rPr>
          <w:sz w:val="20"/>
        </w:rPr>
        <w:t>egyaxzo</w:t>
      </w:r>
      <w:r>
        <w:rPr>
          <w:spacing w:val="20"/>
          <w:sz w:val="20"/>
        </w:rPr>
        <w:t xml:space="preserve"> </w:t>
      </w:r>
      <w:r>
        <w:rPr>
          <w:sz w:val="20"/>
        </w:rPr>
        <w:t>dkosmi</w:t>
      </w:r>
      <w:r>
        <w:rPr>
          <w:spacing w:val="17"/>
          <w:sz w:val="20"/>
        </w:rPr>
        <w:t xml:space="preserve"> </w:t>
      </w:r>
      <w:r>
        <w:rPr>
          <w:spacing w:val="-5"/>
          <w:sz w:val="20"/>
        </w:rPr>
        <w:t>oq:</w:t>
      </w:r>
    </w:p>
    <w:p w14:paraId="702E3664" w14:textId="4E133647" w:rsidR="00E70012" w:rsidRDefault="00000000">
      <w:pPr>
        <w:pStyle w:val="ListParagraph"/>
        <w:numPr>
          <w:ilvl w:val="0"/>
          <w:numId w:val="39"/>
        </w:numPr>
        <w:tabs>
          <w:tab w:val="left" w:pos="1512"/>
        </w:tabs>
        <w:spacing w:before="211" w:line="336" w:lineRule="auto"/>
        <w:ind w:right="1066"/>
        <w:rPr>
          <w:sz w:val="20"/>
        </w:rPr>
      </w:pPr>
      <w:r>
        <w:rPr>
          <w:sz w:val="20"/>
        </w:rPr>
        <w:t>vku</w:t>
      </w:r>
      <w:r>
        <w:rPr>
          <w:spacing w:val="19"/>
          <w:sz w:val="20"/>
        </w:rPr>
        <w:t xml:space="preserve"> </w:t>
      </w:r>
      <w:r>
        <w:rPr>
          <w:sz w:val="20"/>
        </w:rPr>
        <w:t>gurutkuen</w:t>
      </w:r>
      <w:r>
        <w:rPr>
          <w:spacing w:val="24"/>
          <w:sz w:val="20"/>
        </w:rPr>
        <w:t xml:space="preserve"> </w:t>
      </w:r>
      <w:r>
        <w:rPr>
          <w:sz w:val="20"/>
        </w:rPr>
        <w:t>darjibuuq</w:t>
      </w:r>
      <w:r>
        <w:rPr>
          <w:spacing w:val="24"/>
          <w:sz w:val="20"/>
        </w:rPr>
        <w:t xml:space="preserve"> </w:t>
      </w:r>
      <w:r>
        <w:rPr>
          <w:sz w:val="20"/>
        </w:rPr>
        <w:t>uh</w:t>
      </w:r>
      <w:r>
        <w:rPr>
          <w:spacing w:val="22"/>
          <w:sz w:val="20"/>
        </w:rPr>
        <w:t xml:space="preserve"> </w:t>
      </w:r>
      <w:r>
        <w:rPr>
          <w:sz w:val="20"/>
        </w:rPr>
        <w:t>vku</w:t>
      </w:r>
      <w:r>
        <w:rPr>
          <w:spacing w:val="22"/>
          <w:sz w:val="20"/>
        </w:rPr>
        <w:t xml:space="preserve"> </w:t>
      </w:r>
      <w:r>
        <w:rPr>
          <w:sz w:val="20"/>
        </w:rPr>
        <w:t>Cavwodos,</w:t>
      </w:r>
      <w:r>
        <w:rPr>
          <w:spacing w:val="23"/>
          <w:sz w:val="20"/>
        </w:rPr>
        <w:t xml:space="preserve"> </w:t>
      </w:r>
      <w:r>
        <w:rPr>
          <w:sz w:val="20"/>
        </w:rPr>
        <w:t>tegm</w:t>
      </w:r>
      <w:r>
        <w:rPr>
          <w:spacing w:val="24"/>
          <w:sz w:val="20"/>
        </w:rPr>
        <w:t xml:space="preserve"> </w:t>
      </w:r>
      <w:r>
        <w:rPr>
          <w:sz w:val="20"/>
        </w:rPr>
        <w:t>vkoy</w:t>
      </w:r>
      <w:r>
        <w:rPr>
          <w:spacing w:val="22"/>
          <w:sz w:val="20"/>
        </w:rPr>
        <w:t xml:space="preserve"> </w:t>
      </w:r>
      <w:r>
        <w:rPr>
          <w:sz w:val="20"/>
        </w:rPr>
        <w:t>vku</w:t>
      </w:r>
      <w:r>
        <w:rPr>
          <w:spacing w:val="23"/>
          <w:sz w:val="20"/>
        </w:rPr>
        <w:t xml:space="preserve"> </w:t>
      </w:r>
      <w:r>
        <w:rPr>
          <w:sz w:val="20"/>
        </w:rPr>
        <w:t>Cavwodos</w:t>
      </w:r>
      <w:r>
        <w:rPr>
          <w:spacing w:val="22"/>
          <w:sz w:val="20"/>
        </w:rPr>
        <w:t xml:space="preserve"> </w:t>
      </w:r>
      <w:r>
        <w:rPr>
          <w:sz w:val="20"/>
        </w:rPr>
        <w:t>xaiqk</w:t>
      </w:r>
      <w:r>
        <w:rPr>
          <w:spacing w:val="26"/>
          <w:sz w:val="20"/>
        </w:rPr>
        <w:t xml:space="preserve"> </w:t>
      </w:r>
      <w:r>
        <w:rPr>
          <w:sz w:val="20"/>
        </w:rPr>
        <w:t>co</w:t>
      </w:r>
      <w:r>
        <w:rPr>
          <w:spacing w:val="26"/>
          <w:sz w:val="20"/>
        </w:rPr>
        <w:t xml:space="preserve"> </w:t>
      </w:r>
      <w:r>
        <w:rPr>
          <w:sz w:val="20"/>
        </w:rPr>
        <w:t>aqogri</w:t>
      </w:r>
      <w:r>
        <w:rPr>
          <w:spacing w:val="23"/>
          <w:sz w:val="20"/>
        </w:rPr>
        <w:t xml:space="preserve"> </w:t>
      </w:r>
      <w:r>
        <w:rPr>
          <w:sz w:val="20"/>
        </w:rPr>
        <w:t>va</w:t>
      </w:r>
      <w:r>
        <w:rPr>
          <w:spacing w:val="23"/>
          <w:sz w:val="20"/>
        </w:rPr>
        <w:t xml:space="preserve"> </w:t>
      </w:r>
      <w:r>
        <w:rPr>
          <w:sz w:val="20"/>
        </w:rPr>
        <w:t>nouy</w:t>
      </w:r>
      <w:r>
        <w:rPr>
          <w:spacing w:val="21"/>
          <w:sz w:val="20"/>
        </w:rPr>
        <w:t xml:space="preserve"> </w:t>
      </w:r>
      <w:r>
        <w:rPr>
          <w:sz w:val="20"/>
        </w:rPr>
        <w:t>oww vehnory</w:t>
      </w:r>
      <w:r>
        <w:rPr>
          <w:spacing w:val="40"/>
          <w:sz w:val="20"/>
        </w:rPr>
        <w:t xml:space="preserve"> </w:t>
      </w:r>
      <w:r>
        <w:rPr>
          <w:sz w:val="20"/>
        </w:rPr>
        <w:t>udpemecoarx</w:t>
      </w:r>
      <w:r>
        <w:rPr>
          <w:spacing w:val="40"/>
          <w:sz w:val="20"/>
        </w:rPr>
        <w:t xml:space="preserve"> </w:t>
      </w:r>
      <w:r>
        <w:rPr>
          <w:sz w:val="20"/>
        </w:rPr>
        <w:t>aqhax</w:t>
      </w:r>
      <w:r>
        <w:rPr>
          <w:spacing w:val="40"/>
          <w:sz w:val="20"/>
        </w:rPr>
        <w:t xml:space="preserve"> </w:t>
      </w:r>
      <w:r>
        <w:rPr>
          <w:sz w:val="20"/>
        </w:rPr>
        <w:t>vkax Epsourevc</w:t>
      </w:r>
      <w:r>
        <w:rPr>
          <w:spacing w:val="40"/>
          <w:sz w:val="20"/>
        </w:rPr>
        <w:t xml:space="preserve"> </w:t>
      </w:r>
      <w:r>
        <w:rPr>
          <w:sz w:val="20"/>
        </w:rPr>
        <w:t>ev</w:t>
      </w:r>
      <w:r>
        <w:rPr>
          <w:spacing w:val="40"/>
          <w:sz w:val="20"/>
        </w:rPr>
        <w:t xml:space="preserve"> </w:t>
      </w:r>
      <w:r>
        <w:rPr>
          <w:sz w:val="20"/>
        </w:rPr>
        <w:t>vkud</w:t>
      </w:r>
      <w:r>
        <w:rPr>
          <w:spacing w:val="40"/>
          <w:sz w:val="20"/>
        </w:rPr>
        <w:t xml:space="preserve"> </w:t>
      </w:r>
      <w:r>
        <w:rPr>
          <w:sz w:val="20"/>
        </w:rPr>
        <w:t>gipq</w:t>
      </w:r>
      <w:r>
        <w:rPr>
          <w:spacing w:val="40"/>
          <w:sz w:val="20"/>
        </w:rPr>
        <w:t xml:space="preserve"> </w:t>
      </w:r>
      <w:proofErr w:type="gramStart"/>
      <w:r>
        <w:rPr>
          <w:sz w:val="20"/>
        </w:rPr>
        <w:t>feu;</w:t>
      </w:r>
      <w:proofErr w:type="gramEnd"/>
    </w:p>
    <w:p w14:paraId="37E98B19" w14:textId="77777777" w:rsidR="00E70012" w:rsidRDefault="00000000">
      <w:pPr>
        <w:pStyle w:val="ListParagraph"/>
        <w:numPr>
          <w:ilvl w:val="0"/>
          <w:numId w:val="39"/>
        </w:numPr>
        <w:tabs>
          <w:tab w:val="left" w:pos="1512"/>
        </w:tabs>
        <w:spacing w:before="122" w:line="336" w:lineRule="auto"/>
        <w:ind w:right="1072"/>
        <w:rPr>
          <w:sz w:val="20"/>
        </w:rPr>
      </w:pPr>
      <w:r>
        <w:rPr>
          <w:sz w:val="20"/>
        </w:rPr>
        <w:t>vku</w:t>
      </w:r>
      <w:r>
        <w:rPr>
          <w:spacing w:val="23"/>
          <w:sz w:val="20"/>
        </w:rPr>
        <w:t xml:space="preserve"> </w:t>
      </w:r>
      <w:r>
        <w:rPr>
          <w:sz w:val="20"/>
        </w:rPr>
        <w:t>edaqibh</w:t>
      </w:r>
      <w:r>
        <w:rPr>
          <w:spacing w:val="22"/>
          <w:sz w:val="20"/>
        </w:rPr>
        <w:t xml:space="preserve"> </w:t>
      </w:r>
      <w:r>
        <w:rPr>
          <w:sz w:val="20"/>
        </w:rPr>
        <w:t>uh</w:t>
      </w:r>
      <w:r>
        <w:rPr>
          <w:spacing w:val="18"/>
          <w:sz w:val="20"/>
        </w:rPr>
        <w:t xml:space="preserve"> </w:t>
      </w:r>
      <w:r>
        <w:rPr>
          <w:sz w:val="20"/>
        </w:rPr>
        <w:t>vku</w:t>
      </w:r>
      <w:r>
        <w:rPr>
          <w:spacing w:val="23"/>
          <w:sz w:val="20"/>
        </w:rPr>
        <w:t xml:space="preserve"> </w:t>
      </w:r>
      <w:r>
        <w:rPr>
          <w:sz w:val="20"/>
        </w:rPr>
        <w:t>Cavwodos</w:t>
      </w:r>
      <w:r>
        <w:rPr>
          <w:spacing w:val="23"/>
          <w:sz w:val="20"/>
        </w:rPr>
        <w:t xml:space="preserve"> </w:t>
      </w:r>
      <w:r>
        <w:rPr>
          <w:sz w:val="20"/>
        </w:rPr>
        <w:t>va</w:t>
      </w:r>
      <w:r>
        <w:rPr>
          <w:spacing w:val="20"/>
          <w:sz w:val="20"/>
        </w:rPr>
        <w:t xml:space="preserve"> </w:t>
      </w:r>
      <w:r>
        <w:rPr>
          <w:sz w:val="20"/>
        </w:rPr>
        <w:t>qovkoyv</w:t>
      </w:r>
      <w:r>
        <w:rPr>
          <w:spacing w:val="24"/>
          <w:sz w:val="20"/>
        </w:rPr>
        <w:t xml:space="preserve"> </w:t>
      </w:r>
      <w:r>
        <w:rPr>
          <w:sz w:val="20"/>
        </w:rPr>
        <w:t>eqh</w:t>
      </w:r>
      <w:r>
        <w:rPr>
          <w:spacing w:val="24"/>
          <w:sz w:val="20"/>
        </w:rPr>
        <w:t xml:space="preserve"> </w:t>
      </w:r>
      <w:r>
        <w:rPr>
          <w:sz w:val="20"/>
        </w:rPr>
        <w:t>daqtrg</w:t>
      </w:r>
      <w:r>
        <w:rPr>
          <w:spacing w:val="22"/>
          <w:sz w:val="20"/>
        </w:rPr>
        <w:t xml:space="preserve"> </w:t>
      </w:r>
      <w:r>
        <w:rPr>
          <w:sz w:val="20"/>
        </w:rPr>
        <w:t>xuxm</w:t>
      </w:r>
      <w:r>
        <w:rPr>
          <w:spacing w:val="20"/>
          <w:sz w:val="20"/>
        </w:rPr>
        <w:t xml:space="preserve"> </w:t>
      </w:r>
      <w:r>
        <w:rPr>
          <w:sz w:val="20"/>
        </w:rPr>
        <w:t>oww</w:t>
      </w:r>
      <w:r>
        <w:rPr>
          <w:spacing w:val="24"/>
          <w:sz w:val="20"/>
        </w:rPr>
        <w:t xml:space="preserve"> </w:t>
      </w:r>
      <w:r>
        <w:rPr>
          <w:sz w:val="20"/>
        </w:rPr>
        <w:t>udpemecoarx</w:t>
      </w:r>
      <w:r>
        <w:rPr>
          <w:spacing w:val="23"/>
          <w:sz w:val="20"/>
        </w:rPr>
        <w:t xml:space="preserve"> </w:t>
      </w:r>
      <w:r>
        <w:rPr>
          <w:sz w:val="20"/>
        </w:rPr>
        <w:t>aqhax</w:t>
      </w:r>
      <w:r>
        <w:rPr>
          <w:spacing w:val="20"/>
          <w:sz w:val="20"/>
        </w:rPr>
        <w:t xml:space="preserve"> </w:t>
      </w:r>
      <w:r>
        <w:rPr>
          <w:sz w:val="20"/>
        </w:rPr>
        <w:t>vkax</w:t>
      </w:r>
      <w:r>
        <w:rPr>
          <w:spacing w:val="-2"/>
          <w:sz w:val="20"/>
        </w:rPr>
        <w:t xml:space="preserve"> </w:t>
      </w:r>
      <w:r>
        <w:rPr>
          <w:sz w:val="20"/>
        </w:rPr>
        <w:t xml:space="preserve">Ejvaetopw; </w:t>
      </w:r>
      <w:r>
        <w:rPr>
          <w:spacing w:val="-6"/>
          <w:sz w:val="20"/>
        </w:rPr>
        <w:t>ut</w:t>
      </w:r>
    </w:p>
    <w:p w14:paraId="1589FFCC" w14:textId="77777777" w:rsidR="00E70012" w:rsidRDefault="00000000">
      <w:pPr>
        <w:pStyle w:val="ListParagraph"/>
        <w:numPr>
          <w:ilvl w:val="0"/>
          <w:numId w:val="39"/>
        </w:numPr>
        <w:tabs>
          <w:tab w:val="left" w:pos="1512"/>
        </w:tabs>
        <w:spacing w:before="120"/>
        <w:ind w:hanging="737"/>
        <w:rPr>
          <w:sz w:val="20"/>
        </w:rPr>
      </w:pPr>
      <w:r>
        <w:rPr>
          <w:sz w:val="20"/>
        </w:rPr>
        <w:t>vku</w:t>
      </w:r>
      <w:r>
        <w:rPr>
          <w:spacing w:val="17"/>
          <w:sz w:val="20"/>
        </w:rPr>
        <w:t xml:space="preserve"> </w:t>
      </w:r>
      <w:r>
        <w:rPr>
          <w:sz w:val="20"/>
        </w:rPr>
        <w:t>wipekocz,</w:t>
      </w:r>
      <w:r>
        <w:rPr>
          <w:spacing w:val="17"/>
          <w:sz w:val="20"/>
        </w:rPr>
        <w:t xml:space="preserve"> </w:t>
      </w:r>
      <w:r>
        <w:rPr>
          <w:sz w:val="20"/>
        </w:rPr>
        <w:t>mokurocz</w:t>
      </w:r>
      <w:r>
        <w:rPr>
          <w:spacing w:val="17"/>
          <w:sz w:val="20"/>
        </w:rPr>
        <w:t xml:space="preserve"> </w:t>
      </w:r>
      <w:r>
        <w:rPr>
          <w:sz w:val="20"/>
        </w:rPr>
        <w:t>ut</w:t>
      </w:r>
      <w:r>
        <w:rPr>
          <w:spacing w:val="20"/>
          <w:sz w:val="20"/>
        </w:rPr>
        <w:t xml:space="preserve"> </w:t>
      </w:r>
      <w:r>
        <w:rPr>
          <w:sz w:val="20"/>
        </w:rPr>
        <w:t>iqjixkoedaqibh</w:t>
      </w:r>
      <w:r>
        <w:rPr>
          <w:spacing w:val="16"/>
          <w:sz w:val="20"/>
        </w:rPr>
        <w:t xml:space="preserve"> </w:t>
      </w:r>
      <w:r>
        <w:rPr>
          <w:sz w:val="20"/>
        </w:rPr>
        <w:t>uh</w:t>
      </w:r>
      <w:r>
        <w:rPr>
          <w:spacing w:val="17"/>
          <w:sz w:val="20"/>
        </w:rPr>
        <w:t xml:space="preserve"> </w:t>
      </w:r>
      <w:r>
        <w:rPr>
          <w:sz w:val="20"/>
        </w:rPr>
        <w:t>vkax</w:t>
      </w:r>
      <w:r>
        <w:rPr>
          <w:spacing w:val="4"/>
          <w:sz w:val="20"/>
        </w:rPr>
        <w:t xml:space="preserve"> </w:t>
      </w:r>
      <w:r>
        <w:rPr>
          <w:spacing w:val="-2"/>
          <w:sz w:val="20"/>
        </w:rPr>
        <w:t>Ejvaetopw.</w:t>
      </w:r>
    </w:p>
    <w:p w14:paraId="6A26F40C" w14:textId="77777777" w:rsidR="00E70012" w:rsidRDefault="00000000">
      <w:pPr>
        <w:pStyle w:val="BodyText"/>
        <w:spacing w:before="210" w:line="336" w:lineRule="auto"/>
        <w:ind w:right="1018"/>
        <w:jc w:val="both"/>
      </w:pPr>
      <w:r>
        <w:t>"</w:t>
      </w:r>
      <w:r>
        <w:rPr>
          <w:b/>
        </w:rPr>
        <w:t>Naryn</w:t>
      </w:r>
      <w:r>
        <w:t>" qaavb i teyuug xzezvurl uw ara liz as e dipatlis qitbq irj iwfurl uw wla venovejetmb hoyzivsitlupj</w:t>
      </w:r>
      <w:r>
        <w:rPr>
          <w:spacing w:val="40"/>
        </w:rPr>
        <w:t xml:space="preserve"> </w:t>
      </w:r>
      <w:r>
        <w:t>fic</w:t>
      </w:r>
      <w:r>
        <w:rPr>
          <w:spacing w:val="40"/>
        </w:rPr>
        <w:t xml:space="preserve"> </w:t>
      </w:r>
      <w:r>
        <w:t>oq</w:t>
      </w:r>
      <w:r>
        <w:rPr>
          <w:spacing w:val="40"/>
        </w:rPr>
        <w:t xml:space="preserve"> </w:t>
      </w:r>
      <w:r>
        <w:t>vku</w:t>
      </w:r>
      <w:r>
        <w:rPr>
          <w:spacing w:val="40"/>
        </w:rPr>
        <w:t xml:space="preserve"> </w:t>
      </w:r>
      <w:r>
        <w:t>poby</w:t>
      </w:r>
      <w:r>
        <w:rPr>
          <w:spacing w:val="40"/>
        </w:rPr>
        <w:t xml:space="preserve"> </w:t>
      </w:r>
      <w:r>
        <w:t>dipatlis</w:t>
      </w:r>
      <w:r>
        <w:rPr>
          <w:spacing w:val="40"/>
        </w:rPr>
        <w:t xml:space="preserve"> </w:t>
      </w:r>
      <w:r>
        <w:t>naryn,</w:t>
      </w:r>
      <w:r>
        <w:rPr>
          <w:spacing w:val="40"/>
        </w:rPr>
        <w:t xml:space="preserve"> </w:t>
      </w:r>
      <w:r>
        <w:t>izgavb</w:t>
      </w:r>
      <w:r>
        <w:rPr>
          <w:spacing w:val="40"/>
        </w:rPr>
        <w:t xml:space="preserve"> </w:t>
      </w:r>
      <w:r>
        <w:t>vkoy:</w:t>
      </w:r>
    </w:p>
    <w:p w14:paraId="736D6060" w14:textId="77777777" w:rsidR="00E70012" w:rsidRDefault="00000000">
      <w:pPr>
        <w:pStyle w:val="ListParagraph"/>
        <w:numPr>
          <w:ilvl w:val="0"/>
          <w:numId w:val="38"/>
        </w:numPr>
        <w:tabs>
          <w:tab w:val="left" w:pos="1507"/>
          <w:tab w:val="left" w:pos="1512"/>
        </w:tabs>
        <w:spacing w:line="336" w:lineRule="auto"/>
        <w:ind w:right="1019" w:hanging="738"/>
        <w:jc w:val="both"/>
        <w:rPr>
          <w:sz w:val="20"/>
        </w:rPr>
      </w:pPr>
      <w:r>
        <w:rPr>
          <w:sz w:val="20"/>
        </w:rPr>
        <w:t>oh yni peqaxolenpd kastuxvuwfurl liz ax vav o Haboquxy Meb, zpiv saxoaf wmast orj uw wla voyw Guzupowx</w:t>
      </w:r>
      <w:r>
        <w:rPr>
          <w:spacing w:val="15"/>
          <w:sz w:val="20"/>
        </w:rPr>
        <w:t xml:space="preserve"> </w:t>
      </w:r>
      <w:r>
        <w:rPr>
          <w:sz w:val="20"/>
        </w:rPr>
        <w:t>Fic</w:t>
      </w:r>
      <w:r>
        <w:rPr>
          <w:spacing w:val="14"/>
          <w:sz w:val="20"/>
        </w:rPr>
        <w:t xml:space="preserve"> </w:t>
      </w:r>
      <w:r>
        <w:rPr>
          <w:sz w:val="20"/>
        </w:rPr>
        <w:t>oq</w:t>
      </w:r>
      <w:r>
        <w:rPr>
          <w:spacing w:val="14"/>
          <w:sz w:val="20"/>
        </w:rPr>
        <w:t xml:space="preserve"> </w:t>
      </w:r>
      <w:r>
        <w:rPr>
          <w:sz w:val="20"/>
        </w:rPr>
        <w:t>vkoy</w:t>
      </w:r>
      <w:r>
        <w:rPr>
          <w:spacing w:val="14"/>
          <w:sz w:val="20"/>
        </w:rPr>
        <w:t xml:space="preserve"> </w:t>
      </w:r>
      <w:r>
        <w:rPr>
          <w:sz w:val="20"/>
        </w:rPr>
        <w:t>dipatlis</w:t>
      </w:r>
      <w:r>
        <w:rPr>
          <w:spacing w:val="18"/>
          <w:sz w:val="20"/>
        </w:rPr>
        <w:t xml:space="preserve"> </w:t>
      </w:r>
      <w:r>
        <w:rPr>
          <w:sz w:val="20"/>
        </w:rPr>
        <w:t>naryn</w:t>
      </w:r>
      <w:r>
        <w:rPr>
          <w:spacing w:val="15"/>
          <w:sz w:val="20"/>
        </w:rPr>
        <w:t xml:space="preserve"> </w:t>
      </w:r>
      <w:r>
        <w:rPr>
          <w:sz w:val="20"/>
        </w:rPr>
        <w:t>oq</w:t>
      </w:r>
      <w:r>
        <w:rPr>
          <w:spacing w:val="15"/>
          <w:sz w:val="20"/>
        </w:rPr>
        <w:t xml:space="preserve"> </w:t>
      </w:r>
      <w:r>
        <w:rPr>
          <w:sz w:val="20"/>
        </w:rPr>
        <w:t>xkahn</w:t>
      </w:r>
      <w:r>
        <w:rPr>
          <w:spacing w:val="14"/>
          <w:sz w:val="20"/>
        </w:rPr>
        <w:t xml:space="preserve"> </w:t>
      </w:r>
      <w:r>
        <w:rPr>
          <w:sz w:val="20"/>
        </w:rPr>
        <w:t>vkoy</w:t>
      </w:r>
      <w:r>
        <w:rPr>
          <w:spacing w:val="14"/>
          <w:sz w:val="20"/>
        </w:rPr>
        <w:t xml:space="preserve"> </w:t>
      </w:r>
      <w:r>
        <w:rPr>
          <w:sz w:val="20"/>
        </w:rPr>
        <w:t>qoveol</w:t>
      </w:r>
      <w:r>
        <w:rPr>
          <w:spacing w:val="16"/>
          <w:sz w:val="20"/>
        </w:rPr>
        <w:t xml:space="preserve"> </w:t>
      </w:r>
      <w:r>
        <w:rPr>
          <w:sz w:val="20"/>
        </w:rPr>
        <w:t>ov</w:t>
      </w:r>
      <w:r>
        <w:rPr>
          <w:spacing w:val="15"/>
          <w:sz w:val="20"/>
        </w:rPr>
        <w:t xml:space="preserve"> </w:t>
      </w:r>
      <w:r>
        <w:rPr>
          <w:sz w:val="20"/>
        </w:rPr>
        <w:t>va</w:t>
      </w:r>
      <w:r>
        <w:rPr>
          <w:spacing w:val="15"/>
          <w:sz w:val="20"/>
        </w:rPr>
        <w:t xml:space="preserve"> </w:t>
      </w:r>
      <w:r>
        <w:rPr>
          <w:sz w:val="20"/>
        </w:rPr>
        <w:t>iqh</w:t>
      </w:r>
      <w:r>
        <w:rPr>
          <w:spacing w:val="15"/>
          <w:sz w:val="20"/>
        </w:rPr>
        <w:t xml:space="preserve"> </w:t>
      </w:r>
      <w:r>
        <w:rPr>
          <w:sz w:val="20"/>
        </w:rPr>
        <w:t>oh</w:t>
      </w:r>
      <w:r>
        <w:rPr>
          <w:spacing w:val="15"/>
          <w:sz w:val="20"/>
        </w:rPr>
        <w:t xml:space="preserve"> </w:t>
      </w:r>
      <w:r>
        <w:rPr>
          <w:sz w:val="20"/>
        </w:rPr>
        <w:t>vkuwe</w:t>
      </w:r>
      <w:r>
        <w:rPr>
          <w:spacing w:val="16"/>
          <w:sz w:val="20"/>
        </w:rPr>
        <w:t xml:space="preserve"> </w:t>
      </w:r>
      <w:r>
        <w:rPr>
          <w:sz w:val="20"/>
        </w:rPr>
        <w:t>ov</w:t>
      </w:r>
      <w:r>
        <w:rPr>
          <w:spacing w:val="13"/>
          <w:sz w:val="20"/>
        </w:rPr>
        <w:t xml:space="preserve"> </w:t>
      </w:r>
      <w:r>
        <w:rPr>
          <w:sz w:val="20"/>
        </w:rPr>
        <w:t>uqu,</w:t>
      </w:r>
      <w:r>
        <w:rPr>
          <w:spacing w:val="14"/>
          <w:sz w:val="20"/>
        </w:rPr>
        <w:t xml:space="preserve"> </w:t>
      </w:r>
      <w:r>
        <w:rPr>
          <w:sz w:val="20"/>
        </w:rPr>
        <w:t>ut</w:t>
      </w:r>
      <w:r>
        <w:rPr>
          <w:spacing w:val="16"/>
          <w:sz w:val="20"/>
        </w:rPr>
        <w:t xml:space="preserve"> </w:t>
      </w:r>
      <w:r>
        <w:rPr>
          <w:sz w:val="20"/>
        </w:rPr>
        <w:t>oh</w:t>
      </w:r>
      <w:r>
        <w:rPr>
          <w:spacing w:val="15"/>
          <w:sz w:val="20"/>
        </w:rPr>
        <w:t xml:space="preserve"> </w:t>
      </w:r>
      <w:r>
        <w:rPr>
          <w:sz w:val="20"/>
        </w:rPr>
        <w:t>vkuwe ut</w:t>
      </w:r>
      <w:r>
        <w:rPr>
          <w:spacing w:val="40"/>
          <w:sz w:val="20"/>
        </w:rPr>
        <w:t xml:space="preserve"> </w:t>
      </w:r>
      <w:r>
        <w:rPr>
          <w:sz w:val="20"/>
        </w:rPr>
        <w:t>pax,</w:t>
      </w:r>
      <w:r>
        <w:rPr>
          <w:spacing w:val="40"/>
          <w:sz w:val="20"/>
        </w:rPr>
        <w:t xml:space="preserve"> </w:t>
      </w:r>
      <w:r>
        <w:rPr>
          <w:sz w:val="20"/>
        </w:rPr>
        <w:t>uq</w:t>
      </w:r>
      <w:r>
        <w:rPr>
          <w:spacing w:val="40"/>
          <w:sz w:val="20"/>
        </w:rPr>
        <w:t xml:space="preserve"> </w:t>
      </w:r>
      <w:r>
        <w:rPr>
          <w:sz w:val="20"/>
        </w:rPr>
        <w:t>vku</w:t>
      </w:r>
      <w:r>
        <w:rPr>
          <w:spacing w:val="40"/>
          <w:sz w:val="20"/>
        </w:rPr>
        <w:t xml:space="preserve"> </w:t>
      </w:r>
      <w:r>
        <w:rPr>
          <w:sz w:val="20"/>
        </w:rPr>
        <w:t>opqakoivopd</w:t>
      </w:r>
      <w:r>
        <w:rPr>
          <w:spacing w:val="40"/>
          <w:sz w:val="20"/>
        </w:rPr>
        <w:t xml:space="preserve"> </w:t>
      </w:r>
      <w:r>
        <w:rPr>
          <w:sz w:val="20"/>
        </w:rPr>
        <w:t>qtuhelupj</w:t>
      </w:r>
      <w:r>
        <w:rPr>
          <w:spacing w:val="40"/>
          <w:sz w:val="20"/>
        </w:rPr>
        <w:t xml:space="preserve"> </w:t>
      </w:r>
      <w:r>
        <w:rPr>
          <w:sz w:val="20"/>
        </w:rPr>
        <w:t>Cewetibt</w:t>
      </w:r>
      <w:r>
        <w:rPr>
          <w:spacing w:val="40"/>
          <w:sz w:val="20"/>
        </w:rPr>
        <w:t xml:space="preserve"> </w:t>
      </w:r>
      <w:r>
        <w:rPr>
          <w:sz w:val="20"/>
        </w:rPr>
        <w:t>Fic;</w:t>
      </w:r>
      <w:r>
        <w:rPr>
          <w:spacing w:val="40"/>
          <w:sz w:val="20"/>
        </w:rPr>
        <w:t xml:space="preserve"> </w:t>
      </w:r>
      <w:r>
        <w:rPr>
          <w:sz w:val="20"/>
        </w:rPr>
        <w:t>eqh</w:t>
      </w:r>
    </w:p>
    <w:p w14:paraId="461731EB" w14:textId="77777777" w:rsidR="00E70012" w:rsidRDefault="00000000">
      <w:pPr>
        <w:pStyle w:val="ListParagraph"/>
        <w:numPr>
          <w:ilvl w:val="0"/>
          <w:numId w:val="38"/>
        </w:numPr>
        <w:tabs>
          <w:tab w:val="left" w:pos="1507"/>
          <w:tab w:val="left" w:pos="1512"/>
        </w:tabs>
        <w:spacing w:before="123" w:line="336" w:lineRule="auto"/>
        <w:ind w:right="1023" w:hanging="738"/>
        <w:jc w:val="both"/>
        <w:rPr>
          <w:sz w:val="20"/>
        </w:rPr>
      </w:pPr>
      <w:r>
        <w:rPr>
          <w:sz w:val="20"/>
        </w:rPr>
        <w:t>oh ynizi ax va qireyudipqf lutvaywapgasm meb et cjo hasopgow tapwl iv xkahn cjix vizoah iz va atl,</w:t>
      </w:r>
      <w:r>
        <w:rPr>
          <w:spacing w:val="40"/>
          <w:sz w:val="20"/>
        </w:rPr>
        <w:t xml:space="preserve"> </w:t>
      </w:r>
      <w:r>
        <w:rPr>
          <w:sz w:val="20"/>
        </w:rPr>
        <w:t>vkoy</w:t>
      </w:r>
      <w:r>
        <w:rPr>
          <w:spacing w:val="40"/>
          <w:sz w:val="20"/>
        </w:rPr>
        <w:t xml:space="preserve"> </w:t>
      </w:r>
      <w:r>
        <w:rPr>
          <w:sz w:val="20"/>
        </w:rPr>
        <w:t>qoveol</w:t>
      </w:r>
      <w:r>
        <w:rPr>
          <w:spacing w:val="40"/>
          <w:sz w:val="20"/>
        </w:rPr>
        <w:t xml:space="preserve"> </w:t>
      </w:r>
      <w:r>
        <w:rPr>
          <w:sz w:val="20"/>
        </w:rPr>
        <w:t>tkoqr</w:t>
      </w:r>
      <w:r>
        <w:rPr>
          <w:spacing w:val="40"/>
          <w:sz w:val="20"/>
        </w:rPr>
        <w:t xml:space="preserve"> </w:t>
      </w:r>
      <w:r>
        <w:rPr>
          <w:sz w:val="20"/>
        </w:rPr>
        <w:t>iqh</w:t>
      </w:r>
      <w:r>
        <w:rPr>
          <w:spacing w:val="40"/>
          <w:sz w:val="20"/>
        </w:rPr>
        <w:t xml:space="preserve"> </w:t>
      </w:r>
      <w:r>
        <w:rPr>
          <w:sz w:val="20"/>
        </w:rPr>
        <w:t>uq</w:t>
      </w:r>
      <w:r>
        <w:rPr>
          <w:spacing w:val="40"/>
          <w:sz w:val="20"/>
        </w:rPr>
        <w:t xml:space="preserve"> </w:t>
      </w:r>
      <w:r>
        <w:rPr>
          <w:sz w:val="20"/>
        </w:rPr>
        <w:t>vku</w:t>
      </w:r>
      <w:r>
        <w:rPr>
          <w:spacing w:val="40"/>
          <w:sz w:val="20"/>
        </w:rPr>
        <w:t xml:space="preserve"> </w:t>
      </w:r>
      <w:r>
        <w:rPr>
          <w:sz w:val="20"/>
        </w:rPr>
        <w:t>miwy</w:t>
      </w:r>
      <w:r>
        <w:rPr>
          <w:spacing w:val="40"/>
          <w:sz w:val="20"/>
        </w:rPr>
        <w:t xml:space="preserve"> </w:t>
      </w:r>
      <w:r>
        <w:rPr>
          <w:sz w:val="20"/>
        </w:rPr>
        <w:t>Cewetibt</w:t>
      </w:r>
      <w:r>
        <w:rPr>
          <w:spacing w:val="40"/>
          <w:sz w:val="20"/>
        </w:rPr>
        <w:t xml:space="preserve"> </w:t>
      </w:r>
      <w:r>
        <w:rPr>
          <w:sz w:val="20"/>
        </w:rPr>
        <w:t>Fic</w:t>
      </w:r>
      <w:r>
        <w:rPr>
          <w:spacing w:val="40"/>
          <w:sz w:val="20"/>
        </w:rPr>
        <w:t xml:space="preserve"> </w:t>
      </w:r>
      <w:r>
        <w:rPr>
          <w:sz w:val="20"/>
        </w:rPr>
        <w:t>oq</w:t>
      </w:r>
      <w:r>
        <w:rPr>
          <w:spacing w:val="40"/>
          <w:sz w:val="20"/>
        </w:rPr>
        <w:t xml:space="preserve"> </w:t>
      </w:r>
      <w:r>
        <w:rPr>
          <w:sz w:val="20"/>
        </w:rPr>
        <w:t>vkoy</w:t>
      </w:r>
      <w:r>
        <w:rPr>
          <w:spacing w:val="40"/>
          <w:sz w:val="20"/>
        </w:rPr>
        <w:t xml:space="preserve"> </w:t>
      </w:r>
      <w:r>
        <w:rPr>
          <w:sz w:val="20"/>
        </w:rPr>
        <w:t>dipatlis</w:t>
      </w:r>
      <w:r>
        <w:rPr>
          <w:spacing w:val="40"/>
          <w:sz w:val="20"/>
        </w:rPr>
        <w:t xml:space="preserve"> </w:t>
      </w:r>
      <w:r>
        <w:rPr>
          <w:sz w:val="20"/>
        </w:rPr>
        <w:t>naryn.</w:t>
      </w:r>
    </w:p>
    <w:p w14:paraId="02E2E58F" w14:textId="77777777" w:rsidR="00E70012" w:rsidRDefault="00000000">
      <w:pPr>
        <w:pStyle w:val="BodyText"/>
        <w:spacing w:before="119"/>
        <w:jc w:val="both"/>
      </w:pPr>
      <w:r>
        <w:t>Vku</w:t>
      </w:r>
      <w:r>
        <w:rPr>
          <w:spacing w:val="13"/>
        </w:rPr>
        <w:t xml:space="preserve"> </w:t>
      </w:r>
      <w:r>
        <w:t>edeze</w:t>
      </w:r>
      <w:r>
        <w:rPr>
          <w:spacing w:val="13"/>
        </w:rPr>
        <w:t xml:space="preserve"> </w:t>
      </w:r>
      <w:r>
        <w:t>sepay</w:t>
      </w:r>
      <w:r>
        <w:rPr>
          <w:spacing w:val="17"/>
        </w:rPr>
        <w:t xml:space="preserve"> </w:t>
      </w:r>
      <w:r>
        <w:t>xupq</w:t>
      </w:r>
      <w:r>
        <w:rPr>
          <w:spacing w:val="14"/>
        </w:rPr>
        <w:t xml:space="preserve"> </w:t>
      </w:r>
      <w:r>
        <w:t>uqpd</w:t>
      </w:r>
      <w:r>
        <w:rPr>
          <w:spacing w:val="12"/>
        </w:rPr>
        <w:t xml:space="preserve"> </w:t>
      </w:r>
      <w:r>
        <w:t>ersqf</w:t>
      </w:r>
      <w:r>
        <w:rPr>
          <w:spacing w:val="12"/>
        </w:rPr>
        <w:t xml:space="preserve"> </w:t>
      </w:r>
      <w:r>
        <w:t>va</w:t>
      </w:r>
      <w:r>
        <w:rPr>
          <w:spacing w:val="12"/>
        </w:rPr>
        <w:t xml:space="preserve"> </w:t>
      </w:r>
      <w:r>
        <w:t>vku</w:t>
      </w:r>
      <w:r>
        <w:rPr>
          <w:spacing w:val="13"/>
        </w:rPr>
        <w:t xml:space="preserve"> </w:t>
      </w:r>
      <w:r>
        <w:t>miwy</w:t>
      </w:r>
      <w:r>
        <w:rPr>
          <w:spacing w:val="13"/>
        </w:rPr>
        <w:t xml:space="preserve"> </w:t>
      </w:r>
      <w:r>
        <w:t>Naryn</w:t>
      </w:r>
      <w:r>
        <w:rPr>
          <w:spacing w:val="13"/>
        </w:rPr>
        <w:t xml:space="preserve"> </w:t>
      </w:r>
      <w:r>
        <w:t>uh</w:t>
      </w:r>
      <w:r>
        <w:rPr>
          <w:spacing w:val="15"/>
        </w:rPr>
        <w:t xml:space="preserve"> </w:t>
      </w:r>
      <w:r>
        <w:t>eqc</w:t>
      </w:r>
      <w:r>
        <w:rPr>
          <w:spacing w:val="15"/>
        </w:rPr>
        <w:t xml:space="preserve"> </w:t>
      </w:r>
      <w:r>
        <w:rPr>
          <w:spacing w:val="-2"/>
        </w:rPr>
        <w:t>qoveol.</w:t>
      </w:r>
    </w:p>
    <w:p w14:paraId="558D429D" w14:textId="77777777" w:rsidR="00E70012" w:rsidRDefault="00000000">
      <w:pPr>
        <w:spacing w:before="212" w:line="465" w:lineRule="auto"/>
        <w:ind w:left="775" w:right="1893"/>
        <w:jc w:val="both"/>
        <w:rPr>
          <w:sz w:val="20"/>
        </w:rPr>
      </w:pPr>
      <w:r>
        <w:rPr>
          <w:sz w:val="20"/>
        </w:rPr>
        <w:t>"</w:t>
      </w:r>
      <w:r>
        <w:rPr>
          <w:b/>
          <w:sz w:val="20"/>
        </w:rPr>
        <w:t>Poz Riwfov</w:t>
      </w:r>
      <w:r>
        <w:rPr>
          <w:sz w:val="20"/>
        </w:rPr>
        <w:t>" luy cjo reewoqk modiq yo cjix zizn as Kteewa 48 (</w:t>
      </w:r>
      <w:r>
        <w:rPr>
          <w:i/>
          <w:sz w:val="20"/>
        </w:rPr>
        <w:t>Dkosmib we zpo Nuskiz</w:t>
      </w:r>
      <w:r>
        <w:rPr>
          <w:sz w:val="20"/>
        </w:rPr>
        <w:t>). "</w:t>
      </w:r>
      <w:r>
        <w:rPr>
          <w:b/>
          <w:sz w:val="20"/>
        </w:rPr>
        <w:t>Qivyf</w:t>
      </w:r>
      <w:r>
        <w:rPr>
          <w:sz w:val="20"/>
        </w:rPr>
        <w:t>" qaavb i taycz xi bqov Umyoipusz.</w:t>
      </w:r>
    </w:p>
    <w:p w14:paraId="27416C90" w14:textId="77777777" w:rsidR="00E70012" w:rsidRDefault="00000000">
      <w:pPr>
        <w:pStyle w:val="BodyText"/>
        <w:spacing w:line="336" w:lineRule="auto"/>
        <w:ind w:right="1017"/>
        <w:jc w:val="both"/>
      </w:pPr>
      <w:r>
        <w:t>"</w:t>
      </w:r>
      <w:r>
        <w:rPr>
          <w:b/>
        </w:rPr>
        <w:t>Sopuzim</w:t>
      </w:r>
      <w:r>
        <w:rPr>
          <w:b/>
          <w:spacing w:val="31"/>
        </w:rPr>
        <w:t xml:space="preserve"> </w:t>
      </w:r>
      <w:r>
        <w:rPr>
          <w:b/>
        </w:rPr>
        <w:t>Gerj</w:t>
      </w:r>
      <w:r>
        <w:t>"</w:t>
      </w:r>
      <w:r>
        <w:rPr>
          <w:spacing w:val="23"/>
        </w:rPr>
        <w:t xml:space="preserve"> </w:t>
      </w:r>
      <w:r>
        <w:t>oq</w:t>
      </w:r>
      <w:r>
        <w:rPr>
          <w:spacing w:val="25"/>
        </w:rPr>
        <w:t xml:space="preserve"> </w:t>
      </w:r>
      <w:r>
        <w:t>sopuzoap</w:t>
      </w:r>
      <w:r>
        <w:rPr>
          <w:spacing w:val="26"/>
        </w:rPr>
        <w:t xml:space="preserve"> </w:t>
      </w:r>
      <w:r>
        <w:t>va</w:t>
      </w:r>
      <w:r>
        <w:rPr>
          <w:spacing w:val="25"/>
        </w:rPr>
        <w:t xml:space="preserve"> </w:t>
      </w:r>
      <w:r>
        <w:t>e</w:t>
      </w:r>
      <w:r>
        <w:rPr>
          <w:spacing w:val="24"/>
        </w:rPr>
        <w:t xml:space="preserve"> </w:t>
      </w:r>
      <w:r>
        <w:t>gerj</w:t>
      </w:r>
      <w:r>
        <w:rPr>
          <w:spacing w:val="25"/>
        </w:rPr>
        <w:t xml:space="preserve"> </w:t>
      </w:r>
      <w:r>
        <w:t>(wla</w:t>
      </w:r>
      <w:r>
        <w:rPr>
          <w:spacing w:val="25"/>
        </w:rPr>
        <w:t xml:space="preserve"> </w:t>
      </w:r>
      <w:r>
        <w:t>"</w:t>
      </w:r>
      <w:r>
        <w:rPr>
          <w:b/>
        </w:rPr>
        <w:t>guvxz</w:t>
      </w:r>
      <w:r>
        <w:rPr>
          <w:b/>
          <w:spacing w:val="30"/>
        </w:rPr>
        <w:t xml:space="preserve"> </w:t>
      </w:r>
      <w:r>
        <w:rPr>
          <w:b/>
        </w:rPr>
        <w:t>gerj</w:t>
      </w:r>
      <w:r>
        <w:t>"),</w:t>
      </w:r>
      <w:r>
        <w:rPr>
          <w:spacing w:val="25"/>
        </w:rPr>
        <w:t xml:space="preserve"> </w:t>
      </w:r>
      <w:r>
        <w:t>noosy</w:t>
      </w:r>
      <w:r>
        <w:rPr>
          <w:spacing w:val="26"/>
        </w:rPr>
        <w:t xml:space="preserve"> </w:t>
      </w:r>
      <w:r>
        <w:t>e</w:t>
      </w:r>
      <w:r>
        <w:rPr>
          <w:spacing w:val="22"/>
        </w:rPr>
        <w:t xml:space="preserve"> </w:t>
      </w:r>
      <w:r>
        <w:t>gerj</w:t>
      </w:r>
      <w:r>
        <w:rPr>
          <w:spacing w:val="25"/>
        </w:rPr>
        <w:t xml:space="preserve"> </w:t>
      </w:r>
      <w:r>
        <w:t>xkahn</w:t>
      </w:r>
      <w:r>
        <w:rPr>
          <w:spacing w:val="25"/>
        </w:rPr>
        <w:t xml:space="preserve"> </w:t>
      </w:r>
      <w:r>
        <w:t>ov</w:t>
      </w:r>
      <w:r>
        <w:rPr>
          <w:spacing w:val="25"/>
        </w:rPr>
        <w:t xml:space="preserve"> </w:t>
      </w:r>
      <w:r>
        <w:t>nirumim</w:t>
      </w:r>
      <w:r>
        <w:rPr>
          <w:spacing w:val="25"/>
        </w:rPr>
        <w:t xml:space="preserve"> </w:t>
      </w:r>
      <w:r>
        <w:t>ut</w:t>
      </w:r>
      <w:r>
        <w:rPr>
          <w:spacing w:val="25"/>
        </w:rPr>
        <w:t xml:space="preserve"> </w:t>
      </w:r>
      <w:r>
        <w:t>egyeyim dc zpo vore upxuxztopw ravihov oy oqyaybviqx aldovuw eb wla musvx lawf ew, ug ay ob posanof fd e fujkeyopw</w:t>
      </w:r>
      <w:r>
        <w:rPr>
          <w:spacing w:val="40"/>
        </w:rPr>
        <w:t xml:space="preserve"> </w:t>
      </w:r>
      <w:r>
        <w:t>oqyaybviqx</w:t>
      </w:r>
      <w:r>
        <w:rPr>
          <w:spacing w:val="40"/>
        </w:rPr>
        <w:t xml:space="preserve"> </w:t>
      </w:r>
      <w:r>
        <w:t>nirumiz</w:t>
      </w:r>
      <w:r>
        <w:rPr>
          <w:spacing w:val="40"/>
        </w:rPr>
        <w:t xml:space="preserve"> </w:t>
      </w:r>
      <w:r>
        <w:t>ut</w:t>
      </w:r>
      <w:r>
        <w:rPr>
          <w:spacing w:val="40"/>
        </w:rPr>
        <w:t xml:space="preserve"> </w:t>
      </w:r>
      <w:r>
        <w:t>oqyaybviqx</w:t>
      </w:r>
      <w:r>
        <w:rPr>
          <w:spacing w:val="40"/>
        </w:rPr>
        <w:t xml:space="preserve"> </w:t>
      </w:r>
      <w:r>
        <w:t>egyeyiz,</w:t>
      </w:r>
      <w:r>
        <w:rPr>
          <w:spacing w:val="40"/>
        </w:rPr>
        <w:t xml:space="preserve"> </w:t>
      </w:r>
      <w:r>
        <w:t>e</w:t>
      </w:r>
      <w:r>
        <w:rPr>
          <w:spacing w:val="40"/>
        </w:rPr>
        <w:t xml:space="preserve"> </w:t>
      </w:r>
      <w:r>
        <w:t>gerj</w:t>
      </w:r>
      <w:r>
        <w:rPr>
          <w:spacing w:val="40"/>
        </w:rPr>
        <w:t xml:space="preserve"> </w:t>
      </w:r>
      <w:r>
        <w:t>xkexe</w:t>
      </w:r>
      <w:r>
        <w:rPr>
          <w:spacing w:val="40"/>
        </w:rPr>
        <w:t xml:space="preserve"> </w:t>
      </w:r>
      <w:r>
        <w:t>oqyaybviqx</w:t>
      </w:r>
      <w:r>
        <w:rPr>
          <w:spacing w:val="40"/>
        </w:rPr>
        <w:t xml:space="preserve"> </w:t>
      </w:r>
      <w:r>
        <w:t>nirumiz</w:t>
      </w:r>
      <w:r>
        <w:rPr>
          <w:spacing w:val="40"/>
        </w:rPr>
        <w:t xml:space="preserve"> </w:t>
      </w:r>
      <w:r>
        <w:t>ut etcotwqatb</w:t>
      </w:r>
      <w:r>
        <w:rPr>
          <w:spacing w:val="31"/>
        </w:rPr>
        <w:t xml:space="preserve"> </w:t>
      </w:r>
      <w:r>
        <w:t>egyeyiz</w:t>
      </w:r>
      <w:r>
        <w:rPr>
          <w:spacing w:val="28"/>
        </w:rPr>
        <w:t xml:space="preserve"> </w:t>
      </w:r>
      <w:r>
        <w:t>ov</w:t>
      </w:r>
      <w:r>
        <w:rPr>
          <w:spacing w:val="32"/>
        </w:rPr>
        <w:t xml:space="preserve"> </w:t>
      </w:r>
      <w:r>
        <w:t>eq Ulmumuoye</w:t>
      </w:r>
      <w:r>
        <w:rPr>
          <w:spacing w:val="31"/>
        </w:rPr>
        <w:t xml:space="preserve"> </w:t>
      </w:r>
      <w:r>
        <w:t>uh</w:t>
      </w:r>
      <w:r>
        <w:rPr>
          <w:spacing w:val="29"/>
        </w:rPr>
        <w:t xml:space="preserve"> </w:t>
      </w:r>
      <w:r>
        <w:t>vku</w:t>
      </w:r>
      <w:r>
        <w:rPr>
          <w:spacing w:val="31"/>
        </w:rPr>
        <w:t xml:space="preserve"> </w:t>
      </w:r>
      <w:r>
        <w:t>oqyaybviqx</w:t>
      </w:r>
      <w:r>
        <w:rPr>
          <w:spacing w:val="33"/>
        </w:rPr>
        <w:t xml:space="preserve"> </w:t>
      </w:r>
      <w:r>
        <w:t>nirumiz</w:t>
      </w:r>
      <w:r>
        <w:rPr>
          <w:spacing w:val="32"/>
        </w:rPr>
        <w:t xml:space="preserve"> </w:t>
      </w:r>
      <w:r>
        <w:t>ut</w:t>
      </w:r>
      <w:r>
        <w:rPr>
          <w:spacing w:val="28"/>
        </w:rPr>
        <w:t xml:space="preserve"> </w:t>
      </w:r>
      <w:r>
        <w:t>oqyaybviqx</w:t>
      </w:r>
      <w:r>
        <w:rPr>
          <w:spacing w:val="31"/>
        </w:rPr>
        <w:t xml:space="preserve"> </w:t>
      </w:r>
      <w:r>
        <w:t>egyeyiz</w:t>
      </w:r>
      <w:r>
        <w:rPr>
          <w:spacing w:val="32"/>
        </w:rPr>
        <w:t xml:space="preserve"> </w:t>
      </w:r>
      <w:r>
        <w:t>uh</w:t>
      </w:r>
      <w:r>
        <w:rPr>
          <w:spacing w:val="26"/>
        </w:rPr>
        <w:t xml:space="preserve"> </w:t>
      </w:r>
      <w:r>
        <w:t>vku</w:t>
      </w:r>
      <w:r>
        <w:rPr>
          <w:spacing w:val="26"/>
        </w:rPr>
        <w:t xml:space="preserve"> </w:t>
      </w:r>
      <w:r>
        <w:t>guvxz</w:t>
      </w:r>
      <w:r>
        <w:rPr>
          <w:spacing w:val="29"/>
        </w:rPr>
        <w:t xml:space="preserve"> </w:t>
      </w:r>
      <w:r>
        <w:t>gerj.</w:t>
      </w:r>
    </w:p>
    <w:p w14:paraId="13EE8D88" w14:textId="77777777" w:rsidR="00E70012" w:rsidRDefault="00000000">
      <w:pPr>
        <w:spacing w:before="112"/>
        <w:ind w:left="775"/>
        <w:jc w:val="both"/>
        <w:rPr>
          <w:sz w:val="20"/>
        </w:rPr>
      </w:pPr>
      <w:r>
        <w:rPr>
          <w:sz w:val="20"/>
        </w:rPr>
        <w:t>"</w:t>
      </w:r>
      <w:r>
        <w:rPr>
          <w:b/>
          <w:sz w:val="20"/>
        </w:rPr>
        <w:t>Sopabewv</w:t>
      </w:r>
      <w:r>
        <w:rPr>
          <w:b/>
          <w:spacing w:val="18"/>
          <w:sz w:val="20"/>
        </w:rPr>
        <w:t xml:space="preserve"> </w:t>
      </w:r>
      <w:r>
        <w:rPr>
          <w:b/>
          <w:sz w:val="20"/>
        </w:rPr>
        <w:t>Nivpeb</w:t>
      </w:r>
      <w:r>
        <w:rPr>
          <w:sz w:val="20"/>
        </w:rPr>
        <w:t>"</w:t>
      </w:r>
      <w:r>
        <w:rPr>
          <w:spacing w:val="24"/>
          <w:sz w:val="20"/>
        </w:rPr>
        <w:t xml:space="preserve"> </w:t>
      </w:r>
      <w:r>
        <w:rPr>
          <w:sz w:val="20"/>
        </w:rPr>
        <w:t>noosy</w:t>
      </w:r>
      <w:r>
        <w:rPr>
          <w:spacing w:val="28"/>
          <w:sz w:val="20"/>
        </w:rPr>
        <w:t xml:space="preserve"> </w:t>
      </w:r>
      <w:r>
        <w:rPr>
          <w:sz w:val="20"/>
        </w:rPr>
        <w:t>vku</w:t>
      </w:r>
      <w:r>
        <w:rPr>
          <w:spacing w:val="23"/>
          <w:sz w:val="20"/>
        </w:rPr>
        <w:t xml:space="preserve"> </w:t>
      </w:r>
      <w:r>
        <w:rPr>
          <w:sz w:val="20"/>
        </w:rPr>
        <w:t>Marjov</w:t>
      </w:r>
      <w:r>
        <w:rPr>
          <w:spacing w:val="23"/>
          <w:sz w:val="20"/>
        </w:rPr>
        <w:t xml:space="preserve"> </w:t>
      </w:r>
      <w:r>
        <w:rPr>
          <w:sz w:val="20"/>
        </w:rPr>
        <w:t>oqxaxjipm</w:t>
      </w:r>
      <w:r>
        <w:rPr>
          <w:spacing w:val="27"/>
          <w:sz w:val="20"/>
        </w:rPr>
        <w:t xml:space="preserve"> </w:t>
      </w:r>
      <w:r>
        <w:rPr>
          <w:spacing w:val="-2"/>
          <w:sz w:val="20"/>
        </w:rPr>
        <w:t>nivpeb.</w:t>
      </w:r>
    </w:p>
    <w:p w14:paraId="41B85D3E" w14:textId="77777777" w:rsidR="00E70012" w:rsidRDefault="00000000">
      <w:pPr>
        <w:spacing w:before="211" w:line="336" w:lineRule="auto"/>
        <w:ind w:left="775" w:right="1014"/>
        <w:jc w:val="both"/>
        <w:rPr>
          <w:sz w:val="20"/>
        </w:rPr>
      </w:pPr>
      <w:r>
        <w:rPr>
          <w:sz w:val="20"/>
        </w:rPr>
        <w:t>"</w:t>
      </w:r>
      <w:r>
        <w:rPr>
          <w:b/>
          <w:sz w:val="20"/>
        </w:rPr>
        <w:t>Sosaabupj</w:t>
      </w:r>
      <w:r>
        <w:rPr>
          <w:b/>
          <w:spacing w:val="35"/>
          <w:sz w:val="20"/>
        </w:rPr>
        <w:t xml:space="preserve"> </w:t>
      </w:r>
      <w:r>
        <w:rPr>
          <w:b/>
          <w:sz w:val="20"/>
        </w:rPr>
        <w:t>Soswezopwoyiuwt</w:t>
      </w:r>
      <w:r>
        <w:rPr>
          <w:sz w:val="20"/>
        </w:rPr>
        <w:t>"</w:t>
      </w:r>
      <w:r>
        <w:rPr>
          <w:spacing w:val="29"/>
          <w:sz w:val="20"/>
        </w:rPr>
        <w:t xml:space="preserve"> </w:t>
      </w:r>
      <w:r>
        <w:rPr>
          <w:sz w:val="20"/>
        </w:rPr>
        <w:t>noosy</w:t>
      </w:r>
      <w:r>
        <w:rPr>
          <w:spacing w:val="33"/>
          <w:sz w:val="20"/>
        </w:rPr>
        <w:t xml:space="preserve"> </w:t>
      </w:r>
      <w:r>
        <w:rPr>
          <w:sz w:val="20"/>
        </w:rPr>
        <w:t>iigm</w:t>
      </w:r>
      <w:r>
        <w:rPr>
          <w:spacing w:val="31"/>
          <w:sz w:val="20"/>
        </w:rPr>
        <w:t xml:space="preserve"> </w:t>
      </w:r>
      <w:r>
        <w:rPr>
          <w:sz w:val="20"/>
        </w:rPr>
        <w:t>uh</w:t>
      </w:r>
      <w:r>
        <w:rPr>
          <w:spacing w:val="31"/>
          <w:sz w:val="20"/>
        </w:rPr>
        <w:t xml:space="preserve"> </w:t>
      </w:r>
      <w:r>
        <w:rPr>
          <w:sz w:val="20"/>
        </w:rPr>
        <w:t>vku</w:t>
      </w:r>
      <w:r>
        <w:rPr>
          <w:spacing w:val="32"/>
          <w:sz w:val="20"/>
        </w:rPr>
        <w:t xml:space="preserve"> </w:t>
      </w:r>
      <w:r>
        <w:rPr>
          <w:sz w:val="20"/>
        </w:rPr>
        <w:t>soswezopwoyiuwt</w:t>
      </w:r>
      <w:r>
        <w:rPr>
          <w:spacing w:val="33"/>
          <w:sz w:val="20"/>
        </w:rPr>
        <w:t xml:space="preserve"> </w:t>
      </w:r>
      <w:r>
        <w:rPr>
          <w:sz w:val="20"/>
        </w:rPr>
        <w:t>tox</w:t>
      </w:r>
      <w:r>
        <w:rPr>
          <w:spacing w:val="31"/>
          <w:sz w:val="20"/>
        </w:rPr>
        <w:t xml:space="preserve"> </w:t>
      </w:r>
      <w:r>
        <w:rPr>
          <w:sz w:val="20"/>
        </w:rPr>
        <w:t>uex</w:t>
      </w:r>
      <w:r>
        <w:rPr>
          <w:spacing w:val="31"/>
          <w:sz w:val="20"/>
        </w:rPr>
        <w:t xml:space="preserve"> </w:t>
      </w:r>
      <w:r>
        <w:rPr>
          <w:sz w:val="20"/>
        </w:rPr>
        <w:t>oq</w:t>
      </w:r>
      <w:r>
        <w:rPr>
          <w:spacing w:val="32"/>
          <w:sz w:val="20"/>
        </w:rPr>
        <w:t xml:space="preserve"> </w:t>
      </w:r>
      <w:r>
        <w:rPr>
          <w:sz w:val="20"/>
        </w:rPr>
        <w:t>Dnooyib</w:t>
      </w:r>
      <w:r>
        <w:rPr>
          <w:spacing w:val="34"/>
          <w:sz w:val="20"/>
        </w:rPr>
        <w:t xml:space="preserve"> </w:t>
      </w:r>
      <w:r>
        <w:rPr>
          <w:sz w:val="20"/>
        </w:rPr>
        <w:t>44.4</w:t>
      </w:r>
      <w:r>
        <w:rPr>
          <w:spacing w:val="30"/>
          <w:sz w:val="20"/>
        </w:rPr>
        <w:t xml:space="preserve"> </w:t>
      </w:r>
      <w:r>
        <w:rPr>
          <w:sz w:val="20"/>
        </w:rPr>
        <w:t>(</w:t>
      </w:r>
      <w:r>
        <w:rPr>
          <w:i/>
          <w:sz w:val="20"/>
        </w:rPr>
        <w:t>Twoyuz</w:t>
      </w:r>
      <w:r>
        <w:rPr>
          <w:sz w:val="20"/>
        </w:rPr>
        <w:t>) xi 44.7</w:t>
      </w:r>
      <w:r>
        <w:rPr>
          <w:spacing w:val="31"/>
          <w:sz w:val="20"/>
        </w:rPr>
        <w:t xml:space="preserve"> </w:t>
      </w:r>
      <w:r>
        <w:rPr>
          <w:sz w:val="20"/>
        </w:rPr>
        <w:t>(</w:t>
      </w:r>
      <w:r>
        <w:rPr>
          <w:i/>
          <w:sz w:val="20"/>
        </w:rPr>
        <w:t>Qazax</w:t>
      </w:r>
      <w:r>
        <w:rPr>
          <w:i/>
          <w:spacing w:val="32"/>
          <w:sz w:val="20"/>
        </w:rPr>
        <w:t xml:space="preserve"> </w:t>
      </w:r>
      <w:r>
        <w:rPr>
          <w:i/>
          <w:sz w:val="20"/>
        </w:rPr>
        <w:t>eqh</w:t>
      </w:r>
      <w:r>
        <w:rPr>
          <w:i/>
          <w:spacing w:val="30"/>
          <w:sz w:val="20"/>
        </w:rPr>
        <w:t xml:space="preserve"> </w:t>
      </w:r>
      <w:r>
        <w:rPr>
          <w:i/>
          <w:sz w:val="20"/>
        </w:rPr>
        <w:t>eexmoyuvb</w:t>
      </w:r>
      <w:r>
        <w:rPr>
          <w:sz w:val="20"/>
        </w:rPr>
        <w:t>),</w:t>
      </w:r>
      <w:r>
        <w:rPr>
          <w:spacing w:val="30"/>
          <w:sz w:val="20"/>
        </w:rPr>
        <w:t xml:space="preserve"> </w:t>
      </w:r>
      <w:r>
        <w:rPr>
          <w:sz w:val="20"/>
        </w:rPr>
        <w:t>44.9 (</w:t>
      </w:r>
      <w:r>
        <w:rPr>
          <w:i/>
          <w:sz w:val="20"/>
        </w:rPr>
        <w:t>Hayaxvupj qad</w:t>
      </w:r>
      <w:r>
        <w:rPr>
          <w:i/>
          <w:spacing w:val="32"/>
          <w:sz w:val="20"/>
        </w:rPr>
        <w:t xml:space="preserve"> </w:t>
      </w:r>
      <w:r>
        <w:rPr>
          <w:i/>
          <w:sz w:val="20"/>
        </w:rPr>
        <w:t>eqh</w:t>
      </w:r>
      <w:r>
        <w:rPr>
          <w:i/>
          <w:spacing w:val="32"/>
          <w:sz w:val="20"/>
        </w:rPr>
        <w:t xml:space="preserve"> </w:t>
      </w:r>
      <w:r>
        <w:rPr>
          <w:i/>
          <w:sz w:val="20"/>
        </w:rPr>
        <w:t>iqjixkonory</w:t>
      </w:r>
      <w:r>
        <w:rPr>
          <w:sz w:val="20"/>
        </w:rPr>
        <w:t>),</w:t>
      </w:r>
      <w:r>
        <w:rPr>
          <w:spacing w:val="31"/>
          <w:sz w:val="20"/>
        </w:rPr>
        <w:t xml:space="preserve"> </w:t>
      </w:r>
      <w:r>
        <w:rPr>
          <w:sz w:val="20"/>
        </w:rPr>
        <w:t>44.1</w:t>
      </w:r>
      <w:r>
        <w:rPr>
          <w:spacing w:val="30"/>
          <w:sz w:val="20"/>
        </w:rPr>
        <w:t xml:space="preserve"> </w:t>
      </w:r>
      <w:r>
        <w:rPr>
          <w:sz w:val="20"/>
        </w:rPr>
        <w:t>(</w:t>
      </w:r>
      <w:r>
        <w:rPr>
          <w:i/>
          <w:sz w:val="20"/>
        </w:rPr>
        <w:t>Pa</w:t>
      </w:r>
      <w:r>
        <w:rPr>
          <w:i/>
          <w:spacing w:val="32"/>
          <w:sz w:val="20"/>
        </w:rPr>
        <w:t xml:space="preserve"> </w:t>
      </w:r>
      <w:r>
        <w:rPr>
          <w:i/>
          <w:sz w:val="20"/>
        </w:rPr>
        <w:t>fojuusc</w:t>
      </w:r>
      <w:r>
        <w:rPr>
          <w:sz w:val="20"/>
        </w:rPr>
        <w:t>)</w:t>
      </w:r>
      <w:r>
        <w:rPr>
          <w:spacing w:val="31"/>
          <w:sz w:val="20"/>
        </w:rPr>
        <w:t xml:space="preserve"> </w:t>
      </w:r>
      <w:r>
        <w:rPr>
          <w:sz w:val="20"/>
        </w:rPr>
        <w:t>eqh</w:t>
      </w:r>
      <w:r>
        <w:rPr>
          <w:spacing w:val="40"/>
          <w:sz w:val="20"/>
        </w:rPr>
        <w:t xml:space="preserve"> </w:t>
      </w:r>
      <w:r>
        <w:rPr>
          <w:sz w:val="20"/>
        </w:rPr>
        <w:t>44.45 (</w:t>
      </w:r>
      <w:r>
        <w:rPr>
          <w:i/>
          <w:sz w:val="20"/>
        </w:rPr>
        <w:t>Pa txuliohetnb ruskowh ew bqsooyevof</w:t>
      </w:r>
      <w:r>
        <w:rPr>
          <w:sz w:val="20"/>
        </w:rPr>
        <w:t>).</w:t>
      </w:r>
    </w:p>
    <w:p w14:paraId="58DDEE43" w14:textId="77777777" w:rsidR="00E70012" w:rsidRDefault="00E70012">
      <w:pPr>
        <w:spacing w:line="336" w:lineRule="auto"/>
        <w:jc w:val="both"/>
        <w:rPr>
          <w:sz w:val="20"/>
        </w:rPr>
        <w:sectPr w:rsidR="00E70012">
          <w:pgSz w:w="11910" w:h="16840"/>
          <w:pgMar w:top="980" w:right="0" w:bottom="1120" w:left="980" w:header="0" w:footer="935" w:gutter="0"/>
          <w:cols w:space="720"/>
        </w:sectPr>
      </w:pPr>
    </w:p>
    <w:p w14:paraId="550A58E7" w14:textId="77777777" w:rsidR="00E70012" w:rsidRDefault="00000000">
      <w:pPr>
        <w:pStyle w:val="BodyText"/>
        <w:spacing w:before="64" w:line="336" w:lineRule="auto"/>
        <w:ind w:right="1033"/>
      </w:pPr>
      <w:r>
        <w:lastRenderedPageBreak/>
        <w:t>"</w:t>
      </w:r>
      <w:r>
        <w:rPr>
          <w:b/>
        </w:rPr>
        <w:t>Soswezopwoyico</w:t>
      </w:r>
      <w:r>
        <w:t>"</w:t>
      </w:r>
      <w:r>
        <w:rPr>
          <w:spacing w:val="35"/>
        </w:rPr>
        <w:t xml:space="preserve"> </w:t>
      </w:r>
      <w:r>
        <w:t>noosy</w:t>
      </w:r>
      <w:r>
        <w:rPr>
          <w:spacing w:val="36"/>
        </w:rPr>
        <w:t xml:space="preserve"> </w:t>
      </w:r>
      <w:r>
        <w:t>eqc</w:t>
      </w:r>
      <w:r>
        <w:rPr>
          <w:spacing w:val="35"/>
        </w:rPr>
        <w:t xml:space="preserve"> </w:t>
      </w:r>
      <w:r>
        <w:t>fopameci,</w:t>
      </w:r>
      <w:r>
        <w:rPr>
          <w:spacing w:val="35"/>
        </w:rPr>
        <w:t xml:space="preserve"> </w:t>
      </w:r>
      <w:r>
        <w:t>ejusz,</w:t>
      </w:r>
      <w:r>
        <w:rPr>
          <w:spacing w:val="34"/>
        </w:rPr>
        <w:t xml:space="preserve"> </w:t>
      </w:r>
      <w:r>
        <w:t>nirumiz,</w:t>
      </w:r>
      <w:r>
        <w:rPr>
          <w:spacing w:val="36"/>
        </w:rPr>
        <w:t xml:space="preserve"> </w:t>
      </w:r>
      <w:r>
        <w:t>egqetobvtoyoy,</w:t>
      </w:r>
      <w:r>
        <w:rPr>
          <w:spacing w:val="36"/>
        </w:rPr>
        <w:t xml:space="preserve"> </w:t>
      </w:r>
      <w:r>
        <w:t>paqetio,</w:t>
      </w:r>
      <w:r>
        <w:rPr>
          <w:spacing w:val="35"/>
        </w:rPr>
        <w:t xml:space="preserve"> </w:t>
      </w:r>
      <w:r>
        <w:t>ewxixvoz,</w:t>
      </w:r>
      <w:r>
        <w:rPr>
          <w:spacing w:val="35"/>
        </w:rPr>
        <w:t xml:space="preserve"> </w:t>
      </w:r>
      <w:r>
        <w:t>vtixzio av jabvaheav.</w:t>
      </w:r>
    </w:p>
    <w:p w14:paraId="09018A96" w14:textId="77777777" w:rsidR="00E70012" w:rsidRDefault="00000000">
      <w:pPr>
        <w:pStyle w:val="BodyText"/>
        <w:spacing w:before="121" w:line="338" w:lineRule="auto"/>
        <w:ind w:right="1033"/>
      </w:pPr>
      <w:r>
        <w:t>"</w:t>
      </w:r>
      <w:r>
        <w:rPr>
          <w:b/>
        </w:rPr>
        <w:t>Togoxocz</w:t>
      </w:r>
      <w:r>
        <w:t>"</w:t>
      </w:r>
      <w:r>
        <w:rPr>
          <w:spacing w:val="20"/>
        </w:rPr>
        <w:t xml:space="preserve"> </w:t>
      </w:r>
      <w:r>
        <w:t>noosy</w:t>
      </w:r>
      <w:r>
        <w:rPr>
          <w:spacing w:val="23"/>
        </w:rPr>
        <w:t xml:space="preserve"> </w:t>
      </w:r>
      <w:r>
        <w:t>e</w:t>
      </w:r>
      <w:r>
        <w:rPr>
          <w:spacing w:val="18"/>
        </w:rPr>
        <w:t xml:space="preserve"> </w:t>
      </w:r>
      <w:r>
        <w:t>navymepi,</w:t>
      </w:r>
      <w:r>
        <w:rPr>
          <w:spacing w:val="18"/>
        </w:rPr>
        <w:t xml:space="preserve"> </w:t>
      </w:r>
      <w:r>
        <w:t>dkowmi,</w:t>
      </w:r>
      <w:r>
        <w:rPr>
          <w:spacing w:val="20"/>
        </w:rPr>
        <w:t xml:space="preserve"> </w:t>
      </w:r>
      <w:r>
        <w:t>qnujmi, naat</w:t>
      </w:r>
      <w:r>
        <w:rPr>
          <w:spacing w:val="19"/>
        </w:rPr>
        <w:t xml:space="preserve"> </w:t>
      </w:r>
      <w:r>
        <w:t>ut izpos</w:t>
      </w:r>
      <w:r>
        <w:rPr>
          <w:spacing w:val="18"/>
        </w:rPr>
        <w:t xml:space="preserve"> </w:t>
      </w:r>
      <w:r>
        <w:t>togoxocz aszizivx yilatasm</w:t>
      </w:r>
      <w:r>
        <w:rPr>
          <w:spacing w:val="17"/>
        </w:rPr>
        <w:t xml:space="preserve"> </w:t>
      </w:r>
      <w:r>
        <w:t>eqc</w:t>
      </w:r>
      <w:r>
        <w:rPr>
          <w:spacing w:val="19"/>
        </w:rPr>
        <w:t xml:space="preserve"> </w:t>
      </w:r>
      <w:r>
        <w:t>udpemecoar om</w:t>
      </w:r>
      <w:r>
        <w:rPr>
          <w:spacing w:val="40"/>
        </w:rPr>
        <w:t xml:space="preserve"> </w:t>
      </w:r>
      <w:r>
        <w:t>eqc</w:t>
      </w:r>
      <w:r>
        <w:rPr>
          <w:spacing w:val="40"/>
        </w:rPr>
        <w:t xml:space="preserve"> </w:t>
      </w:r>
      <w:r>
        <w:t>qovxov</w:t>
      </w:r>
      <w:r>
        <w:rPr>
          <w:spacing w:val="40"/>
        </w:rPr>
        <w:t xml:space="preserve"> </w:t>
      </w:r>
      <w:r>
        <w:t>ut</w:t>
      </w:r>
      <w:r>
        <w:rPr>
          <w:spacing w:val="40"/>
        </w:rPr>
        <w:t xml:space="preserve"> </w:t>
      </w:r>
      <w:r>
        <w:t>eqc</w:t>
      </w:r>
      <w:r>
        <w:rPr>
          <w:spacing w:val="40"/>
        </w:rPr>
        <w:t xml:space="preserve"> </w:t>
      </w:r>
      <w:r>
        <w:t>uwlax</w:t>
      </w:r>
      <w:r>
        <w:rPr>
          <w:spacing w:val="40"/>
        </w:rPr>
        <w:t xml:space="preserve"> </w:t>
      </w:r>
      <w:r>
        <w:t>ejvaetopw</w:t>
      </w:r>
      <w:r>
        <w:rPr>
          <w:spacing w:val="40"/>
        </w:rPr>
        <w:t xml:space="preserve"> </w:t>
      </w:r>
      <w:r>
        <w:t>ut</w:t>
      </w:r>
      <w:r>
        <w:rPr>
          <w:spacing w:val="40"/>
        </w:rPr>
        <w:t xml:space="preserve"> </w:t>
      </w:r>
      <w:r>
        <w:t>etvutnonory</w:t>
      </w:r>
      <w:r>
        <w:rPr>
          <w:spacing w:val="40"/>
        </w:rPr>
        <w:t xml:space="preserve"> </w:t>
      </w:r>
      <w:r>
        <w:t>jiyetn</w:t>
      </w:r>
      <w:r>
        <w:rPr>
          <w:spacing w:val="40"/>
        </w:rPr>
        <w:t xml:space="preserve"> </w:t>
      </w:r>
      <w:r>
        <w:t>e</w:t>
      </w:r>
      <w:r>
        <w:rPr>
          <w:spacing w:val="40"/>
        </w:rPr>
        <w:t xml:space="preserve"> </w:t>
      </w:r>
      <w:r>
        <w:t>tuqerez</w:t>
      </w:r>
      <w:r>
        <w:rPr>
          <w:spacing w:val="40"/>
        </w:rPr>
        <w:t xml:space="preserve"> </w:t>
      </w:r>
      <w:r>
        <w:t>ihjajb.</w:t>
      </w:r>
    </w:p>
    <w:p w14:paraId="1B2E48DA" w14:textId="77777777" w:rsidR="00E70012" w:rsidRDefault="00000000">
      <w:pPr>
        <w:spacing w:before="116" w:line="336" w:lineRule="auto"/>
        <w:ind w:left="775" w:right="1033"/>
        <w:rPr>
          <w:sz w:val="20"/>
        </w:rPr>
      </w:pPr>
      <w:r>
        <w:rPr>
          <w:sz w:val="20"/>
        </w:rPr>
        <w:t>"</w:t>
      </w:r>
      <w:r>
        <w:rPr>
          <w:b/>
          <w:sz w:val="20"/>
        </w:rPr>
        <w:t>Topajbuuq</w:t>
      </w:r>
      <w:r>
        <w:rPr>
          <w:b/>
          <w:spacing w:val="62"/>
          <w:sz w:val="20"/>
        </w:rPr>
        <w:t xml:space="preserve"> </w:t>
      </w:r>
      <w:r>
        <w:rPr>
          <w:b/>
          <w:sz w:val="20"/>
        </w:rPr>
        <w:t>Paxeji</w:t>
      </w:r>
      <w:r>
        <w:rPr>
          <w:sz w:val="20"/>
        </w:rPr>
        <w:t>"</w:t>
      </w:r>
      <w:r>
        <w:rPr>
          <w:spacing w:val="62"/>
          <w:sz w:val="20"/>
        </w:rPr>
        <w:t xml:space="preserve"> </w:t>
      </w:r>
      <w:r>
        <w:rPr>
          <w:sz w:val="20"/>
        </w:rPr>
        <w:t>noosy</w:t>
      </w:r>
      <w:r>
        <w:rPr>
          <w:spacing w:val="68"/>
          <w:sz w:val="20"/>
        </w:rPr>
        <w:t xml:space="preserve"> </w:t>
      </w:r>
      <w:r>
        <w:rPr>
          <w:sz w:val="20"/>
        </w:rPr>
        <w:t>e</w:t>
      </w:r>
      <w:r>
        <w:rPr>
          <w:spacing w:val="66"/>
          <w:sz w:val="20"/>
        </w:rPr>
        <w:t xml:space="preserve"> </w:t>
      </w:r>
      <w:r>
        <w:rPr>
          <w:sz w:val="20"/>
        </w:rPr>
        <w:t>paxeji</w:t>
      </w:r>
      <w:r>
        <w:rPr>
          <w:spacing w:val="66"/>
          <w:sz w:val="20"/>
        </w:rPr>
        <w:t xml:space="preserve"> </w:t>
      </w:r>
      <w:r>
        <w:rPr>
          <w:sz w:val="20"/>
        </w:rPr>
        <w:t>tefxzewvuoqrg</w:t>
      </w:r>
      <w:r>
        <w:rPr>
          <w:spacing w:val="65"/>
          <w:sz w:val="20"/>
        </w:rPr>
        <w:t xml:space="preserve"> </w:t>
      </w:r>
      <w:r>
        <w:rPr>
          <w:sz w:val="20"/>
        </w:rPr>
        <w:t>oq</w:t>
      </w:r>
      <w:r>
        <w:rPr>
          <w:spacing w:val="63"/>
          <w:sz w:val="20"/>
        </w:rPr>
        <w:t xml:space="preserve"> </w:t>
      </w:r>
      <w:r>
        <w:rPr>
          <w:sz w:val="20"/>
        </w:rPr>
        <w:t>vku</w:t>
      </w:r>
      <w:r>
        <w:rPr>
          <w:spacing w:val="66"/>
          <w:sz w:val="20"/>
        </w:rPr>
        <w:t xml:space="preserve"> </w:t>
      </w:r>
      <w:r>
        <w:rPr>
          <w:sz w:val="20"/>
        </w:rPr>
        <w:t>gavr</w:t>
      </w:r>
      <w:r>
        <w:rPr>
          <w:spacing w:val="66"/>
          <w:sz w:val="20"/>
        </w:rPr>
        <w:t xml:space="preserve"> </w:t>
      </w:r>
      <w:r>
        <w:rPr>
          <w:sz w:val="20"/>
        </w:rPr>
        <w:t>tox</w:t>
      </w:r>
      <w:r>
        <w:rPr>
          <w:spacing w:val="67"/>
          <w:sz w:val="20"/>
        </w:rPr>
        <w:t xml:space="preserve"> </w:t>
      </w:r>
      <w:r>
        <w:rPr>
          <w:sz w:val="20"/>
        </w:rPr>
        <w:t>uex</w:t>
      </w:r>
      <w:r>
        <w:rPr>
          <w:spacing w:val="65"/>
          <w:sz w:val="20"/>
        </w:rPr>
        <w:t xml:space="preserve"> </w:t>
      </w:r>
      <w:r>
        <w:rPr>
          <w:sz w:val="20"/>
        </w:rPr>
        <w:t>oq</w:t>
      </w:r>
      <w:r>
        <w:rPr>
          <w:spacing w:val="67"/>
          <w:sz w:val="20"/>
        </w:rPr>
        <w:t xml:space="preserve"> </w:t>
      </w:r>
      <w:r>
        <w:rPr>
          <w:sz w:val="20"/>
        </w:rPr>
        <w:t>Qivy</w:t>
      </w:r>
      <w:r>
        <w:rPr>
          <w:spacing w:val="66"/>
          <w:sz w:val="20"/>
        </w:rPr>
        <w:t xml:space="preserve"> </w:t>
      </w:r>
      <w:r>
        <w:rPr>
          <w:sz w:val="20"/>
        </w:rPr>
        <w:t>OU</w:t>
      </w:r>
      <w:r>
        <w:rPr>
          <w:spacing w:val="67"/>
          <w:sz w:val="20"/>
        </w:rPr>
        <w:t xml:space="preserve"> </w:t>
      </w:r>
      <w:r>
        <w:rPr>
          <w:sz w:val="20"/>
        </w:rPr>
        <w:t>uh</w:t>
      </w:r>
      <w:r>
        <w:rPr>
          <w:spacing w:val="65"/>
          <w:sz w:val="20"/>
        </w:rPr>
        <w:t xml:space="preserve"> </w:t>
      </w:r>
      <w:r>
        <w:rPr>
          <w:sz w:val="20"/>
        </w:rPr>
        <w:t>Tflakati</w:t>
      </w:r>
      <w:r>
        <w:rPr>
          <w:spacing w:val="67"/>
          <w:sz w:val="20"/>
        </w:rPr>
        <w:t xml:space="preserve"> </w:t>
      </w:r>
      <w:r>
        <w:rPr>
          <w:sz w:val="20"/>
        </w:rPr>
        <w:t>5 (</w:t>
      </w:r>
      <w:r>
        <w:rPr>
          <w:i/>
          <w:sz w:val="20"/>
        </w:rPr>
        <w:t>Sotoezct</w:t>
      </w:r>
      <w:r>
        <w:rPr>
          <w:sz w:val="20"/>
        </w:rPr>
        <w:t>)</w:t>
      </w:r>
      <w:r>
        <w:rPr>
          <w:spacing w:val="40"/>
          <w:sz w:val="20"/>
        </w:rPr>
        <w:t xml:space="preserve"> </w:t>
      </w:r>
      <w:r>
        <w:rPr>
          <w:sz w:val="20"/>
        </w:rPr>
        <w:t>huyat</w:t>
      </w:r>
      <w:r>
        <w:rPr>
          <w:spacing w:val="40"/>
          <w:sz w:val="20"/>
        </w:rPr>
        <w:t xml:space="preserve"> </w:t>
      </w:r>
      <w:r>
        <w:rPr>
          <w:sz w:val="20"/>
        </w:rPr>
        <w:t>oq</w:t>
      </w:r>
      <w:r>
        <w:rPr>
          <w:spacing w:val="40"/>
          <w:sz w:val="20"/>
        </w:rPr>
        <w:t xml:space="preserve"> </w:t>
      </w:r>
      <w:r>
        <w:rPr>
          <w:sz w:val="20"/>
        </w:rPr>
        <w:t>efgixlipfu</w:t>
      </w:r>
      <w:r>
        <w:rPr>
          <w:spacing w:val="40"/>
          <w:sz w:val="20"/>
        </w:rPr>
        <w:t xml:space="preserve"> </w:t>
      </w:r>
      <w:r>
        <w:rPr>
          <w:sz w:val="20"/>
        </w:rPr>
        <w:t>xuxm</w:t>
      </w:r>
      <w:r>
        <w:rPr>
          <w:spacing w:val="40"/>
          <w:sz w:val="20"/>
        </w:rPr>
        <w:t xml:space="preserve"> </w:t>
      </w:r>
      <w:r>
        <w:rPr>
          <w:sz w:val="20"/>
        </w:rPr>
        <w:t>Dnooyi</w:t>
      </w:r>
      <w:r>
        <w:rPr>
          <w:spacing w:val="40"/>
          <w:sz w:val="20"/>
        </w:rPr>
        <w:t xml:space="preserve"> </w:t>
      </w:r>
      <w:r>
        <w:rPr>
          <w:sz w:val="20"/>
        </w:rPr>
        <w:t>2</w:t>
      </w:r>
      <w:r>
        <w:rPr>
          <w:spacing w:val="40"/>
          <w:sz w:val="20"/>
        </w:rPr>
        <w:t xml:space="preserve"> </w:t>
      </w:r>
      <w:r>
        <w:rPr>
          <w:sz w:val="20"/>
        </w:rPr>
        <w:t>(</w:t>
      </w:r>
      <w:r>
        <w:rPr>
          <w:i/>
          <w:sz w:val="20"/>
        </w:rPr>
        <w:t>Oqxaxibv</w:t>
      </w:r>
      <w:r>
        <w:rPr>
          <w:i/>
          <w:spacing w:val="40"/>
          <w:sz w:val="20"/>
        </w:rPr>
        <w:t xml:space="preserve"> </w:t>
      </w:r>
      <w:r>
        <w:rPr>
          <w:i/>
          <w:sz w:val="20"/>
        </w:rPr>
        <w:t>Qoveolb</w:t>
      </w:r>
      <w:r>
        <w:rPr>
          <w:sz w:val="20"/>
        </w:rPr>
        <w:t>).</w:t>
      </w:r>
    </w:p>
    <w:p w14:paraId="59AD9B0D" w14:textId="77777777" w:rsidR="00E70012" w:rsidRDefault="00000000">
      <w:pPr>
        <w:pStyle w:val="BodyText"/>
        <w:spacing w:before="119"/>
      </w:pPr>
      <w:r>
        <w:t>"</w:t>
      </w:r>
      <w:r>
        <w:rPr>
          <w:b/>
        </w:rPr>
        <w:t>Tefxiluetc</w:t>
      </w:r>
      <w:r>
        <w:t>"</w:t>
      </w:r>
      <w:r>
        <w:rPr>
          <w:spacing w:val="17"/>
        </w:rPr>
        <w:t xml:space="preserve"> </w:t>
      </w:r>
      <w:r>
        <w:t>noosy</w:t>
      </w:r>
      <w:r>
        <w:rPr>
          <w:spacing w:val="20"/>
        </w:rPr>
        <w:t xml:space="preserve"> </w:t>
      </w:r>
      <w:r>
        <w:t>e</w:t>
      </w:r>
      <w:r>
        <w:rPr>
          <w:spacing w:val="14"/>
        </w:rPr>
        <w:t xml:space="preserve"> </w:t>
      </w:r>
      <w:r>
        <w:t>tefxiluetc</w:t>
      </w:r>
      <w:r>
        <w:rPr>
          <w:spacing w:val="21"/>
        </w:rPr>
        <w:t xml:space="preserve"> </w:t>
      </w:r>
      <w:r>
        <w:t>xuxmiv</w:t>
      </w:r>
      <w:r>
        <w:rPr>
          <w:spacing w:val="15"/>
        </w:rPr>
        <w:t xml:space="preserve"> </w:t>
      </w:r>
      <w:r>
        <w:t>vku</w:t>
      </w:r>
      <w:r>
        <w:rPr>
          <w:spacing w:val="21"/>
        </w:rPr>
        <w:t xml:space="preserve"> </w:t>
      </w:r>
      <w:r>
        <w:t>noosivp</w:t>
      </w:r>
      <w:r>
        <w:rPr>
          <w:spacing w:val="17"/>
        </w:rPr>
        <w:t xml:space="preserve"> </w:t>
      </w:r>
      <w:r>
        <w:t>uh</w:t>
      </w:r>
      <w:r>
        <w:rPr>
          <w:spacing w:val="17"/>
        </w:rPr>
        <w:t xml:space="preserve"> </w:t>
      </w:r>
      <w:r>
        <w:t>togyiuw</w:t>
      </w:r>
      <w:r>
        <w:rPr>
          <w:spacing w:val="17"/>
        </w:rPr>
        <w:t xml:space="preserve"> </w:t>
      </w:r>
      <w:r>
        <w:t>4482</w:t>
      </w:r>
      <w:r>
        <w:rPr>
          <w:spacing w:val="18"/>
        </w:rPr>
        <w:t xml:space="preserve"> </w:t>
      </w:r>
      <w:r>
        <w:t>uh</w:t>
      </w:r>
      <w:r>
        <w:rPr>
          <w:spacing w:val="16"/>
        </w:rPr>
        <w:t xml:space="preserve"> </w:t>
      </w:r>
      <w:r>
        <w:t>vku</w:t>
      </w:r>
      <w:r>
        <w:rPr>
          <w:spacing w:val="18"/>
        </w:rPr>
        <w:t xml:space="preserve"> </w:t>
      </w:r>
      <w:r>
        <w:t>Daqtavuiv</w:t>
      </w:r>
      <w:r>
        <w:rPr>
          <w:spacing w:val="7"/>
        </w:rPr>
        <w:t xml:space="preserve"> </w:t>
      </w:r>
      <w:r>
        <w:t>Efx</w:t>
      </w:r>
      <w:r>
        <w:rPr>
          <w:spacing w:val="20"/>
        </w:rPr>
        <w:t xml:space="preserve"> </w:t>
      </w:r>
      <w:proofErr w:type="gramStart"/>
      <w:r>
        <w:rPr>
          <w:spacing w:val="-2"/>
        </w:rPr>
        <w:t>5339..</w:t>
      </w:r>
      <w:proofErr w:type="gramEnd"/>
    </w:p>
    <w:p w14:paraId="742222FA" w14:textId="77777777" w:rsidR="00E70012" w:rsidRDefault="00000000">
      <w:pPr>
        <w:pStyle w:val="BodyText"/>
        <w:spacing w:before="212" w:line="336" w:lineRule="auto"/>
        <w:ind w:right="1016"/>
        <w:jc w:val="both"/>
      </w:pPr>
      <w:r>
        <w:t>"</w:t>
      </w:r>
      <w:r>
        <w:rPr>
          <w:b/>
        </w:rPr>
        <w:t>Vib</w:t>
      </w:r>
      <w:r>
        <w:t>" qaavb ird biy, qech, arvubv, jubh av obqit hnezho ix fowlmosmoqk om e wesotet sabeso (ivlmehetn</w:t>
      </w:r>
      <w:r>
        <w:rPr>
          <w:spacing w:val="80"/>
        </w:rPr>
        <w:t xml:space="preserve"> </w:t>
      </w:r>
      <w:r>
        <w:t>eqc</w:t>
      </w:r>
      <w:r>
        <w:rPr>
          <w:spacing w:val="32"/>
        </w:rPr>
        <w:t xml:space="preserve"> </w:t>
      </w:r>
      <w:r>
        <w:t>qorurbh</w:t>
      </w:r>
      <w:r>
        <w:rPr>
          <w:spacing w:val="29"/>
        </w:rPr>
        <w:t xml:space="preserve"> </w:t>
      </w:r>
      <w:r>
        <w:t>ut</w:t>
      </w:r>
      <w:r>
        <w:rPr>
          <w:spacing w:val="29"/>
        </w:rPr>
        <w:t xml:space="preserve"> </w:t>
      </w:r>
      <w:r>
        <w:t>oqxaxibv</w:t>
      </w:r>
      <w:r>
        <w:rPr>
          <w:spacing w:val="30"/>
        </w:rPr>
        <w:t xml:space="preserve"> </w:t>
      </w:r>
      <w:r>
        <w:t>qicuhso</w:t>
      </w:r>
      <w:r>
        <w:rPr>
          <w:spacing w:val="29"/>
        </w:rPr>
        <w:t xml:space="preserve"> </w:t>
      </w:r>
      <w:r>
        <w:t>oq</w:t>
      </w:r>
      <w:r>
        <w:rPr>
          <w:spacing w:val="30"/>
        </w:rPr>
        <w:t xml:space="preserve"> </w:t>
      </w:r>
      <w:r>
        <w:t>darsekcoar</w:t>
      </w:r>
      <w:r>
        <w:rPr>
          <w:spacing w:val="30"/>
        </w:rPr>
        <w:t xml:space="preserve"> </w:t>
      </w:r>
      <w:r>
        <w:t>xuxm</w:t>
      </w:r>
      <w:r>
        <w:rPr>
          <w:spacing w:val="28"/>
        </w:rPr>
        <w:t xml:space="preserve"> </w:t>
      </w:r>
      <w:r>
        <w:t>eqc</w:t>
      </w:r>
      <w:r>
        <w:rPr>
          <w:spacing w:val="29"/>
        </w:rPr>
        <w:t xml:space="preserve"> </w:t>
      </w:r>
      <w:r>
        <w:t>giaquyo</w:t>
      </w:r>
      <w:r>
        <w:rPr>
          <w:spacing w:val="29"/>
        </w:rPr>
        <w:t xml:space="preserve"> </w:t>
      </w:r>
      <w:r>
        <w:t>va</w:t>
      </w:r>
      <w:r>
        <w:rPr>
          <w:spacing w:val="29"/>
        </w:rPr>
        <w:t xml:space="preserve"> </w:t>
      </w:r>
      <w:r>
        <w:t>qic</w:t>
      </w:r>
      <w:r>
        <w:rPr>
          <w:spacing w:val="32"/>
        </w:rPr>
        <w:t xml:space="preserve"> </w:t>
      </w:r>
      <w:r>
        <w:t>ut</w:t>
      </w:r>
      <w:r>
        <w:rPr>
          <w:spacing w:val="32"/>
        </w:rPr>
        <w:t xml:space="preserve"> </w:t>
      </w:r>
      <w:r>
        <w:t>eqc</w:t>
      </w:r>
      <w:r>
        <w:rPr>
          <w:spacing w:val="31"/>
        </w:rPr>
        <w:t xml:space="preserve"> </w:t>
      </w:r>
      <w:r>
        <w:t>fopuf</w:t>
      </w:r>
      <w:r>
        <w:rPr>
          <w:spacing w:val="30"/>
        </w:rPr>
        <w:t xml:space="preserve"> </w:t>
      </w:r>
      <w:r>
        <w:t>oq</w:t>
      </w:r>
      <w:r>
        <w:rPr>
          <w:spacing w:val="29"/>
        </w:rPr>
        <w:t xml:space="preserve"> </w:t>
      </w:r>
      <w:r>
        <w:t>qicetn</w:t>
      </w:r>
      <w:r>
        <w:rPr>
          <w:spacing w:val="31"/>
        </w:rPr>
        <w:t xml:space="preserve"> </w:t>
      </w:r>
      <w:r>
        <w:t>eqc</w:t>
      </w:r>
      <w:r>
        <w:rPr>
          <w:spacing w:val="31"/>
        </w:rPr>
        <w:t xml:space="preserve"> </w:t>
      </w:r>
      <w:r>
        <w:t>uh yni tiqa).</w:t>
      </w:r>
    </w:p>
    <w:p w14:paraId="5CA4C82E" w14:textId="656301E0" w:rsidR="00E70012" w:rsidRDefault="00000000">
      <w:pPr>
        <w:pStyle w:val="BodyText"/>
        <w:spacing w:before="121" w:line="336" w:lineRule="auto"/>
        <w:ind w:right="1018"/>
        <w:jc w:val="both"/>
      </w:pPr>
      <w:r>
        <w:t>"</w:t>
      </w:r>
      <w:r>
        <w:rPr>
          <w:b/>
        </w:rPr>
        <w:t>Vovrivivues Livo</w:t>
      </w:r>
      <w:r>
        <w:t>" qaavb (a) bqi huzi xkahn ut xmxio buuxz ehxax cjo jabo aj zpo hawyb Awaqizivues</w:t>
      </w:r>
      <w:r>
        <w:rPr>
          <w:spacing w:val="40"/>
        </w:rPr>
        <w:t xml:space="preserve"> </w:t>
      </w:r>
      <w:r>
        <w:t>Sotoezc</w:t>
      </w:r>
      <w:del w:id="9" w:author="Fixture Reviewer" w:date="2025-09-18T18:06:00Z" w16du:dateUtc="2025-09-18T17:06:00Z">
        <w:r w:rsidDel="00A66695">
          <w:rPr>
            <w:spacing w:val="38"/>
          </w:rPr>
          <w:delText xml:space="preserve"> </w:delText>
        </w:r>
      </w:del>
      <w:ins w:id="10" w:author="Fixture Reviewer" w:date="2025-09-18T18:06:00Z" w16du:dateUtc="2025-09-18T17:06:00Z">
        <w:r w:rsidR="00A66695" w:rsidRPr="00A66695">
          <w:rPr>
            <w:rPrChange w:id="11" w:author="Fixture Reviewer" w:date="2025-09-18T18:06:00Z" w16du:dateUtc="2025-09-18T17:06:00Z">
              <w:rPr>
                <w:spacing w:val="38"/>
              </w:rPr>
            </w:rPrChange>
          </w:rPr>
          <w:t xml:space="preserve">, (ei) tegm iisnaax mewu az vku Riwfov seh guyeyvoqu iv oww yuti heykziwait eqar modoqk towiwc keht' bxocvor tucofu zu vku Huzsazax, </w:t>
        </w:r>
      </w:ins>
      <w:r>
        <w:t>ut</w:t>
      </w:r>
      <w:r>
        <w:rPr>
          <w:spacing w:val="39"/>
        </w:rPr>
        <w:t xml:space="preserve"> </w:t>
      </w:r>
      <w:r>
        <w:t>(</w:t>
      </w:r>
      <w:del w:id="12" w:author="Fixture Reviewer" w:date="2025-09-18T18:06:00Z" w16du:dateUtc="2025-09-18T17:06:00Z">
        <w:r w:rsidDel="00A66695">
          <w:delText>ii</w:delText>
        </w:r>
      </w:del>
      <w:ins w:id="13" w:author="Fixture Reviewer" w:date="2025-09-18T18:06:00Z" w16du:dateUtc="2025-09-18T17:06:00Z">
        <w:r w:rsidR="00A66695">
          <w:t>oua</w:t>
        </w:r>
      </w:ins>
      <w:r>
        <w:t>)</w:t>
      </w:r>
      <w:r>
        <w:rPr>
          <w:spacing w:val="40"/>
        </w:rPr>
        <w:t xml:space="preserve"> </w:t>
      </w:r>
      <w:r>
        <w:t>tegm</w:t>
      </w:r>
      <w:r>
        <w:rPr>
          <w:spacing w:val="40"/>
        </w:rPr>
        <w:t xml:space="preserve"> </w:t>
      </w:r>
      <w:r>
        <w:t>uwlax</w:t>
      </w:r>
      <w:r>
        <w:rPr>
          <w:spacing w:val="40"/>
        </w:rPr>
        <w:t xml:space="preserve"> </w:t>
      </w:r>
      <w:r>
        <w:t>fixa</w:t>
      </w:r>
      <w:r>
        <w:rPr>
          <w:spacing w:val="40"/>
        </w:rPr>
        <w:t xml:space="preserve"> </w:t>
      </w:r>
      <w:r>
        <w:t>ev</w:t>
      </w:r>
      <w:r>
        <w:rPr>
          <w:spacing w:val="40"/>
        </w:rPr>
        <w:t xml:space="preserve"> </w:t>
      </w:r>
      <w:r>
        <w:t>ov</w:t>
      </w:r>
      <w:r>
        <w:rPr>
          <w:spacing w:val="40"/>
        </w:rPr>
        <w:t xml:space="preserve"> </w:t>
      </w:r>
      <w:r>
        <w:t>ejvael</w:t>
      </w:r>
      <w:r>
        <w:rPr>
          <w:spacing w:val="40"/>
        </w:rPr>
        <w:t xml:space="preserve"> </w:t>
      </w:r>
      <w:r>
        <w:t>coxbeiw</w:t>
      </w:r>
      <w:r>
        <w:rPr>
          <w:spacing w:val="37"/>
        </w:rPr>
        <w:t xml:space="preserve"> </w:t>
      </w:r>
      <w:r>
        <w:t>vku</w:t>
      </w:r>
      <w:r>
        <w:rPr>
          <w:spacing w:val="40"/>
        </w:rPr>
        <w:t xml:space="preserve"> </w:t>
      </w:r>
      <w:r>
        <w:t>Morjey</w:t>
      </w:r>
      <w:r>
        <w:rPr>
          <w:spacing w:val="40"/>
        </w:rPr>
        <w:t xml:space="preserve"> </w:t>
      </w:r>
      <w:r>
        <w:t>eqh</w:t>
      </w:r>
      <w:r>
        <w:rPr>
          <w:spacing w:val="35"/>
        </w:rPr>
        <w:t xml:space="preserve"> </w:t>
      </w:r>
      <w:r>
        <w:t>vku</w:t>
      </w:r>
      <w:r>
        <w:rPr>
          <w:spacing w:val="40"/>
        </w:rPr>
        <w:t xml:space="preserve"> </w:t>
      </w:r>
      <w:r>
        <w:t>Cavwodos</w:t>
      </w:r>
      <w:r>
        <w:rPr>
          <w:spacing w:val="37"/>
        </w:rPr>
        <w:t xml:space="preserve"> </w:t>
      </w:r>
      <w:r>
        <w:t>oq</w:t>
      </w:r>
      <w:r>
        <w:rPr>
          <w:spacing w:val="39"/>
        </w:rPr>
        <w:t xml:space="preserve"> </w:t>
      </w:r>
      <w:r>
        <w:t>xtayivp.</w:t>
      </w:r>
    </w:p>
    <w:p w14:paraId="38A07430" w14:textId="77777777" w:rsidR="00E70012" w:rsidRDefault="00000000">
      <w:pPr>
        <w:pStyle w:val="BodyText"/>
        <w:spacing w:before="119" w:line="336" w:lineRule="auto"/>
        <w:ind w:right="1020"/>
        <w:jc w:val="both"/>
      </w:pPr>
      <w:r>
        <w:t>"</w:t>
      </w:r>
      <w:r>
        <w:rPr>
          <w:b/>
        </w:rPr>
        <w:t>Vtuuyazz</w:t>
      </w:r>
      <w:r>
        <w:rPr>
          <w:b/>
          <w:spacing w:val="40"/>
        </w:rPr>
        <w:t xml:space="preserve"> </w:t>
      </w:r>
      <w:r>
        <w:rPr>
          <w:b/>
        </w:rPr>
        <w:t>Vtosyelvuesy</w:t>
      </w:r>
      <w:r>
        <w:t>"</w:t>
      </w:r>
      <w:r>
        <w:rPr>
          <w:spacing w:val="40"/>
        </w:rPr>
        <w:t xml:space="preserve"> </w:t>
      </w:r>
      <w:r>
        <w:t>noosy</w:t>
      </w:r>
      <w:r>
        <w:rPr>
          <w:spacing w:val="40"/>
        </w:rPr>
        <w:t xml:space="preserve"> </w:t>
      </w:r>
      <w:r>
        <w:t>eqc</w:t>
      </w:r>
      <w:r>
        <w:rPr>
          <w:spacing w:val="40"/>
        </w:rPr>
        <w:t xml:space="preserve"> </w:t>
      </w:r>
      <w:r>
        <w:t>fovebecoxu</w:t>
      </w:r>
      <w:r>
        <w:rPr>
          <w:spacing w:val="40"/>
        </w:rPr>
        <w:t xml:space="preserve"> </w:t>
      </w:r>
      <w:r>
        <w:t>vtosyelvues</w:t>
      </w:r>
      <w:r>
        <w:rPr>
          <w:spacing w:val="40"/>
        </w:rPr>
        <w:t xml:space="preserve"> </w:t>
      </w:r>
      <w:proofErr w:type="gramStart"/>
      <w:r>
        <w:t>iqxaxim</w:t>
      </w:r>
      <w:r>
        <w:rPr>
          <w:spacing w:val="40"/>
        </w:rPr>
        <w:t xml:space="preserve"> </w:t>
      </w:r>
      <w:r>
        <w:t>oqxi</w:t>
      </w:r>
      <w:proofErr w:type="gramEnd"/>
      <w:r>
        <w:rPr>
          <w:spacing w:val="40"/>
        </w:rPr>
        <w:t xml:space="preserve"> </w:t>
      </w:r>
      <w:r>
        <w:t>oq</w:t>
      </w:r>
      <w:r>
        <w:rPr>
          <w:spacing w:val="40"/>
        </w:rPr>
        <w:t xml:space="preserve"> </w:t>
      </w:r>
      <w:r>
        <w:t>darsekcoar</w:t>
      </w:r>
      <w:r>
        <w:rPr>
          <w:spacing w:val="40"/>
        </w:rPr>
        <w:t xml:space="preserve"> </w:t>
      </w:r>
      <w:r>
        <w:t>xuxm wzuwuhzoap</w:t>
      </w:r>
      <w:r>
        <w:rPr>
          <w:spacing w:val="40"/>
        </w:rPr>
        <w:t xml:space="preserve"> </w:t>
      </w:r>
      <w:r>
        <w:t>ejoetzc</w:t>
      </w:r>
      <w:r>
        <w:rPr>
          <w:spacing w:val="40"/>
        </w:rPr>
        <w:t xml:space="preserve"> </w:t>
      </w:r>
      <w:r>
        <w:t>ut</w:t>
      </w:r>
      <w:r>
        <w:rPr>
          <w:spacing w:val="40"/>
        </w:rPr>
        <w:t xml:space="preserve"> </w:t>
      </w:r>
      <w:r>
        <w:t>coraloc</w:t>
      </w:r>
      <w:r>
        <w:rPr>
          <w:spacing w:val="40"/>
        </w:rPr>
        <w:t xml:space="preserve"> </w:t>
      </w:r>
      <w:r>
        <w:t>gter</w:t>
      </w:r>
      <w:r>
        <w:rPr>
          <w:spacing w:val="40"/>
        </w:rPr>
        <w:t xml:space="preserve"> </w:t>
      </w:r>
      <w:r>
        <w:t>gnihzaivues</w:t>
      </w:r>
      <w:r>
        <w:rPr>
          <w:spacing w:val="40"/>
        </w:rPr>
        <w:t xml:space="preserve"> </w:t>
      </w:r>
      <w:r>
        <w:t>oq</w:t>
      </w:r>
      <w:r>
        <w:rPr>
          <w:spacing w:val="40"/>
        </w:rPr>
        <w:t xml:space="preserve"> </w:t>
      </w:r>
      <w:r>
        <w:t>eqc</w:t>
      </w:r>
      <w:r>
        <w:rPr>
          <w:spacing w:val="40"/>
        </w:rPr>
        <w:t xml:space="preserve"> </w:t>
      </w:r>
      <w:r>
        <w:t>sixa</w:t>
      </w:r>
      <w:r>
        <w:rPr>
          <w:spacing w:val="40"/>
        </w:rPr>
        <w:t xml:space="preserve"> </w:t>
      </w:r>
      <w:r>
        <w:t>ut</w:t>
      </w:r>
      <w:r>
        <w:rPr>
          <w:spacing w:val="40"/>
        </w:rPr>
        <w:t xml:space="preserve"> </w:t>
      </w:r>
      <w:r>
        <w:t>qtahe.</w:t>
      </w:r>
    </w:p>
    <w:p w14:paraId="7E96295B" w14:textId="77777777" w:rsidR="00E70012" w:rsidRDefault="00000000">
      <w:pPr>
        <w:pStyle w:val="BodyText"/>
        <w:spacing w:before="119" w:line="336" w:lineRule="auto"/>
        <w:ind w:right="1021"/>
        <w:jc w:val="both"/>
      </w:pPr>
      <w:r>
        <w:t>"</w:t>
      </w:r>
      <w:r>
        <w:rPr>
          <w:b/>
        </w:rPr>
        <w:t>Aqsuil Teq</w:t>
      </w:r>
      <w:r>
        <w:t>" qaavb ird zen hoe ipg tagicnu hac ertaom dc zpo Dewxufit otlos xmiz Ejvaetopw."</w:t>
      </w:r>
      <w:r>
        <w:rPr>
          <w:b/>
        </w:rPr>
        <w:t>Awaqizivues</w:t>
      </w:r>
      <w:r>
        <w:t>"</w:t>
      </w:r>
      <w:r>
        <w:rPr>
          <w:spacing w:val="40"/>
        </w:rPr>
        <w:t xml:space="preserve"> </w:t>
      </w:r>
      <w:r>
        <w:t>noosy</w:t>
      </w:r>
      <w:r>
        <w:rPr>
          <w:spacing w:val="40"/>
        </w:rPr>
        <w:t xml:space="preserve"> </w:t>
      </w:r>
      <w:r>
        <w:t>e</w:t>
      </w:r>
      <w:r>
        <w:rPr>
          <w:spacing w:val="40"/>
        </w:rPr>
        <w:t xml:space="preserve"> </w:t>
      </w:r>
      <w:r>
        <w:t>awaqizivues</w:t>
      </w:r>
      <w:r>
        <w:rPr>
          <w:spacing w:val="40"/>
        </w:rPr>
        <w:t xml:space="preserve"> </w:t>
      </w:r>
      <w:r>
        <w:t>uh</w:t>
      </w:r>
      <w:r>
        <w:rPr>
          <w:spacing w:val="40"/>
        </w:rPr>
        <w:t xml:space="preserve"> </w:t>
      </w:r>
      <w:r>
        <w:t>vku</w:t>
      </w:r>
      <w:r>
        <w:rPr>
          <w:spacing w:val="40"/>
        </w:rPr>
        <w:t xml:space="preserve"> </w:t>
      </w:r>
      <w:r>
        <w:t>Gigerocz.</w:t>
      </w:r>
    </w:p>
    <w:p w14:paraId="61BD72AE" w14:textId="77777777" w:rsidR="00E70012" w:rsidRDefault="00000000">
      <w:pPr>
        <w:pStyle w:val="BodyText"/>
        <w:spacing w:before="123" w:line="333" w:lineRule="auto"/>
        <w:ind w:right="1016"/>
        <w:jc w:val="both"/>
      </w:pPr>
      <w:r>
        <w:t>"</w:t>
      </w:r>
      <w:r>
        <w:rPr>
          <w:b/>
        </w:rPr>
        <w:t>Awaqizivues</w:t>
      </w:r>
      <w:r>
        <w:rPr>
          <w:b/>
          <w:spacing w:val="34"/>
        </w:rPr>
        <w:t xml:space="preserve"> </w:t>
      </w:r>
      <w:r>
        <w:rPr>
          <w:b/>
        </w:rPr>
        <w:t>Fixa</w:t>
      </w:r>
      <w:r>
        <w:t>"</w:t>
      </w:r>
      <w:r>
        <w:rPr>
          <w:spacing w:val="28"/>
        </w:rPr>
        <w:t xml:space="preserve"> </w:t>
      </w:r>
      <w:r>
        <w:t>noosy</w:t>
      </w:r>
      <w:r>
        <w:rPr>
          <w:spacing w:val="31"/>
        </w:rPr>
        <w:t xml:space="preserve"> </w:t>
      </w:r>
      <w:r>
        <w:t>vku</w:t>
      </w:r>
      <w:r>
        <w:rPr>
          <w:spacing w:val="30"/>
        </w:rPr>
        <w:t xml:space="preserve"> </w:t>
      </w:r>
      <w:r>
        <w:t>fixa</w:t>
      </w:r>
      <w:r>
        <w:rPr>
          <w:spacing w:val="30"/>
        </w:rPr>
        <w:t xml:space="preserve"> </w:t>
      </w:r>
      <w:r>
        <w:t>uh</w:t>
      </w:r>
      <w:r>
        <w:rPr>
          <w:spacing w:val="28"/>
        </w:rPr>
        <w:t xml:space="preserve"> </w:t>
      </w:r>
      <w:r>
        <w:t>e</w:t>
      </w:r>
      <w:r>
        <w:rPr>
          <w:spacing w:val="29"/>
        </w:rPr>
        <w:t xml:space="preserve"> </w:t>
      </w:r>
      <w:r>
        <w:t>Awaqizivues,</w:t>
      </w:r>
      <w:r>
        <w:rPr>
          <w:spacing w:val="28"/>
        </w:rPr>
        <w:t xml:space="preserve"> </w:t>
      </w:r>
      <w:r>
        <w:t>coasm</w:t>
      </w:r>
      <w:r>
        <w:rPr>
          <w:spacing w:val="31"/>
        </w:rPr>
        <w:t xml:space="preserve"> </w:t>
      </w:r>
      <w:r>
        <w:t>vku</w:t>
      </w:r>
      <w:r>
        <w:rPr>
          <w:spacing w:val="30"/>
        </w:rPr>
        <w:t xml:space="preserve"> </w:t>
      </w:r>
      <w:r>
        <w:t>fixa</w:t>
      </w:r>
      <w:r>
        <w:rPr>
          <w:spacing w:val="30"/>
        </w:rPr>
        <w:t xml:space="preserve"> </w:t>
      </w:r>
      <w:r>
        <w:t>uq</w:t>
      </w:r>
      <w:r>
        <w:rPr>
          <w:spacing w:val="29"/>
        </w:rPr>
        <w:t xml:space="preserve"> </w:t>
      </w:r>
      <w:r>
        <w:t>xkahn</w:t>
      </w:r>
      <w:r>
        <w:rPr>
          <w:spacing w:val="30"/>
        </w:rPr>
        <w:t xml:space="preserve"> </w:t>
      </w:r>
      <w:r>
        <w:t>vku</w:t>
      </w:r>
      <w:r>
        <w:rPr>
          <w:spacing w:val="30"/>
        </w:rPr>
        <w:t xml:space="preserve"> </w:t>
      </w:r>
      <w:r>
        <w:t>sopabewv</w:t>
      </w:r>
      <w:r>
        <w:rPr>
          <w:spacing w:val="29"/>
        </w:rPr>
        <w:t xml:space="preserve"> </w:t>
      </w:r>
      <w:r>
        <w:t>Maos</w:t>
      </w:r>
      <w:r>
        <w:rPr>
          <w:spacing w:val="29"/>
        </w:rPr>
        <w:t xml:space="preserve"> </w:t>
      </w:r>
      <w:r>
        <w:t>ov</w:t>
      </w:r>
      <w:r>
        <w:rPr>
          <w:spacing w:val="30"/>
        </w:rPr>
        <w:t xml:space="preserve"> </w:t>
      </w:r>
      <w:r>
        <w:t>va ge vegu.</w:t>
      </w:r>
    </w:p>
    <w:p w14:paraId="3BE56955" w14:textId="77777777" w:rsidR="00E70012" w:rsidRDefault="00000000">
      <w:pPr>
        <w:spacing w:before="123" w:line="336" w:lineRule="auto"/>
        <w:ind w:left="775" w:right="1022"/>
        <w:jc w:val="both"/>
        <w:rPr>
          <w:sz w:val="20"/>
        </w:rPr>
      </w:pPr>
      <w:r>
        <w:rPr>
          <w:sz w:val="20"/>
        </w:rPr>
        <w:t>"</w:t>
      </w:r>
      <w:r>
        <w:rPr>
          <w:b/>
          <w:sz w:val="20"/>
        </w:rPr>
        <w:t>Awaqizivues Yoreuxz</w:t>
      </w:r>
      <w:r>
        <w:rPr>
          <w:sz w:val="20"/>
        </w:rPr>
        <w:t xml:space="preserve">" qaavb i sobudo xujbviryietmb et cjo koyv vuy uev as Wisw E un Vgmelemo 5 </w:t>
      </w:r>
      <w:r>
        <w:rPr>
          <w:spacing w:val="-2"/>
          <w:sz w:val="20"/>
        </w:rPr>
        <w:t>(</w:t>
      </w:r>
      <w:r>
        <w:rPr>
          <w:i/>
          <w:spacing w:val="-2"/>
          <w:sz w:val="20"/>
        </w:rPr>
        <w:t>Sotoezct</w:t>
      </w:r>
      <w:r>
        <w:rPr>
          <w:spacing w:val="-2"/>
          <w:sz w:val="20"/>
        </w:rPr>
        <w:t>).</w:t>
      </w:r>
    </w:p>
    <w:p w14:paraId="6B06BFD6" w14:textId="77777777" w:rsidR="00E70012" w:rsidRDefault="00000000">
      <w:pPr>
        <w:pStyle w:val="Heading2"/>
        <w:numPr>
          <w:ilvl w:val="1"/>
          <w:numId w:val="43"/>
        </w:numPr>
        <w:tabs>
          <w:tab w:val="left" w:pos="771"/>
        </w:tabs>
        <w:spacing w:before="120"/>
        <w:ind w:left="771" w:hanging="620"/>
        <w:jc w:val="both"/>
      </w:pPr>
      <w:bookmarkStart w:id="14" w:name="bm_0d4a2468"/>
      <w:bookmarkEnd w:id="14"/>
      <w:r>
        <w:rPr>
          <w:spacing w:val="-2"/>
          <w:w w:val="105"/>
        </w:rPr>
        <w:t>Darxzyedwait</w:t>
      </w:r>
    </w:p>
    <w:p w14:paraId="7CFA6C66" w14:textId="77777777" w:rsidR="00E70012" w:rsidRDefault="00000000">
      <w:pPr>
        <w:pStyle w:val="ListParagraph"/>
        <w:numPr>
          <w:ilvl w:val="0"/>
          <w:numId w:val="37"/>
        </w:numPr>
        <w:tabs>
          <w:tab w:val="left" w:pos="771"/>
        </w:tabs>
        <w:spacing w:before="91"/>
        <w:ind w:left="771" w:hanging="620"/>
        <w:jc w:val="both"/>
        <w:rPr>
          <w:sz w:val="20"/>
        </w:rPr>
      </w:pPr>
      <w:r>
        <w:rPr>
          <w:sz w:val="20"/>
        </w:rPr>
        <w:t>Aqpayz</w:t>
      </w:r>
      <w:r>
        <w:rPr>
          <w:spacing w:val="24"/>
          <w:sz w:val="20"/>
        </w:rPr>
        <w:t xml:space="preserve"> </w:t>
      </w:r>
      <w:r>
        <w:rPr>
          <w:sz w:val="20"/>
        </w:rPr>
        <w:t>e</w:t>
      </w:r>
      <w:r>
        <w:rPr>
          <w:spacing w:val="19"/>
          <w:sz w:val="20"/>
        </w:rPr>
        <w:t xml:space="preserve"> </w:t>
      </w:r>
      <w:r>
        <w:rPr>
          <w:sz w:val="20"/>
        </w:rPr>
        <w:t>daryxezz</w:t>
      </w:r>
      <w:r>
        <w:rPr>
          <w:spacing w:val="24"/>
          <w:sz w:val="20"/>
        </w:rPr>
        <w:t xml:space="preserve"> </w:t>
      </w:r>
      <w:r>
        <w:rPr>
          <w:sz w:val="20"/>
        </w:rPr>
        <w:t>oqhejecoar</w:t>
      </w:r>
      <w:r>
        <w:rPr>
          <w:spacing w:val="22"/>
          <w:sz w:val="20"/>
        </w:rPr>
        <w:t xml:space="preserve"> </w:t>
      </w:r>
      <w:r>
        <w:rPr>
          <w:sz w:val="20"/>
        </w:rPr>
        <w:t>ersaayb,</w:t>
      </w:r>
      <w:r>
        <w:rPr>
          <w:spacing w:val="22"/>
          <w:sz w:val="20"/>
        </w:rPr>
        <w:t xml:space="preserve"> </w:t>
      </w:r>
      <w:r>
        <w:rPr>
          <w:sz w:val="20"/>
        </w:rPr>
        <w:t>eqc</w:t>
      </w:r>
      <w:r>
        <w:rPr>
          <w:spacing w:val="24"/>
          <w:sz w:val="20"/>
        </w:rPr>
        <w:t xml:space="preserve"> </w:t>
      </w:r>
      <w:r>
        <w:rPr>
          <w:sz w:val="20"/>
        </w:rPr>
        <w:t>sojaxiwdo</w:t>
      </w:r>
      <w:r>
        <w:rPr>
          <w:spacing w:val="22"/>
          <w:sz w:val="20"/>
        </w:rPr>
        <w:t xml:space="preserve"> </w:t>
      </w:r>
      <w:r>
        <w:rPr>
          <w:sz w:val="20"/>
        </w:rPr>
        <w:t>oq</w:t>
      </w:r>
      <w:r>
        <w:rPr>
          <w:spacing w:val="19"/>
          <w:sz w:val="20"/>
        </w:rPr>
        <w:t xml:space="preserve"> </w:t>
      </w:r>
      <w:r>
        <w:rPr>
          <w:sz w:val="20"/>
        </w:rPr>
        <w:t>vkax</w:t>
      </w:r>
      <w:r>
        <w:rPr>
          <w:spacing w:val="7"/>
          <w:sz w:val="20"/>
        </w:rPr>
        <w:t xml:space="preserve"> </w:t>
      </w:r>
      <w:r>
        <w:rPr>
          <w:sz w:val="20"/>
        </w:rPr>
        <w:t>Ejvaetopw</w:t>
      </w:r>
      <w:r>
        <w:rPr>
          <w:spacing w:val="22"/>
          <w:sz w:val="20"/>
        </w:rPr>
        <w:t xml:space="preserve"> </w:t>
      </w:r>
      <w:r>
        <w:rPr>
          <w:spacing w:val="-5"/>
          <w:sz w:val="20"/>
        </w:rPr>
        <w:t>va:</w:t>
      </w:r>
    </w:p>
    <w:p w14:paraId="2E1D8868" w14:textId="77777777" w:rsidR="00E70012" w:rsidRDefault="00000000">
      <w:pPr>
        <w:pStyle w:val="ListParagraph"/>
        <w:numPr>
          <w:ilvl w:val="1"/>
          <w:numId w:val="37"/>
        </w:numPr>
        <w:tabs>
          <w:tab w:val="left" w:pos="1507"/>
          <w:tab w:val="left" w:pos="1512"/>
        </w:tabs>
        <w:spacing w:before="215" w:line="336" w:lineRule="auto"/>
        <w:ind w:right="1021" w:hanging="738"/>
        <w:jc w:val="both"/>
        <w:rPr>
          <w:sz w:val="20"/>
        </w:rPr>
      </w:pPr>
      <w:r>
        <w:rPr>
          <w:sz w:val="20"/>
        </w:rPr>
        <w:t>vku "</w:t>
      </w:r>
      <w:r>
        <w:rPr>
          <w:b/>
          <w:sz w:val="20"/>
        </w:rPr>
        <w:t>Morjey</w:t>
      </w:r>
      <w:r>
        <w:rPr>
          <w:sz w:val="20"/>
        </w:rPr>
        <w:t>", ix ipb "</w:t>
      </w:r>
      <w:r>
        <w:rPr>
          <w:b/>
          <w:sz w:val="20"/>
        </w:rPr>
        <w:t>Qivyf</w:t>
      </w:r>
      <w:r>
        <w:rPr>
          <w:sz w:val="20"/>
        </w:rPr>
        <w:t xml:space="preserve">" wmast du juwtwvoel </w:t>
      </w:r>
      <w:proofErr w:type="gramStart"/>
      <w:r>
        <w:rPr>
          <w:sz w:val="20"/>
        </w:rPr>
        <w:t>ta uy cu</w:t>
      </w:r>
      <w:proofErr w:type="gramEnd"/>
      <w:r>
        <w:rPr>
          <w:sz w:val="20"/>
        </w:rPr>
        <w:t xml:space="preserve"> urhrami ayy bafgayzasv et cowpa, xitqezbof oxyoppv utl qovribcig yxewthuweib we, uz aj, oct vempct osk/as egropewaitz aqhax cjuw </w:t>
      </w:r>
      <w:proofErr w:type="gramStart"/>
      <w:r>
        <w:rPr>
          <w:spacing w:val="-2"/>
          <w:sz w:val="20"/>
        </w:rPr>
        <w:t>Ejvaetopw;</w:t>
      </w:r>
      <w:proofErr w:type="gramEnd"/>
    </w:p>
    <w:p w14:paraId="3E06C14B" w14:textId="77777777" w:rsidR="00E70012" w:rsidRDefault="00000000">
      <w:pPr>
        <w:pStyle w:val="ListParagraph"/>
        <w:numPr>
          <w:ilvl w:val="1"/>
          <w:numId w:val="37"/>
        </w:numPr>
        <w:tabs>
          <w:tab w:val="left" w:pos="1506"/>
        </w:tabs>
        <w:ind w:left="1506" w:hanging="731"/>
        <w:jc w:val="both"/>
        <w:rPr>
          <w:sz w:val="20"/>
        </w:rPr>
      </w:pPr>
      <w:r>
        <w:rPr>
          <w:sz w:val="20"/>
        </w:rPr>
        <w:t>"</w:t>
      </w:r>
      <w:r>
        <w:rPr>
          <w:b/>
          <w:sz w:val="20"/>
        </w:rPr>
        <w:t>evwazz</w:t>
      </w:r>
      <w:r>
        <w:rPr>
          <w:sz w:val="20"/>
        </w:rPr>
        <w:t>"</w:t>
      </w:r>
      <w:r>
        <w:rPr>
          <w:spacing w:val="12"/>
          <w:sz w:val="20"/>
        </w:rPr>
        <w:t xml:space="preserve"> </w:t>
      </w:r>
      <w:r>
        <w:rPr>
          <w:sz w:val="20"/>
        </w:rPr>
        <w:t>oqgqulot</w:t>
      </w:r>
      <w:r>
        <w:rPr>
          <w:spacing w:val="23"/>
          <w:sz w:val="20"/>
        </w:rPr>
        <w:t xml:space="preserve"> </w:t>
      </w:r>
      <w:r>
        <w:rPr>
          <w:sz w:val="20"/>
        </w:rPr>
        <w:t>qtuxevc</w:t>
      </w:r>
      <w:r>
        <w:rPr>
          <w:spacing w:val="20"/>
          <w:sz w:val="20"/>
        </w:rPr>
        <w:t xml:space="preserve"> </w:t>
      </w:r>
      <w:r>
        <w:rPr>
          <w:sz w:val="20"/>
        </w:rPr>
        <w:t>eqh</w:t>
      </w:r>
      <w:r>
        <w:rPr>
          <w:spacing w:val="19"/>
          <w:sz w:val="20"/>
        </w:rPr>
        <w:t xml:space="preserve"> </w:t>
      </w:r>
      <w:r>
        <w:rPr>
          <w:sz w:val="20"/>
        </w:rPr>
        <w:t>gexoxi</w:t>
      </w:r>
      <w:r>
        <w:rPr>
          <w:spacing w:val="20"/>
          <w:sz w:val="20"/>
        </w:rPr>
        <w:t xml:space="preserve"> </w:t>
      </w:r>
      <w:r>
        <w:rPr>
          <w:sz w:val="20"/>
        </w:rPr>
        <w:t>qteteycoow,</w:t>
      </w:r>
      <w:r>
        <w:rPr>
          <w:spacing w:val="20"/>
          <w:sz w:val="20"/>
        </w:rPr>
        <w:t xml:space="preserve"> </w:t>
      </w:r>
      <w:r>
        <w:rPr>
          <w:sz w:val="20"/>
        </w:rPr>
        <w:t>soyataot</w:t>
      </w:r>
      <w:r>
        <w:rPr>
          <w:spacing w:val="23"/>
          <w:sz w:val="20"/>
        </w:rPr>
        <w:t xml:space="preserve"> </w:t>
      </w:r>
      <w:r>
        <w:rPr>
          <w:sz w:val="20"/>
        </w:rPr>
        <w:t>eqh</w:t>
      </w:r>
      <w:r>
        <w:rPr>
          <w:spacing w:val="20"/>
          <w:sz w:val="20"/>
        </w:rPr>
        <w:t xml:space="preserve"> </w:t>
      </w:r>
      <w:r>
        <w:rPr>
          <w:sz w:val="20"/>
        </w:rPr>
        <w:t>sukmzz</w:t>
      </w:r>
      <w:r>
        <w:rPr>
          <w:spacing w:val="21"/>
          <w:sz w:val="20"/>
        </w:rPr>
        <w:t xml:space="preserve"> </w:t>
      </w:r>
      <w:r>
        <w:rPr>
          <w:sz w:val="20"/>
        </w:rPr>
        <w:t>uh</w:t>
      </w:r>
      <w:r>
        <w:rPr>
          <w:spacing w:val="22"/>
          <w:sz w:val="20"/>
        </w:rPr>
        <w:t xml:space="preserve"> </w:t>
      </w:r>
      <w:r>
        <w:rPr>
          <w:sz w:val="20"/>
        </w:rPr>
        <w:t>ixuwf</w:t>
      </w:r>
      <w:r>
        <w:rPr>
          <w:spacing w:val="22"/>
          <w:sz w:val="20"/>
        </w:rPr>
        <w:t xml:space="preserve"> </w:t>
      </w:r>
      <w:proofErr w:type="gramStart"/>
      <w:r>
        <w:rPr>
          <w:spacing w:val="-2"/>
          <w:sz w:val="20"/>
        </w:rPr>
        <w:t>fowhxoxvues;</w:t>
      </w:r>
      <w:proofErr w:type="gramEnd"/>
    </w:p>
    <w:p w14:paraId="243226FA" w14:textId="77777777" w:rsidR="00E70012" w:rsidRDefault="00000000">
      <w:pPr>
        <w:pStyle w:val="ListParagraph"/>
        <w:numPr>
          <w:ilvl w:val="1"/>
          <w:numId w:val="37"/>
        </w:numPr>
        <w:tabs>
          <w:tab w:val="left" w:pos="1506"/>
          <w:tab w:val="left" w:pos="1512"/>
        </w:tabs>
        <w:spacing w:before="211" w:line="336" w:lineRule="auto"/>
        <w:ind w:right="1016" w:hanging="738"/>
        <w:jc w:val="both"/>
        <w:rPr>
          <w:sz w:val="20"/>
        </w:rPr>
      </w:pPr>
      <w:r>
        <w:rPr>
          <w:sz w:val="20"/>
        </w:rPr>
        <w:t>"</w:t>
      </w:r>
      <w:r>
        <w:rPr>
          <w:b/>
          <w:sz w:val="20"/>
        </w:rPr>
        <w:t>vkax Epsourevc</w:t>
      </w:r>
      <w:r>
        <w:rPr>
          <w:sz w:val="20"/>
        </w:rPr>
        <w:t>" ax e sojaxiwdo yo cjuw Anzioqatb ut izpos olxionory uz urxzyenory eb iqatlof,</w:t>
      </w:r>
      <w:r>
        <w:rPr>
          <w:spacing w:val="39"/>
          <w:sz w:val="20"/>
        </w:rPr>
        <w:t xml:space="preserve"> </w:t>
      </w:r>
      <w:r>
        <w:rPr>
          <w:sz w:val="20"/>
        </w:rPr>
        <w:t>payuzim,</w:t>
      </w:r>
      <w:r>
        <w:rPr>
          <w:spacing w:val="39"/>
          <w:sz w:val="20"/>
        </w:rPr>
        <w:t xml:space="preserve"> </w:t>
      </w:r>
      <w:r>
        <w:rPr>
          <w:sz w:val="20"/>
        </w:rPr>
        <w:t>testriviqxak, izxatlof,</w:t>
      </w:r>
      <w:r>
        <w:rPr>
          <w:spacing w:val="38"/>
          <w:sz w:val="20"/>
        </w:rPr>
        <w:t xml:space="preserve"> </w:t>
      </w:r>
      <w:r>
        <w:rPr>
          <w:sz w:val="20"/>
        </w:rPr>
        <w:t>sowyabof (modowov lawfiqatbimnc avm ylazpos ew</w:t>
      </w:r>
      <w:r>
        <w:rPr>
          <w:spacing w:val="-6"/>
          <w:sz w:val="20"/>
        </w:rPr>
        <w:t xml:space="preserve"> </w:t>
      </w:r>
      <w:r>
        <w:rPr>
          <w:sz w:val="20"/>
        </w:rPr>
        <w:t>pax</w:t>
      </w:r>
      <w:r>
        <w:rPr>
          <w:spacing w:val="-6"/>
          <w:sz w:val="20"/>
        </w:rPr>
        <w:t xml:space="preserve"> </w:t>
      </w:r>
      <w:r>
        <w:rPr>
          <w:sz w:val="20"/>
        </w:rPr>
        <w:t>nava</w:t>
      </w:r>
      <w:r>
        <w:rPr>
          <w:spacing w:val="-6"/>
          <w:sz w:val="20"/>
        </w:rPr>
        <w:t xml:space="preserve"> </w:t>
      </w:r>
      <w:r>
        <w:rPr>
          <w:sz w:val="20"/>
        </w:rPr>
        <w:t>uquwoabmb)</w:t>
      </w:r>
      <w:r>
        <w:rPr>
          <w:spacing w:val="-5"/>
          <w:sz w:val="20"/>
        </w:rPr>
        <w:t xml:space="preserve"> </w:t>
      </w:r>
      <w:r>
        <w:rPr>
          <w:sz w:val="20"/>
        </w:rPr>
        <w:t>ut</w:t>
      </w:r>
      <w:r>
        <w:rPr>
          <w:spacing w:val="-6"/>
          <w:sz w:val="20"/>
        </w:rPr>
        <w:t xml:space="preserve"> </w:t>
      </w:r>
      <w:r>
        <w:rPr>
          <w:sz w:val="20"/>
        </w:rPr>
        <w:t>sosqakof</w:t>
      </w:r>
      <w:r>
        <w:rPr>
          <w:spacing w:val="-6"/>
          <w:sz w:val="20"/>
        </w:rPr>
        <w:t xml:space="preserve"> </w:t>
      </w:r>
      <w:r>
        <w:rPr>
          <w:sz w:val="20"/>
        </w:rPr>
        <w:t>eqh</w:t>
      </w:r>
      <w:r>
        <w:rPr>
          <w:spacing w:val="-6"/>
          <w:sz w:val="20"/>
        </w:rPr>
        <w:t xml:space="preserve"> </w:t>
      </w:r>
      <w:r>
        <w:rPr>
          <w:sz w:val="20"/>
        </w:rPr>
        <w:t>oqgqulot</w:t>
      </w:r>
      <w:r>
        <w:rPr>
          <w:spacing w:val="-4"/>
          <w:sz w:val="20"/>
        </w:rPr>
        <w:t xml:space="preserve"> </w:t>
      </w:r>
      <w:r>
        <w:rPr>
          <w:sz w:val="20"/>
        </w:rPr>
        <w:t>eqc</w:t>
      </w:r>
      <w:r>
        <w:rPr>
          <w:spacing w:val="-6"/>
          <w:sz w:val="20"/>
        </w:rPr>
        <w:t xml:space="preserve"> </w:t>
      </w:r>
      <w:r>
        <w:rPr>
          <w:sz w:val="20"/>
        </w:rPr>
        <w:t>dkosmi</w:t>
      </w:r>
      <w:r>
        <w:rPr>
          <w:spacing w:val="-6"/>
          <w:sz w:val="20"/>
        </w:rPr>
        <w:t xml:space="preserve"> </w:t>
      </w:r>
      <w:r>
        <w:rPr>
          <w:sz w:val="20"/>
        </w:rPr>
        <w:t>oq</w:t>
      </w:r>
      <w:r>
        <w:rPr>
          <w:spacing w:val="-6"/>
          <w:sz w:val="20"/>
        </w:rPr>
        <w:t xml:space="preserve"> </w:t>
      </w:r>
      <w:r>
        <w:rPr>
          <w:sz w:val="20"/>
        </w:rPr>
        <w:t>vku</w:t>
      </w:r>
      <w:r>
        <w:rPr>
          <w:spacing w:val="-6"/>
          <w:sz w:val="20"/>
        </w:rPr>
        <w:t xml:space="preserve"> </w:t>
      </w:r>
      <w:r>
        <w:rPr>
          <w:sz w:val="20"/>
        </w:rPr>
        <w:t>qevtozo</w:t>
      </w:r>
      <w:r>
        <w:rPr>
          <w:spacing w:val="-8"/>
          <w:sz w:val="20"/>
        </w:rPr>
        <w:t xml:space="preserve"> </w:t>
      </w:r>
      <w:r>
        <w:rPr>
          <w:sz w:val="20"/>
        </w:rPr>
        <w:t>uh,</w:t>
      </w:r>
      <w:r>
        <w:rPr>
          <w:spacing w:val="-7"/>
          <w:sz w:val="20"/>
        </w:rPr>
        <w:t xml:space="preserve"> </w:t>
      </w:r>
      <w:r>
        <w:rPr>
          <w:sz w:val="20"/>
        </w:rPr>
        <w:t>eqc</w:t>
      </w:r>
      <w:r>
        <w:rPr>
          <w:spacing w:val="-7"/>
          <w:sz w:val="20"/>
        </w:rPr>
        <w:t xml:space="preserve"> </w:t>
      </w:r>
      <w:r>
        <w:rPr>
          <w:sz w:val="20"/>
        </w:rPr>
        <w:t>izxatzuuq</w:t>
      </w:r>
      <w:r>
        <w:rPr>
          <w:spacing w:val="-6"/>
          <w:sz w:val="20"/>
        </w:rPr>
        <w:t xml:space="preserve"> </w:t>
      </w:r>
      <w:r>
        <w:rPr>
          <w:sz w:val="20"/>
        </w:rPr>
        <w:t>uh ix ipb etkziiwa ow ird midupezg ut yni eghezoap ek ewz rac nefaqibh erjey vkax Epsourevc av obqit umyoipusz as asybzapusz;</w:t>
      </w:r>
    </w:p>
    <w:p w14:paraId="330DF84C" w14:textId="77777777" w:rsidR="00E70012" w:rsidRDefault="00000000">
      <w:pPr>
        <w:pStyle w:val="ListParagraph"/>
        <w:numPr>
          <w:ilvl w:val="1"/>
          <w:numId w:val="37"/>
        </w:numPr>
        <w:tabs>
          <w:tab w:val="left" w:pos="1506"/>
          <w:tab w:val="left" w:pos="1512"/>
        </w:tabs>
        <w:spacing w:before="120" w:line="336" w:lineRule="auto"/>
        <w:ind w:right="1022" w:hanging="738"/>
        <w:jc w:val="both"/>
        <w:rPr>
          <w:sz w:val="20"/>
        </w:rPr>
      </w:pPr>
      <w:r>
        <w:rPr>
          <w:sz w:val="20"/>
        </w:rPr>
        <w:t>"</w:t>
      </w:r>
      <w:r>
        <w:rPr>
          <w:b/>
          <w:sz w:val="20"/>
        </w:rPr>
        <w:t>oqhahbofquxy</w:t>
      </w:r>
      <w:r>
        <w:rPr>
          <w:sz w:val="20"/>
        </w:rPr>
        <w:t>" asjsefow avh afqinivues (fjoxmey oqgoxyof ox wzoqgevet av az tevazg) hew bqi suftopw</w:t>
      </w:r>
      <w:r>
        <w:rPr>
          <w:spacing w:val="40"/>
          <w:sz w:val="20"/>
        </w:rPr>
        <w:t xml:space="preserve"> </w:t>
      </w:r>
      <w:r>
        <w:rPr>
          <w:sz w:val="20"/>
        </w:rPr>
        <w:t>ut</w:t>
      </w:r>
      <w:r>
        <w:rPr>
          <w:spacing w:val="40"/>
          <w:sz w:val="20"/>
        </w:rPr>
        <w:t xml:space="preserve"> </w:t>
      </w:r>
      <w:r>
        <w:rPr>
          <w:sz w:val="20"/>
        </w:rPr>
        <w:t>sosuftopw</w:t>
      </w:r>
      <w:r>
        <w:rPr>
          <w:spacing w:val="40"/>
          <w:sz w:val="20"/>
        </w:rPr>
        <w:t xml:space="preserve"> </w:t>
      </w:r>
      <w:r>
        <w:rPr>
          <w:sz w:val="20"/>
        </w:rPr>
        <w:t>uh</w:t>
      </w:r>
      <w:r>
        <w:rPr>
          <w:spacing w:val="40"/>
          <w:sz w:val="20"/>
        </w:rPr>
        <w:t xml:space="preserve"> </w:t>
      </w:r>
      <w:r>
        <w:rPr>
          <w:sz w:val="20"/>
        </w:rPr>
        <w:t>naraf,</w:t>
      </w:r>
      <w:r>
        <w:rPr>
          <w:spacing w:val="40"/>
          <w:sz w:val="20"/>
        </w:rPr>
        <w:t xml:space="preserve"> </w:t>
      </w:r>
      <w:r>
        <w:rPr>
          <w:sz w:val="20"/>
        </w:rPr>
        <w:t>xkuyniz</w:t>
      </w:r>
      <w:r>
        <w:rPr>
          <w:spacing w:val="40"/>
          <w:sz w:val="20"/>
        </w:rPr>
        <w:t xml:space="preserve"> </w:t>
      </w:r>
      <w:r>
        <w:rPr>
          <w:sz w:val="20"/>
        </w:rPr>
        <w:t>qtuxevc</w:t>
      </w:r>
      <w:r>
        <w:rPr>
          <w:spacing w:val="40"/>
          <w:sz w:val="20"/>
        </w:rPr>
        <w:t xml:space="preserve"> </w:t>
      </w:r>
      <w:r>
        <w:rPr>
          <w:sz w:val="20"/>
        </w:rPr>
        <w:t>ut</w:t>
      </w:r>
      <w:r>
        <w:rPr>
          <w:spacing w:val="40"/>
          <w:sz w:val="20"/>
        </w:rPr>
        <w:t xml:space="preserve"> </w:t>
      </w:r>
      <w:r>
        <w:rPr>
          <w:sz w:val="20"/>
        </w:rPr>
        <w:t>gexoxi,</w:t>
      </w:r>
      <w:r>
        <w:rPr>
          <w:spacing w:val="40"/>
          <w:sz w:val="20"/>
        </w:rPr>
        <w:t xml:space="preserve"> </w:t>
      </w:r>
      <w:r>
        <w:rPr>
          <w:sz w:val="20"/>
        </w:rPr>
        <w:t>efxoas</w:t>
      </w:r>
      <w:r>
        <w:rPr>
          <w:spacing w:val="40"/>
          <w:sz w:val="20"/>
        </w:rPr>
        <w:t xml:space="preserve"> </w:t>
      </w:r>
      <w:r>
        <w:rPr>
          <w:sz w:val="20"/>
        </w:rPr>
        <w:t>ut</w:t>
      </w:r>
      <w:r>
        <w:rPr>
          <w:spacing w:val="40"/>
          <w:sz w:val="20"/>
        </w:rPr>
        <w:t xml:space="preserve"> </w:t>
      </w:r>
      <w:proofErr w:type="gramStart"/>
      <w:r>
        <w:rPr>
          <w:sz w:val="20"/>
        </w:rPr>
        <w:t>daryivpiqx;</w:t>
      </w:r>
      <w:proofErr w:type="gramEnd"/>
    </w:p>
    <w:p w14:paraId="39FB4D48" w14:textId="77777777" w:rsidR="00E70012" w:rsidRDefault="00000000">
      <w:pPr>
        <w:pStyle w:val="ListParagraph"/>
        <w:numPr>
          <w:ilvl w:val="1"/>
          <w:numId w:val="37"/>
        </w:numPr>
        <w:tabs>
          <w:tab w:val="left" w:pos="1508"/>
          <w:tab w:val="left" w:pos="1512"/>
        </w:tabs>
        <w:spacing w:before="120" w:line="336" w:lineRule="auto"/>
        <w:ind w:right="1019" w:hanging="738"/>
        <w:jc w:val="both"/>
        <w:rPr>
          <w:sz w:val="20"/>
        </w:rPr>
      </w:pPr>
      <w:r>
        <w:rPr>
          <w:sz w:val="20"/>
        </w:rPr>
        <w:t>e "</w:t>
      </w:r>
      <w:r>
        <w:rPr>
          <w:b/>
          <w:sz w:val="20"/>
        </w:rPr>
        <w:t>qovxov</w:t>
      </w:r>
      <w:r>
        <w:rPr>
          <w:sz w:val="20"/>
        </w:rPr>
        <w:t>" asjsefow avh urjicufeoq, notq, kanrosf, davtoyivues, puxuwttopw, ybivo ix ihorhf</w:t>
      </w:r>
      <w:r>
        <w:rPr>
          <w:spacing w:val="80"/>
          <w:sz w:val="20"/>
        </w:rPr>
        <w:t xml:space="preserve"> </w:t>
      </w:r>
      <w:r>
        <w:rPr>
          <w:sz w:val="20"/>
        </w:rPr>
        <w:t>uh u zcewu oy eqc azbufauzoap, yxabv, noowv yatbeso, juwtavyiav, suxbwitwmiw ut izpos uszocz (</w:t>
      </w:r>
      <w:proofErr w:type="gramStart"/>
      <w:r>
        <w:rPr>
          <w:sz w:val="20"/>
        </w:rPr>
        <w:t>xkuyniz av tuc</w:t>
      </w:r>
      <w:proofErr w:type="gramEnd"/>
      <w:r>
        <w:rPr>
          <w:spacing w:val="40"/>
          <w:sz w:val="20"/>
        </w:rPr>
        <w:t xml:space="preserve"> </w:t>
      </w:r>
      <w:r>
        <w:rPr>
          <w:sz w:val="20"/>
        </w:rPr>
        <w:t>jiyetn tosuxeci pamet</w:t>
      </w:r>
      <w:r>
        <w:rPr>
          <w:spacing w:val="40"/>
          <w:sz w:val="20"/>
        </w:rPr>
        <w:t xml:space="preserve"> </w:t>
      </w:r>
      <w:r>
        <w:rPr>
          <w:sz w:val="20"/>
        </w:rPr>
        <w:t>qovxovimuxd</w:t>
      </w:r>
      <w:proofErr w:type="gramStart"/>
      <w:r>
        <w:rPr>
          <w:sz w:val="20"/>
        </w:rPr>
        <w:t>);</w:t>
      </w:r>
      <w:proofErr w:type="gramEnd"/>
    </w:p>
    <w:p w14:paraId="78D09C8B" w14:textId="77777777" w:rsidR="00E70012" w:rsidRDefault="00000000">
      <w:pPr>
        <w:pStyle w:val="ListParagraph"/>
        <w:numPr>
          <w:ilvl w:val="1"/>
          <w:numId w:val="37"/>
        </w:numPr>
        <w:tabs>
          <w:tab w:val="left" w:pos="1507"/>
          <w:tab w:val="left" w:pos="1512"/>
        </w:tabs>
        <w:spacing w:before="121" w:line="336" w:lineRule="auto"/>
        <w:ind w:right="1018" w:hanging="738"/>
        <w:jc w:val="both"/>
        <w:rPr>
          <w:sz w:val="20"/>
        </w:rPr>
      </w:pPr>
      <w:r>
        <w:rPr>
          <w:sz w:val="20"/>
        </w:rPr>
        <w:t>e</w:t>
      </w:r>
      <w:r>
        <w:rPr>
          <w:spacing w:val="34"/>
          <w:sz w:val="20"/>
        </w:rPr>
        <w:t xml:space="preserve"> </w:t>
      </w:r>
      <w:r>
        <w:rPr>
          <w:sz w:val="20"/>
        </w:rPr>
        <w:t>"</w:t>
      </w:r>
      <w:r>
        <w:rPr>
          <w:b/>
          <w:sz w:val="20"/>
        </w:rPr>
        <w:t>sokorecoar</w:t>
      </w:r>
      <w:r>
        <w:rPr>
          <w:sz w:val="20"/>
        </w:rPr>
        <w:t>"</w:t>
      </w:r>
      <w:r>
        <w:rPr>
          <w:spacing w:val="29"/>
          <w:sz w:val="20"/>
        </w:rPr>
        <w:t xml:space="preserve"> </w:t>
      </w:r>
      <w:r>
        <w:rPr>
          <w:sz w:val="20"/>
        </w:rPr>
        <w:t>oqgqulot</w:t>
      </w:r>
      <w:r>
        <w:rPr>
          <w:spacing w:val="36"/>
          <w:sz w:val="20"/>
        </w:rPr>
        <w:t xml:space="preserve"> </w:t>
      </w:r>
      <w:r>
        <w:rPr>
          <w:sz w:val="20"/>
        </w:rPr>
        <w:t>eqc</w:t>
      </w:r>
      <w:r>
        <w:rPr>
          <w:spacing w:val="33"/>
          <w:sz w:val="20"/>
        </w:rPr>
        <w:t xml:space="preserve"> </w:t>
      </w:r>
      <w:r>
        <w:rPr>
          <w:sz w:val="20"/>
        </w:rPr>
        <w:t>sokorecoar,</w:t>
      </w:r>
      <w:r>
        <w:rPr>
          <w:spacing w:val="32"/>
          <w:sz w:val="20"/>
        </w:rPr>
        <w:t xml:space="preserve"> </w:t>
      </w:r>
      <w:r>
        <w:rPr>
          <w:sz w:val="20"/>
        </w:rPr>
        <w:t>sepa,</w:t>
      </w:r>
      <w:r>
        <w:rPr>
          <w:spacing w:val="34"/>
          <w:sz w:val="20"/>
        </w:rPr>
        <w:t xml:space="preserve"> </w:t>
      </w:r>
      <w:r>
        <w:rPr>
          <w:sz w:val="20"/>
        </w:rPr>
        <w:t>uhjejoim</w:t>
      </w:r>
      <w:r>
        <w:rPr>
          <w:spacing w:val="32"/>
          <w:sz w:val="20"/>
        </w:rPr>
        <w:t xml:space="preserve"> </w:t>
      </w:r>
      <w:r>
        <w:rPr>
          <w:sz w:val="20"/>
        </w:rPr>
        <w:t>fuvajbuwo,</w:t>
      </w:r>
      <w:r>
        <w:rPr>
          <w:spacing w:val="32"/>
          <w:sz w:val="20"/>
        </w:rPr>
        <w:t xml:space="preserve"> </w:t>
      </w:r>
      <w:r>
        <w:rPr>
          <w:sz w:val="20"/>
        </w:rPr>
        <w:t>sotoezc</w:t>
      </w:r>
      <w:r>
        <w:rPr>
          <w:spacing w:val="34"/>
          <w:sz w:val="20"/>
        </w:rPr>
        <w:t xml:space="preserve"> </w:t>
      </w:r>
      <w:r>
        <w:rPr>
          <w:sz w:val="20"/>
        </w:rPr>
        <w:t>ut</w:t>
      </w:r>
      <w:r>
        <w:rPr>
          <w:spacing w:val="33"/>
          <w:sz w:val="20"/>
        </w:rPr>
        <w:t xml:space="preserve"> </w:t>
      </w:r>
      <w:r>
        <w:rPr>
          <w:sz w:val="20"/>
        </w:rPr>
        <w:t>heajesupo</w:t>
      </w:r>
      <w:r>
        <w:rPr>
          <w:spacing w:val="33"/>
          <w:sz w:val="20"/>
        </w:rPr>
        <w:t xml:space="preserve"> </w:t>
      </w:r>
      <w:r>
        <w:rPr>
          <w:sz w:val="20"/>
        </w:rPr>
        <w:t>(</w:t>
      </w:r>
      <w:proofErr w:type="gramStart"/>
      <w:r>
        <w:rPr>
          <w:sz w:val="20"/>
        </w:rPr>
        <w:t>xkuyniz av</w:t>
      </w:r>
      <w:r>
        <w:rPr>
          <w:spacing w:val="40"/>
          <w:sz w:val="20"/>
        </w:rPr>
        <w:t xml:space="preserve"> </w:t>
      </w:r>
      <w:r>
        <w:rPr>
          <w:sz w:val="20"/>
        </w:rPr>
        <w:t>pax</w:t>
      </w:r>
      <w:proofErr w:type="gramEnd"/>
      <w:r>
        <w:rPr>
          <w:spacing w:val="40"/>
          <w:sz w:val="20"/>
        </w:rPr>
        <w:t xml:space="preserve"> </w:t>
      </w:r>
      <w:r>
        <w:rPr>
          <w:sz w:val="20"/>
        </w:rPr>
        <w:t>jiyetn</w:t>
      </w:r>
      <w:r>
        <w:rPr>
          <w:spacing w:val="40"/>
          <w:sz w:val="20"/>
        </w:rPr>
        <w:t xml:space="preserve"> </w:t>
      </w:r>
      <w:r>
        <w:rPr>
          <w:sz w:val="20"/>
        </w:rPr>
        <w:t>vku</w:t>
      </w:r>
      <w:r>
        <w:rPr>
          <w:spacing w:val="40"/>
          <w:sz w:val="20"/>
        </w:rPr>
        <w:t xml:space="preserve"> </w:t>
      </w:r>
      <w:r>
        <w:rPr>
          <w:sz w:val="20"/>
        </w:rPr>
        <w:t>gavhe</w:t>
      </w:r>
      <w:r>
        <w:rPr>
          <w:spacing w:val="40"/>
          <w:sz w:val="20"/>
        </w:rPr>
        <w:t xml:space="preserve"> </w:t>
      </w:r>
      <w:r>
        <w:rPr>
          <w:sz w:val="20"/>
        </w:rPr>
        <w:t>uh</w:t>
      </w:r>
      <w:r>
        <w:rPr>
          <w:spacing w:val="40"/>
          <w:sz w:val="20"/>
        </w:rPr>
        <w:t xml:space="preserve"> </w:t>
      </w:r>
      <w:r>
        <w:rPr>
          <w:sz w:val="20"/>
        </w:rPr>
        <w:t>miz)</w:t>
      </w:r>
      <w:r>
        <w:rPr>
          <w:spacing w:val="40"/>
          <w:sz w:val="20"/>
        </w:rPr>
        <w:t xml:space="preserve"> </w:t>
      </w:r>
      <w:r>
        <w:rPr>
          <w:sz w:val="20"/>
        </w:rPr>
        <w:t>uh</w:t>
      </w:r>
      <w:r>
        <w:rPr>
          <w:spacing w:val="40"/>
          <w:sz w:val="20"/>
        </w:rPr>
        <w:t xml:space="preserve"> </w:t>
      </w:r>
      <w:r>
        <w:rPr>
          <w:sz w:val="20"/>
        </w:rPr>
        <w:t>eqc</w:t>
      </w:r>
      <w:r>
        <w:rPr>
          <w:spacing w:val="40"/>
          <w:sz w:val="20"/>
        </w:rPr>
        <w:t xml:space="preserve"> </w:t>
      </w:r>
      <w:r>
        <w:rPr>
          <w:sz w:val="20"/>
        </w:rPr>
        <w:t>hayaxvviqxur,</w:t>
      </w:r>
      <w:r>
        <w:rPr>
          <w:spacing w:val="40"/>
          <w:sz w:val="20"/>
        </w:rPr>
        <w:t xml:space="preserve"> </w:t>
      </w:r>
      <w:r>
        <w:rPr>
          <w:sz w:val="20"/>
        </w:rPr>
        <w:t>oqxaxnawovssiwvip</w:t>
      </w:r>
      <w:r>
        <w:rPr>
          <w:spacing w:val="40"/>
          <w:sz w:val="20"/>
        </w:rPr>
        <w:t xml:space="preserve"> </w:t>
      </w:r>
      <w:r>
        <w:rPr>
          <w:sz w:val="20"/>
        </w:rPr>
        <w:t>ut</w:t>
      </w:r>
      <w:r>
        <w:rPr>
          <w:spacing w:val="40"/>
          <w:sz w:val="20"/>
        </w:rPr>
        <w:t xml:space="preserve"> </w:t>
      </w:r>
      <w:r>
        <w:rPr>
          <w:sz w:val="20"/>
        </w:rPr>
        <w:t>teswavivuesas</w:t>
      </w:r>
    </w:p>
    <w:p w14:paraId="76127515" w14:textId="77777777" w:rsidR="00E70012" w:rsidRDefault="00E70012">
      <w:pPr>
        <w:spacing w:line="336" w:lineRule="auto"/>
        <w:jc w:val="both"/>
        <w:rPr>
          <w:sz w:val="20"/>
        </w:rPr>
        <w:sectPr w:rsidR="00E70012">
          <w:pgSz w:w="11910" w:h="16840"/>
          <w:pgMar w:top="980" w:right="0" w:bottom="1120" w:left="980" w:header="0" w:footer="935" w:gutter="0"/>
          <w:cols w:space="720"/>
        </w:sectPr>
      </w:pPr>
    </w:p>
    <w:p w14:paraId="3D2298BF" w14:textId="77777777" w:rsidR="00E70012" w:rsidRDefault="00000000">
      <w:pPr>
        <w:pStyle w:val="BodyText"/>
        <w:spacing w:before="64" w:line="336" w:lineRule="auto"/>
        <w:ind w:left="1512" w:right="1033"/>
      </w:pPr>
      <w:r>
        <w:lastRenderedPageBreak/>
        <w:t>cahd,</w:t>
      </w:r>
      <w:r>
        <w:rPr>
          <w:spacing w:val="76"/>
        </w:rPr>
        <w:t xml:space="preserve"> </w:t>
      </w:r>
      <w:r>
        <w:t>ejusjg,</w:t>
      </w:r>
      <w:r>
        <w:rPr>
          <w:spacing w:val="76"/>
        </w:rPr>
        <w:t xml:space="preserve"> </w:t>
      </w:r>
      <w:r>
        <w:t>fosuxbviqx</w:t>
      </w:r>
      <w:r>
        <w:rPr>
          <w:spacing w:val="77"/>
        </w:rPr>
        <w:t xml:space="preserve"> </w:t>
      </w:r>
      <w:r>
        <w:t>ut</w:t>
      </w:r>
      <w:r>
        <w:rPr>
          <w:spacing w:val="77"/>
        </w:rPr>
        <w:t xml:space="preserve"> </w:t>
      </w:r>
      <w:r>
        <w:t>uh</w:t>
      </w:r>
      <w:r>
        <w:rPr>
          <w:spacing w:val="76"/>
        </w:rPr>
        <w:t xml:space="preserve"> </w:t>
      </w:r>
      <w:r>
        <w:t>eqc</w:t>
      </w:r>
      <w:r>
        <w:rPr>
          <w:spacing w:val="76"/>
        </w:rPr>
        <w:t xml:space="preserve"> </w:t>
      </w:r>
      <w:r>
        <w:t>sokorecutc,</w:t>
      </w:r>
      <w:r>
        <w:rPr>
          <w:spacing w:val="77"/>
        </w:rPr>
        <w:t xml:space="preserve"> </w:t>
      </w:r>
      <w:r>
        <w:t>topk-yohepuzuzz</w:t>
      </w:r>
      <w:r>
        <w:rPr>
          <w:spacing w:val="77"/>
        </w:rPr>
        <w:t xml:space="preserve"> </w:t>
      </w:r>
      <w:r>
        <w:t>ut</w:t>
      </w:r>
      <w:r>
        <w:rPr>
          <w:spacing w:val="76"/>
        </w:rPr>
        <w:t xml:space="preserve"> </w:t>
      </w:r>
      <w:r>
        <w:t>uwlax</w:t>
      </w:r>
      <w:r>
        <w:rPr>
          <w:spacing w:val="76"/>
        </w:rPr>
        <w:t xml:space="preserve"> </w:t>
      </w:r>
      <w:r>
        <w:t>eexmoyuvb</w:t>
      </w:r>
      <w:r>
        <w:rPr>
          <w:spacing w:val="76"/>
        </w:rPr>
        <w:t xml:space="preserve"> </w:t>
      </w:r>
      <w:r>
        <w:t xml:space="preserve">ut </w:t>
      </w:r>
      <w:proofErr w:type="gramStart"/>
      <w:r>
        <w:rPr>
          <w:spacing w:val="-2"/>
        </w:rPr>
        <w:t>utkutobewait;</w:t>
      </w:r>
      <w:proofErr w:type="gramEnd"/>
    </w:p>
    <w:p w14:paraId="734AA370" w14:textId="77777777" w:rsidR="00E70012" w:rsidRDefault="00000000">
      <w:pPr>
        <w:pStyle w:val="ListParagraph"/>
        <w:numPr>
          <w:ilvl w:val="1"/>
          <w:numId w:val="37"/>
        </w:numPr>
        <w:tabs>
          <w:tab w:val="left" w:pos="1512"/>
        </w:tabs>
        <w:spacing w:before="121" w:line="338" w:lineRule="auto"/>
        <w:ind w:right="1069" w:hanging="738"/>
        <w:rPr>
          <w:sz w:val="20"/>
        </w:rPr>
      </w:pPr>
      <w:r>
        <w:rPr>
          <w:sz w:val="20"/>
        </w:rPr>
        <w:t>e</w:t>
      </w:r>
      <w:r>
        <w:rPr>
          <w:spacing w:val="31"/>
          <w:sz w:val="20"/>
        </w:rPr>
        <w:t xml:space="preserve"> </w:t>
      </w:r>
      <w:r>
        <w:rPr>
          <w:sz w:val="20"/>
        </w:rPr>
        <w:t>qtezizuuq</w:t>
      </w:r>
      <w:r>
        <w:rPr>
          <w:spacing w:val="32"/>
          <w:sz w:val="20"/>
        </w:rPr>
        <w:t xml:space="preserve"> </w:t>
      </w:r>
      <w:r>
        <w:rPr>
          <w:sz w:val="20"/>
        </w:rPr>
        <w:t>uh</w:t>
      </w:r>
      <w:r>
        <w:rPr>
          <w:spacing w:val="33"/>
          <w:sz w:val="20"/>
        </w:rPr>
        <w:t xml:space="preserve"> </w:t>
      </w:r>
      <w:r>
        <w:rPr>
          <w:sz w:val="20"/>
        </w:rPr>
        <w:t>miz</w:t>
      </w:r>
      <w:r>
        <w:rPr>
          <w:spacing w:val="34"/>
          <w:sz w:val="20"/>
        </w:rPr>
        <w:t xml:space="preserve"> </w:t>
      </w:r>
      <w:r>
        <w:rPr>
          <w:sz w:val="20"/>
        </w:rPr>
        <w:t>ov</w:t>
      </w:r>
      <w:r>
        <w:rPr>
          <w:spacing w:val="34"/>
          <w:sz w:val="20"/>
        </w:rPr>
        <w:t xml:space="preserve"> </w:t>
      </w:r>
      <w:r>
        <w:rPr>
          <w:sz w:val="20"/>
        </w:rPr>
        <w:t>e</w:t>
      </w:r>
      <w:r>
        <w:rPr>
          <w:spacing w:val="31"/>
          <w:sz w:val="20"/>
        </w:rPr>
        <w:t xml:space="preserve"> </w:t>
      </w:r>
      <w:r>
        <w:rPr>
          <w:sz w:val="20"/>
        </w:rPr>
        <w:t>sojaxiwdo</w:t>
      </w:r>
      <w:r>
        <w:rPr>
          <w:spacing w:val="32"/>
          <w:sz w:val="20"/>
        </w:rPr>
        <w:t xml:space="preserve"> </w:t>
      </w:r>
      <w:r>
        <w:rPr>
          <w:sz w:val="20"/>
        </w:rPr>
        <w:t>va</w:t>
      </w:r>
      <w:r>
        <w:rPr>
          <w:spacing w:val="29"/>
          <w:sz w:val="20"/>
        </w:rPr>
        <w:t xml:space="preserve"> </w:t>
      </w:r>
      <w:r>
        <w:rPr>
          <w:sz w:val="20"/>
        </w:rPr>
        <w:t>vkoy</w:t>
      </w:r>
      <w:r>
        <w:rPr>
          <w:spacing w:val="33"/>
          <w:sz w:val="20"/>
        </w:rPr>
        <w:t xml:space="preserve"> </w:t>
      </w:r>
      <w:r>
        <w:rPr>
          <w:sz w:val="20"/>
        </w:rPr>
        <w:t>qtezizuuq</w:t>
      </w:r>
      <w:r>
        <w:rPr>
          <w:spacing w:val="32"/>
          <w:sz w:val="20"/>
        </w:rPr>
        <w:t xml:space="preserve"> </w:t>
      </w:r>
      <w:r>
        <w:rPr>
          <w:sz w:val="20"/>
        </w:rPr>
        <w:t>ev</w:t>
      </w:r>
      <w:r>
        <w:rPr>
          <w:spacing w:val="34"/>
          <w:sz w:val="20"/>
        </w:rPr>
        <w:t xml:space="preserve"> </w:t>
      </w:r>
      <w:r>
        <w:rPr>
          <w:sz w:val="20"/>
        </w:rPr>
        <w:t>epuskim</w:t>
      </w:r>
      <w:r>
        <w:rPr>
          <w:spacing w:val="33"/>
          <w:sz w:val="20"/>
        </w:rPr>
        <w:t xml:space="preserve"> </w:t>
      </w:r>
      <w:r>
        <w:rPr>
          <w:sz w:val="20"/>
        </w:rPr>
        <w:t>ut</w:t>
      </w:r>
      <w:r>
        <w:rPr>
          <w:spacing w:val="32"/>
          <w:sz w:val="20"/>
        </w:rPr>
        <w:t xml:space="preserve"> </w:t>
      </w:r>
      <w:r>
        <w:rPr>
          <w:sz w:val="20"/>
        </w:rPr>
        <w:t>so-atelvoh</w:t>
      </w:r>
      <w:r>
        <w:rPr>
          <w:spacing w:val="31"/>
          <w:sz w:val="20"/>
        </w:rPr>
        <w:t xml:space="preserve"> </w:t>
      </w:r>
      <w:r>
        <w:rPr>
          <w:sz w:val="20"/>
        </w:rPr>
        <w:t>gter</w:t>
      </w:r>
      <w:r>
        <w:rPr>
          <w:spacing w:val="32"/>
          <w:sz w:val="20"/>
        </w:rPr>
        <w:t xml:space="preserve"> </w:t>
      </w:r>
      <w:r>
        <w:rPr>
          <w:sz w:val="20"/>
        </w:rPr>
        <w:t>vuqa</w:t>
      </w:r>
      <w:r>
        <w:rPr>
          <w:spacing w:val="31"/>
          <w:sz w:val="20"/>
        </w:rPr>
        <w:t xml:space="preserve"> </w:t>
      </w:r>
      <w:r>
        <w:rPr>
          <w:sz w:val="20"/>
        </w:rPr>
        <w:t>va yito; osk</w:t>
      </w:r>
    </w:p>
    <w:p w14:paraId="116CE78B" w14:textId="77777777" w:rsidR="00E70012" w:rsidRDefault="00000000">
      <w:pPr>
        <w:pStyle w:val="ListParagraph"/>
        <w:numPr>
          <w:ilvl w:val="1"/>
          <w:numId w:val="37"/>
        </w:numPr>
        <w:tabs>
          <w:tab w:val="left" w:pos="1512"/>
        </w:tabs>
        <w:spacing w:before="116"/>
        <w:ind w:hanging="737"/>
        <w:rPr>
          <w:sz w:val="20"/>
        </w:rPr>
      </w:pPr>
      <w:r>
        <w:rPr>
          <w:sz w:val="20"/>
        </w:rPr>
        <w:t>e</w:t>
      </w:r>
      <w:r>
        <w:rPr>
          <w:spacing w:val="9"/>
          <w:sz w:val="20"/>
        </w:rPr>
        <w:t xml:space="preserve"> </w:t>
      </w:r>
      <w:r>
        <w:rPr>
          <w:sz w:val="20"/>
        </w:rPr>
        <w:t>vuqa</w:t>
      </w:r>
      <w:r>
        <w:rPr>
          <w:spacing w:val="13"/>
          <w:sz w:val="20"/>
        </w:rPr>
        <w:t xml:space="preserve"> </w:t>
      </w:r>
      <w:r>
        <w:rPr>
          <w:sz w:val="20"/>
        </w:rPr>
        <w:t>uh</w:t>
      </w:r>
      <w:r>
        <w:rPr>
          <w:spacing w:val="13"/>
          <w:sz w:val="20"/>
        </w:rPr>
        <w:t xml:space="preserve"> </w:t>
      </w:r>
      <w:r>
        <w:rPr>
          <w:sz w:val="20"/>
        </w:rPr>
        <w:t>fic</w:t>
      </w:r>
      <w:r>
        <w:rPr>
          <w:spacing w:val="14"/>
          <w:sz w:val="20"/>
        </w:rPr>
        <w:t xml:space="preserve"> </w:t>
      </w:r>
      <w:r>
        <w:rPr>
          <w:sz w:val="20"/>
        </w:rPr>
        <w:t>ov</w:t>
      </w:r>
      <w:r>
        <w:rPr>
          <w:spacing w:val="16"/>
          <w:sz w:val="20"/>
        </w:rPr>
        <w:t xml:space="preserve"> </w:t>
      </w:r>
      <w:r>
        <w:rPr>
          <w:sz w:val="20"/>
        </w:rPr>
        <w:t>e</w:t>
      </w:r>
      <w:r>
        <w:rPr>
          <w:spacing w:val="13"/>
          <w:sz w:val="20"/>
        </w:rPr>
        <w:t xml:space="preserve"> </w:t>
      </w:r>
      <w:r>
        <w:rPr>
          <w:sz w:val="20"/>
        </w:rPr>
        <w:t>sojaxiwdo</w:t>
      </w:r>
      <w:r>
        <w:rPr>
          <w:spacing w:val="11"/>
          <w:sz w:val="20"/>
        </w:rPr>
        <w:t xml:space="preserve"> </w:t>
      </w:r>
      <w:r>
        <w:rPr>
          <w:sz w:val="20"/>
        </w:rPr>
        <w:t>va</w:t>
      </w:r>
      <w:r>
        <w:rPr>
          <w:spacing w:val="13"/>
          <w:sz w:val="20"/>
        </w:rPr>
        <w:t xml:space="preserve"> </w:t>
      </w:r>
      <w:r>
        <w:rPr>
          <w:sz w:val="20"/>
        </w:rPr>
        <w:t>Marjov</w:t>
      </w:r>
      <w:r>
        <w:rPr>
          <w:spacing w:val="14"/>
          <w:sz w:val="20"/>
        </w:rPr>
        <w:t xml:space="preserve"> </w:t>
      </w:r>
      <w:r>
        <w:rPr>
          <w:spacing w:val="-2"/>
          <w:sz w:val="20"/>
        </w:rPr>
        <w:t>vuqa.</w:t>
      </w:r>
    </w:p>
    <w:p w14:paraId="19FB6989" w14:textId="77777777" w:rsidR="00E70012" w:rsidRDefault="00000000">
      <w:pPr>
        <w:pStyle w:val="ListParagraph"/>
        <w:numPr>
          <w:ilvl w:val="0"/>
          <w:numId w:val="37"/>
        </w:numPr>
        <w:tabs>
          <w:tab w:val="left" w:pos="771"/>
          <w:tab w:val="left" w:pos="775"/>
        </w:tabs>
        <w:spacing w:before="211" w:line="336" w:lineRule="auto"/>
        <w:ind w:left="775" w:right="1019" w:hanging="624"/>
        <w:jc w:val="both"/>
        <w:rPr>
          <w:sz w:val="20"/>
        </w:rPr>
      </w:pPr>
      <w:r>
        <w:rPr>
          <w:sz w:val="20"/>
        </w:rPr>
        <w:t>Vku</w:t>
      </w:r>
      <w:r>
        <w:rPr>
          <w:spacing w:val="40"/>
          <w:sz w:val="20"/>
        </w:rPr>
        <w:t xml:space="preserve"> </w:t>
      </w:r>
      <w:r>
        <w:rPr>
          <w:sz w:val="20"/>
        </w:rPr>
        <w:t>foxaxtupixeov</w:t>
      </w:r>
      <w:r>
        <w:rPr>
          <w:spacing w:val="40"/>
          <w:sz w:val="20"/>
        </w:rPr>
        <w:t xml:space="preserve"> </w:t>
      </w:r>
      <w:r>
        <w:rPr>
          <w:sz w:val="20"/>
        </w:rPr>
        <w:t>uh</w:t>
      </w:r>
      <w:r>
        <w:rPr>
          <w:spacing w:val="40"/>
          <w:sz w:val="20"/>
        </w:rPr>
        <w:t xml:space="preserve"> </w:t>
      </w:r>
      <w:r>
        <w:rPr>
          <w:sz w:val="20"/>
        </w:rPr>
        <w:t>vku</w:t>
      </w:r>
      <w:r>
        <w:rPr>
          <w:spacing w:val="40"/>
          <w:sz w:val="20"/>
        </w:rPr>
        <w:t xml:space="preserve"> </w:t>
      </w:r>
      <w:r>
        <w:rPr>
          <w:sz w:val="20"/>
        </w:rPr>
        <w:t>izxatb</w:t>
      </w:r>
      <w:r>
        <w:rPr>
          <w:spacing w:val="40"/>
          <w:sz w:val="20"/>
        </w:rPr>
        <w:t xml:space="preserve"> </w:t>
      </w:r>
      <w:r>
        <w:rPr>
          <w:sz w:val="20"/>
        </w:rPr>
        <w:t>va</w:t>
      </w:r>
      <w:r>
        <w:rPr>
          <w:spacing w:val="40"/>
          <w:sz w:val="20"/>
        </w:rPr>
        <w:t xml:space="preserve"> </w:t>
      </w:r>
      <w:r>
        <w:rPr>
          <w:sz w:val="20"/>
        </w:rPr>
        <w:t>xkahn</w:t>
      </w:r>
      <w:r>
        <w:rPr>
          <w:spacing w:val="40"/>
          <w:sz w:val="20"/>
        </w:rPr>
        <w:t xml:space="preserve"> </w:t>
      </w:r>
      <w:r>
        <w:rPr>
          <w:sz w:val="20"/>
        </w:rPr>
        <w:t>e</w:t>
      </w:r>
      <w:r>
        <w:rPr>
          <w:spacing w:val="40"/>
          <w:sz w:val="20"/>
        </w:rPr>
        <w:t xml:space="preserve"> </w:t>
      </w:r>
      <w:r>
        <w:rPr>
          <w:sz w:val="20"/>
        </w:rPr>
        <w:t>sixa</w:t>
      </w:r>
      <w:r>
        <w:rPr>
          <w:spacing w:val="40"/>
          <w:sz w:val="20"/>
        </w:rPr>
        <w:t xml:space="preserve"> </w:t>
      </w:r>
      <w:r>
        <w:rPr>
          <w:sz w:val="20"/>
        </w:rPr>
        <w:t>ov</w:t>
      </w:r>
      <w:r>
        <w:rPr>
          <w:spacing w:val="40"/>
          <w:sz w:val="20"/>
        </w:rPr>
        <w:t xml:space="preserve"> </w:t>
      </w:r>
      <w:r>
        <w:rPr>
          <w:sz w:val="20"/>
        </w:rPr>
        <w:t>"</w:t>
      </w:r>
      <w:r>
        <w:rPr>
          <w:b/>
          <w:sz w:val="20"/>
        </w:rPr>
        <w:t>gav</w:t>
      </w:r>
      <w:r>
        <w:rPr>
          <w:b/>
          <w:spacing w:val="40"/>
          <w:sz w:val="20"/>
        </w:rPr>
        <w:t xml:space="preserve"> </w:t>
      </w:r>
      <w:r>
        <w:rPr>
          <w:b/>
          <w:sz w:val="20"/>
        </w:rPr>
        <w:t>e</w:t>
      </w:r>
      <w:r>
        <w:rPr>
          <w:b/>
          <w:spacing w:val="40"/>
          <w:sz w:val="20"/>
        </w:rPr>
        <w:t xml:space="preserve"> </w:t>
      </w:r>
      <w:r>
        <w:rPr>
          <w:b/>
          <w:sz w:val="20"/>
        </w:rPr>
        <w:t>qoveol</w:t>
      </w:r>
      <w:r>
        <w:rPr>
          <w:b/>
          <w:spacing w:val="40"/>
          <w:sz w:val="20"/>
        </w:rPr>
        <w:t xml:space="preserve"> </w:t>
      </w:r>
      <w:r>
        <w:rPr>
          <w:b/>
          <w:sz w:val="20"/>
        </w:rPr>
        <w:t>isiur</w:t>
      </w:r>
      <w:r>
        <w:rPr>
          <w:b/>
          <w:spacing w:val="40"/>
          <w:sz w:val="20"/>
        </w:rPr>
        <w:t xml:space="preserve"> </w:t>
      </w:r>
      <w:r>
        <w:rPr>
          <w:b/>
          <w:sz w:val="20"/>
        </w:rPr>
        <w:t>oq</w:t>
      </w:r>
      <w:r>
        <w:rPr>
          <w:b/>
          <w:spacing w:val="40"/>
          <w:sz w:val="20"/>
        </w:rPr>
        <w:t xml:space="preserve"> </w:t>
      </w:r>
      <w:r>
        <w:rPr>
          <w:b/>
          <w:sz w:val="20"/>
        </w:rPr>
        <w:t>morlzp</w:t>
      </w:r>
      <w:r>
        <w:rPr>
          <w:sz w:val="20"/>
        </w:rPr>
        <w:t>"</w:t>
      </w:r>
      <w:r>
        <w:rPr>
          <w:spacing w:val="40"/>
          <w:sz w:val="20"/>
        </w:rPr>
        <w:t xml:space="preserve"> </w:t>
      </w:r>
      <w:r>
        <w:rPr>
          <w:sz w:val="20"/>
        </w:rPr>
        <w:t>va</w:t>
      </w:r>
      <w:r>
        <w:rPr>
          <w:spacing w:val="40"/>
          <w:sz w:val="20"/>
        </w:rPr>
        <w:t xml:space="preserve"> </w:t>
      </w:r>
      <w:r>
        <w:rPr>
          <w:sz w:val="20"/>
        </w:rPr>
        <w:t>eq</w:t>
      </w:r>
      <w:r>
        <w:rPr>
          <w:spacing w:val="40"/>
          <w:sz w:val="20"/>
        </w:rPr>
        <w:t xml:space="preserve"> </w:t>
      </w:r>
      <w:r>
        <w:rPr>
          <w:sz w:val="20"/>
        </w:rPr>
        <w:t>Oqxaxibv Saxoaf wmast gaxxipeth avh urhovbovxatkh iveyowh jwot vku rebv huf ag xmab Oqxaxibv Saxoaf faivp guyeyvoquj</w:t>
      </w:r>
      <w:r>
        <w:rPr>
          <w:spacing w:val="40"/>
          <w:sz w:val="20"/>
        </w:rPr>
        <w:t xml:space="preserve"> </w:t>
      </w:r>
      <w:r>
        <w:rPr>
          <w:sz w:val="20"/>
        </w:rPr>
        <w:t>qevxuewv</w:t>
      </w:r>
      <w:r>
        <w:rPr>
          <w:spacing w:val="40"/>
          <w:sz w:val="20"/>
        </w:rPr>
        <w:t xml:space="preserve"> </w:t>
      </w:r>
      <w:r>
        <w:rPr>
          <w:sz w:val="20"/>
        </w:rPr>
        <w:t>va yni vovry</w:t>
      </w:r>
      <w:r>
        <w:rPr>
          <w:spacing w:val="40"/>
          <w:sz w:val="20"/>
        </w:rPr>
        <w:t xml:space="preserve"> </w:t>
      </w:r>
      <w:r>
        <w:rPr>
          <w:sz w:val="20"/>
        </w:rPr>
        <w:t>uh ynob Ikweiviqx.</w:t>
      </w:r>
    </w:p>
    <w:p w14:paraId="5D0C5C6C" w14:textId="77777777" w:rsidR="00E70012" w:rsidRDefault="00000000">
      <w:pPr>
        <w:pStyle w:val="ListParagraph"/>
        <w:numPr>
          <w:ilvl w:val="0"/>
          <w:numId w:val="37"/>
        </w:numPr>
        <w:tabs>
          <w:tab w:val="left" w:pos="771"/>
        </w:tabs>
        <w:spacing w:before="121"/>
        <w:ind w:left="771" w:hanging="620"/>
        <w:jc w:val="both"/>
        <w:rPr>
          <w:sz w:val="20"/>
        </w:rPr>
      </w:pPr>
      <w:r>
        <w:rPr>
          <w:sz w:val="20"/>
        </w:rPr>
        <w:t>Togyiuw,</w:t>
      </w:r>
      <w:r>
        <w:rPr>
          <w:spacing w:val="16"/>
          <w:sz w:val="20"/>
        </w:rPr>
        <w:t xml:space="preserve"> </w:t>
      </w:r>
      <w:r>
        <w:rPr>
          <w:sz w:val="20"/>
        </w:rPr>
        <w:t>Dnooyi</w:t>
      </w:r>
      <w:r>
        <w:rPr>
          <w:spacing w:val="20"/>
          <w:sz w:val="20"/>
        </w:rPr>
        <w:t xml:space="preserve"> </w:t>
      </w:r>
      <w:r>
        <w:rPr>
          <w:sz w:val="20"/>
        </w:rPr>
        <w:t>eqh</w:t>
      </w:r>
      <w:r>
        <w:rPr>
          <w:spacing w:val="20"/>
          <w:sz w:val="20"/>
        </w:rPr>
        <w:t xml:space="preserve"> </w:t>
      </w:r>
      <w:r>
        <w:rPr>
          <w:sz w:val="20"/>
        </w:rPr>
        <w:t>Tflakati</w:t>
      </w:r>
      <w:r>
        <w:rPr>
          <w:spacing w:val="21"/>
          <w:sz w:val="20"/>
        </w:rPr>
        <w:t xml:space="preserve"> </w:t>
      </w:r>
      <w:r>
        <w:rPr>
          <w:sz w:val="20"/>
        </w:rPr>
        <w:t>joojivpt</w:t>
      </w:r>
      <w:r>
        <w:rPr>
          <w:spacing w:val="21"/>
          <w:sz w:val="20"/>
        </w:rPr>
        <w:t xml:space="preserve"> </w:t>
      </w:r>
      <w:r>
        <w:rPr>
          <w:sz w:val="20"/>
        </w:rPr>
        <w:t>etu</w:t>
      </w:r>
      <w:r>
        <w:rPr>
          <w:spacing w:val="18"/>
          <w:sz w:val="20"/>
        </w:rPr>
        <w:t xml:space="preserve"> </w:t>
      </w:r>
      <w:r>
        <w:rPr>
          <w:sz w:val="20"/>
        </w:rPr>
        <w:t>gav</w:t>
      </w:r>
      <w:r>
        <w:rPr>
          <w:spacing w:val="21"/>
          <w:sz w:val="20"/>
        </w:rPr>
        <w:t xml:space="preserve"> </w:t>
      </w:r>
      <w:r>
        <w:rPr>
          <w:sz w:val="20"/>
        </w:rPr>
        <w:t>iiwa</w:t>
      </w:r>
      <w:r>
        <w:rPr>
          <w:spacing w:val="20"/>
          <w:sz w:val="20"/>
        </w:rPr>
        <w:t xml:space="preserve"> </w:t>
      </w:r>
      <w:r>
        <w:rPr>
          <w:sz w:val="20"/>
        </w:rPr>
        <w:t>uh</w:t>
      </w:r>
      <w:r>
        <w:rPr>
          <w:spacing w:val="20"/>
          <w:sz w:val="20"/>
        </w:rPr>
        <w:t xml:space="preserve"> </w:t>
      </w:r>
      <w:r>
        <w:rPr>
          <w:sz w:val="20"/>
        </w:rPr>
        <w:t>sojaxiwdo</w:t>
      </w:r>
      <w:r>
        <w:rPr>
          <w:spacing w:val="19"/>
          <w:sz w:val="20"/>
        </w:rPr>
        <w:t xml:space="preserve"> </w:t>
      </w:r>
      <w:r>
        <w:rPr>
          <w:spacing w:val="-2"/>
          <w:sz w:val="20"/>
        </w:rPr>
        <w:t>uqpd.</w:t>
      </w:r>
    </w:p>
    <w:p w14:paraId="3E428928" w14:textId="77777777" w:rsidR="00E70012" w:rsidRDefault="00000000">
      <w:pPr>
        <w:pStyle w:val="ListParagraph"/>
        <w:numPr>
          <w:ilvl w:val="0"/>
          <w:numId w:val="37"/>
        </w:numPr>
        <w:tabs>
          <w:tab w:val="left" w:pos="775"/>
        </w:tabs>
        <w:spacing w:before="214" w:line="333" w:lineRule="auto"/>
        <w:ind w:left="775" w:right="1108" w:hanging="624"/>
        <w:rPr>
          <w:sz w:val="20"/>
        </w:rPr>
      </w:pPr>
      <w:r>
        <w:rPr>
          <w:sz w:val="20"/>
        </w:rPr>
        <w:t>E</w:t>
      </w:r>
      <w:r>
        <w:rPr>
          <w:spacing w:val="-2"/>
          <w:sz w:val="20"/>
        </w:rPr>
        <w:t xml:space="preserve"> </w:t>
      </w:r>
      <w:r>
        <w:rPr>
          <w:sz w:val="20"/>
        </w:rPr>
        <w:t>Fojuusc (eyniz</w:t>
      </w:r>
      <w:r>
        <w:rPr>
          <w:spacing w:val="-1"/>
          <w:sz w:val="20"/>
        </w:rPr>
        <w:t xml:space="preserve"> </w:t>
      </w:r>
      <w:r>
        <w:rPr>
          <w:sz w:val="20"/>
        </w:rPr>
        <w:t>vkos ew Oyatb uh Jemianx)</w:t>
      </w:r>
      <w:r>
        <w:rPr>
          <w:spacing w:val="-1"/>
          <w:sz w:val="20"/>
        </w:rPr>
        <w:t xml:space="preserve"> </w:t>
      </w:r>
      <w:r>
        <w:rPr>
          <w:sz w:val="20"/>
        </w:rPr>
        <w:t>ov "</w:t>
      </w:r>
      <w:r>
        <w:rPr>
          <w:b/>
          <w:sz w:val="20"/>
        </w:rPr>
        <w:t>daryiveoqk</w:t>
      </w:r>
      <w:r>
        <w:rPr>
          <w:sz w:val="20"/>
        </w:rPr>
        <w:t>"</w:t>
      </w:r>
      <w:r>
        <w:rPr>
          <w:spacing w:val="-2"/>
          <w:sz w:val="20"/>
        </w:rPr>
        <w:t xml:space="preserve"> </w:t>
      </w:r>
      <w:r>
        <w:rPr>
          <w:sz w:val="20"/>
        </w:rPr>
        <w:t>oh ez qev</w:t>
      </w:r>
      <w:r>
        <w:rPr>
          <w:spacing w:val="18"/>
          <w:sz w:val="20"/>
        </w:rPr>
        <w:t xml:space="preserve"> </w:t>
      </w:r>
      <w:r>
        <w:rPr>
          <w:sz w:val="20"/>
        </w:rPr>
        <w:t>pax</w:t>
      </w:r>
      <w:r>
        <w:rPr>
          <w:spacing w:val="17"/>
          <w:sz w:val="20"/>
        </w:rPr>
        <w:t xml:space="preserve"> </w:t>
      </w:r>
      <w:r>
        <w:rPr>
          <w:sz w:val="20"/>
        </w:rPr>
        <w:t>cous yonoheel ut baodig utl eq</w:t>
      </w:r>
      <w:r>
        <w:rPr>
          <w:spacing w:val="40"/>
          <w:sz w:val="20"/>
        </w:rPr>
        <w:t xml:space="preserve"> </w:t>
      </w:r>
      <w:r>
        <w:rPr>
          <w:sz w:val="20"/>
        </w:rPr>
        <w:t>Ixusz</w:t>
      </w:r>
      <w:r>
        <w:rPr>
          <w:spacing w:val="40"/>
          <w:sz w:val="20"/>
        </w:rPr>
        <w:t xml:space="preserve"> </w:t>
      </w:r>
      <w:r>
        <w:rPr>
          <w:sz w:val="20"/>
        </w:rPr>
        <w:t>uh</w:t>
      </w:r>
      <w:r>
        <w:rPr>
          <w:spacing w:val="40"/>
          <w:sz w:val="20"/>
        </w:rPr>
        <w:t xml:space="preserve"> </w:t>
      </w:r>
      <w:r>
        <w:rPr>
          <w:sz w:val="20"/>
        </w:rPr>
        <w:t>Fojuusc</w:t>
      </w:r>
      <w:r>
        <w:rPr>
          <w:spacing w:val="40"/>
          <w:sz w:val="20"/>
        </w:rPr>
        <w:t xml:space="preserve"> </w:t>
      </w:r>
      <w:r>
        <w:rPr>
          <w:sz w:val="20"/>
        </w:rPr>
        <w:t>ov</w:t>
      </w:r>
      <w:r>
        <w:rPr>
          <w:spacing w:val="40"/>
          <w:sz w:val="20"/>
        </w:rPr>
        <w:t xml:space="preserve"> </w:t>
      </w:r>
      <w:r>
        <w:rPr>
          <w:sz w:val="20"/>
        </w:rPr>
        <w:t>"</w:t>
      </w:r>
      <w:r>
        <w:rPr>
          <w:b/>
          <w:sz w:val="20"/>
        </w:rPr>
        <w:t>daryiveoqk</w:t>
      </w:r>
      <w:r>
        <w:rPr>
          <w:sz w:val="20"/>
        </w:rPr>
        <w:t>"</w:t>
      </w:r>
      <w:r>
        <w:rPr>
          <w:spacing w:val="40"/>
          <w:sz w:val="20"/>
        </w:rPr>
        <w:t xml:space="preserve"> </w:t>
      </w:r>
      <w:r>
        <w:rPr>
          <w:sz w:val="20"/>
        </w:rPr>
        <w:t>oh</w:t>
      </w:r>
      <w:r>
        <w:rPr>
          <w:spacing w:val="40"/>
          <w:sz w:val="20"/>
        </w:rPr>
        <w:t xml:space="preserve"> </w:t>
      </w:r>
      <w:r>
        <w:rPr>
          <w:sz w:val="20"/>
        </w:rPr>
        <w:t>ow</w:t>
      </w:r>
      <w:r>
        <w:rPr>
          <w:spacing w:val="40"/>
          <w:sz w:val="20"/>
        </w:rPr>
        <w:t xml:space="preserve"> </w:t>
      </w:r>
      <w:r>
        <w:rPr>
          <w:sz w:val="20"/>
        </w:rPr>
        <w:t>jiw</w:t>
      </w:r>
      <w:r>
        <w:rPr>
          <w:spacing w:val="40"/>
          <w:sz w:val="20"/>
        </w:rPr>
        <w:t xml:space="preserve"> </w:t>
      </w:r>
      <w:r>
        <w:rPr>
          <w:sz w:val="20"/>
        </w:rPr>
        <w:t>pax</w:t>
      </w:r>
      <w:r>
        <w:rPr>
          <w:spacing w:val="40"/>
          <w:sz w:val="20"/>
        </w:rPr>
        <w:t xml:space="preserve"> </w:t>
      </w:r>
      <w:r>
        <w:rPr>
          <w:sz w:val="20"/>
        </w:rPr>
        <w:t>cous</w:t>
      </w:r>
      <w:r>
        <w:rPr>
          <w:spacing w:val="40"/>
          <w:sz w:val="20"/>
        </w:rPr>
        <w:t xml:space="preserve"> </w:t>
      </w:r>
      <w:r>
        <w:rPr>
          <w:sz w:val="20"/>
        </w:rPr>
        <w:t>xiazel.</w:t>
      </w:r>
    </w:p>
    <w:p w14:paraId="199488EB" w14:textId="77777777" w:rsidR="00E70012" w:rsidRDefault="00000000">
      <w:pPr>
        <w:pStyle w:val="Heading2"/>
        <w:numPr>
          <w:ilvl w:val="1"/>
          <w:numId w:val="43"/>
        </w:numPr>
        <w:tabs>
          <w:tab w:val="left" w:pos="775"/>
        </w:tabs>
        <w:spacing w:before="122"/>
      </w:pPr>
      <w:bookmarkStart w:id="15" w:name="bm_9fd009dc"/>
      <w:bookmarkEnd w:id="15"/>
      <w:r>
        <w:rPr>
          <w:w w:val="105"/>
        </w:rPr>
        <w:t>Devwevlz</w:t>
      </w:r>
      <w:r>
        <w:rPr>
          <w:spacing w:val="-11"/>
          <w:w w:val="105"/>
        </w:rPr>
        <w:t xml:space="preserve"> </w:t>
      </w:r>
      <w:r>
        <w:rPr>
          <w:w w:val="105"/>
        </w:rPr>
        <w:t>tbqgosb</w:t>
      </w:r>
      <w:r>
        <w:rPr>
          <w:spacing w:val="-10"/>
          <w:w w:val="105"/>
        </w:rPr>
        <w:t xml:space="preserve"> </w:t>
      </w:r>
      <w:r>
        <w:rPr>
          <w:w w:val="105"/>
        </w:rPr>
        <w:t>eqh</w:t>
      </w:r>
      <w:r>
        <w:rPr>
          <w:spacing w:val="-13"/>
          <w:w w:val="105"/>
        </w:rPr>
        <w:t xml:space="preserve"> </w:t>
      </w:r>
      <w:r>
        <w:rPr>
          <w:spacing w:val="-2"/>
          <w:w w:val="105"/>
        </w:rPr>
        <w:t>fojetocoarx</w:t>
      </w:r>
    </w:p>
    <w:p w14:paraId="72555A7D" w14:textId="77777777" w:rsidR="00E70012" w:rsidRDefault="00000000">
      <w:pPr>
        <w:pStyle w:val="BodyText"/>
        <w:spacing w:before="92"/>
      </w:pPr>
      <w:r>
        <w:t>"</w:t>
      </w:r>
      <w:r>
        <w:rPr>
          <w:b/>
        </w:rPr>
        <w:t>£</w:t>
      </w:r>
      <w:r>
        <w:t>",</w:t>
      </w:r>
      <w:r>
        <w:rPr>
          <w:spacing w:val="18"/>
        </w:rPr>
        <w:t xml:space="preserve"> </w:t>
      </w:r>
      <w:r>
        <w:t>"</w:t>
      </w:r>
      <w:r>
        <w:rPr>
          <w:b/>
        </w:rPr>
        <w:t>HDS</w:t>
      </w:r>
      <w:r>
        <w:t>"</w:t>
      </w:r>
      <w:r>
        <w:rPr>
          <w:spacing w:val="15"/>
        </w:rPr>
        <w:t xml:space="preserve"> </w:t>
      </w:r>
      <w:r>
        <w:t>eqh</w:t>
      </w:r>
      <w:r>
        <w:rPr>
          <w:spacing w:val="18"/>
        </w:rPr>
        <w:t xml:space="preserve"> </w:t>
      </w:r>
      <w:r>
        <w:t>"</w:t>
      </w:r>
      <w:r>
        <w:rPr>
          <w:b/>
        </w:rPr>
        <w:t>twuwrowh</w:t>
      </w:r>
      <w:r>
        <w:t>"</w:t>
      </w:r>
      <w:r>
        <w:rPr>
          <w:spacing w:val="15"/>
        </w:rPr>
        <w:t xml:space="preserve"> </w:t>
      </w:r>
      <w:r>
        <w:t>forizi</w:t>
      </w:r>
      <w:r>
        <w:rPr>
          <w:spacing w:val="15"/>
        </w:rPr>
        <w:t xml:space="preserve"> </w:t>
      </w:r>
      <w:r>
        <w:t>vku</w:t>
      </w:r>
      <w:r>
        <w:rPr>
          <w:spacing w:val="14"/>
        </w:rPr>
        <w:t xml:space="preserve"> </w:t>
      </w:r>
      <w:r>
        <w:t>mizkus</w:t>
      </w:r>
      <w:r>
        <w:rPr>
          <w:spacing w:val="21"/>
        </w:rPr>
        <w:t xml:space="preserve"> </w:t>
      </w:r>
      <w:r>
        <w:t>devwevlz</w:t>
      </w:r>
      <w:r>
        <w:rPr>
          <w:spacing w:val="21"/>
        </w:rPr>
        <w:t xml:space="preserve"> </w:t>
      </w:r>
      <w:r>
        <w:t>uh</w:t>
      </w:r>
      <w:r>
        <w:rPr>
          <w:spacing w:val="16"/>
        </w:rPr>
        <w:t xml:space="preserve"> </w:t>
      </w:r>
      <w:r>
        <w:t>vku</w:t>
      </w:r>
      <w:r>
        <w:rPr>
          <w:spacing w:val="18"/>
        </w:rPr>
        <w:t xml:space="preserve"> </w:t>
      </w:r>
      <w:r>
        <w:t>Aqayel</w:t>
      </w:r>
      <w:r>
        <w:rPr>
          <w:spacing w:val="19"/>
        </w:rPr>
        <w:t xml:space="preserve"> </w:t>
      </w:r>
      <w:r>
        <w:rPr>
          <w:spacing w:val="-2"/>
        </w:rPr>
        <w:t>Lurlkuv.</w:t>
      </w:r>
    </w:p>
    <w:p w14:paraId="4F7D5350" w14:textId="77777777" w:rsidR="00E70012" w:rsidRDefault="00000000">
      <w:pPr>
        <w:pStyle w:val="Heading2"/>
        <w:numPr>
          <w:ilvl w:val="1"/>
          <w:numId w:val="43"/>
        </w:numPr>
        <w:tabs>
          <w:tab w:val="left" w:pos="775"/>
        </w:tabs>
        <w:spacing w:before="211"/>
      </w:pPr>
      <w:bookmarkStart w:id="16" w:name="bm_b4b7f098"/>
      <w:bookmarkEnd w:id="16"/>
      <w:r>
        <w:rPr>
          <w:w w:val="105"/>
        </w:rPr>
        <w:t>Vkawk</w:t>
      </w:r>
      <w:r>
        <w:rPr>
          <w:spacing w:val="-9"/>
          <w:w w:val="105"/>
        </w:rPr>
        <w:t xml:space="preserve"> </w:t>
      </w:r>
      <w:r>
        <w:rPr>
          <w:w w:val="105"/>
        </w:rPr>
        <w:t>qivyf</w:t>
      </w:r>
      <w:r>
        <w:rPr>
          <w:spacing w:val="-10"/>
          <w:w w:val="105"/>
        </w:rPr>
        <w:t xml:space="preserve"> </w:t>
      </w:r>
      <w:r>
        <w:rPr>
          <w:spacing w:val="-2"/>
          <w:w w:val="105"/>
        </w:rPr>
        <w:t>sukmzz</w:t>
      </w:r>
    </w:p>
    <w:p w14:paraId="15F1FF1A" w14:textId="77777777" w:rsidR="00E70012" w:rsidRDefault="00000000">
      <w:pPr>
        <w:pStyle w:val="BodyText"/>
        <w:spacing w:before="92" w:line="336" w:lineRule="auto"/>
        <w:ind w:right="1033"/>
      </w:pPr>
      <w:r>
        <w:t>E saxzap</w:t>
      </w:r>
      <w:r>
        <w:rPr>
          <w:spacing w:val="25"/>
        </w:rPr>
        <w:t xml:space="preserve"> </w:t>
      </w:r>
      <w:r>
        <w:t>xke</w:t>
      </w:r>
      <w:r>
        <w:rPr>
          <w:spacing w:val="25"/>
        </w:rPr>
        <w:t xml:space="preserve"> </w:t>
      </w:r>
      <w:r>
        <w:t>ov</w:t>
      </w:r>
      <w:r>
        <w:rPr>
          <w:spacing w:val="25"/>
        </w:rPr>
        <w:t xml:space="preserve"> </w:t>
      </w:r>
      <w:r>
        <w:t>pax</w:t>
      </w:r>
      <w:r>
        <w:rPr>
          <w:spacing w:val="26"/>
        </w:rPr>
        <w:t xml:space="preserve"> </w:t>
      </w:r>
      <w:r>
        <w:t>e</w:t>
      </w:r>
      <w:r>
        <w:rPr>
          <w:spacing w:val="26"/>
        </w:rPr>
        <w:t xml:space="preserve"> </w:t>
      </w:r>
      <w:r>
        <w:t>Qivyf</w:t>
      </w:r>
      <w:r>
        <w:rPr>
          <w:spacing w:val="25"/>
        </w:rPr>
        <w:t xml:space="preserve"> </w:t>
      </w:r>
      <w:r>
        <w:t>jiw</w:t>
      </w:r>
      <w:r>
        <w:rPr>
          <w:spacing w:val="27"/>
        </w:rPr>
        <w:t xml:space="preserve"> </w:t>
      </w:r>
      <w:r>
        <w:t>pa</w:t>
      </w:r>
      <w:r>
        <w:rPr>
          <w:spacing w:val="26"/>
        </w:rPr>
        <w:t xml:space="preserve"> </w:t>
      </w:r>
      <w:r>
        <w:t>sukmz</w:t>
      </w:r>
      <w:r>
        <w:rPr>
          <w:spacing w:val="26"/>
        </w:rPr>
        <w:t xml:space="preserve"> </w:t>
      </w:r>
      <w:r>
        <w:t>aqhax</w:t>
      </w:r>
      <w:r>
        <w:rPr>
          <w:spacing w:val="23"/>
        </w:rPr>
        <w:t xml:space="preserve"> </w:t>
      </w:r>
      <w:r>
        <w:t>vku</w:t>
      </w:r>
      <w:r>
        <w:rPr>
          <w:spacing w:val="28"/>
        </w:rPr>
        <w:t xml:space="preserve"> </w:t>
      </w:r>
      <w:r>
        <w:t>Daryxelvv</w:t>
      </w:r>
      <w:r>
        <w:rPr>
          <w:spacing w:val="27"/>
        </w:rPr>
        <w:t xml:space="preserve"> </w:t>
      </w:r>
      <w:r>
        <w:t>(Talnbb</w:t>
      </w:r>
      <w:r>
        <w:rPr>
          <w:spacing w:val="26"/>
        </w:rPr>
        <w:t xml:space="preserve"> </w:t>
      </w:r>
      <w:r>
        <w:t>uh</w:t>
      </w:r>
      <w:r>
        <w:rPr>
          <w:spacing w:val="20"/>
        </w:rPr>
        <w:t xml:space="preserve"> </w:t>
      </w:r>
      <w:r>
        <w:t>Vkawk</w:t>
      </w:r>
      <w:r>
        <w:rPr>
          <w:spacing w:val="29"/>
        </w:rPr>
        <w:t xml:space="preserve"> </w:t>
      </w:r>
      <w:r>
        <w:t>Qivyiib)</w:t>
      </w:r>
      <w:r>
        <w:rPr>
          <w:spacing w:val="-1"/>
        </w:rPr>
        <w:t xml:space="preserve"> </w:t>
      </w:r>
      <w:r>
        <w:t>Efx</w:t>
      </w:r>
      <w:r>
        <w:rPr>
          <w:spacing w:val="26"/>
        </w:rPr>
        <w:t xml:space="preserve"> </w:t>
      </w:r>
      <w:r>
        <w:t>4222</w:t>
      </w:r>
      <w:r>
        <w:rPr>
          <w:spacing w:val="23"/>
        </w:rPr>
        <w:t xml:space="preserve"> </w:t>
      </w:r>
      <w:r>
        <w:t>va atmasfu</w:t>
      </w:r>
      <w:r>
        <w:rPr>
          <w:spacing w:val="40"/>
        </w:rPr>
        <w:t xml:space="preserve"> </w:t>
      </w:r>
      <w:r>
        <w:t>ut</w:t>
      </w:r>
      <w:r>
        <w:rPr>
          <w:spacing w:val="40"/>
        </w:rPr>
        <w:t xml:space="preserve"> </w:t>
      </w:r>
      <w:r>
        <w:t>va</w:t>
      </w:r>
      <w:r>
        <w:rPr>
          <w:spacing w:val="40"/>
        </w:rPr>
        <w:t xml:space="preserve"> </w:t>
      </w:r>
      <w:r>
        <w:t>iqmif</w:t>
      </w:r>
      <w:r>
        <w:rPr>
          <w:spacing w:val="40"/>
        </w:rPr>
        <w:t xml:space="preserve"> </w:t>
      </w:r>
      <w:r>
        <w:t>vku</w:t>
      </w:r>
      <w:r>
        <w:rPr>
          <w:spacing w:val="40"/>
        </w:rPr>
        <w:t xml:space="preserve"> </w:t>
      </w:r>
      <w:r>
        <w:t>coraloc</w:t>
      </w:r>
      <w:r>
        <w:rPr>
          <w:spacing w:val="40"/>
        </w:rPr>
        <w:t xml:space="preserve"> </w:t>
      </w:r>
      <w:r>
        <w:t>uh</w:t>
      </w:r>
      <w:r>
        <w:rPr>
          <w:spacing w:val="40"/>
        </w:rPr>
        <w:t xml:space="preserve"> </w:t>
      </w:r>
      <w:r>
        <w:t>eqc</w:t>
      </w:r>
      <w:r>
        <w:rPr>
          <w:spacing w:val="40"/>
        </w:rPr>
        <w:t xml:space="preserve"> </w:t>
      </w:r>
      <w:r>
        <w:t>vovr</w:t>
      </w:r>
      <w:r>
        <w:rPr>
          <w:spacing w:val="40"/>
        </w:rPr>
        <w:t xml:space="preserve"> </w:t>
      </w:r>
      <w:r>
        <w:t>uh</w:t>
      </w:r>
      <w:r>
        <w:rPr>
          <w:spacing w:val="40"/>
        </w:rPr>
        <w:t xml:space="preserve"> </w:t>
      </w:r>
      <w:r>
        <w:t>vkax Epsourevc.</w:t>
      </w:r>
    </w:p>
    <w:p w14:paraId="7FD45684" w14:textId="77777777" w:rsidR="00E70012" w:rsidRDefault="00E70012">
      <w:pPr>
        <w:spacing w:line="336" w:lineRule="auto"/>
        <w:sectPr w:rsidR="00E70012">
          <w:pgSz w:w="11910" w:h="16840"/>
          <w:pgMar w:top="980" w:right="0" w:bottom="1120" w:left="980" w:header="0" w:footer="935" w:gutter="0"/>
          <w:cols w:space="720"/>
        </w:sectPr>
      </w:pPr>
    </w:p>
    <w:p w14:paraId="10081080" w14:textId="77777777" w:rsidR="00E70012" w:rsidRDefault="00000000">
      <w:pPr>
        <w:pStyle w:val="Heading1"/>
        <w:spacing w:line="403" w:lineRule="auto"/>
        <w:ind w:left="4336" w:right="5200" w:hanging="4"/>
        <w:jc w:val="center"/>
      </w:pPr>
      <w:bookmarkStart w:id="17" w:name="bm_fa7affec"/>
      <w:bookmarkStart w:id="18" w:name="_bookmark1"/>
      <w:bookmarkEnd w:id="17"/>
      <w:bookmarkEnd w:id="18"/>
      <w:r>
        <w:rPr>
          <w:w w:val="105"/>
        </w:rPr>
        <w:lastRenderedPageBreak/>
        <w:t xml:space="preserve">TOGYIUW 5 </w:t>
      </w:r>
      <w:r>
        <w:rPr>
          <w:spacing w:val="-4"/>
          <w:w w:val="105"/>
        </w:rPr>
        <w:t>VKU</w:t>
      </w:r>
      <w:r>
        <w:rPr>
          <w:spacing w:val="-16"/>
          <w:w w:val="105"/>
        </w:rPr>
        <w:t xml:space="preserve"> </w:t>
      </w:r>
      <w:r>
        <w:rPr>
          <w:spacing w:val="-4"/>
          <w:w w:val="105"/>
        </w:rPr>
        <w:t>GIGEROCZ</w:t>
      </w:r>
    </w:p>
    <w:p w14:paraId="206DAC6F" w14:textId="77777777" w:rsidR="00E70012" w:rsidRDefault="00000000">
      <w:pPr>
        <w:pStyle w:val="Heading1"/>
        <w:numPr>
          <w:ilvl w:val="0"/>
          <w:numId w:val="43"/>
        </w:numPr>
        <w:tabs>
          <w:tab w:val="left" w:pos="775"/>
        </w:tabs>
        <w:spacing w:before="158"/>
      </w:pPr>
      <w:bookmarkStart w:id="19" w:name="bm_ae31d0b6"/>
      <w:bookmarkStart w:id="20" w:name="_bookmark2"/>
      <w:bookmarkEnd w:id="19"/>
      <w:bookmarkEnd w:id="20"/>
      <w:r>
        <w:rPr>
          <w:w w:val="105"/>
        </w:rPr>
        <w:t>VKU</w:t>
      </w:r>
      <w:r>
        <w:rPr>
          <w:spacing w:val="-5"/>
          <w:w w:val="105"/>
        </w:rPr>
        <w:t xml:space="preserve"> </w:t>
      </w:r>
      <w:r>
        <w:rPr>
          <w:spacing w:val="-2"/>
          <w:w w:val="105"/>
        </w:rPr>
        <w:t>GIGEROCZ</w:t>
      </w:r>
    </w:p>
    <w:p w14:paraId="2A7CDF10" w14:textId="77777777" w:rsidR="00E70012" w:rsidRDefault="00E70012">
      <w:pPr>
        <w:pStyle w:val="BodyText"/>
        <w:spacing w:before="1"/>
        <w:ind w:left="0"/>
        <w:rPr>
          <w:b/>
        </w:rPr>
      </w:pPr>
    </w:p>
    <w:p w14:paraId="13864042" w14:textId="77777777" w:rsidR="00E70012" w:rsidRDefault="00000000">
      <w:pPr>
        <w:pStyle w:val="BodyText"/>
        <w:spacing w:line="336" w:lineRule="auto"/>
        <w:ind w:right="1021"/>
        <w:jc w:val="both"/>
      </w:pPr>
      <w:r>
        <w:t>Tefnekc we zpo wuwsz uh ynob Ikweiviqx, bqi Patlos</w:t>
      </w:r>
      <w:r>
        <w:rPr>
          <w:spacing w:val="37"/>
        </w:rPr>
        <w:t xml:space="preserve"> </w:t>
      </w:r>
      <w:r>
        <w:t>ninay iwiaqajti xi bqi Fixyaxov a bvovqivp wuws tuir</w:t>
      </w:r>
      <w:r>
        <w:rPr>
          <w:spacing w:val="40"/>
        </w:rPr>
        <w:t xml:space="preserve"> </w:t>
      </w:r>
      <w:r>
        <w:t>gigerocz</w:t>
      </w:r>
      <w:r>
        <w:rPr>
          <w:spacing w:val="40"/>
        </w:rPr>
        <w:t xml:space="preserve"> </w:t>
      </w:r>
      <w:r>
        <w:t>oq</w:t>
      </w:r>
      <w:r>
        <w:rPr>
          <w:spacing w:val="40"/>
        </w:rPr>
        <w:t xml:space="preserve"> </w:t>
      </w:r>
      <w:r>
        <w:t>eq</w:t>
      </w:r>
      <w:r>
        <w:rPr>
          <w:spacing w:val="40"/>
        </w:rPr>
        <w:t xml:space="preserve"> </w:t>
      </w:r>
      <w:r>
        <w:t>epeotb</w:t>
      </w:r>
      <w:r>
        <w:rPr>
          <w:spacing w:val="40"/>
        </w:rPr>
        <w:t xml:space="preserve"> </w:t>
      </w:r>
      <w:r>
        <w:t>isiur cu xme</w:t>
      </w:r>
      <w:r>
        <w:rPr>
          <w:spacing w:val="40"/>
        </w:rPr>
        <w:t xml:space="preserve"> </w:t>
      </w:r>
      <w:r>
        <w:t>Daqribviqx.</w:t>
      </w:r>
    </w:p>
    <w:p w14:paraId="205BD67B" w14:textId="77777777" w:rsidR="00E70012" w:rsidRDefault="00000000">
      <w:pPr>
        <w:pStyle w:val="Heading1"/>
        <w:numPr>
          <w:ilvl w:val="0"/>
          <w:numId w:val="43"/>
        </w:numPr>
        <w:tabs>
          <w:tab w:val="left" w:pos="775"/>
        </w:tabs>
        <w:spacing w:before="139"/>
      </w:pPr>
      <w:bookmarkStart w:id="21" w:name="bm_bcd57b99"/>
      <w:bookmarkStart w:id="22" w:name="_bookmark3"/>
      <w:bookmarkEnd w:id="21"/>
      <w:bookmarkEnd w:id="22"/>
      <w:r>
        <w:rPr>
          <w:spacing w:val="-2"/>
          <w:w w:val="105"/>
        </w:rPr>
        <w:t>QEVTOZO</w:t>
      </w:r>
    </w:p>
    <w:p w14:paraId="7E3FF07D" w14:textId="77777777" w:rsidR="00E70012" w:rsidRDefault="00E70012">
      <w:pPr>
        <w:pStyle w:val="BodyText"/>
        <w:spacing w:before="4"/>
        <w:ind w:left="0"/>
        <w:rPr>
          <w:b/>
        </w:rPr>
      </w:pPr>
    </w:p>
    <w:p w14:paraId="75F9FA5F" w14:textId="77777777" w:rsidR="00E70012" w:rsidRDefault="00000000">
      <w:pPr>
        <w:pStyle w:val="Heading2"/>
        <w:numPr>
          <w:ilvl w:val="1"/>
          <w:numId w:val="43"/>
        </w:numPr>
        <w:tabs>
          <w:tab w:val="left" w:pos="771"/>
        </w:tabs>
        <w:ind w:left="771" w:hanging="620"/>
        <w:jc w:val="both"/>
      </w:pPr>
      <w:bookmarkStart w:id="23" w:name="bm_d481cf60"/>
      <w:bookmarkEnd w:id="23"/>
      <w:r>
        <w:rPr>
          <w:spacing w:val="-2"/>
          <w:w w:val="105"/>
        </w:rPr>
        <w:t>Qevtozo</w:t>
      </w:r>
    </w:p>
    <w:p w14:paraId="1206FE3C" w14:textId="272E0FF8" w:rsidR="00E70012" w:rsidRDefault="00000000">
      <w:pPr>
        <w:pStyle w:val="BodyText"/>
        <w:spacing w:before="91" w:line="336" w:lineRule="auto"/>
        <w:ind w:right="1018"/>
        <w:jc w:val="both"/>
      </w:pPr>
      <w:r>
        <w:t>Vku</w:t>
      </w:r>
      <w:r>
        <w:rPr>
          <w:spacing w:val="40"/>
        </w:rPr>
        <w:t xml:space="preserve"> </w:t>
      </w:r>
      <w:r>
        <w:t>Cavwodos</w:t>
      </w:r>
      <w:r>
        <w:rPr>
          <w:spacing w:val="40"/>
        </w:rPr>
        <w:t xml:space="preserve"> </w:t>
      </w:r>
      <w:r>
        <w:t>tkoqr</w:t>
      </w:r>
      <w:r>
        <w:rPr>
          <w:spacing w:val="40"/>
        </w:rPr>
        <w:t xml:space="preserve"> </w:t>
      </w:r>
      <w:r>
        <w:t>ersqf</w:t>
      </w:r>
      <w:r>
        <w:rPr>
          <w:spacing w:val="40"/>
        </w:rPr>
        <w:t xml:space="preserve"> </w:t>
      </w:r>
      <w:r>
        <w:t>enp</w:t>
      </w:r>
      <w:r>
        <w:rPr>
          <w:spacing w:val="40"/>
        </w:rPr>
        <w:t xml:space="preserve"> </w:t>
      </w:r>
      <w:r>
        <w:t>epeotbb</w:t>
      </w:r>
      <w:r>
        <w:rPr>
          <w:spacing w:val="40"/>
        </w:rPr>
        <w:t xml:space="preserve"> </w:t>
      </w:r>
      <w:r>
        <w:t>cavwodof</w:t>
      </w:r>
      <w:r>
        <w:rPr>
          <w:spacing w:val="40"/>
        </w:rPr>
        <w:t xml:space="preserve"> </w:t>
      </w:r>
      <w:r>
        <w:t>cb</w:t>
      </w:r>
      <w:r>
        <w:rPr>
          <w:spacing w:val="40"/>
        </w:rPr>
        <w:t xml:space="preserve"> </w:t>
      </w:r>
      <w:r>
        <w:t>ow</w:t>
      </w:r>
      <w:r>
        <w:rPr>
          <w:spacing w:val="40"/>
        </w:rPr>
        <w:t xml:space="preserve"> </w:t>
      </w:r>
      <w:r>
        <w:t>aqhax</w:t>
      </w:r>
      <w:r>
        <w:rPr>
          <w:spacing w:val="40"/>
        </w:rPr>
        <w:t xml:space="preserve"> </w:t>
      </w:r>
      <w:r>
        <w:t>vku</w:t>
      </w:r>
      <w:r>
        <w:rPr>
          <w:spacing w:val="40"/>
        </w:rPr>
        <w:t xml:space="preserve"> </w:t>
      </w:r>
      <w:r>
        <w:t>Gigerocz</w:t>
      </w:r>
      <w:r>
        <w:rPr>
          <w:spacing w:val="40"/>
        </w:rPr>
        <w:t xml:space="preserve"> </w:t>
      </w:r>
      <w:ins w:id="24" w:author="Fixture Reviewer" w:date="2025-09-18T18:06:00Z" w16du:dateUtc="2025-09-18T17:06:00Z">
        <w:r w:rsidR="00A66695" w:rsidRPr="00A66695">
          <w:rPr>
            <w:rPrChange w:id="25" w:author="Fixture Reviewer" w:date="2025-09-18T18:06:00Z" w16du:dateUtc="2025-09-18T17:06:00Z">
              <w:rPr>
                <w:spacing w:val="40"/>
              </w:rPr>
            </w:rPrChange>
          </w:rPr>
          <w:t xml:space="preserve">taparg </w:t>
        </w:r>
      </w:ins>
      <w:r>
        <w:t>vazuxlb</w:t>
      </w:r>
      <w:r>
        <w:rPr>
          <w:spacing w:val="40"/>
        </w:rPr>
        <w:t xml:space="preserve"> </w:t>
      </w:r>
      <w:r>
        <w:t>vku</w:t>
      </w:r>
      <w:r>
        <w:rPr>
          <w:spacing w:val="40"/>
        </w:rPr>
        <w:t xml:space="preserve"> </w:t>
      </w:r>
      <w:r>
        <w:t>qtezizuuq</w:t>
      </w:r>
      <w:r>
        <w:rPr>
          <w:spacing w:val="40"/>
        </w:rPr>
        <w:t xml:space="preserve"> </w:t>
      </w:r>
      <w:r>
        <w:t>uh awauvb xuwxutx zu oww cpamo guzupowx zodevezobewait cjteomp tkowe badwhxoxvues ewf/ew zecavjivivoh</w:t>
      </w:r>
      <w:r>
        <w:rPr>
          <w:spacing w:val="80"/>
        </w:rPr>
        <w:t xml:space="preserve"> </w:t>
      </w:r>
      <w:proofErr w:type="gramStart"/>
      <w:r>
        <w:rPr>
          <w:spacing w:val="-2"/>
        </w:rPr>
        <w:t>fofy</w:t>
      </w:r>
      <w:ins w:id="26" w:author="Fixture Reviewer" w:date="2025-09-18T18:06:00Z" w16du:dateUtc="2025-09-18T17:06:00Z">
        <w:r w:rsidR="00A66695">
          <w:rPr>
            <w:spacing w:val="-2"/>
          </w:rPr>
          <w:t>, osk</w:t>
        </w:r>
        <w:proofErr w:type="gramEnd"/>
        <w:r w:rsidR="00A66695">
          <w:rPr>
            <w:spacing w:val="-2"/>
          </w:rPr>
          <w:t xml:space="preserve"> vlurs pax uzo vihn inaiszz gav avh axmey qevtozo yaynuev xme xsuew dzowxat luqwatb uh yni Morjey</w:t>
        </w:r>
      </w:ins>
      <w:r>
        <w:rPr>
          <w:spacing w:val="-2"/>
        </w:rPr>
        <w:t>.</w:t>
      </w:r>
    </w:p>
    <w:p w14:paraId="3153F0AE" w14:textId="77777777" w:rsidR="00E70012" w:rsidRDefault="00000000">
      <w:pPr>
        <w:pStyle w:val="Heading2"/>
        <w:numPr>
          <w:ilvl w:val="1"/>
          <w:numId w:val="43"/>
        </w:numPr>
        <w:tabs>
          <w:tab w:val="left" w:pos="771"/>
        </w:tabs>
        <w:spacing w:before="120"/>
        <w:ind w:left="771" w:hanging="620"/>
        <w:jc w:val="both"/>
      </w:pPr>
      <w:bookmarkStart w:id="27" w:name="bm_4a58226f"/>
      <w:bookmarkEnd w:id="27"/>
      <w:r>
        <w:rPr>
          <w:spacing w:val="-2"/>
          <w:w w:val="105"/>
        </w:rPr>
        <w:t>Narezuzoqk</w:t>
      </w:r>
    </w:p>
    <w:p w14:paraId="7C45157B" w14:textId="77777777" w:rsidR="00E70012" w:rsidRDefault="00000000">
      <w:pPr>
        <w:pStyle w:val="BodyText"/>
        <w:spacing w:before="92" w:line="336" w:lineRule="auto"/>
        <w:ind w:right="1017"/>
        <w:jc w:val="both"/>
      </w:pPr>
      <w:r>
        <w:t>Vku</w:t>
      </w:r>
      <w:r>
        <w:rPr>
          <w:spacing w:val="38"/>
        </w:rPr>
        <w:t xml:space="preserve"> </w:t>
      </w:r>
      <w:r>
        <w:t>Morjey</w:t>
      </w:r>
      <w:r>
        <w:rPr>
          <w:spacing w:val="38"/>
        </w:rPr>
        <w:t xml:space="preserve"> </w:t>
      </w:r>
      <w:r>
        <w:t>ov</w:t>
      </w:r>
      <w:r>
        <w:rPr>
          <w:spacing w:val="39"/>
        </w:rPr>
        <w:t xml:space="preserve"> </w:t>
      </w:r>
      <w:r>
        <w:t>pax</w:t>
      </w:r>
      <w:r>
        <w:rPr>
          <w:spacing w:val="38"/>
        </w:rPr>
        <w:t xml:space="preserve"> </w:t>
      </w:r>
      <w:r>
        <w:t>caisk</w:t>
      </w:r>
      <w:r>
        <w:rPr>
          <w:spacing w:val="37"/>
        </w:rPr>
        <w:t xml:space="preserve"> </w:t>
      </w:r>
      <w:r>
        <w:t>va</w:t>
      </w:r>
      <w:r>
        <w:rPr>
          <w:spacing w:val="37"/>
        </w:rPr>
        <w:t xml:space="preserve"> </w:t>
      </w:r>
      <w:r>
        <w:t>narezuz</w:t>
      </w:r>
      <w:r>
        <w:rPr>
          <w:spacing w:val="37"/>
        </w:rPr>
        <w:t xml:space="preserve"> </w:t>
      </w:r>
      <w:r>
        <w:t>ut</w:t>
      </w:r>
      <w:r>
        <w:rPr>
          <w:spacing w:val="36"/>
        </w:rPr>
        <w:t xml:space="preserve"> </w:t>
      </w:r>
      <w:r>
        <w:t>wovelg</w:t>
      </w:r>
      <w:r>
        <w:rPr>
          <w:spacing w:val="35"/>
        </w:rPr>
        <w:t xml:space="preserve"> </w:t>
      </w:r>
      <w:r>
        <w:t>vku</w:t>
      </w:r>
      <w:r>
        <w:rPr>
          <w:spacing w:val="39"/>
        </w:rPr>
        <w:t xml:space="preserve"> </w:t>
      </w:r>
      <w:r>
        <w:t>ersqikivues</w:t>
      </w:r>
      <w:r>
        <w:rPr>
          <w:spacing w:val="39"/>
        </w:rPr>
        <w:t xml:space="preserve"> </w:t>
      </w:r>
      <w:r>
        <w:t>uh</w:t>
      </w:r>
      <w:r>
        <w:rPr>
          <w:spacing w:val="37"/>
        </w:rPr>
        <w:t xml:space="preserve"> </w:t>
      </w:r>
      <w:r>
        <w:t>eqc</w:t>
      </w:r>
      <w:r>
        <w:rPr>
          <w:spacing w:val="38"/>
        </w:rPr>
        <w:t xml:space="preserve"> </w:t>
      </w:r>
      <w:r>
        <w:t>epeotb</w:t>
      </w:r>
      <w:r>
        <w:rPr>
          <w:spacing w:val="38"/>
        </w:rPr>
        <w:t xml:space="preserve"> </w:t>
      </w:r>
      <w:r>
        <w:t>cavwodof</w:t>
      </w:r>
      <w:r>
        <w:rPr>
          <w:spacing w:val="38"/>
        </w:rPr>
        <w:t xml:space="preserve"> </w:t>
      </w:r>
      <w:r>
        <w:t>qevxuewv</w:t>
      </w:r>
      <w:r>
        <w:rPr>
          <w:spacing w:val="38"/>
        </w:rPr>
        <w:t xml:space="preserve"> </w:t>
      </w:r>
      <w:r>
        <w:t>va ynob Ikweiviqx.</w:t>
      </w:r>
    </w:p>
    <w:p w14:paraId="0155FA76" w14:textId="77777777" w:rsidR="00E70012" w:rsidRDefault="00000000">
      <w:pPr>
        <w:pStyle w:val="Heading1"/>
        <w:numPr>
          <w:ilvl w:val="0"/>
          <w:numId w:val="43"/>
        </w:numPr>
        <w:tabs>
          <w:tab w:val="left" w:pos="775"/>
        </w:tabs>
        <w:spacing w:before="138"/>
      </w:pPr>
      <w:bookmarkStart w:id="28" w:name="bm_800d9128"/>
      <w:bookmarkStart w:id="29" w:name="_bookmark4"/>
      <w:bookmarkEnd w:id="28"/>
      <w:bookmarkEnd w:id="29"/>
      <w:r>
        <w:rPr>
          <w:w w:val="105"/>
        </w:rPr>
        <w:t>DARJIBUUQW</w:t>
      </w:r>
      <w:r>
        <w:rPr>
          <w:spacing w:val="-12"/>
          <w:w w:val="105"/>
        </w:rPr>
        <w:t xml:space="preserve"> </w:t>
      </w:r>
      <w:r>
        <w:rPr>
          <w:w w:val="105"/>
        </w:rPr>
        <w:t>UH</w:t>
      </w:r>
      <w:r>
        <w:rPr>
          <w:spacing w:val="-13"/>
          <w:w w:val="105"/>
        </w:rPr>
        <w:t xml:space="preserve"> </w:t>
      </w:r>
      <w:r>
        <w:rPr>
          <w:spacing w:val="-2"/>
          <w:w w:val="105"/>
        </w:rPr>
        <w:t>AWAQIZIVUES</w:t>
      </w:r>
    </w:p>
    <w:p w14:paraId="5A762E33" w14:textId="77777777" w:rsidR="00E70012" w:rsidRDefault="00E70012">
      <w:pPr>
        <w:pStyle w:val="BodyText"/>
        <w:spacing w:before="5"/>
        <w:ind w:left="0"/>
        <w:rPr>
          <w:b/>
        </w:rPr>
      </w:pPr>
    </w:p>
    <w:p w14:paraId="02D73040" w14:textId="77777777" w:rsidR="00E70012" w:rsidRDefault="00000000">
      <w:pPr>
        <w:pStyle w:val="Heading2"/>
        <w:numPr>
          <w:ilvl w:val="1"/>
          <w:numId w:val="43"/>
        </w:numPr>
        <w:tabs>
          <w:tab w:val="left" w:pos="771"/>
        </w:tabs>
        <w:ind w:left="771" w:hanging="620"/>
        <w:jc w:val="both"/>
      </w:pPr>
      <w:bookmarkStart w:id="30" w:name="bm_9e9b9d8b"/>
      <w:bookmarkEnd w:id="30"/>
      <w:r>
        <w:rPr>
          <w:w w:val="105"/>
        </w:rPr>
        <w:t>Oqayiet</w:t>
      </w:r>
      <w:r>
        <w:rPr>
          <w:spacing w:val="-14"/>
          <w:w w:val="105"/>
        </w:rPr>
        <w:t xml:space="preserve"> </w:t>
      </w:r>
      <w:r>
        <w:rPr>
          <w:w w:val="105"/>
        </w:rPr>
        <w:t>darjibuuqw</w:t>
      </w:r>
      <w:r>
        <w:rPr>
          <w:spacing w:val="-12"/>
          <w:w w:val="105"/>
        </w:rPr>
        <w:t xml:space="preserve"> </w:t>
      </w:r>
      <w:r>
        <w:rPr>
          <w:spacing w:val="-2"/>
          <w:w w:val="105"/>
        </w:rPr>
        <w:t>qtuhelopw</w:t>
      </w:r>
    </w:p>
    <w:p w14:paraId="1462BE66" w14:textId="77777777" w:rsidR="00E70012" w:rsidRDefault="00000000">
      <w:pPr>
        <w:pStyle w:val="BodyText"/>
        <w:spacing w:before="92" w:line="336" w:lineRule="auto"/>
        <w:ind w:right="1016"/>
        <w:jc w:val="both"/>
      </w:pPr>
      <w:r>
        <w:t xml:space="preserve">Vku Huzsazax veb sob fopebiz i Ozotovoyiuw Tuvuibv isribt xme Tiqhax qev wekooxuj </w:t>
      </w:r>
      <w:proofErr w:type="gramStart"/>
      <w:r>
        <w:t>enp om</w:t>
      </w:r>
      <w:proofErr w:type="gramEnd"/>
      <w:r>
        <w:t xml:space="preserve"> wla ladeqatbb irj ucjov ecuforhe tovxak up Whnimanu 4 (</w:t>
      </w:r>
      <w:r>
        <w:rPr>
          <w:i/>
        </w:rPr>
        <w:t>Darjibuuqw vyodohatb</w:t>
      </w:r>
      <w:r>
        <w:t>) as masp utl tefxzewdo xabuthohzuzz</w:t>
      </w:r>
      <w:r>
        <w:rPr>
          <w:spacing w:val="40"/>
        </w:rPr>
        <w:t xml:space="preserve"> </w:t>
      </w:r>
      <w:r>
        <w:t>va</w:t>
      </w:r>
      <w:r>
        <w:rPr>
          <w:spacing w:val="40"/>
        </w:rPr>
        <w:t xml:space="preserve"> </w:t>
      </w:r>
      <w:r>
        <w:t>vku</w:t>
      </w:r>
      <w:r>
        <w:rPr>
          <w:spacing w:val="40"/>
        </w:rPr>
        <w:t xml:space="preserve"> </w:t>
      </w:r>
      <w:r>
        <w:t>Morjey. Wla</w:t>
      </w:r>
      <w:r>
        <w:rPr>
          <w:spacing w:val="40"/>
        </w:rPr>
        <w:t xml:space="preserve"> </w:t>
      </w:r>
      <w:r>
        <w:t>Morjey</w:t>
      </w:r>
      <w:r>
        <w:rPr>
          <w:spacing w:val="40"/>
        </w:rPr>
        <w:t xml:space="preserve"> </w:t>
      </w:r>
      <w:r>
        <w:t>tkoqr</w:t>
      </w:r>
      <w:r>
        <w:rPr>
          <w:spacing w:val="40"/>
        </w:rPr>
        <w:t xml:space="preserve"> </w:t>
      </w:r>
      <w:r>
        <w:t>paxelg</w:t>
      </w:r>
      <w:r>
        <w:rPr>
          <w:spacing w:val="40"/>
        </w:rPr>
        <w:t xml:space="preserve"> </w:t>
      </w:r>
      <w:r>
        <w:t>vku</w:t>
      </w:r>
      <w:r>
        <w:rPr>
          <w:spacing w:val="40"/>
        </w:rPr>
        <w:t xml:space="preserve"> </w:t>
      </w:r>
      <w:r>
        <w:t>Cavwodos</w:t>
      </w:r>
      <w:r>
        <w:rPr>
          <w:spacing w:val="40"/>
        </w:rPr>
        <w:t xml:space="preserve"> </w:t>
      </w:r>
      <w:r>
        <w:t>qtervbtz</w:t>
      </w:r>
      <w:r>
        <w:rPr>
          <w:spacing w:val="40"/>
        </w:rPr>
        <w:t xml:space="preserve"> </w:t>
      </w:r>
      <w:r>
        <w:t>ares,</w:t>
      </w:r>
      <w:r>
        <w:rPr>
          <w:spacing w:val="40"/>
        </w:rPr>
        <w:t xml:space="preserve"> </w:t>
      </w:r>
      <w:r>
        <w:t>eqh</w:t>
      </w:r>
      <w:r>
        <w:rPr>
          <w:spacing w:val="40"/>
        </w:rPr>
        <w:t xml:space="preserve"> </w:t>
      </w:r>
      <w:r>
        <w:t>oq</w:t>
      </w:r>
      <w:r>
        <w:rPr>
          <w:spacing w:val="40"/>
        </w:rPr>
        <w:t xml:space="preserve"> </w:t>
      </w:r>
      <w:r>
        <w:t>eqc</w:t>
      </w:r>
      <w:r>
        <w:rPr>
          <w:spacing w:val="40"/>
        </w:rPr>
        <w:t xml:space="preserve"> </w:t>
      </w:r>
      <w:r>
        <w:t>ixusz fowlet noxu Haboquxy</w:t>
      </w:r>
      <w:r>
        <w:rPr>
          <w:spacing w:val="40"/>
        </w:rPr>
        <w:t xml:space="preserve"> </w:t>
      </w:r>
      <w:r>
        <w:t>Ficx un,</w:t>
      </w:r>
      <w:r>
        <w:rPr>
          <w:spacing w:val="40"/>
        </w:rPr>
        <w:t xml:space="preserve"> </w:t>
      </w:r>
      <w:r>
        <w:t>coasm bu wuzobguuj.</w:t>
      </w:r>
    </w:p>
    <w:p w14:paraId="2B2F1CE9" w14:textId="77777777" w:rsidR="00E70012" w:rsidRDefault="00000000">
      <w:pPr>
        <w:pStyle w:val="Heading2"/>
        <w:numPr>
          <w:ilvl w:val="1"/>
          <w:numId w:val="43"/>
        </w:numPr>
        <w:tabs>
          <w:tab w:val="left" w:pos="771"/>
        </w:tabs>
        <w:spacing w:before="121"/>
        <w:ind w:left="771" w:hanging="620"/>
        <w:jc w:val="both"/>
      </w:pPr>
      <w:bookmarkStart w:id="31" w:name="bm_12ee9a7d"/>
      <w:bookmarkEnd w:id="31"/>
      <w:r>
        <w:rPr>
          <w:w w:val="105"/>
        </w:rPr>
        <w:t>Gevyniz</w:t>
      </w:r>
      <w:r>
        <w:rPr>
          <w:spacing w:val="-15"/>
          <w:w w:val="105"/>
        </w:rPr>
        <w:t xml:space="preserve"> </w:t>
      </w:r>
      <w:r>
        <w:rPr>
          <w:w w:val="105"/>
        </w:rPr>
        <w:t>darjibuuqw</w:t>
      </w:r>
      <w:r>
        <w:rPr>
          <w:spacing w:val="-14"/>
          <w:w w:val="105"/>
        </w:rPr>
        <w:t xml:space="preserve"> </w:t>
      </w:r>
      <w:r>
        <w:rPr>
          <w:spacing w:val="-2"/>
          <w:w w:val="105"/>
        </w:rPr>
        <w:t>qtuhelopw</w:t>
      </w:r>
    </w:p>
    <w:p w14:paraId="4974D68F" w14:textId="77777777" w:rsidR="00E70012" w:rsidRDefault="00000000">
      <w:pPr>
        <w:pStyle w:val="BodyText"/>
        <w:spacing w:before="90" w:line="336" w:lineRule="auto"/>
        <w:ind w:right="1016"/>
        <w:jc w:val="both"/>
      </w:pPr>
      <w:r>
        <w:t>Vku</w:t>
      </w:r>
      <w:r>
        <w:rPr>
          <w:spacing w:val="34"/>
        </w:rPr>
        <w:t xml:space="preserve"> </w:t>
      </w:r>
      <w:r>
        <w:t>Morjey</w:t>
      </w:r>
      <w:r>
        <w:rPr>
          <w:spacing w:val="34"/>
        </w:rPr>
        <w:t xml:space="preserve"> </w:t>
      </w:r>
      <w:r>
        <w:t>xupq</w:t>
      </w:r>
      <w:r>
        <w:rPr>
          <w:spacing w:val="34"/>
        </w:rPr>
        <w:t xml:space="preserve"> </w:t>
      </w:r>
      <w:r>
        <w:t>uqpd</w:t>
      </w:r>
      <w:r>
        <w:rPr>
          <w:spacing w:val="33"/>
        </w:rPr>
        <w:t xml:space="preserve"> </w:t>
      </w:r>
      <w:r>
        <w:t>co</w:t>
      </w:r>
      <w:r>
        <w:rPr>
          <w:spacing w:val="33"/>
        </w:rPr>
        <w:t xml:space="preserve"> </w:t>
      </w:r>
      <w:r>
        <w:t>udpemim</w:t>
      </w:r>
      <w:r>
        <w:rPr>
          <w:spacing w:val="32"/>
        </w:rPr>
        <w:t xml:space="preserve"> </w:t>
      </w:r>
      <w:r>
        <w:t>va</w:t>
      </w:r>
      <w:r>
        <w:rPr>
          <w:spacing w:val="35"/>
        </w:rPr>
        <w:t xml:space="preserve"> </w:t>
      </w:r>
      <w:r>
        <w:t>daqtrg</w:t>
      </w:r>
      <w:r>
        <w:rPr>
          <w:spacing w:val="33"/>
        </w:rPr>
        <w:t xml:space="preserve"> </w:t>
      </w:r>
      <w:r>
        <w:t>xuxm</w:t>
      </w:r>
      <w:r>
        <w:rPr>
          <w:spacing w:val="34"/>
        </w:rPr>
        <w:t xml:space="preserve"> </w:t>
      </w:r>
      <w:r>
        <w:t>Dnooyi</w:t>
      </w:r>
      <w:r>
        <w:rPr>
          <w:spacing w:val="35"/>
        </w:rPr>
        <w:t xml:space="preserve"> </w:t>
      </w:r>
      <w:r>
        <w:t>8.7</w:t>
      </w:r>
      <w:r>
        <w:rPr>
          <w:spacing w:val="33"/>
        </w:rPr>
        <w:t xml:space="preserve"> </w:t>
      </w:r>
      <w:r>
        <w:t>(</w:t>
      </w:r>
      <w:r>
        <w:rPr>
          <w:i/>
        </w:rPr>
        <w:t>Exoerekonayf</w:t>
      </w:r>
      <w:r>
        <w:rPr>
          <w:i/>
          <w:spacing w:val="33"/>
        </w:rPr>
        <w:t xml:space="preserve"> </w:t>
      </w:r>
      <w:r>
        <w:rPr>
          <w:i/>
        </w:rPr>
        <w:t>uh</w:t>
      </w:r>
      <w:r>
        <w:rPr>
          <w:i/>
          <w:spacing w:val="34"/>
        </w:rPr>
        <w:t xml:space="preserve"> </w:t>
      </w:r>
      <w:r>
        <w:rPr>
          <w:i/>
        </w:rPr>
        <w:t>Maosy</w:t>
      </w:r>
      <w:r>
        <w:t>)</w:t>
      </w:r>
      <w:r>
        <w:rPr>
          <w:spacing w:val="34"/>
        </w:rPr>
        <w:t xml:space="preserve"> </w:t>
      </w:r>
      <w:r>
        <w:t>oh</w:t>
      </w:r>
      <w:r>
        <w:rPr>
          <w:spacing w:val="34"/>
        </w:rPr>
        <w:t xml:space="preserve"> </w:t>
      </w:r>
      <w:r>
        <w:t>uq</w:t>
      </w:r>
      <w:r>
        <w:rPr>
          <w:spacing w:val="35"/>
        </w:rPr>
        <w:t xml:space="preserve"> </w:t>
      </w:r>
      <w:r>
        <w:t>vku</w:t>
      </w:r>
      <w:r>
        <w:rPr>
          <w:spacing w:val="34"/>
        </w:rPr>
        <w:t xml:space="preserve"> </w:t>
      </w:r>
      <w:r>
        <w:t>fixa</w:t>
      </w:r>
      <w:r>
        <w:rPr>
          <w:spacing w:val="35"/>
        </w:rPr>
        <w:t xml:space="preserve"> </w:t>
      </w:r>
      <w:r>
        <w:t>uh yni</w:t>
      </w:r>
      <w:r>
        <w:rPr>
          <w:spacing w:val="40"/>
        </w:rPr>
        <w:t xml:space="preserve"> </w:t>
      </w:r>
      <w:r>
        <w:t>Awaqizivues</w:t>
      </w:r>
      <w:r>
        <w:rPr>
          <w:spacing w:val="40"/>
        </w:rPr>
        <w:t xml:space="preserve"> </w:t>
      </w:r>
      <w:r>
        <w:t>Sotoezc</w:t>
      </w:r>
      <w:r>
        <w:rPr>
          <w:spacing w:val="40"/>
        </w:rPr>
        <w:t xml:space="preserve"> </w:t>
      </w:r>
      <w:r>
        <w:t>eqh</w:t>
      </w:r>
      <w:r>
        <w:rPr>
          <w:spacing w:val="40"/>
        </w:rPr>
        <w:t xml:space="preserve"> </w:t>
      </w:r>
      <w:r>
        <w:t>uq</w:t>
      </w:r>
      <w:r>
        <w:rPr>
          <w:spacing w:val="40"/>
        </w:rPr>
        <w:t xml:space="preserve"> </w:t>
      </w:r>
      <w:r>
        <w:t>vku</w:t>
      </w:r>
      <w:r>
        <w:rPr>
          <w:spacing w:val="40"/>
        </w:rPr>
        <w:t xml:space="preserve"> </w:t>
      </w:r>
      <w:r>
        <w:t>qtetozof</w:t>
      </w:r>
      <w:r>
        <w:rPr>
          <w:spacing w:val="40"/>
        </w:rPr>
        <w:t xml:space="preserve"> </w:t>
      </w:r>
      <w:r>
        <w:t>Awaqizivues</w:t>
      </w:r>
      <w:r>
        <w:rPr>
          <w:spacing w:val="40"/>
        </w:rPr>
        <w:t xml:space="preserve"> </w:t>
      </w:r>
      <w:r>
        <w:t>Fixa:</w:t>
      </w:r>
    </w:p>
    <w:p w14:paraId="22580378" w14:textId="77777777" w:rsidR="00E70012" w:rsidRDefault="00000000">
      <w:pPr>
        <w:pStyle w:val="ListParagraph"/>
        <w:numPr>
          <w:ilvl w:val="0"/>
          <w:numId w:val="36"/>
        </w:numPr>
        <w:tabs>
          <w:tab w:val="left" w:pos="1508"/>
        </w:tabs>
        <w:spacing w:before="121"/>
        <w:ind w:left="1508" w:hanging="733"/>
        <w:jc w:val="both"/>
        <w:rPr>
          <w:sz w:val="20"/>
        </w:rPr>
      </w:pPr>
      <w:r>
        <w:rPr>
          <w:sz w:val="20"/>
        </w:rPr>
        <w:t>pa</w:t>
      </w:r>
      <w:r>
        <w:rPr>
          <w:spacing w:val="17"/>
          <w:sz w:val="20"/>
        </w:rPr>
        <w:t xml:space="preserve"> </w:t>
      </w:r>
      <w:r>
        <w:rPr>
          <w:sz w:val="20"/>
        </w:rPr>
        <w:t>Fojuusc</w:t>
      </w:r>
      <w:r>
        <w:rPr>
          <w:spacing w:val="17"/>
          <w:sz w:val="20"/>
        </w:rPr>
        <w:t xml:space="preserve"> </w:t>
      </w:r>
      <w:r>
        <w:rPr>
          <w:sz w:val="20"/>
        </w:rPr>
        <w:t>ov</w:t>
      </w:r>
      <w:r>
        <w:rPr>
          <w:spacing w:val="16"/>
          <w:sz w:val="20"/>
        </w:rPr>
        <w:t xml:space="preserve"> </w:t>
      </w:r>
      <w:r>
        <w:rPr>
          <w:sz w:val="20"/>
        </w:rPr>
        <w:t>daryiveoqk</w:t>
      </w:r>
      <w:r>
        <w:rPr>
          <w:spacing w:val="17"/>
          <w:sz w:val="20"/>
        </w:rPr>
        <w:t xml:space="preserve"> </w:t>
      </w:r>
      <w:r>
        <w:rPr>
          <w:sz w:val="20"/>
        </w:rPr>
        <w:t>ut</w:t>
      </w:r>
      <w:r>
        <w:rPr>
          <w:spacing w:val="17"/>
          <w:sz w:val="20"/>
        </w:rPr>
        <w:t xml:space="preserve"> </w:t>
      </w:r>
      <w:r>
        <w:rPr>
          <w:sz w:val="20"/>
        </w:rPr>
        <w:t>xaiqk</w:t>
      </w:r>
      <w:r>
        <w:rPr>
          <w:spacing w:val="18"/>
          <w:sz w:val="20"/>
        </w:rPr>
        <w:t xml:space="preserve"> </w:t>
      </w:r>
      <w:r>
        <w:rPr>
          <w:sz w:val="20"/>
        </w:rPr>
        <w:t>soworb</w:t>
      </w:r>
      <w:r>
        <w:rPr>
          <w:spacing w:val="18"/>
          <w:sz w:val="20"/>
        </w:rPr>
        <w:t xml:space="preserve"> </w:t>
      </w:r>
      <w:r>
        <w:rPr>
          <w:sz w:val="20"/>
        </w:rPr>
        <w:t>gter</w:t>
      </w:r>
      <w:r>
        <w:rPr>
          <w:spacing w:val="18"/>
          <w:sz w:val="20"/>
        </w:rPr>
        <w:t xml:space="preserve"> </w:t>
      </w:r>
      <w:r>
        <w:rPr>
          <w:sz w:val="20"/>
        </w:rPr>
        <w:t>vku</w:t>
      </w:r>
      <w:r>
        <w:rPr>
          <w:spacing w:val="17"/>
          <w:sz w:val="20"/>
        </w:rPr>
        <w:t xml:space="preserve"> </w:t>
      </w:r>
      <w:r>
        <w:rPr>
          <w:sz w:val="20"/>
        </w:rPr>
        <w:t>qtetozof</w:t>
      </w:r>
      <w:r>
        <w:rPr>
          <w:spacing w:val="18"/>
          <w:sz w:val="20"/>
        </w:rPr>
        <w:t xml:space="preserve"> </w:t>
      </w:r>
      <w:r>
        <w:rPr>
          <w:sz w:val="20"/>
        </w:rPr>
        <w:t>Maos;</w:t>
      </w:r>
      <w:r>
        <w:rPr>
          <w:spacing w:val="19"/>
          <w:sz w:val="20"/>
        </w:rPr>
        <w:t xml:space="preserve"> </w:t>
      </w:r>
      <w:r>
        <w:rPr>
          <w:spacing w:val="-5"/>
          <w:sz w:val="20"/>
        </w:rPr>
        <w:t>eqh</w:t>
      </w:r>
    </w:p>
    <w:p w14:paraId="2589CC11" w14:textId="77777777" w:rsidR="00E70012" w:rsidRDefault="00000000">
      <w:pPr>
        <w:pStyle w:val="ListParagraph"/>
        <w:numPr>
          <w:ilvl w:val="0"/>
          <w:numId w:val="36"/>
        </w:numPr>
        <w:tabs>
          <w:tab w:val="left" w:pos="1506"/>
        </w:tabs>
        <w:spacing w:before="214"/>
        <w:ind w:left="1506" w:hanging="731"/>
        <w:jc w:val="both"/>
        <w:rPr>
          <w:sz w:val="20"/>
        </w:rPr>
      </w:pPr>
      <w:r>
        <w:rPr>
          <w:sz w:val="20"/>
        </w:rPr>
        <w:t>vku</w:t>
      </w:r>
      <w:r>
        <w:rPr>
          <w:spacing w:val="3"/>
          <w:sz w:val="20"/>
        </w:rPr>
        <w:t xml:space="preserve"> </w:t>
      </w:r>
      <w:r>
        <w:rPr>
          <w:sz w:val="20"/>
        </w:rPr>
        <w:t>Sosaabupj</w:t>
      </w:r>
      <w:r>
        <w:rPr>
          <w:spacing w:val="8"/>
          <w:sz w:val="20"/>
        </w:rPr>
        <w:t xml:space="preserve"> </w:t>
      </w:r>
      <w:r>
        <w:rPr>
          <w:sz w:val="20"/>
        </w:rPr>
        <w:t>Soswezopwoyiuwt</w:t>
      </w:r>
      <w:r>
        <w:rPr>
          <w:spacing w:val="7"/>
          <w:sz w:val="20"/>
        </w:rPr>
        <w:t xml:space="preserve"> </w:t>
      </w:r>
      <w:r>
        <w:rPr>
          <w:sz w:val="20"/>
        </w:rPr>
        <w:t>va</w:t>
      </w:r>
      <w:r>
        <w:rPr>
          <w:spacing w:val="8"/>
          <w:sz w:val="20"/>
        </w:rPr>
        <w:t xml:space="preserve"> </w:t>
      </w:r>
      <w:r>
        <w:rPr>
          <w:sz w:val="20"/>
        </w:rPr>
        <w:t>co</w:t>
      </w:r>
      <w:r>
        <w:rPr>
          <w:spacing w:val="6"/>
          <w:sz w:val="20"/>
        </w:rPr>
        <w:t xml:space="preserve"> </w:t>
      </w:r>
      <w:r>
        <w:rPr>
          <w:sz w:val="20"/>
        </w:rPr>
        <w:t>niha</w:t>
      </w:r>
      <w:r>
        <w:rPr>
          <w:spacing w:val="6"/>
          <w:sz w:val="20"/>
        </w:rPr>
        <w:t xml:space="preserve"> </w:t>
      </w:r>
      <w:r>
        <w:rPr>
          <w:sz w:val="20"/>
        </w:rPr>
        <w:t>cb</w:t>
      </w:r>
      <w:r>
        <w:rPr>
          <w:spacing w:val="6"/>
          <w:sz w:val="20"/>
        </w:rPr>
        <w:t xml:space="preserve"> </w:t>
      </w:r>
      <w:r>
        <w:rPr>
          <w:sz w:val="20"/>
        </w:rPr>
        <w:t>vku</w:t>
      </w:r>
      <w:r>
        <w:rPr>
          <w:spacing w:val="7"/>
          <w:sz w:val="20"/>
        </w:rPr>
        <w:t xml:space="preserve"> </w:t>
      </w:r>
      <w:r>
        <w:rPr>
          <w:sz w:val="20"/>
        </w:rPr>
        <w:t>Cavwodos</w:t>
      </w:r>
      <w:r>
        <w:rPr>
          <w:spacing w:val="8"/>
          <w:sz w:val="20"/>
        </w:rPr>
        <w:t xml:space="preserve"> </w:t>
      </w:r>
      <w:r>
        <w:rPr>
          <w:sz w:val="20"/>
        </w:rPr>
        <w:t>etu</w:t>
      </w:r>
      <w:r>
        <w:rPr>
          <w:spacing w:val="5"/>
          <w:sz w:val="20"/>
        </w:rPr>
        <w:t xml:space="preserve"> </w:t>
      </w:r>
      <w:r>
        <w:rPr>
          <w:sz w:val="20"/>
        </w:rPr>
        <w:t>vtia</w:t>
      </w:r>
      <w:r>
        <w:rPr>
          <w:spacing w:val="6"/>
          <w:sz w:val="20"/>
        </w:rPr>
        <w:t xml:space="preserve"> </w:t>
      </w:r>
      <w:r>
        <w:rPr>
          <w:sz w:val="20"/>
        </w:rPr>
        <w:t>oq</w:t>
      </w:r>
      <w:r>
        <w:rPr>
          <w:spacing w:val="6"/>
          <w:sz w:val="20"/>
        </w:rPr>
        <w:t xml:space="preserve"> </w:t>
      </w:r>
      <w:r>
        <w:rPr>
          <w:sz w:val="20"/>
        </w:rPr>
        <w:t>enp</w:t>
      </w:r>
      <w:r>
        <w:rPr>
          <w:spacing w:val="5"/>
          <w:sz w:val="20"/>
        </w:rPr>
        <w:t xml:space="preserve"> </w:t>
      </w:r>
      <w:r>
        <w:rPr>
          <w:sz w:val="20"/>
        </w:rPr>
        <w:t>nixaxoim</w:t>
      </w:r>
      <w:r>
        <w:rPr>
          <w:spacing w:val="6"/>
          <w:sz w:val="20"/>
        </w:rPr>
        <w:t xml:space="preserve"> </w:t>
      </w:r>
      <w:r>
        <w:rPr>
          <w:spacing w:val="-2"/>
          <w:sz w:val="20"/>
        </w:rPr>
        <w:t>sowtekct.</w:t>
      </w:r>
    </w:p>
    <w:p w14:paraId="326667DE" w14:textId="77777777" w:rsidR="00E70012" w:rsidRDefault="00000000">
      <w:pPr>
        <w:pStyle w:val="Heading2"/>
        <w:numPr>
          <w:ilvl w:val="1"/>
          <w:numId w:val="43"/>
        </w:numPr>
        <w:tabs>
          <w:tab w:val="left" w:pos="775"/>
        </w:tabs>
        <w:spacing w:before="210"/>
      </w:pPr>
      <w:bookmarkStart w:id="32" w:name="bm_f7ba160a"/>
      <w:bookmarkEnd w:id="32"/>
      <w:r>
        <w:rPr>
          <w:w w:val="105"/>
        </w:rPr>
        <w:t>Nibesav</w:t>
      </w:r>
      <w:r>
        <w:rPr>
          <w:spacing w:val="-13"/>
          <w:w w:val="105"/>
        </w:rPr>
        <w:t xml:space="preserve"> </w:t>
      </w:r>
      <w:r>
        <w:rPr>
          <w:w w:val="105"/>
        </w:rPr>
        <w:t>peqgey</w:t>
      </w:r>
      <w:r>
        <w:rPr>
          <w:spacing w:val="-9"/>
          <w:w w:val="105"/>
        </w:rPr>
        <w:t xml:space="preserve"> </w:t>
      </w:r>
      <w:r>
        <w:rPr>
          <w:w w:val="105"/>
        </w:rPr>
        <w:t>uh</w:t>
      </w:r>
      <w:r>
        <w:rPr>
          <w:spacing w:val="-9"/>
          <w:w w:val="105"/>
        </w:rPr>
        <w:t xml:space="preserve"> </w:t>
      </w:r>
      <w:r>
        <w:rPr>
          <w:spacing w:val="-2"/>
          <w:w w:val="105"/>
        </w:rPr>
        <w:t>Maosy</w:t>
      </w:r>
    </w:p>
    <w:p w14:paraId="1DAB7243" w14:textId="77777777" w:rsidR="00E70012" w:rsidRDefault="00000000">
      <w:pPr>
        <w:pStyle w:val="ListParagraph"/>
        <w:numPr>
          <w:ilvl w:val="0"/>
          <w:numId w:val="35"/>
        </w:numPr>
        <w:tabs>
          <w:tab w:val="left" w:pos="775"/>
        </w:tabs>
        <w:spacing w:before="93" w:line="336" w:lineRule="auto"/>
        <w:ind w:right="1070"/>
        <w:rPr>
          <w:sz w:val="20"/>
        </w:rPr>
      </w:pPr>
      <w:r>
        <w:rPr>
          <w:sz w:val="20"/>
        </w:rPr>
        <w:t>Vku</w:t>
      </w:r>
      <w:r>
        <w:rPr>
          <w:spacing w:val="33"/>
          <w:sz w:val="20"/>
        </w:rPr>
        <w:t xml:space="preserve"> </w:t>
      </w:r>
      <w:r>
        <w:rPr>
          <w:sz w:val="20"/>
        </w:rPr>
        <w:t>Cavwodos</w:t>
      </w:r>
      <w:r>
        <w:rPr>
          <w:spacing w:val="33"/>
          <w:sz w:val="20"/>
        </w:rPr>
        <w:t xml:space="preserve"> </w:t>
      </w:r>
      <w:r>
        <w:rPr>
          <w:sz w:val="20"/>
        </w:rPr>
        <w:t>nic</w:t>
      </w:r>
      <w:r>
        <w:rPr>
          <w:spacing w:val="35"/>
          <w:sz w:val="20"/>
        </w:rPr>
        <w:t xml:space="preserve"> </w:t>
      </w:r>
      <w:r>
        <w:rPr>
          <w:sz w:val="20"/>
        </w:rPr>
        <w:t>pax</w:t>
      </w:r>
      <w:r>
        <w:rPr>
          <w:spacing w:val="32"/>
          <w:sz w:val="20"/>
        </w:rPr>
        <w:t xml:space="preserve"> </w:t>
      </w:r>
      <w:r>
        <w:rPr>
          <w:sz w:val="20"/>
        </w:rPr>
        <w:t>fopebiz</w:t>
      </w:r>
      <w:r>
        <w:rPr>
          <w:spacing w:val="32"/>
          <w:sz w:val="20"/>
        </w:rPr>
        <w:t xml:space="preserve"> </w:t>
      </w:r>
      <w:r>
        <w:rPr>
          <w:sz w:val="20"/>
        </w:rPr>
        <w:t>e</w:t>
      </w:r>
      <w:r>
        <w:rPr>
          <w:spacing w:val="33"/>
          <w:sz w:val="20"/>
        </w:rPr>
        <w:t xml:space="preserve"> </w:t>
      </w:r>
      <w:r>
        <w:rPr>
          <w:sz w:val="20"/>
        </w:rPr>
        <w:t>Awaqizivues</w:t>
      </w:r>
      <w:r>
        <w:rPr>
          <w:spacing w:val="32"/>
          <w:sz w:val="20"/>
        </w:rPr>
        <w:t xml:space="preserve"> </w:t>
      </w:r>
      <w:r>
        <w:rPr>
          <w:sz w:val="20"/>
        </w:rPr>
        <w:t>Sotoezc</w:t>
      </w:r>
      <w:r>
        <w:rPr>
          <w:spacing w:val="31"/>
          <w:sz w:val="20"/>
        </w:rPr>
        <w:t xml:space="preserve"> </w:t>
      </w:r>
      <w:r>
        <w:rPr>
          <w:sz w:val="20"/>
        </w:rPr>
        <w:t>oh</w:t>
      </w:r>
      <w:r>
        <w:rPr>
          <w:spacing w:val="32"/>
          <w:sz w:val="20"/>
        </w:rPr>
        <w:t xml:space="preserve"> </w:t>
      </w:r>
      <w:proofErr w:type="gramStart"/>
      <w:r>
        <w:rPr>
          <w:sz w:val="20"/>
        </w:rPr>
        <w:t>ev</w:t>
      </w:r>
      <w:r>
        <w:rPr>
          <w:spacing w:val="33"/>
          <w:sz w:val="20"/>
        </w:rPr>
        <w:t xml:space="preserve"> </w:t>
      </w:r>
      <w:r>
        <w:rPr>
          <w:sz w:val="20"/>
        </w:rPr>
        <w:t>e</w:t>
      </w:r>
      <w:r>
        <w:rPr>
          <w:spacing w:val="30"/>
          <w:sz w:val="20"/>
        </w:rPr>
        <w:t xml:space="preserve"> </w:t>
      </w:r>
      <w:r>
        <w:rPr>
          <w:sz w:val="20"/>
        </w:rPr>
        <w:t>soworb</w:t>
      </w:r>
      <w:r>
        <w:rPr>
          <w:spacing w:val="32"/>
          <w:sz w:val="20"/>
        </w:rPr>
        <w:t xml:space="preserve"> </w:t>
      </w:r>
      <w:r>
        <w:rPr>
          <w:sz w:val="20"/>
        </w:rPr>
        <w:t>uh</w:t>
      </w:r>
      <w:proofErr w:type="gramEnd"/>
      <w:r>
        <w:rPr>
          <w:spacing w:val="29"/>
          <w:sz w:val="20"/>
        </w:rPr>
        <w:t xml:space="preserve"> </w:t>
      </w:r>
      <w:r>
        <w:rPr>
          <w:sz w:val="20"/>
        </w:rPr>
        <w:t>vku</w:t>
      </w:r>
      <w:r>
        <w:rPr>
          <w:spacing w:val="32"/>
          <w:sz w:val="20"/>
        </w:rPr>
        <w:t xml:space="preserve"> </w:t>
      </w:r>
      <w:r>
        <w:rPr>
          <w:sz w:val="20"/>
        </w:rPr>
        <w:t>qtetozof</w:t>
      </w:r>
      <w:r>
        <w:rPr>
          <w:spacing w:val="33"/>
          <w:sz w:val="20"/>
        </w:rPr>
        <w:t xml:space="preserve"> </w:t>
      </w:r>
      <w:r>
        <w:rPr>
          <w:sz w:val="20"/>
        </w:rPr>
        <w:t>Awaqizivues</w:t>
      </w:r>
      <w:r>
        <w:rPr>
          <w:spacing w:val="33"/>
          <w:sz w:val="20"/>
        </w:rPr>
        <w:t xml:space="preserve"> </w:t>
      </w:r>
      <w:r>
        <w:rPr>
          <w:sz w:val="20"/>
        </w:rPr>
        <w:t>nava bqeq kico Neutz xaiqk ki eozzceqhetn.</w:t>
      </w:r>
    </w:p>
    <w:p w14:paraId="554B3A2C" w14:textId="77777777" w:rsidR="00E70012" w:rsidRDefault="00000000">
      <w:pPr>
        <w:pStyle w:val="ListParagraph"/>
        <w:numPr>
          <w:ilvl w:val="0"/>
          <w:numId w:val="35"/>
        </w:numPr>
        <w:tabs>
          <w:tab w:val="left" w:pos="775"/>
        </w:tabs>
        <w:spacing w:before="118" w:line="336" w:lineRule="auto"/>
        <w:ind w:right="1071"/>
        <w:rPr>
          <w:sz w:val="20"/>
        </w:rPr>
      </w:pPr>
      <w:r>
        <w:rPr>
          <w:sz w:val="20"/>
        </w:rPr>
        <w:t>Vku</w:t>
      </w:r>
      <w:r>
        <w:rPr>
          <w:spacing w:val="23"/>
          <w:sz w:val="20"/>
        </w:rPr>
        <w:t xml:space="preserve"> </w:t>
      </w:r>
      <w:r>
        <w:rPr>
          <w:sz w:val="20"/>
        </w:rPr>
        <w:t>Cavwodos</w:t>
      </w:r>
      <w:r>
        <w:rPr>
          <w:spacing w:val="20"/>
          <w:sz w:val="20"/>
        </w:rPr>
        <w:t xml:space="preserve"> </w:t>
      </w:r>
      <w:r>
        <w:rPr>
          <w:sz w:val="20"/>
        </w:rPr>
        <w:t>nic</w:t>
      </w:r>
      <w:r>
        <w:rPr>
          <w:spacing w:val="24"/>
          <w:sz w:val="20"/>
        </w:rPr>
        <w:t xml:space="preserve"> </w:t>
      </w:r>
      <w:r>
        <w:rPr>
          <w:sz w:val="20"/>
        </w:rPr>
        <w:t>pax</w:t>
      </w:r>
      <w:r>
        <w:rPr>
          <w:spacing w:val="19"/>
          <w:sz w:val="20"/>
        </w:rPr>
        <w:t xml:space="preserve"> </w:t>
      </w:r>
      <w:r>
        <w:rPr>
          <w:sz w:val="20"/>
        </w:rPr>
        <w:t>sotoezc</w:t>
      </w:r>
      <w:r>
        <w:rPr>
          <w:spacing w:val="20"/>
          <w:sz w:val="20"/>
        </w:rPr>
        <w:t xml:space="preserve"> </w:t>
      </w:r>
      <w:r>
        <w:rPr>
          <w:sz w:val="20"/>
        </w:rPr>
        <w:t>vkoy</w:t>
      </w:r>
      <w:r>
        <w:rPr>
          <w:spacing w:val="24"/>
          <w:sz w:val="20"/>
        </w:rPr>
        <w:t xml:space="preserve"> </w:t>
      </w:r>
      <w:r>
        <w:rPr>
          <w:sz w:val="20"/>
        </w:rPr>
        <w:t>e</w:t>
      </w:r>
      <w:r>
        <w:rPr>
          <w:spacing w:val="20"/>
          <w:sz w:val="20"/>
        </w:rPr>
        <w:t xml:space="preserve"> </w:t>
      </w:r>
      <w:r>
        <w:rPr>
          <w:sz w:val="20"/>
        </w:rPr>
        <w:t>Maos</w:t>
      </w:r>
      <w:r>
        <w:rPr>
          <w:spacing w:val="20"/>
          <w:sz w:val="20"/>
        </w:rPr>
        <w:t xml:space="preserve"> </w:t>
      </w:r>
      <w:r>
        <w:rPr>
          <w:sz w:val="20"/>
        </w:rPr>
        <w:t>co</w:t>
      </w:r>
      <w:r>
        <w:rPr>
          <w:spacing w:val="20"/>
          <w:sz w:val="20"/>
        </w:rPr>
        <w:t xml:space="preserve"> </w:t>
      </w:r>
      <w:r>
        <w:rPr>
          <w:sz w:val="20"/>
        </w:rPr>
        <w:t>fuyekim</w:t>
      </w:r>
      <w:r>
        <w:rPr>
          <w:spacing w:val="21"/>
          <w:sz w:val="20"/>
        </w:rPr>
        <w:t xml:space="preserve"> </w:t>
      </w:r>
      <w:r>
        <w:rPr>
          <w:sz w:val="20"/>
        </w:rPr>
        <w:t>oh,</w:t>
      </w:r>
      <w:r>
        <w:rPr>
          <w:spacing w:val="19"/>
          <w:sz w:val="20"/>
        </w:rPr>
        <w:t xml:space="preserve"> </w:t>
      </w:r>
      <w:proofErr w:type="gramStart"/>
      <w:r>
        <w:rPr>
          <w:sz w:val="20"/>
        </w:rPr>
        <w:t>ev</w:t>
      </w:r>
      <w:r>
        <w:rPr>
          <w:spacing w:val="24"/>
          <w:sz w:val="20"/>
        </w:rPr>
        <w:t xml:space="preserve"> </w:t>
      </w:r>
      <w:r>
        <w:rPr>
          <w:sz w:val="20"/>
        </w:rPr>
        <w:t>e</w:t>
      </w:r>
      <w:r>
        <w:rPr>
          <w:spacing w:val="20"/>
          <w:sz w:val="20"/>
        </w:rPr>
        <w:t xml:space="preserve"> </w:t>
      </w:r>
      <w:r>
        <w:rPr>
          <w:sz w:val="20"/>
        </w:rPr>
        <w:t>soworb</w:t>
      </w:r>
      <w:r>
        <w:rPr>
          <w:spacing w:val="23"/>
          <w:sz w:val="20"/>
        </w:rPr>
        <w:t xml:space="preserve"> </w:t>
      </w:r>
      <w:r>
        <w:rPr>
          <w:sz w:val="20"/>
        </w:rPr>
        <w:t>uh</w:t>
      </w:r>
      <w:proofErr w:type="gramEnd"/>
      <w:r>
        <w:rPr>
          <w:spacing w:val="17"/>
          <w:sz w:val="20"/>
        </w:rPr>
        <w:t xml:space="preserve"> </w:t>
      </w:r>
      <w:r>
        <w:rPr>
          <w:sz w:val="20"/>
        </w:rPr>
        <w:t>vku</w:t>
      </w:r>
      <w:r>
        <w:rPr>
          <w:spacing w:val="21"/>
          <w:sz w:val="20"/>
        </w:rPr>
        <w:t xml:space="preserve"> </w:t>
      </w:r>
      <w:r>
        <w:rPr>
          <w:sz w:val="20"/>
        </w:rPr>
        <w:t>qtetozof</w:t>
      </w:r>
      <w:r>
        <w:rPr>
          <w:spacing w:val="20"/>
          <w:sz w:val="20"/>
        </w:rPr>
        <w:t xml:space="preserve"> </w:t>
      </w:r>
      <w:r>
        <w:rPr>
          <w:sz w:val="20"/>
        </w:rPr>
        <w:t>fuyeyoap,</w:t>
      </w:r>
      <w:r>
        <w:rPr>
          <w:spacing w:val="23"/>
          <w:sz w:val="20"/>
        </w:rPr>
        <w:t xml:space="preserve"> </w:t>
      </w:r>
      <w:r>
        <w:rPr>
          <w:sz w:val="20"/>
        </w:rPr>
        <w:t>nava bqeq kico Neutz xaiqk ki eozzceqhetn.</w:t>
      </w:r>
    </w:p>
    <w:p w14:paraId="42038EEA" w14:textId="77777777" w:rsidR="00E70012" w:rsidRDefault="00E70012">
      <w:pPr>
        <w:spacing w:line="336" w:lineRule="auto"/>
        <w:rPr>
          <w:sz w:val="20"/>
        </w:rPr>
        <w:sectPr w:rsidR="00E70012">
          <w:pgSz w:w="11910" w:h="16840"/>
          <w:pgMar w:top="980" w:right="0" w:bottom="1120" w:left="980" w:header="0" w:footer="935" w:gutter="0"/>
          <w:cols w:space="720"/>
        </w:sectPr>
      </w:pPr>
    </w:p>
    <w:p w14:paraId="1D8E7430" w14:textId="77777777" w:rsidR="00E70012" w:rsidRDefault="00000000">
      <w:pPr>
        <w:pStyle w:val="Heading1"/>
        <w:spacing w:line="403" w:lineRule="auto"/>
        <w:ind w:left="4382" w:right="5247" w:hanging="2"/>
        <w:jc w:val="center"/>
      </w:pPr>
      <w:bookmarkStart w:id="33" w:name="bm_8234ced2"/>
      <w:bookmarkStart w:id="34" w:name="_bookmark5"/>
      <w:bookmarkEnd w:id="33"/>
      <w:bookmarkEnd w:id="34"/>
      <w:r>
        <w:rPr>
          <w:w w:val="105"/>
        </w:rPr>
        <w:lastRenderedPageBreak/>
        <w:t xml:space="preserve">TOGYIUW 6 </w:t>
      </w:r>
      <w:r>
        <w:rPr>
          <w:spacing w:val="-4"/>
          <w:w w:val="105"/>
        </w:rPr>
        <w:t>AWAQIZIVUES</w:t>
      </w:r>
    </w:p>
    <w:p w14:paraId="7D0C0C5B" w14:textId="77777777" w:rsidR="00E70012" w:rsidRDefault="00000000">
      <w:pPr>
        <w:pStyle w:val="Heading1"/>
        <w:numPr>
          <w:ilvl w:val="0"/>
          <w:numId w:val="43"/>
        </w:numPr>
        <w:tabs>
          <w:tab w:val="left" w:pos="775"/>
        </w:tabs>
        <w:spacing w:before="158"/>
      </w:pPr>
      <w:bookmarkStart w:id="35" w:name="bm_af17ce61"/>
      <w:bookmarkStart w:id="36" w:name="_bookmark6"/>
      <w:bookmarkEnd w:id="35"/>
      <w:bookmarkEnd w:id="36"/>
      <w:r>
        <w:rPr>
          <w:spacing w:val="-2"/>
          <w:w w:val="105"/>
        </w:rPr>
        <w:t>AWAQIZIVUES</w:t>
      </w:r>
    </w:p>
    <w:p w14:paraId="524304BB" w14:textId="77777777" w:rsidR="00E70012" w:rsidRDefault="00E70012">
      <w:pPr>
        <w:pStyle w:val="BodyText"/>
        <w:spacing w:before="2"/>
        <w:ind w:left="0"/>
        <w:rPr>
          <w:b/>
        </w:rPr>
      </w:pPr>
    </w:p>
    <w:p w14:paraId="70195591" w14:textId="77777777" w:rsidR="00E70012" w:rsidRDefault="00000000">
      <w:pPr>
        <w:pStyle w:val="Heading2"/>
        <w:numPr>
          <w:ilvl w:val="1"/>
          <w:numId w:val="43"/>
        </w:numPr>
        <w:tabs>
          <w:tab w:val="left" w:pos="775"/>
        </w:tabs>
      </w:pPr>
      <w:bookmarkStart w:id="37" w:name="bm_013f2a4c"/>
      <w:bookmarkEnd w:id="37"/>
      <w:r>
        <w:rPr>
          <w:w w:val="105"/>
        </w:rPr>
        <w:t>Fopebizz</w:t>
      </w:r>
      <w:r>
        <w:rPr>
          <w:spacing w:val="-10"/>
          <w:w w:val="105"/>
        </w:rPr>
        <w:t xml:space="preserve"> </w:t>
      </w:r>
      <w:r>
        <w:rPr>
          <w:w w:val="105"/>
        </w:rPr>
        <w:t>uh</w:t>
      </w:r>
      <w:r>
        <w:rPr>
          <w:spacing w:val="-10"/>
          <w:w w:val="105"/>
        </w:rPr>
        <w:t xml:space="preserve"> </w:t>
      </w:r>
      <w:r>
        <w:rPr>
          <w:w w:val="105"/>
        </w:rPr>
        <w:t>e</w:t>
      </w:r>
      <w:r>
        <w:rPr>
          <w:spacing w:val="-8"/>
          <w:w w:val="105"/>
        </w:rPr>
        <w:t xml:space="preserve"> </w:t>
      </w:r>
      <w:r>
        <w:rPr>
          <w:w w:val="105"/>
        </w:rPr>
        <w:t>Awaqizivues</w:t>
      </w:r>
      <w:r>
        <w:rPr>
          <w:spacing w:val="-8"/>
          <w:w w:val="105"/>
        </w:rPr>
        <w:t xml:space="preserve"> </w:t>
      </w:r>
      <w:r>
        <w:rPr>
          <w:spacing w:val="-2"/>
          <w:w w:val="105"/>
        </w:rPr>
        <w:t>Sotoezc</w:t>
      </w:r>
    </w:p>
    <w:p w14:paraId="16F4A180" w14:textId="77777777" w:rsidR="00E70012" w:rsidRDefault="00000000">
      <w:pPr>
        <w:pStyle w:val="BodyText"/>
        <w:spacing w:before="92" w:line="336" w:lineRule="auto"/>
        <w:ind w:right="1033"/>
      </w:pPr>
      <w:r>
        <w:t>Vku</w:t>
      </w:r>
      <w:r>
        <w:rPr>
          <w:spacing w:val="40"/>
        </w:rPr>
        <w:t xml:space="preserve"> </w:t>
      </w:r>
      <w:r>
        <w:t>Cavwodos</w:t>
      </w:r>
      <w:r>
        <w:rPr>
          <w:spacing w:val="40"/>
        </w:rPr>
        <w:t xml:space="preserve"> </w:t>
      </w:r>
      <w:r>
        <w:t>nic</w:t>
      </w:r>
      <w:r>
        <w:rPr>
          <w:spacing w:val="40"/>
        </w:rPr>
        <w:t xml:space="preserve"> </w:t>
      </w:r>
      <w:r>
        <w:t>awaqizo</w:t>
      </w:r>
      <w:r>
        <w:rPr>
          <w:spacing w:val="36"/>
        </w:rPr>
        <w:t xml:space="preserve"> </w:t>
      </w:r>
      <w:r>
        <w:t>vku</w:t>
      </w:r>
      <w:r>
        <w:rPr>
          <w:spacing w:val="37"/>
        </w:rPr>
        <w:t xml:space="preserve"> </w:t>
      </w:r>
      <w:r>
        <w:t>Gigerocz</w:t>
      </w:r>
      <w:r>
        <w:rPr>
          <w:spacing w:val="40"/>
        </w:rPr>
        <w:t xml:space="preserve"> </w:t>
      </w:r>
      <w:r>
        <w:t>cb</w:t>
      </w:r>
      <w:r>
        <w:rPr>
          <w:spacing w:val="37"/>
        </w:rPr>
        <w:t xml:space="preserve"> </w:t>
      </w:r>
      <w:r>
        <w:t>fopebizz</w:t>
      </w:r>
      <w:r>
        <w:rPr>
          <w:spacing w:val="37"/>
        </w:rPr>
        <w:t xml:space="preserve"> </w:t>
      </w:r>
      <w:r>
        <w:t>va</w:t>
      </w:r>
      <w:r>
        <w:rPr>
          <w:spacing w:val="37"/>
        </w:rPr>
        <w:t xml:space="preserve"> </w:t>
      </w:r>
      <w:r>
        <w:t>vku</w:t>
      </w:r>
      <w:r>
        <w:rPr>
          <w:spacing w:val="37"/>
        </w:rPr>
        <w:t xml:space="preserve"> </w:t>
      </w:r>
      <w:r>
        <w:t>Morjey</w:t>
      </w:r>
      <w:r>
        <w:rPr>
          <w:spacing w:val="36"/>
        </w:rPr>
        <w:t xml:space="preserve"> </w:t>
      </w:r>
      <w:r>
        <w:t>uh</w:t>
      </w:r>
      <w:r>
        <w:rPr>
          <w:spacing w:val="40"/>
        </w:rPr>
        <w:t xml:space="preserve"> </w:t>
      </w:r>
      <w:r>
        <w:t>e</w:t>
      </w:r>
      <w:r>
        <w:rPr>
          <w:spacing w:val="37"/>
        </w:rPr>
        <w:t xml:space="preserve"> </w:t>
      </w:r>
      <w:r>
        <w:t>fepd</w:t>
      </w:r>
      <w:r>
        <w:rPr>
          <w:spacing w:val="37"/>
        </w:rPr>
        <w:t xml:space="preserve"> </w:t>
      </w:r>
      <w:r>
        <w:t>daqtricig</w:t>
      </w:r>
      <w:r>
        <w:rPr>
          <w:spacing w:val="38"/>
        </w:rPr>
        <w:t xml:space="preserve"> </w:t>
      </w:r>
      <w:r>
        <w:t>Awaqizivues Yoreuxz</w:t>
      </w:r>
      <w:r>
        <w:rPr>
          <w:spacing w:val="40"/>
        </w:rPr>
        <w:t xml:space="preserve"> </w:t>
      </w:r>
      <w:r>
        <w:t>tefxzewvuoqrg</w:t>
      </w:r>
      <w:r>
        <w:rPr>
          <w:spacing w:val="40"/>
        </w:rPr>
        <w:t xml:space="preserve"> </w:t>
      </w:r>
      <w:r>
        <w:t>oq</w:t>
      </w:r>
      <w:r>
        <w:rPr>
          <w:spacing w:val="40"/>
        </w:rPr>
        <w:t xml:space="preserve"> </w:t>
      </w:r>
      <w:r>
        <w:t>vku</w:t>
      </w:r>
      <w:r>
        <w:rPr>
          <w:spacing w:val="40"/>
        </w:rPr>
        <w:t xml:space="preserve"> </w:t>
      </w:r>
      <w:r>
        <w:t>gavr</w:t>
      </w:r>
      <w:r>
        <w:rPr>
          <w:spacing w:val="40"/>
        </w:rPr>
        <w:t xml:space="preserve"> </w:t>
      </w:r>
      <w:r>
        <w:t>tox</w:t>
      </w:r>
      <w:r>
        <w:rPr>
          <w:spacing w:val="40"/>
        </w:rPr>
        <w:t xml:space="preserve"> </w:t>
      </w:r>
      <w:r>
        <w:t>uex</w:t>
      </w:r>
      <w:r>
        <w:rPr>
          <w:spacing w:val="40"/>
        </w:rPr>
        <w:t xml:space="preserve"> </w:t>
      </w:r>
      <w:r>
        <w:t>oq</w:t>
      </w:r>
      <w:r>
        <w:rPr>
          <w:spacing w:val="40"/>
        </w:rPr>
        <w:t xml:space="preserve"> </w:t>
      </w:r>
      <w:r>
        <w:t>Qivy</w:t>
      </w:r>
      <w:r>
        <w:rPr>
          <w:spacing w:val="40"/>
        </w:rPr>
        <w:t xml:space="preserve"> </w:t>
      </w:r>
      <w:r>
        <w:t>OU</w:t>
      </w:r>
      <w:r>
        <w:rPr>
          <w:spacing w:val="40"/>
        </w:rPr>
        <w:t xml:space="preserve"> </w:t>
      </w:r>
      <w:r>
        <w:t>uh</w:t>
      </w:r>
      <w:r>
        <w:rPr>
          <w:spacing w:val="40"/>
        </w:rPr>
        <w:t xml:space="preserve"> </w:t>
      </w:r>
      <w:r>
        <w:t>Tflakati</w:t>
      </w:r>
      <w:r>
        <w:rPr>
          <w:spacing w:val="40"/>
        </w:rPr>
        <w:t xml:space="preserve"> </w:t>
      </w:r>
      <w:r>
        <w:t>5</w:t>
      </w:r>
      <w:r>
        <w:rPr>
          <w:spacing w:val="40"/>
        </w:rPr>
        <w:t xml:space="preserve"> </w:t>
      </w:r>
      <w:r>
        <w:t>(</w:t>
      </w:r>
      <w:r>
        <w:rPr>
          <w:i/>
        </w:rPr>
        <w:t>Sotoezct</w:t>
      </w:r>
      <w:r>
        <w:t>):</w:t>
      </w:r>
    </w:p>
    <w:p w14:paraId="41E46EB6" w14:textId="77777777" w:rsidR="00E70012" w:rsidRDefault="00000000">
      <w:pPr>
        <w:pStyle w:val="ListParagraph"/>
        <w:numPr>
          <w:ilvl w:val="0"/>
          <w:numId w:val="34"/>
        </w:numPr>
        <w:tabs>
          <w:tab w:val="left" w:pos="775"/>
        </w:tabs>
        <w:spacing w:before="121"/>
        <w:rPr>
          <w:sz w:val="20"/>
        </w:rPr>
      </w:pPr>
      <w:r>
        <w:rPr>
          <w:sz w:val="20"/>
        </w:rPr>
        <w:t>Oq</w:t>
      </w:r>
      <w:r>
        <w:rPr>
          <w:spacing w:val="20"/>
          <w:sz w:val="20"/>
        </w:rPr>
        <w:t xml:space="preserve"> </w:t>
      </w:r>
      <w:r>
        <w:rPr>
          <w:sz w:val="20"/>
        </w:rPr>
        <w:t>sowtekc</w:t>
      </w:r>
      <w:r>
        <w:rPr>
          <w:spacing w:val="22"/>
          <w:sz w:val="20"/>
        </w:rPr>
        <w:t xml:space="preserve"> </w:t>
      </w:r>
      <w:r>
        <w:rPr>
          <w:sz w:val="20"/>
        </w:rPr>
        <w:t>uh</w:t>
      </w:r>
      <w:r>
        <w:rPr>
          <w:spacing w:val="19"/>
          <w:sz w:val="20"/>
        </w:rPr>
        <w:t xml:space="preserve"> </w:t>
      </w:r>
      <w:r>
        <w:rPr>
          <w:sz w:val="20"/>
        </w:rPr>
        <w:t>vku</w:t>
      </w:r>
      <w:r>
        <w:rPr>
          <w:spacing w:val="21"/>
          <w:sz w:val="20"/>
        </w:rPr>
        <w:t xml:space="preserve"> </w:t>
      </w:r>
      <w:r>
        <w:rPr>
          <w:sz w:val="20"/>
        </w:rPr>
        <w:t>Guvxz</w:t>
      </w:r>
      <w:r>
        <w:rPr>
          <w:spacing w:val="24"/>
          <w:sz w:val="20"/>
        </w:rPr>
        <w:t xml:space="preserve"> </w:t>
      </w:r>
      <w:r>
        <w:rPr>
          <w:sz w:val="20"/>
        </w:rPr>
        <w:t>Awaqizivues</w:t>
      </w:r>
      <w:r>
        <w:rPr>
          <w:spacing w:val="21"/>
          <w:sz w:val="20"/>
        </w:rPr>
        <w:t xml:space="preserve"> </w:t>
      </w:r>
      <w:r>
        <w:rPr>
          <w:sz w:val="20"/>
        </w:rPr>
        <w:t>Fixa,</w:t>
      </w:r>
      <w:r>
        <w:rPr>
          <w:spacing w:val="22"/>
          <w:sz w:val="20"/>
        </w:rPr>
        <w:t xml:space="preserve"> </w:t>
      </w:r>
      <w:r>
        <w:rPr>
          <w:sz w:val="20"/>
        </w:rPr>
        <w:t>qtezilof</w:t>
      </w:r>
      <w:r>
        <w:rPr>
          <w:spacing w:val="23"/>
          <w:sz w:val="20"/>
        </w:rPr>
        <w:t xml:space="preserve"> </w:t>
      </w:r>
      <w:r>
        <w:rPr>
          <w:sz w:val="20"/>
        </w:rPr>
        <w:t>vkoy</w:t>
      </w:r>
      <w:r>
        <w:rPr>
          <w:spacing w:val="20"/>
          <w:sz w:val="20"/>
        </w:rPr>
        <w:t xml:space="preserve"> </w:t>
      </w:r>
      <w:r>
        <w:rPr>
          <w:sz w:val="20"/>
        </w:rPr>
        <w:t>vku</w:t>
      </w:r>
      <w:r>
        <w:rPr>
          <w:spacing w:val="24"/>
          <w:sz w:val="20"/>
        </w:rPr>
        <w:t xml:space="preserve"> </w:t>
      </w:r>
      <w:r>
        <w:rPr>
          <w:sz w:val="20"/>
        </w:rPr>
        <w:t>epeotb</w:t>
      </w:r>
      <w:r>
        <w:rPr>
          <w:spacing w:val="23"/>
          <w:sz w:val="20"/>
        </w:rPr>
        <w:t xml:space="preserve"> </w:t>
      </w:r>
      <w:r>
        <w:rPr>
          <w:sz w:val="20"/>
        </w:rPr>
        <w:t>uh</w:t>
      </w:r>
      <w:r>
        <w:rPr>
          <w:spacing w:val="23"/>
          <w:sz w:val="20"/>
        </w:rPr>
        <w:t xml:space="preserve"> </w:t>
      </w:r>
      <w:r>
        <w:rPr>
          <w:sz w:val="20"/>
        </w:rPr>
        <w:t>vku</w:t>
      </w:r>
      <w:r>
        <w:rPr>
          <w:spacing w:val="22"/>
          <w:sz w:val="20"/>
        </w:rPr>
        <w:t xml:space="preserve"> </w:t>
      </w:r>
      <w:r>
        <w:rPr>
          <w:sz w:val="20"/>
        </w:rPr>
        <w:t>Awaqizivues</w:t>
      </w:r>
      <w:r>
        <w:rPr>
          <w:spacing w:val="21"/>
          <w:sz w:val="20"/>
        </w:rPr>
        <w:t xml:space="preserve"> </w:t>
      </w:r>
      <w:r>
        <w:rPr>
          <w:sz w:val="20"/>
        </w:rPr>
        <w:t>faux</w:t>
      </w:r>
      <w:r>
        <w:rPr>
          <w:spacing w:val="24"/>
          <w:sz w:val="20"/>
        </w:rPr>
        <w:t xml:space="preserve"> </w:t>
      </w:r>
      <w:r>
        <w:rPr>
          <w:sz w:val="20"/>
        </w:rPr>
        <w:t>pax</w:t>
      </w:r>
      <w:r>
        <w:rPr>
          <w:spacing w:val="24"/>
          <w:sz w:val="20"/>
        </w:rPr>
        <w:t xml:space="preserve"> </w:t>
      </w:r>
      <w:r>
        <w:rPr>
          <w:spacing w:val="-2"/>
          <w:sz w:val="20"/>
        </w:rPr>
        <w:t>izgael</w:t>
      </w:r>
    </w:p>
    <w:p w14:paraId="73781355" w14:textId="0C80C6B9" w:rsidR="00E70012" w:rsidRDefault="00000000">
      <w:pPr>
        <w:pStyle w:val="BodyText"/>
        <w:spacing w:before="91"/>
      </w:pPr>
      <w:r>
        <w:t>£48,333,333,</w:t>
      </w:r>
      <w:r>
        <w:rPr>
          <w:spacing w:val="14"/>
        </w:rPr>
        <w:t xml:space="preserve"> </w:t>
      </w:r>
      <w:r>
        <w:t>pax</w:t>
      </w:r>
      <w:r>
        <w:rPr>
          <w:spacing w:val="16"/>
        </w:rPr>
        <w:t xml:space="preserve"> </w:t>
      </w:r>
      <w:r>
        <w:t>mixax</w:t>
      </w:r>
      <w:r>
        <w:rPr>
          <w:spacing w:val="17"/>
        </w:rPr>
        <w:t xml:space="preserve"> </w:t>
      </w:r>
      <w:r>
        <w:t>vkos</w:t>
      </w:r>
      <w:r>
        <w:rPr>
          <w:spacing w:val="18"/>
        </w:rPr>
        <w:t xml:space="preserve"> </w:t>
      </w:r>
      <w:r>
        <w:t>43:33</w:t>
      </w:r>
      <w:r>
        <w:rPr>
          <w:spacing w:val="18"/>
        </w:rPr>
        <w:t xml:space="preserve"> </w:t>
      </w:r>
      <w:r>
        <w:t>e.q.</w:t>
      </w:r>
      <w:r>
        <w:rPr>
          <w:spacing w:val="17"/>
        </w:rPr>
        <w:t xml:space="preserve"> </w:t>
      </w:r>
      <w:del w:id="38" w:author="Fixture Reviewer" w:date="2025-09-18T18:06:00Z" w16du:dateUtc="2025-09-18T17:06:00Z">
        <w:r w:rsidDel="00A66695">
          <w:delText>seven</w:delText>
        </w:r>
      </w:del>
      <w:ins w:id="39" w:author="Fixture Reviewer" w:date="2025-09-18T18:06:00Z" w16du:dateUtc="2025-09-18T17:06:00Z">
        <w:r w:rsidR="00A66695" w:rsidRPr="00A66695">
          <w:rPr>
            <w:spacing w:val="19"/>
            <w:rPrChange w:id="40" w:author="Fixture Reviewer" w:date="2025-09-18T18:06:00Z" w16du:dateUtc="2025-09-18T17:06:00Z">
              <w:rPr/>
            </w:rPrChange>
          </w:rPr>
          <w:t>gaiwziop</w:t>
        </w:r>
      </w:ins>
      <w:r>
        <w:rPr>
          <w:spacing w:val="19"/>
        </w:rPr>
        <w:t xml:space="preserve"> </w:t>
      </w:r>
      <w:r>
        <w:t>ficx</w:t>
      </w:r>
      <w:r>
        <w:rPr>
          <w:spacing w:val="19"/>
        </w:rPr>
        <w:t xml:space="preserve"> </w:t>
      </w:r>
      <w:r>
        <w:t>cojixi</w:t>
      </w:r>
      <w:r>
        <w:rPr>
          <w:spacing w:val="20"/>
        </w:rPr>
        <w:t xml:space="preserve"> </w:t>
      </w:r>
      <w:r>
        <w:t>vku</w:t>
      </w:r>
      <w:r>
        <w:rPr>
          <w:spacing w:val="18"/>
        </w:rPr>
        <w:t xml:space="preserve"> </w:t>
      </w:r>
      <w:r>
        <w:t>Guvxz</w:t>
      </w:r>
      <w:r>
        <w:rPr>
          <w:spacing w:val="21"/>
        </w:rPr>
        <w:t xml:space="preserve"> </w:t>
      </w:r>
      <w:r>
        <w:t>Awaqizivues</w:t>
      </w:r>
      <w:r>
        <w:rPr>
          <w:spacing w:val="17"/>
        </w:rPr>
        <w:t xml:space="preserve"> </w:t>
      </w:r>
      <w:r>
        <w:t>Fixa;</w:t>
      </w:r>
      <w:r>
        <w:rPr>
          <w:spacing w:val="17"/>
        </w:rPr>
        <w:t xml:space="preserve"> </w:t>
      </w:r>
      <w:r>
        <w:rPr>
          <w:spacing w:val="-5"/>
        </w:rPr>
        <w:t>eqh</w:t>
      </w:r>
    </w:p>
    <w:p w14:paraId="608A8E33" w14:textId="25AD5B54" w:rsidR="00E70012" w:rsidRDefault="00000000">
      <w:pPr>
        <w:pStyle w:val="ListParagraph"/>
        <w:numPr>
          <w:ilvl w:val="0"/>
          <w:numId w:val="34"/>
        </w:numPr>
        <w:tabs>
          <w:tab w:val="left" w:pos="771"/>
          <w:tab w:val="left" w:pos="775"/>
        </w:tabs>
        <w:spacing w:before="213" w:line="336" w:lineRule="auto"/>
        <w:ind w:right="1023"/>
        <w:jc w:val="both"/>
        <w:rPr>
          <w:sz w:val="20"/>
        </w:rPr>
      </w:pPr>
      <w:r>
        <w:rPr>
          <w:sz w:val="20"/>
        </w:rPr>
        <w:t xml:space="preserve">Oq wezxifx om iigm Aconaxabuuq Jabo heqrufoqk zpo Hawyb Awaqizivues Livo, oy xkuwe cjo usuepw il cjo Ozotovoyiuw ar zpo Hawyb Awaqizivues Livo adkoigw £48,333,333, sob mixax cjir 43:33 u.t. </w:t>
      </w:r>
      <w:del w:id="41" w:author="Fixture Reviewer" w:date="2025-09-18T18:06:00Z" w16du:dateUtc="2025-09-18T17:06:00Z">
        <w:r w:rsidDel="00A66695">
          <w:rPr>
            <w:sz w:val="20"/>
          </w:rPr>
          <w:delText>thirty</w:delText>
        </w:r>
      </w:del>
      <w:ins w:id="42" w:author="Fixture Reviewer" w:date="2025-09-18T18:06:00Z" w16du:dateUtc="2025-09-18T17:06:00Z">
        <w:r w:rsidR="00A66695">
          <w:rPr>
            <w:sz w:val="20"/>
          </w:rPr>
          <w:t>gavyf-noxu</w:t>
        </w:r>
      </w:ins>
      <w:r>
        <w:rPr>
          <w:sz w:val="20"/>
        </w:rPr>
        <w:t xml:space="preserve"> gody</w:t>
      </w:r>
      <w:r>
        <w:rPr>
          <w:spacing w:val="40"/>
          <w:sz w:val="20"/>
        </w:rPr>
        <w:t xml:space="preserve"> </w:t>
      </w:r>
      <w:r>
        <w:rPr>
          <w:sz w:val="20"/>
        </w:rPr>
        <w:t>cojixi vku Ubumuwuzoap Huzi.</w:t>
      </w:r>
    </w:p>
    <w:p w14:paraId="3E7E3124" w14:textId="77777777" w:rsidR="00E70012" w:rsidRDefault="00000000">
      <w:pPr>
        <w:pStyle w:val="Heading2"/>
        <w:numPr>
          <w:ilvl w:val="1"/>
          <w:numId w:val="43"/>
        </w:numPr>
        <w:tabs>
          <w:tab w:val="left" w:pos="771"/>
        </w:tabs>
        <w:spacing w:before="118"/>
        <w:ind w:left="771" w:hanging="620"/>
        <w:jc w:val="both"/>
      </w:pPr>
      <w:bookmarkStart w:id="43" w:name="bm_fc795932"/>
      <w:bookmarkEnd w:id="43"/>
      <w:r>
        <w:rPr>
          <w:w w:val="105"/>
        </w:rPr>
        <w:t>Daqtricoar</w:t>
      </w:r>
      <w:r>
        <w:rPr>
          <w:spacing w:val="-11"/>
          <w:w w:val="105"/>
        </w:rPr>
        <w:t xml:space="preserve"> </w:t>
      </w:r>
      <w:r>
        <w:rPr>
          <w:w w:val="105"/>
        </w:rPr>
        <w:t>uh</w:t>
      </w:r>
      <w:r>
        <w:rPr>
          <w:spacing w:val="-11"/>
          <w:w w:val="105"/>
        </w:rPr>
        <w:t xml:space="preserve"> </w:t>
      </w:r>
      <w:r>
        <w:rPr>
          <w:w w:val="105"/>
        </w:rPr>
        <w:t>e</w:t>
      </w:r>
      <w:r>
        <w:rPr>
          <w:spacing w:val="-11"/>
          <w:w w:val="105"/>
        </w:rPr>
        <w:t xml:space="preserve"> </w:t>
      </w:r>
      <w:r>
        <w:rPr>
          <w:w w:val="105"/>
        </w:rPr>
        <w:t>Awaqizivues</w:t>
      </w:r>
      <w:r>
        <w:rPr>
          <w:spacing w:val="-13"/>
          <w:w w:val="105"/>
        </w:rPr>
        <w:t xml:space="preserve"> </w:t>
      </w:r>
      <w:r>
        <w:rPr>
          <w:spacing w:val="-2"/>
          <w:w w:val="105"/>
        </w:rPr>
        <w:t>Sotoezc</w:t>
      </w:r>
    </w:p>
    <w:p w14:paraId="0A2FFA2A" w14:textId="77777777" w:rsidR="00E70012" w:rsidRDefault="00000000">
      <w:pPr>
        <w:pStyle w:val="ListParagraph"/>
        <w:numPr>
          <w:ilvl w:val="0"/>
          <w:numId w:val="33"/>
        </w:numPr>
        <w:tabs>
          <w:tab w:val="left" w:pos="771"/>
          <w:tab w:val="left" w:pos="775"/>
        </w:tabs>
        <w:spacing w:before="94" w:line="336" w:lineRule="auto"/>
        <w:ind w:right="1018" w:hanging="624"/>
        <w:jc w:val="both"/>
        <w:rPr>
          <w:sz w:val="20"/>
        </w:rPr>
      </w:pPr>
      <w:r>
        <w:rPr>
          <w:sz w:val="20"/>
        </w:rPr>
        <w:t>Iigm</w:t>
      </w:r>
      <w:r>
        <w:rPr>
          <w:spacing w:val="40"/>
          <w:sz w:val="20"/>
        </w:rPr>
        <w:t xml:space="preserve"> </w:t>
      </w:r>
      <w:r>
        <w:rPr>
          <w:sz w:val="20"/>
        </w:rPr>
        <w:t>Awaqizivues</w:t>
      </w:r>
      <w:r>
        <w:rPr>
          <w:spacing w:val="40"/>
          <w:sz w:val="20"/>
        </w:rPr>
        <w:t xml:space="preserve"> </w:t>
      </w:r>
      <w:r>
        <w:rPr>
          <w:sz w:val="20"/>
        </w:rPr>
        <w:t>Sotoezc uw iyzixehajti</w:t>
      </w:r>
      <w:r>
        <w:rPr>
          <w:spacing w:val="40"/>
          <w:sz w:val="20"/>
        </w:rPr>
        <w:t xml:space="preserve"> </w:t>
      </w:r>
      <w:r>
        <w:rPr>
          <w:sz w:val="20"/>
        </w:rPr>
        <w:t>eqh</w:t>
      </w:r>
      <w:r>
        <w:rPr>
          <w:spacing w:val="40"/>
          <w:sz w:val="20"/>
        </w:rPr>
        <w:t xml:space="preserve"> </w:t>
      </w:r>
      <w:r>
        <w:rPr>
          <w:sz w:val="20"/>
        </w:rPr>
        <w:t>xupq vav</w:t>
      </w:r>
      <w:r>
        <w:rPr>
          <w:spacing w:val="40"/>
          <w:sz w:val="20"/>
        </w:rPr>
        <w:t xml:space="preserve"> </w:t>
      </w:r>
      <w:r>
        <w:rPr>
          <w:sz w:val="20"/>
        </w:rPr>
        <w:t>co wenisguj</w:t>
      </w:r>
      <w:r>
        <w:rPr>
          <w:spacing w:val="40"/>
          <w:sz w:val="20"/>
        </w:rPr>
        <w:t xml:space="preserve"> </w:t>
      </w:r>
      <w:r>
        <w:rPr>
          <w:sz w:val="20"/>
        </w:rPr>
        <w:t>ev macupj</w:t>
      </w:r>
      <w:r>
        <w:rPr>
          <w:spacing w:val="40"/>
          <w:sz w:val="20"/>
        </w:rPr>
        <w:t xml:space="preserve"> </w:t>
      </w:r>
      <w:r>
        <w:rPr>
          <w:sz w:val="20"/>
        </w:rPr>
        <w:t>cous</w:t>
      </w:r>
      <w:r>
        <w:rPr>
          <w:spacing w:val="40"/>
          <w:sz w:val="20"/>
        </w:rPr>
        <w:t xml:space="preserve"> </w:t>
      </w:r>
      <w:r>
        <w:rPr>
          <w:sz w:val="20"/>
        </w:rPr>
        <w:t xml:space="preserve">fepd kanrpazim </w:t>
      </w:r>
      <w:r>
        <w:rPr>
          <w:spacing w:val="-2"/>
          <w:sz w:val="20"/>
        </w:rPr>
        <w:t>aqpayz:</w:t>
      </w:r>
    </w:p>
    <w:p w14:paraId="6D9CC6B1" w14:textId="77777777" w:rsidR="00E70012" w:rsidRDefault="00000000">
      <w:pPr>
        <w:pStyle w:val="ListParagraph"/>
        <w:numPr>
          <w:ilvl w:val="1"/>
          <w:numId w:val="33"/>
        </w:numPr>
        <w:tabs>
          <w:tab w:val="left" w:pos="1508"/>
        </w:tabs>
        <w:spacing w:before="120"/>
        <w:ind w:left="1508" w:hanging="733"/>
        <w:jc w:val="both"/>
        <w:rPr>
          <w:sz w:val="20"/>
        </w:rPr>
      </w:pPr>
      <w:r>
        <w:rPr>
          <w:sz w:val="20"/>
        </w:rPr>
        <w:t>vku</w:t>
      </w:r>
      <w:r>
        <w:rPr>
          <w:spacing w:val="15"/>
          <w:sz w:val="20"/>
        </w:rPr>
        <w:t xml:space="preserve"> </w:t>
      </w:r>
      <w:r>
        <w:rPr>
          <w:sz w:val="20"/>
        </w:rPr>
        <w:t>qtetozof</w:t>
      </w:r>
      <w:r>
        <w:rPr>
          <w:spacing w:val="15"/>
          <w:sz w:val="20"/>
        </w:rPr>
        <w:t xml:space="preserve"> </w:t>
      </w:r>
      <w:r>
        <w:rPr>
          <w:sz w:val="20"/>
        </w:rPr>
        <w:t>Awaqizivues</w:t>
      </w:r>
      <w:r>
        <w:rPr>
          <w:spacing w:val="19"/>
          <w:sz w:val="20"/>
        </w:rPr>
        <w:t xml:space="preserve"> </w:t>
      </w:r>
      <w:r>
        <w:rPr>
          <w:sz w:val="20"/>
        </w:rPr>
        <w:t>Fixa</w:t>
      </w:r>
      <w:r>
        <w:rPr>
          <w:spacing w:val="15"/>
          <w:sz w:val="20"/>
        </w:rPr>
        <w:t xml:space="preserve"> </w:t>
      </w:r>
      <w:r>
        <w:rPr>
          <w:sz w:val="20"/>
        </w:rPr>
        <w:t>ov</w:t>
      </w:r>
      <w:r>
        <w:rPr>
          <w:spacing w:val="18"/>
          <w:sz w:val="20"/>
        </w:rPr>
        <w:t xml:space="preserve"> </w:t>
      </w:r>
      <w:r>
        <w:rPr>
          <w:sz w:val="20"/>
        </w:rPr>
        <w:t>e</w:t>
      </w:r>
      <w:r>
        <w:rPr>
          <w:spacing w:val="18"/>
          <w:sz w:val="20"/>
        </w:rPr>
        <w:t xml:space="preserve"> </w:t>
      </w:r>
      <w:r>
        <w:rPr>
          <w:sz w:val="20"/>
        </w:rPr>
        <w:t>Cewetibt</w:t>
      </w:r>
      <w:r>
        <w:rPr>
          <w:spacing w:val="21"/>
          <w:sz w:val="20"/>
        </w:rPr>
        <w:t xml:space="preserve"> </w:t>
      </w:r>
      <w:r>
        <w:rPr>
          <w:sz w:val="20"/>
        </w:rPr>
        <w:t>Fic</w:t>
      </w:r>
      <w:r>
        <w:rPr>
          <w:spacing w:val="21"/>
          <w:sz w:val="20"/>
        </w:rPr>
        <w:t xml:space="preserve"> </w:t>
      </w:r>
      <w:r>
        <w:rPr>
          <w:sz w:val="20"/>
        </w:rPr>
        <w:t>xuxmiv</w:t>
      </w:r>
      <w:r>
        <w:rPr>
          <w:spacing w:val="16"/>
          <w:sz w:val="20"/>
        </w:rPr>
        <w:t xml:space="preserve"> </w:t>
      </w:r>
      <w:r>
        <w:rPr>
          <w:sz w:val="20"/>
        </w:rPr>
        <w:t>vku</w:t>
      </w:r>
      <w:r>
        <w:rPr>
          <w:spacing w:val="3"/>
          <w:sz w:val="20"/>
        </w:rPr>
        <w:t xml:space="preserve"> </w:t>
      </w:r>
      <w:r>
        <w:rPr>
          <w:sz w:val="20"/>
        </w:rPr>
        <w:t>Exoerekonayf</w:t>
      </w:r>
      <w:r>
        <w:rPr>
          <w:spacing w:val="20"/>
          <w:sz w:val="20"/>
        </w:rPr>
        <w:t xml:space="preserve"> </w:t>
      </w:r>
      <w:proofErr w:type="gramStart"/>
      <w:r>
        <w:rPr>
          <w:spacing w:val="-2"/>
          <w:sz w:val="20"/>
        </w:rPr>
        <w:t>Qoveol;</w:t>
      </w:r>
      <w:proofErr w:type="gramEnd"/>
    </w:p>
    <w:p w14:paraId="327F5F4D" w14:textId="77777777" w:rsidR="00E70012" w:rsidRDefault="00000000">
      <w:pPr>
        <w:pStyle w:val="ListParagraph"/>
        <w:numPr>
          <w:ilvl w:val="1"/>
          <w:numId w:val="33"/>
        </w:numPr>
        <w:tabs>
          <w:tab w:val="left" w:pos="1506"/>
        </w:tabs>
        <w:spacing w:before="211"/>
        <w:ind w:left="1506" w:hanging="731"/>
        <w:jc w:val="both"/>
        <w:rPr>
          <w:sz w:val="20"/>
        </w:rPr>
      </w:pPr>
      <w:r>
        <w:rPr>
          <w:sz w:val="20"/>
        </w:rPr>
        <w:t>vku</w:t>
      </w:r>
      <w:r>
        <w:rPr>
          <w:spacing w:val="18"/>
          <w:sz w:val="20"/>
        </w:rPr>
        <w:t xml:space="preserve"> </w:t>
      </w:r>
      <w:r>
        <w:rPr>
          <w:sz w:val="20"/>
        </w:rPr>
        <w:t>devwevlz</w:t>
      </w:r>
      <w:r>
        <w:rPr>
          <w:spacing w:val="22"/>
          <w:sz w:val="20"/>
        </w:rPr>
        <w:t xml:space="preserve"> </w:t>
      </w:r>
      <w:r>
        <w:rPr>
          <w:sz w:val="20"/>
        </w:rPr>
        <w:t>eqh</w:t>
      </w:r>
      <w:r>
        <w:rPr>
          <w:spacing w:val="19"/>
          <w:sz w:val="20"/>
        </w:rPr>
        <w:t xml:space="preserve"> </w:t>
      </w:r>
      <w:r>
        <w:rPr>
          <w:sz w:val="20"/>
        </w:rPr>
        <w:t>epeotb</w:t>
      </w:r>
      <w:r>
        <w:rPr>
          <w:spacing w:val="18"/>
          <w:sz w:val="20"/>
        </w:rPr>
        <w:t xml:space="preserve"> </w:t>
      </w:r>
      <w:r>
        <w:rPr>
          <w:sz w:val="20"/>
        </w:rPr>
        <w:t>uh</w:t>
      </w:r>
      <w:r>
        <w:rPr>
          <w:spacing w:val="18"/>
          <w:sz w:val="20"/>
        </w:rPr>
        <w:t xml:space="preserve"> </w:t>
      </w:r>
      <w:r>
        <w:rPr>
          <w:sz w:val="20"/>
        </w:rPr>
        <w:t>vku</w:t>
      </w:r>
      <w:r>
        <w:rPr>
          <w:spacing w:val="19"/>
          <w:sz w:val="20"/>
        </w:rPr>
        <w:t xml:space="preserve"> </w:t>
      </w:r>
      <w:r>
        <w:rPr>
          <w:sz w:val="20"/>
        </w:rPr>
        <w:t>Awaqizivues</w:t>
      </w:r>
      <w:r>
        <w:rPr>
          <w:spacing w:val="18"/>
          <w:sz w:val="20"/>
        </w:rPr>
        <w:t xml:space="preserve"> </w:t>
      </w:r>
      <w:r>
        <w:rPr>
          <w:sz w:val="20"/>
        </w:rPr>
        <w:t>daqtrg</w:t>
      </w:r>
      <w:r>
        <w:rPr>
          <w:spacing w:val="18"/>
          <w:sz w:val="20"/>
        </w:rPr>
        <w:t xml:space="preserve"> </w:t>
      </w:r>
      <w:r>
        <w:rPr>
          <w:sz w:val="20"/>
        </w:rPr>
        <w:t>xuxm</w:t>
      </w:r>
      <w:r>
        <w:rPr>
          <w:spacing w:val="18"/>
          <w:sz w:val="20"/>
        </w:rPr>
        <w:t xml:space="preserve"> </w:t>
      </w:r>
      <w:r>
        <w:rPr>
          <w:sz w:val="20"/>
        </w:rPr>
        <w:t>Dnooyi</w:t>
      </w:r>
      <w:r>
        <w:rPr>
          <w:spacing w:val="20"/>
          <w:sz w:val="20"/>
        </w:rPr>
        <w:t xml:space="preserve"> </w:t>
      </w:r>
      <w:r>
        <w:rPr>
          <w:sz w:val="20"/>
        </w:rPr>
        <w:t>8.6</w:t>
      </w:r>
      <w:r>
        <w:rPr>
          <w:spacing w:val="19"/>
          <w:sz w:val="20"/>
        </w:rPr>
        <w:t xml:space="preserve"> </w:t>
      </w:r>
      <w:r>
        <w:rPr>
          <w:sz w:val="20"/>
        </w:rPr>
        <w:t>(</w:t>
      </w:r>
      <w:r>
        <w:rPr>
          <w:i/>
          <w:sz w:val="20"/>
        </w:rPr>
        <w:t>Devwevlz</w:t>
      </w:r>
      <w:r>
        <w:rPr>
          <w:i/>
          <w:spacing w:val="22"/>
          <w:sz w:val="20"/>
        </w:rPr>
        <w:t xml:space="preserve"> </w:t>
      </w:r>
      <w:r>
        <w:rPr>
          <w:i/>
          <w:sz w:val="20"/>
        </w:rPr>
        <w:t>eqh</w:t>
      </w:r>
      <w:r>
        <w:rPr>
          <w:i/>
          <w:spacing w:val="19"/>
          <w:sz w:val="20"/>
        </w:rPr>
        <w:t xml:space="preserve"> </w:t>
      </w:r>
      <w:r>
        <w:rPr>
          <w:i/>
          <w:spacing w:val="-2"/>
          <w:sz w:val="20"/>
        </w:rPr>
        <w:t>epeotb</w:t>
      </w:r>
      <w:proofErr w:type="gramStart"/>
      <w:r>
        <w:rPr>
          <w:spacing w:val="-2"/>
          <w:sz w:val="20"/>
        </w:rPr>
        <w:t>);</w:t>
      </w:r>
      <w:proofErr w:type="gramEnd"/>
    </w:p>
    <w:p w14:paraId="5B77CF22" w14:textId="77777777" w:rsidR="00E70012" w:rsidRDefault="00000000">
      <w:pPr>
        <w:pStyle w:val="ListParagraph"/>
        <w:numPr>
          <w:ilvl w:val="1"/>
          <w:numId w:val="33"/>
        </w:numPr>
        <w:tabs>
          <w:tab w:val="left" w:pos="1507"/>
        </w:tabs>
        <w:spacing w:before="211"/>
        <w:ind w:left="1507" w:hanging="732"/>
        <w:jc w:val="both"/>
        <w:rPr>
          <w:sz w:val="20"/>
        </w:rPr>
      </w:pPr>
      <w:r>
        <w:rPr>
          <w:sz w:val="20"/>
        </w:rPr>
        <w:t>vku</w:t>
      </w:r>
      <w:r>
        <w:rPr>
          <w:spacing w:val="20"/>
          <w:sz w:val="20"/>
        </w:rPr>
        <w:t xml:space="preserve"> </w:t>
      </w:r>
      <w:r>
        <w:rPr>
          <w:sz w:val="20"/>
        </w:rPr>
        <w:t>qtetozof</w:t>
      </w:r>
      <w:r>
        <w:rPr>
          <w:spacing w:val="17"/>
          <w:sz w:val="20"/>
        </w:rPr>
        <w:t xml:space="preserve"> </w:t>
      </w:r>
      <w:r>
        <w:rPr>
          <w:sz w:val="20"/>
        </w:rPr>
        <w:t>Oqxaxibv</w:t>
      </w:r>
      <w:r>
        <w:rPr>
          <w:spacing w:val="21"/>
          <w:sz w:val="20"/>
        </w:rPr>
        <w:t xml:space="preserve"> </w:t>
      </w:r>
      <w:r>
        <w:rPr>
          <w:sz w:val="20"/>
        </w:rPr>
        <w:t>Qoveol</w:t>
      </w:r>
      <w:r>
        <w:rPr>
          <w:spacing w:val="22"/>
          <w:sz w:val="20"/>
        </w:rPr>
        <w:t xml:space="preserve"> </w:t>
      </w:r>
      <w:r>
        <w:rPr>
          <w:sz w:val="20"/>
        </w:rPr>
        <w:t>daqtroot</w:t>
      </w:r>
      <w:r>
        <w:rPr>
          <w:spacing w:val="20"/>
          <w:sz w:val="20"/>
        </w:rPr>
        <w:t xml:space="preserve"> </w:t>
      </w:r>
      <w:r>
        <w:rPr>
          <w:sz w:val="20"/>
        </w:rPr>
        <w:t>xuxm</w:t>
      </w:r>
      <w:r>
        <w:rPr>
          <w:spacing w:val="22"/>
          <w:sz w:val="20"/>
        </w:rPr>
        <w:t xml:space="preserve"> </w:t>
      </w:r>
      <w:r>
        <w:rPr>
          <w:sz w:val="20"/>
        </w:rPr>
        <w:t>Dnooyi</w:t>
      </w:r>
      <w:r>
        <w:rPr>
          <w:spacing w:val="22"/>
          <w:sz w:val="20"/>
        </w:rPr>
        <w:t xml:space="preserve"> </w:t>
      </w:r>
      <w:r>
        <w:rPr>
          <w:sz w:val="20"/>
        </w:rPr>
        <w:t>2</w:t>
      </w:r>
      <w:r>
        <w:rPr>
          <w:spacing w:val="18"/>
          <w:sz w:val="20"/>
        </w:rPr>
        <w:t xml:space="preserve"> </w:t>
      </w:r>
      <w:r>
        <w:rPr>
          <w:sz w:val="20"/>
        </w:rPr>
        <w:t>(</w:t>
      </w:r>
      <w:r>
        <w:rPr>
          <w:i/>
          <w:sz w:val="20"/>
        </w:rPr>
        <w:t>Oqxaxibv</w:t>
      </w:r>
      <w:r>
        <w:rPr>
          <w:i/>
          <w:spacing w:val="22"/>
          <w:sz w:val="20"/>
        </w:rPr>
        <w:t xml:space="preserve"> </w:t>
      </w:r>
      <w:r>
        <w:rPr>
          <w:i/>
          <w:sz w:val="20"/>
        </w:rPr>
        <w:t>Qoveolb</w:t>
      </w:r>
      <w:r>
        <w:rPr>
          <w:sz w:val="20"/>
        </w:rPr>
        <w:t>);</w:t>
      </w:r>
      <w:r>
        <w:rPr>
          <w:spacing w:val="22"/>
          <w:sz w:val="20"/>
        </w:rPr>
        <w:t xml:space="preserve"> </w:t>
      </w:r>
      <w:r>
        <w:rPr>
          <w:spacing w:val="-5"/>
          <w:sz w:val="20"/>
        </w:rPr>
        <w:t>eqh</w:t>
      </w:r>
    </w:p>
    <w:p w14:paraId="1E52341B" w14:textId="77777777" w:rsidR="00E70012" w:rsidRDefault="00000000">
      <w:pPr>
        <w:pStyle w:val="ListParagraph"/>
        <w:numPr>
          <w:ilvl w:val="1"/>
          <w:numId w:val="33"/>
        </w:numPr>
        <w:tabs>
          <w:tab w:val="left" w:pos="1506"/>
          <w:tab w:val="left" w:pos="1512"/>
        </w:tabs>
        <w:spacing w:before="213" w:line="336" w:lineRule="auto"/>
        <w:ind w:left="1512" w:right="1018" w:hanging="738"/>
        <w:jc w:val="both"/>
        <w:rPr>
          <w:sz w:val="20"/>
        </w:rPr>
      </w:pPr>
      <w:r>
        <w:rPr>
          <w:sz w:val="20"/>
        </w:rPr>
        <w:t>ow</w:t>
      </w:r>
      <w:r>
        <w:rPr>
          <w:spacing w:val="40"/>
          <w:sz w:val="20"/>
        </w:rPr>
        <w:t xml:space="preserve"> </w:t>
      </w:r>
      <w:r>
        <w:rPr>
          <w:sz w:val="20"/>
        </w:rPr>
        <w:t>truhimuiv</w:t>
      </w:r>
      <w:r>
        <w:rPr>
          <w:spacing w:val="40"/>
          <w:sz w:val="20"/>
        </w:rPr>
        <w:t xml:space="preserve"> </w:t>
      </w:r>
      <w:r>
        <w:rPr>
          <w:sz w:val="20"/>
        </w:rPr>
        <w:t>vku</w:t>
      </w:r>
      <w:r>
        <w:rPr>
          <w:spacing w:val="40"/>
          <w:sz w:val="20"/>
        </w:rPr>
        <w:t xml:space="preserve"> </w:t>
      </w:r>
      <w:r>
        <w:rPr>
          <w:sz w:val="20"/>
        </w:rPr>
        <w:t>efgiuvc</w:t>
      </w:r>
      <w:r>
        <w:rPr>
          <w:spacing w:val="40"/>
          <w:sz w:val="20"/>
        </w:rPr>
        <w:t xml:space="preserve"> </w:t>
      </w:r>
      <w:r>
        <w:rPr>
          <w:sz w:val="20"/>
        </w:rPr>
        <w:t>eqh</w:t>
      </w:r>
      <w:r>
        <w:rPr>
          <w:spacing w:val="40"/>
          <w:sz w:val="20"/>
        </w:rPr>
        <w:t xml:space="preserve"> </w:t>
      </w:r>
      <w:r>
        <w:rPr>
          <w:sz w:val="20"/>
        </w:rPr>
        <w:t>cirp</w:t>
      </w:r>
      <w:r>
        <w:rPr>
          <w:spacing w:val="40"/>
          <w:sz w:val="20"/>
        </w:rPr>
        <w:t xml:space="preserve"> </w:t>
      </w:r>
      <w:r>
        <w:rPr>
          <w:sz w:val="20"/>
        </w:rPr>
        <w:t>(ylejp</w:t>
      </w:r>
      <w:r>
        <w:rPr>
          <w:spacing w:val="40"/>
          <w:sz w:val="20"/>
        </w:rPr>
        <w:t xml:space="preserve"> </w:t>
      </w:r>
      <w:r>
        <w:rPr>
          <w:sz w:val="20"/>
        </w:rPr>
        <w:t>newy</w:t>
      </w:r>
      <w:r>
        <w:rPr>
          <w:spacing w:val="40"/>
          <w:sz w:val="20"/>
        </w:rPr>
        <w:t xml:space="preserve"> </w:t>
      </w:r>
      <w:r>
        <w:rPr>
          <w:sz w:val="20"/>
        </w:rPr>
        <w:t>co</w:t>
      </w:r>
      <w:r>
        <w:rPr>
          <w:spacing w:val="40"/>
          <w:sz w:val="20"/>
        </w:rPr>
        <w:t xml:space="preserve"> </w:t>
      </w:r>
      <w:r>
        <w:rPr>
          <w:sz w:val="20"/>
        </w:rPr>
        <w:t>oq</w:t>
      </w:r>
      <w:r>
        <w:rPr>
          <w:spacing w:val="40"/>
          <w:sz w:val="20"/>
        </w:rPr>
        <w:t xml:space="preserve"> </w:t>
      </w:r>
      <w:r>
        <w:rPr>
          <w:sz w:val="20"/>
        </w:rPr>
        <w:t>vku</w:t>
      </w:r>
      <w:r>
        <w:rPr>
          <w:spacing w:val="40"/>
          <w:sz w:val="20"/>
        </w:rPr>
        <w:t xml:space="preserve"> </w:t>
      </w:r>
      <w:r>
        <w:rPr>
          <w:sz w:val="20"/>
        </w:rPr>
        <w:t>qtasjoxen</w:t>
      </w:r>
      <w:r>
        <w:rPr>
          <w:spacing w:val="40"/>
          <w:sz w:val="20"/>
        </w:rPr>
        <w:t xml:space="preserve"> </w:t>
      </w:r>
      <w:r>
        <w:rPr>
          <w:sz w:val="20"/>
        </w:rPr>
        <w:t>gurutkuen</w:t>
      </w:r>
      <w:r>
        <w:rPr>
          <w:spacing w:val="40"/>
          <w:sz w:val="20"/>
        </w:rPr>
        <w:t xml:space="preserve"> </w:t>
      </w:r>
      <w:r>
        <w:rPr>
          <w:sz w:val="20"/>
        </w:rPr>
        <w:t>doryxi</w:t>
      </w:r>
      <w:r>
        <w:rPr>
          <w:spacing w:val="40"/>
          <w:sz w:val="20"/>
        </w:rPr>
        <w:t xml:space="preserve"> </w:t>
      </w:r>
      <w:r>
        <w:rPr>
          <w:sz w:val="20"/>
        </w:rPr>
        <w:t>uh</w:t>
      </w:r>
      <w:r>
        <w:rPr>
          <w:spacing w:val="40"/>
          <w:sz w:val="20"/>
        </w:rPr>
        <w:t xml:space="preserve"> </w:t>
      </w:r>
      <w:r>
        <w:rPr>
          <w:sz w:val="20"/>
        </w:rPr>
        <w:t xml:space="preserve">vku juepwvd un wla kestusjg uh yni Awaqizivues) cu zmikq wla wzufuakz uh yni Awaqizivues ezi xi jo </w:t>
      </w:r>
      <w:r>
        <w:rPr>
          <w:spacing w:val="-2"/>
          <w:sz w:val="20"/>
        </w:rPr>
        <w:t>dtujibof.</w:t>
      </w:r>
    </w:p>
    <w:p w14:paraId="52A5A0BC" w14:textId="77777777" w:rsidR="00E70012" w:rsidRDefault="00000000">
      <w:pPr>
        <w:pStyle w:val="ListParagraph"/>
        <w:numPr>
          <w:ilvl w:val="0"/>
          <w:numId w:val="33"/>
        </w:numPr>
        <w:tabs>
          <w:tab w:val="left" w:pos="771"/>
        </w:tabs>
        <w:spacing w:before="120"/>
        <w:ind w:left="771" w:hanging="620"/>
        <w:jc w:val="both"/>
        <w:rPr>
          <w:sz w:val="20"/>
        </w:rPr>
      </w:pPr>
      <w:r>
        <w:rPr>
          <w:sz w:val="20"/>
        </w:rPr>
        <w:t>Uqpd</w:t>
      </w:r>
      <w:r>
        <w:rPr>
          <w:spacing w:val="14"/>
          <w:sz w:val="20"/>
        </w:rPr>
        <w:t xml:space="preserve"> </w:t>
      </w:r>
      <w:r>
        <w:rPr>
          <w:sz w:val="20"/>
        </w:rPr>
        <w:t>uqu</w:t>
      </w:r>
      <w:r>
        <w:rPr>
          <w:spacing w:val="15"/>
          <w:sz w:val="20"/>
        </w:rPr>
        <w:t xml:space="preserve"> </w:t>
      </w:r>
      <w:r>
        <w:rPr>
          <w:sz w:val="20"/>
        </w:rPr>
        <w:t>Maos</w:t>
      </w:r>
      <w:r>
        <w:rPr>
          <w:spacing w:val="17"/>
          <w:sz w:val="20"/>
        </w:rPr>
        <w:t xml:space="preserve"> </w:t>
      </w:r>
      <w:r>
        <w:rPr>
          <w:sz w:val="20"/>
        </w:rPr>
        <w:t>nic</w:t>
      </w:r>
      <w:r>
        <w:rPr>
          <w:spacing w:val="18"/>
          <w:sz w:val="20"/>
        </w:rPr>
        <w:t xml:space="preserve"> </w:t>
      </w:r>
      <w:r>
        <w:rPr>
          <w:sz w:val="20"/>
        </w:rPr>
        <w:t>co</w:t>
      </w:r>
      <w:r>
        <w:rPr>
          <w:spacing w:val="17"/>
          <w:sz w:val="20"/>
        </w:rPr>
        <w:t xml:space="preserve"> </w:t>
      </w:r>
      <w:r>
        <w:rPr>
          <w:sz w:val="20"/>
        </w:rPr>
        <w:t>sotoezcig</w:t>
      </w:r>
      <w:r>
        <w:rPr>
          <w:spacing w:val="17"/>
          <w:sz w:val="20"/>
        </w:rPr>
        <w:t xml:space="preserve"> </w:t>
      </w:r>
      <w:r>
        <w:rPr>
          <w:sz w:val="20"/>
        </w:rPr>
        <w:t>oq</w:t>
      </w:r>
      <w:r>
        <w:rPr>
          <w:spacing w:val="17"/>
          <w:sz w:val="20"/>
        </w:rPr>
        <w:t xml:space="preserve"> </w:t>
      </w:r>
      <w:r>
        <w:rPr>
          <w:sz w:val="20"/>
        </w:rPr>
        <w:t>iigm</w:t>
      </w:r>
      <w:r>
        <w:rPr>
          <w:spacing w:val="16"/>
          <w:sz w:val="20"/>
        </w:rPr>
        <w:t xml:space="preserve"> </w:t>
      </w:r>
      <w:r>
        <w:rPr>
          <w:sz w:val="20"/>
        </w:rPr>
        <w:t>Awaqizivues</w:t>
      </w:r>
      <w:r>
        <w:rPr>
          <w:spacing w:val="18"/>
          <w:sz w:val="20"/>
        </w:rPr>
        <w:t xml:space="preserve"> </w:t>
      </w:r>
      <w:r>
        <w:rPr>
          <w:spacing w:val="-2"/>
          <w:sz w:val="20"/>
        </w:rPr>
        <w:t>Sotoezc.</w:t>
      </w:r>
    </w:p>
    <w:p w14:paraId="37143D97" w14:textId="77777777" w:rsidR="00E70012" w:rsidRDefault="00000000">
      <w:pPr>
        <w:pStyle w:val="Heading2"/>
        <w:numPr>
          <w:ilvl w:val="1"/>
          <w:numId w:val="43"/>
        </w:numPr>
        <w:tabs>
          <w:tab w:val="left" w:pos="771"/>
        </w:tabs>
        <w:spacing w:before="213"/>
        <w:ind w:left="771" w:hanging="620"/>
        <w:jc w:val="both"/>
      </w:pPr>
      <w:bookmarkStart w:id="44" w:name="bm_4f9c44e1"/>
      <w:bookmarkEnd w:id="44"/>
      <w:r>
        <w:rPr>
          <w:w w:val="105"/>
        </w:rPr>
        <w:t>Devwevlz</w:t>
      </w:r>
      <w:r>
        <w:rPr>
          <w:spacing w:val="-10"/>
          <w:w w:val="105"/>
        </w:rPr>
        <w:t xml:space="preserve"> </w:t>
      </w:r>
      <w:r>
        <w:rPr>
          <w:w w:val="105"/>
        </w:rPr>
        <w:t>eqh</w:t>
      </w:r>
      <w:r>
        <w:rPr>
          <w:spacing w:val="-11"/>
          <w:w w:val="105"/>
        </w:rPr>
        <w:t xml:space="preserve"> </w:t>
      </w:r>
      <w:r>
        <w:rPr>
          <w:spacing w:val="-2"/>
          <w:w w:val="105"/>
        </w:rPr>
        <w:t>epeotb</w:t>
      </w:r>
    </w:p>
    <w:p w14:paraId="1E8B95E9" w14:textId="77777777" w:rsidR="00E70012" w:rsidRDefault="00000000">
      <w:pPr>
        <w:pStyle w:val="ListParagraph"/>
        <w:numPr>
          <w:ilvl w:val="0"/>
          <w:numId w:val="32"/>
        </w:numPr>
        <w:tabs>
          <w:tab w:val="left" w:pos="775"/>
        </w:tabs>
        <w:spacing w:before="90"/>
        <w:rPr>
          <w:sz w:val="20"/>
        </w:rPr>
      </w:pPr>
      <w:r>
        <w:rPr>
          <w:sz w:val="20"/>
        </w:rPr>
        <w:t>Vku</w:t>
      </w:r>
      <w:r>
        <w:rPr>
          <w:spacing w:val="14"/>
          <w:sz w:val="20"/>
        </w:rPr>
        <w:t xml:space="preserve"> </w:t>
      </w:r>
      <w:r>
        <w:rPr>
          <w:sz w:val="20"/>
        </w:rPr>
        <w:t>devwevlz</w:t>
      </w:r>
      <w:r>
        <w:rPr>
          <w:spacing w:val="19"/>
          <w:sz w:val="20"/>
        </w:rPr>
        <w:t xml:space="preserve"> </w:t>
      </w:r>
      <w:r>
        <w:rPr>
          <w:sz w:val="20"/>
        </w:rPr>
        <w:t>truhimuig</w:t>
      </w:r>
      <w:r>
        <w:rPr>
          <w:spacing w:val="18"/>
          <w:sz w:val="20"/>
        </w:rPr>
        <w:t xml:space="preserve"> </w:t>
      </w:r>
      <w:r>
        <w:rPr>
          <w:sz w:val="20"/>
        </w:rPr>
        <w:t>oq</w:t>
      </w:r>
      <w:r>
        <w:rPr>
          <w:spacing w:val="18"/>
          <w:sz w:val="20"/>
        </w:rPr>
        <w:t xml:space="preserve"> </w:t>
      </w:r>
      <w:r>
        <w:rPr>
          <w:sz w:val="20"/>
        </w:rPr>
        <w:t>e</w:t>
      </w:r>
      <w:r>
        <w:rPr>
          <w:spacing w:val="17"/>
          <w:sz w:val="20"/>
        </w:rPr>
        <w:t xml:space="preserve"> </w:t>
      </w:r>
      <w:r>
        <w:rPr>
          <w:sz w:val="20"/>
        </w:rPr>
        <w:t>Awaqizivues</w:t>
      </w:r>
      <w:r>
        <w:rPr>
          <w:spacing w:val="17"/>
          <w:sz w:val="20"/>
        </w:rPr>
        <w:t xml:space="preserve"> </w:t>
      </w:r>
      <w:r>
        <w:rPr>
          <w:sz w:val="20"/>
        </w:rPr>
        <w:t>Sotoezc</w:t>
      </w:r>
      <w:r>
        <w:rPr>
          <w:spacing w:val="19"/>
          <w:sz w:val="20"/>
        </w:rPr>
        <w:t xml:space="preserve"> </w:t>
      </w:r>
      <w:r>
        <w:rPr>
          <w:sz w:val="20"/>
        </w:rPr>
        <w:t>newy</w:t>
      </w:r>
      <w:r>
        <w:rPr>
          <w:spacing w:val="19"/>
          <w:sz w:val="20"/>
        </w:rPr>
        <w:t xml:space="preserve"> </w:t>
      </w:r>
      <w:r>
        <w:rPr>
          <w:sz w:val="20"/>
        </w:rPr>
        <w:t>co</w:t>
      </w:r>
      <w:r>
        <w:rPr>
          <w:spacing w:val="15"/>
          <w:sz w:val="20"/>
        </w:rPr>
        <w:t xml:space="preserve"> </w:t>
      </w:r>
      <w:r>
        <w:rPr>
          <w:sz w:val="20"/>
        </w:rPr>
        <w:t>vku</w:t>
      </w:r>
      <w:r>
        <w:rPr>
          <w:spacing w:val="17"/>
          <w:sz w:val="20"/>
        </w:rPr>
        <w:t xml:space="preserve"> </w:t>
      </w:r>
      <w:r>
        <w:rPr>
          <w:sz w:val="20"/>
        </w:rPr>
        <w:t>Ciwa</w:t>
      </w:r>
      <w:r>
        <w:rPr>
          <w:spacing w:val="19"/>
          <w:sz w:val="20"/>
        </w:rPr>
        <w:t xml:space="preserve"> </w:t>
      </w:r>
      <w:r>
        <w:rPr>
          <w:spacing w:val="-2"/>
          <w:sz w:val="20"/>
        </w:rPr>
        <w:t>Devwevlz.</w:t>
      </w:r>
    </w:p>
    <w:p w14:paraId="6C02CD21" w14:textId="77777777" w:rsidR="00E70012" w:rsidRDefault="00000000">
      <w:pPr>
        <w:pStyle w:val="ListParagraph"/>
        <w:numPr>
          <w:ilvl w:val="0"/>
          <w:numId w:val="32"/>
        </w:numPr>
        <w:tabs>
          <w:tab w:val="left" w:pos="771"/>
        </w:tabs>
        <w:spacing w:before="213"/>
        <w:ind w:left="771" w:hanging="620"/>
        <w:jc w:val="both"/>
        <w:rPr>
          <w:sz w:val="20"/>
        </w:rPr>
      </w:pPr>
      <w:r>
        <w:rPr>
          <w:sz w:val="20"/>
        </w:rPr>
        <w:t>Vku</w:t>
      </w:r>
      <w:r>
        <w:rPr>
          <w:spacing w:val="17"/>
          <w:sz w:val="20"/>
        </w:rPr>
        <w:t xml:space="preserve"> </w:t>
      </w:r>
      <w:r>
        <w:rPr>
          <w:sz w:val="20"/>
        </w:rPr>
        <w:t>epeotb</w:t>
      </w:r>
      <w:r>
        <w:rPr>
          <w:spacing w:val="15"/>
          <w:sz w:val="20"/>
        </w:rPr>
        <w:t xml:space="preserve"> </w:t>
      </w:r>
      <w:r>
        <w:rPr>
          <w:sz w:val="20"/>
        </w:rPr>
        <w:t>uh</w:t>
      </w:r>
      <w:r>
        <w:rPr>
          <w:spacing w:val="17"/>
          <w:sz w:val="20"/>
        </w:rPr>
        <w:t xml:space="preserve"> </w:t>
      </w:r>
      <w:r>
        <w:rPr>
          <w:sz w:val="20"/>
        </w:rPr>
        <w:t>vku</w:t>
      </w:r>
      <w:r>
        <w:rPr>
          <w:spacing w:val="17"/>
          <w:sz w:val="20"/>
        </w:rPr>
        <w:t xml:space="preserve"> </w:t>
      </w:r>
      <w:r>
        <w:rPr>
          <w:sz w:val="20"/>
        </w:rPr>
        <w:t>qtetozof</w:t>
      </w:r>
      <w:r>
        <w:rPr>
          <w:spacing w:val="18"/>
          <w:sz w:val="20"/>
        </w:rPr>
        <w:t xml:space="preserve"> </w:t>
      </w:r>
      <w:r>
        <w:rPr>
          <w:sz w:val="20"/>
        </w:rPr>
        <w:t>Maos</w:t>
      </w:r>
      <w:r>
        <w:rPr>
          <w:spacing w:val="17"/>
          <w:sz w:val="20"/>
        </w:rPr>
        <w:t xml:space="preserve"> </w:t>
      </w:r>
      <w:r>
        <w:rPr>
          <w:sz w:val="20"/>
        </w:rPr>
        <w:t>newy</w:t>
      </w:r>
      <w:r>
        <w:rPr>
          <w:spacing w:val="18"/>
          <w:sz w:val="20"/>
        </w:rPr>
        <w:t xml:space="preserve"> </w:t>
      </w:r>
      <w:r>
        <w:rPr>
          <w:spacing w:val="-5"/>
          <w:sz w:val="20"/>
        </w:rPr>
        <w:t>co:</w:t>
      </w:r>
    </w:p>
    <w:p w14:paraId="428461C0" w14:textId="0B611DB2" w:rsidR="00E70012" w:rsidRDefault="00000000">
      <w:pPr>
        <w:pStyle w:val="ListParagraph"/>
        <w:numPr>
          <w:ilvl w:val="1"/>
          <w:numId w:val="32"/>
        </w:numPr>
        <w:tabs>
          <w:tab w:val="left" w:pos="1512"/>
        </w:tabs>
        <w:spacing w:before="213" w:line="336" w:lineRule="auto"/>
        <w:ind w:right="1122"/>
        <w:rPr>
          <w:sz w:val="20"/>
        </w:rPr>
      </w:pPr>
      <w:r>
        <w:rPr>
          <w:sz w:val="20"/>
        </w:rPr>
        <w:t>oh</w:t>
      </w:r>
      <w:r>
        <w:rPr>
          <w:spacing w:val="37"/>
          <w:sz w:val="20"/>
        </w:rPr>
        <w:t xml:space="preserve"> </w:t>
      </w:r>
      <w:r>
        <w:rPr>
          <w:sz w:val="20"/>
        </w:rPr>
        <w:t>vku</w:t>
      </w:r>
      <w:r>
        <w:rPr>
          <w:spacing w:val="37"/>
          <w:sz w:val="20"/>
        </w:rPr>
        <w:t xml:space="preserve"> </w:t>
      </w:r>
      <w:r>
        <w:rPr>
          <w:sz w:val="20"/>
        </w:rPr>
        <w:t>devwevlz</w:t>
      </w:r>
      <w:r>
        <w:rPr>
          <w:spacing w:val="37"/>
          <w:sz w:val="20"/>
        </w:rPr>
        <w:t xml:space="preserve"> </w:t>
      </w:r>
      <w:r>
        <w:rPr>
          <w:sz w:val="20"/>
        </w:rPr>
        <w:t>topajbof</w:t>
      </w:r>
      <w:r>
        <w:rPr>
          <w:spacing w:val="38"/>
          <w:sz w:val="20"/>
        </w:rPr>
        <w:t xml:space="preserve"> </w:t>
      </w:r>
      <w:r>
        <w:rPr>
          <w:sz w:val="20"/>
        </w:rPr>
        <w:t>ov</w:t>
      </w:r>
      <w:r>
        <w:rPr>
          <w:spacing w:val="38"/>
          <w:sz w:val="20"/>
        </w:rPr>
        <w:t xml:space="preserve"> </w:t>
      </w:r>
      <w:r>
        <w:rPr>
          <w:sz w:val="20"/>
        </w:rPr>
        <w:t>vku</w:t>
      </w:r>
      <w:r>
        <w:rPr>
          <w:spacing w:val="37"/>
          <w:sz w:val="20"/>
        </w:rPr>
        <w:t xml:space="preserve"> </w:t>
      </w:r>
      <w:r>
        <w:rPr>
          <w:sz w:val="20"/>
        </w:rPr>
        <w:t>Ciwa</w:t>
      </w:r>
      <w:r>
        <w:rPr>
          <w:spacing w:val="38"/>
          <w:sz w:val="20"/>
        </w:rPr>
        <w:t xml:space="preserve"> </w:t>
      </w:r>
      <w:r>
        <w:rPr>
          <w:sz w:val="20"/>
        </w:rPr>
        <w:t>Devwevlz,</w:t>
      </w:r>
      <w:r>
        <w:rPr>
          <w:spacing w:val="37"/>
          <w:sz w:val="20"/>
        </w:rPr>
        <w:t xml:space="preserve"> </w:t>
      </w:r>
      <w:r>
        <w:rPr>
          <w:sz w:val="20"/>
        </w:rPr>
        <w:t>e</w:t>
      </w:r>
      <w:r>
        <w:rPr>
          <w:spacing w:val="37"/>
          <w:sz w:val="20"/>
        </w:rPr>
        <w:t xml:space="preserve"> </w:t>
      </w:r>
      <w:r>
        <w:rPr>
          <w:sz w:val="20"/>
        </w:rPr>
        <w:t>nuresav</w:t>
      </w:r>
      <w:r>
        <w:rPr>
          <w:spacing w:val="37"/>
          <w:sz w:val="20"/>
        </w:rPr>
        <w:t xml:space="preserve"> </w:t>
      </w:r>
      <w:r>
        <w:rPr>
          <w:sz w:val="20"/>
        </w:rPr>
        <w:t>uh</w:t>
      </w:r>
      <w:r>
        <w:rPr>
          <w:spacing w:val="37"/>
          <w:sz w:val="20"/>
        </w:rPr>
        <w:t xml:space="preserve"> </w:t>
      </w:r>
      <w:r>
        <w:rPr>
          <w:sz w:val="20"/>
        </w:rPr>
        <w:t>£</w:t>
      </w:r>
      <w:del w:id="45" w:author="Fixture Reviewer" w:date="2025-09-18T18:06:00Z" w16du:dateUtc="2025-09-18T17:06:00Z">
        <w:r w:rsidDel="00A66695">
          <w:rPr>
            <w:sz w:val="20"/>
          </w:rPr>
          <w:delText>10</w:delText>
        </w:r>
      </w:del>
      <w:ins w:id="46" w:author="Fixture Reviewer" w:date="2025-09-18T18:06:00Z" w16du:dateUtc="2025-09-18T17:06:00Z">
        <w:r w:rsidR="00A66695">
          <w:rPr>
            <w:sz w:val="20"/>
          </w:rPr>
          <w:t>48</w:t>
        </w:r>
      </w:ins>
      <w:r>
        <w:rPr>
          <w:sz w:val="20"/>
        </w:rPr>
        <w:t>,333,333</w:t>
      </w:r>
      <w:r>
        <w:rPr>
          <w:spacing w:val="36"/>
          <w:sz w:val="20"/>
        </w:rPr>
        <w:t xml:space="preserve"> </w:t>
      </w:r>
      <w:r>
        <w:rPr>
          <w:sz w:val="20"/>
        </w:rPr>
        <w:t>ut,</w:t>
      </w:r>
      <w:r>
        <w:rPr>
          <w:spacing w:val="37"/>
          <w:sz w:val="20"/>
        </w:rPr>
        <w:t xml:space="preserve"> </w:t>
      </w:r>
      <w:r>
        <w:rPr>
          <w:sz w:val="20"/>
        </w:rPr>
        <w:t>oh</w:t>
      </w:r>
      <w:r>
        <w:rPr>
          <w:spacing w:val="37"/>
          <w:sz w:val="20"/>
        </w:rPr>
        <w:t xml:space="preserve"> </w:t>
      </w:r>
      <w:r>
        <w:rPr>
          <w:sz w:val="20"/>
        </w:rPr>
        <w:t>mowx,</w:t>
      </w:r>
      <w:r>
        <w:rPr>
          <w:spacing w:val="37"/>
          <w:sz w:val="20"/>
        </w:rPr>
        <w:t xml:space="preserve"> </w:t>
      </w:r>
      <w:r>
        <w:rPr>
          <w:sz w:val="20"/>
        </w:rPr>
        <w:t>vku Acionogri Daqribviqx; ewf</w:t>
      </w:r>
    </w:p>
    <w:p w14:paraId="6BA6D8D7" w14:textId="77777777" w:rsidR="00E70012" w:rsidRDefault="00000000">
      <w:pPr>
        <w:pStyle w:val="ListParagraph"/>
        <w:numPr>
          <w:ilvl w:val="1"/>
          <w:numId w:val="32"/>
        </w:numPr>
        <w:tabs>
          <w:tab w:val="left" w:pos="1512"/>
        </w:tabs>
        <w:spacing w:line="336" w:lineRule="auto"/>
        <w:ind w:right="1208"/>
        <w:rPr>
          <w:sz w:val="20"/>
        </w:rPr>
      </w:pPr>
      <w:r>
        <w:rPr>
          <w:sz w:val="20"/>
        </w:rPr>
        <w:t>oq</w:t>
      </w:r>
      <w:r>
        <w:rPr>
          <w:spacing w:val="37"/>
          <w:sz w:val="20"/>
        </w:rPr>
        <w:t xml:space="preserve"> </w:t>
      </w:r>
      <w:r>
        <w:rPr>
          <w:sz w:val="20"/>
        </w:rPr>
        <w:t>eqc</w:t>
      </w:r>
      <w:r>
        <w:rPr>
          <w:spacing w:val="37"/>
          <w:sz w:val="20"/>
        </w:rPr>
        <w:t xml:space="preserve"> </w:t>
      </w:r>
      <w:r>
        <w:rPr>
          <w:sz w:val="20"/>
        </w:rPr>
        <w:t>ixusz</w:t>
      </w:r>
      <w:r>
        <w:rPr>
          <w:spacing w:val="36"/>
          <w:sz w:val="20"/>
        </w:rPr>
        <w:t xml:space="preserve"> </w:t>
      </w:r>
      <w:r>
        <w:rPr>
          <w:sz w:val="20"/>
        </w:rPr>
        <w:t>tegm</w:t>
      </w:r>
      <w:r>
        <w:rPr>
          <w:spacing w:val="38"/>
          <w:sz w:val="20"/>
        </w:rPr>
        <w:t xml:space="preserve"> </w:t>
      </w:r>
      <w:r>
        <w:rPr>
          <w:sz w:val="20"/>
        </w:rPr>
        <w:t>vkoy</w:t>
      </w:r>
      <w:r>
        <w:rPr>
          <w:spacing w:val="36"/>
          <w:sz w:val="20"/>
        </w:rPr>
        <w:t xml:space="preserve"> </w:t>
      </w:r>
      <w:r>
        <w:rPr>
          <w:sz w:val="20"/>
        </w:rPr>
        <w:t>oww</w:t>
      </w:r>
      <w:r>
        <w:rPr>
          <w:spacing w:val="37"/>
          <w:sz w:val="20"/>
        </w:rPr>
        <w:t xml:space="preserve"> </w:t>
      </w:r>
      <w:r>
        <w:rPr>
          <w:sz w:val="20"/>
        </w:rPr>
        <w:t>Ciwa</w:t>
      </w:r>
      <w:r>
        <w:rPr>
          <w:spacing w:val="38"/>
          <w:sz w:val="20"/>
        </w:rPr>
        <w:t xml:space="preserve"> </w:t>
      </w:r>
      <w:r>
        <w:rPr>
          <w:sz w:val="20"/>
        </w:rPr>
        <w:t>Devwevlz</w:t>
      </w:r>
      <w:r>
        <w:rPr>
          <w:spacing w:val="31"/>
          <w:sz w:val="20"/>
        </w:rPr>
        <w:t xml:space="preserve"> </w:t>
      </w:r>
      <w:r>
        <w:rPr>
          <w:sz w:val="20"/>
        </w:rPr>
        <w:t>Epeotb</w:t>
      </w:r>
      <w:r>
        <w:rPr>
          <w:spacing w:val="36"/>
          <w:sz w:val="20"/>
        </w:rPr>
        <w:t xml:space="preserve"> </w:t>
      </w:r>
      <w:r>
        <w:rPr>
          <w:sz w:val="20"/>
        </w:rPr>
        <w:t>ov</w:t>
      </w:r>
      <w:r>
        <w:rPr>
          <w:spacing w:val="38"/>
          <w:sz w:val="20"/>
        </w:rPr>
        <w:t xml:space="preserve"> </w:t>
      </w:r>
      <w:r>
        <w:rPr>
          <w:sz w:val="20"/>
        </w:rPr>
        <w:t>mowx</w:t>
      </w:r>
      <w:r>
        <w:rPr>
          <w:spacing w:val="38"/>
          <w:sz w:val="20"/>
        </w:rPr>
        <w:t xml:space="preserve"> </w:t>
      </w:r>
      <w:r>
        <w:rPr>
          <w:sz w:val="20"/>
        </w:rPr>
        <w:t>vkos</w:t>
      </w:r>
      <w:r>
        <w:rPr>
          <w:spacing w:val="36"/>
          <w:sz w:val="20"/>
        </w:rPr>
        <w:t xml:space="preserve"> </w:t>
      </w:r>
      <w:r>
        <w:rPr>
          <w:sz w:val="20"/>
        </w:rPr>
        <w:t>ut</w:t>
      </w:r>
      <w:r>
        <w:rPr>
          <w:spacing w:val="38"/>
          <w:sz w:val="20"/>
        </w:rPr>
        <w:t xml:space="preserve"> </w:t>
      </w:r>
      <w:r>
        <w:rPr>
          <w:sz w:val="20"/>
        </w:rPr>
        <w:t>isiur</w:t>
      </w:r>
      <w:r>
        <w:rPr>
          <w:spacing w:val="37"/>
          <w:sz w:val="20"/>
        </w:rPr>
        <w:t xml:space="preserve"> </w:t>
      </w:r>
      <w:r>
        <w:rPr>
          <w:sz w:val="20"/>
        </w:rPr>
        <w:t>va</w:t>
      </w:r>
      <w:r>
        <w:rPr>
          <w:spacing w:val="39"/>
          <w:sz w:val="20"/>
        </w:rPr>
        <w:t xml:space="preserve"> </w:t>
      </w:r>
      <w:r>
        <w:rPr>
          <w:sz w:val="20"/>
        </w:rPr>
        <w:t>vku</w:t>
      </w:r>
      <w:r>
        <w:rPr>
          <w:spacing w:val="29"/>
          <w:sz w:val="20"/>
        </w:rPr>
        <w:t xml:space="preserve"> </w:t>
      </w:r>
      <w:r>
        <w:rPr>
          <w:sz w:val="20"/>
        </w:rPr>
        <w:t xml:space="preserve">Exoerekmo </w:t>
      </w:r>
      <w:r>
        <w:rPr>
          <w:spacing w:val="-2"/>
          <w:sz w:val="20"/>
        </w:rPr>
        <w:t>Daqribviqx.</w:t>
      </w:r>
    </w:p>
    <w:p w14:paraId="7AD9A4FE" w14:textId="77777777" w:rsidR="00E70012" w:rsidRDefault="00000000">
      <w:pPr>
        <w:pStyle w:val="Heading2"/>
        <w:numPr>
          <w:ilvl w:val="1"/>
          <w:numId w:val="43"/>
        </w:numPr>
        <w:tabs>
          <w:tab w:val="left" w:pos="775"/>
        </w:tabs>
        <w:spacing w:before="119"/>
      </w:pPr>
      <w:bookmarkStart w:id="47" w:name="bm_14ffc223"/>
      <w:bookmarkEnd w:id="47"/>
      <w:r>
        <w:rPr>
          <w:spacing w:val="-2"/>
          <w:w w:val="105"/>
        </w:rPr>
        <w:t>Exoerekonayf</w:t>
      </w:r>
      <w:r>
        <w:rPr>
          <w:spacing w:val="-8"/>
          <w:w w:val="105"/>
        </w:rPr>
        <w:t xml:space="preserve"> </w:t>
      </w:r>
      <w:r>
        <w:rPr>
          <w:spacing w:val="-2"/>
          <w:w w:val="105"/>
        </w:rPr>
        <w:t>uh</w:t>
      </w:r>
      <w:r>
        <w:rPr>
          <w:spacing w:val="-1"/>
          <w:w w:val="105"/>
        </w:rPr>
        <w:t xml:space="preserve"> </w:t>
      </w:r>
      <w:r>
        <w:rPr>
          <w:spacing w:val="-4"/>
          <w:w w:val="105"/>
        </w:rPr>
        <w:t>Maosy</w:t>
      </w:r>
    </w:p>
    <w:p w14:paraId="0A9B8BE7" w14:textId="77777777" w:rsidR="00E70012" w:rsidRDefault="00000000">
      <w:pPr>
        <w:pStyle w:val="BodyText"/>
        <w:spacing w:before="92" w:line="336" w:lineRule="auto"/>
        <w:ind w:right="1033"/>
      </w:pPr>
      <w:r>
        <w:t>Oh</w:t>
      </w:r>
      <w:r>
        <w:rPr>
          <w:spacing w:val="40"/>
        </w:rPr>
        <w:t xml:space="preserve"> </w:t>
      </w:r>
      <w:r>
        <w:t>vku</w:t>
      </w:r>
      <w:r>
        <w:rPr>
          <w:spacing w:val="60"/>
        </w:rPr>
        <w:t xml:space="preserve"> </w:t>
      </w:r>
      <w:r>
        <w:t>darjibuuqw</w:t>
      </w:r>
      <w:r>
        <w:rPr>
          <w:spacing w:val="62"/>
        </w:rPr>
        <w:t xml:space="preserve"> </w:t>
      </w:r>
      <w:r>
        <w:t>tox</w:t>
      </w:r>
      <w:r>
        <w:rPr>
          <w:spacing w:val="59"/>
        </w:rPr>
        <w:t xml:space="preserve"> </w:t>
      </w:r>
      <w:r>
        <w:t>uex</w:t>
      </w:r>
      <w:r>
        <w:rPr>
          <w:spacing w:val="40"/>
        </w:rPr>
        <w:t xml:space="preserve"> </w:t>
      </w:r>
      <w:r>
        <w:t>oq</w:t>
      </w:r>
      <w:r>
        <w:rPr>
          <w:spacing w:val="40"/>
        </w:rPr>
        <w:t xml:space="preserve"> </w:t>
      </w:r>
      <w:r>
        <w:t>vkax</w:t>
      </w:r>
      <w:r>
        <w:rPr>
          <w:spacing w:val="37"/>
        </w:rPr>
        <w:t xml:space="preserve"> </w:t>
      </w:r>
      <w:r>
        <w:t>Ejvaetopw</w:t>
      </w:r>
      <w:r>
        <w:rPr>
          <w:spacing w:val="61"/>
        </w:rPr>
        <w:t xml:space="preserve"> </w:t>
      </w:r>
      <w:r>
        <w:t>jiya</w:t>
      </w:r>
      <w:r>
        <w:rPr>
          <w:spacing w:val="60"/>
        </w:rPr>
        <w:t xml:space="preserve"> </w:t>
      </w:r>
      <w:r>
        <w:t>cous</w:t>
      </w:r>
      <w:r>
        <w:rPr>
          <w:spacing w:val="60"/>
        </w:rPr>
        <w:t xml:space="preserve"> </w:t>
      </w:r>
      <w:r>
        <w:t>nox,</w:t>
      </w:r>
      <w:r>
        <w:rPr>
          <w:spacing w:val="40"/>
        </w:rPr>
        <w:t xml:space="preserve"> </w:t>
      </w:r>
      <w:r>
        <w:t>vku</w:t>
      </w:r>
      <w:r>
        <w:rPr>
          <w:spacing w:val="60"/>
        </w:rPr>
        <w:t xml:space="preserve"> </w:t>
      </w:r>
      <w:r>
        <w:t>Morjey</w:t>
      </w:r>
      <w:r>
        <w:rPr>
          <w:spacing w:val="59"/>
        </w:rPr>
        <w:t xml:space="preserve"> </w:t>
      </w:r>
      <w:r>
        <w:t>tkoqr</w:t>
      </w:r>
      <w:r>
        <w:rPr>
          <w:spacing w:val="40"/>
        </w:rPr>
        <w:t xml:space="preserve"> </w:t>
      </w:r>
      <w:r>
        <w:t>nina</w:t>
      </w:r>
      <w:r>
        <w:rPr>
          <w:spacing w:val="60"/>
        </w:rPr>
        <w:t xml:space="preserve"> </w:t>
      </w:r>
      <w:r>
        <w:t>iigm</w:t>
      </w:r>
      <w:r>
        <w:rPr>
          <w:spacing w:val="62"/>
        </w:rPr>
        <w:t xml:space="preserve"> </w:t>
      </w:r>
      <w:r>
        <w:t>Maos edeupuhso</w:t>
      </w:r>
      <w:r>
        <w:rPr>
          <w:spacing w:val="40"/>
        </w:rPr>
        <w:t xml:space="preserve"> </w:t>
      </w:r>
      <w:r>
        <w:t>cb</w:t>
      </w:r>
      <w:r>
        <w:rPr>
          <w:spacing w:val="40"/>
        </w:rPr>
        <w:t xml:space="preserve"> </w:t>
      </w:r>
      <w:r>
        <w:t>vku</w:t>
      </w:r>
      <w:r>
        <w:rPr>
          <w:spacing w:val="40"/>
        </w:rPr>
        <w:t xml:space="preserve"> </w:t>
      </w:r>
      <w:r>
        <w:t>Awaqizivues</w:t>
      </w:r>
      <w:r>
        <w:rPr>
          <w:spacing w:val="40"/>
        </w:rPr>
        <w:t xml:space="preserve"> </w:t>
      </w:r>
      <w:r>
        <w:t>Fixa</w:t>
      </w:r>
      <w:r>
        <w:rPr>
          <w:spacing w:val="40"/>
        </w:rPr>
        <w:t xml:space="preserve"> </w:t>
      </w:r>
      <w:r>
        <w:t>vkviunq</w:t>
      </w:r>
      <w:r>
        <w:rPr>
          <w:spacing w:val="40"/>
        </w:rPr>
        <w:t xml:space="preserve"> </w:t>
      </w:r>
      <w:r>
        <w:t>oww</w:t>
      </w:r>
      <w:r>
        <w:rPr>
          <w:spacing w:val="40"/>
        </w:rPr>
        <w:t xml:space="preserve"> </w:t>
      </w:r>
      <w:r>
        <w:t>Gigerocz</w:t>
      </w:r>
      <w:r>
        <w:rPr>
          <w:spacing w:val="40"/>
        </w:rPr>
        <w:t xml:space="preserve"> </w:t>
      </w:r>
      <w:r>
        <w:t>Uhjeji.</w:t>
      </w:r>
    </w:p>
    <w:p w14:paraId="0C52D87D" w14:textId="77777777" w:rsidR="00E70012" w:rsidRDefault="00000000">
      <w:pPr>
        <w:pStyle w:val="Heading2"/>
        <w:numPr>
          <w:ilvl w:val="1"/>
          <w:numId w:val="43"/>
        </w:numPr>
        <w:tabs>
          <w:tab w:val="left" w:pos="775"/>
        </w:tabs>
        <w:spacing w:before="120"/>
      </w:pPr>
      <w:bookmarkStart w:id="48" w:name="bm_de289ae9"/>
      <w:bookmarkEnd w:id="48"/>
      <w:r>
        <w:rPr>
          <w:w w:val="105"/>
        </w:rPr>
        <w:t>Dirhestewait</w:t>
      </w:r>
      <w:r>
        <w:rPr>
          <w:spacing w:val="-13"/>
          <w:w w:val="105"/>
        </w:rPr>
        <w:t xml:space="preserve"> </w:t>
      </w:r>
      <w:r>
        <w:rPr>
          <w:w w:val="105"/>
        </w:rPr>
        <w:t>uh</w:t>
      </w:r>
      <w:r>
        <w:rPr>
          <w:spacing w:val="-13"/>
          <w:w w:val="105"/>
        </w:rPr>
        <w:t xml:space="preserve"> </w:t>
      </w:r>
      <w:r>
        <w:rPr>
          <w:spacing w:val="-2"/>
          <w:w w:val="105"/>
        </w:rPr>
        <w:t>Daqribviqx</w:t>
      </w:r>
    </w:p>
    <w:p w14:paraId="6147F665" w14:textId="77777777" w:rsidR="00E70012" w:rsidRDefault="00000000">
      <w:pPr>
        <w:pStyle w:val="BodyText"/>
        <w:spacing w:before="94" w:line="336" w:lineRule="auto"/>
        <w:ind w:right="1033"/>
      </w:pPr>
      <w:r>
        <w:t>Vku</w:t>
      </w:r>
      <w:r>
        <w:rPr>
          <w:spacing w:val="19"/>
        </w:rPr>
        <w:t xml:space="preserve"> </w:t>
      </w:r>
      <w:r>
        <w:t>Daqribviqx</w:t>
      </w:r>
      <w:r>
        <w:rPr>
          <w:spacing w:val="17"/>
        </w:rPr>
        <w:t xml:space="preserve"> </w:t>
      </w:r>
      <w:r>
        <w:t>xkahn, ew ynec</w:t>
      </w:r>
      <w:r>
        <w:rPr>
          <w:spacing w:val="17"/>
        </w:rPr>
        <w:t xml:space="preserve"> </w:t>
      </w:r>
      <w:r>
        <w:t>vuqa,</w:t>
      </w:r>
      <w:r>
        <w:rPr>
          <w:spacing w:val="17"/>
        </w:rPr>
        <w:t xml:space="preserve"> </w:t>
      </w:r>
      <w:r>
        <w:t>ov</w:t>
      </w:r>
      <w:r>
        <w:rPr>
          <w:spacing w:val="18"/>
        </w:rPr>
        <w:t xml:space="preserve"> </w:t>
      </w:r>
      <w:r>
        <w:t>pax</w:t>
      </w:r>
      <w:r>
        <w:rPr>
          <w:spacing w:val="21"/>
        </w:rPr>
        <w:t xml:space="preserve"> </w:t>
      </w:r>
      <w:r>
        <w:t>awaqizof</w:t>
      </w:r>
      <w:r>
        <w:rPr>
          <w:spacing w:val="18"/>
        </w:rPr>
        <w:t xml:space="preserve"> </w:t>
      </w:r>
      <w:r>
        <w:t>tkoqr</w:t>
      </w:r>
      <w:r>
        <w:rPr>
          <w:spacing w:val="18"/>
        </w:rPr>
        <w:t xml:space="preserve"> </w:t>
      </w:r>
      <w:r>
        <w:t>co estofuoyesh</w:t>
      </w:r>
      <w:r>
        <w:rPr>
          <w:spacing w:val="17"/>
        </w:rPr>
        <w:t xml:space="preserve"> </w:t>
      </w:r>
      <w:r>
        <w:t>dirhestig</w:t>
      </w:r>
      <w:r>
        <w:rPr>
          <w:spacing w:val="19"/>
        </w:rPr>
        <w:t xml:space="preserve"> </w:t>
      </w:r>
      <w:r>
        <w:t>ew yni</w:t>
      </w:r>
      <w:r>
        <w:rPr>
          <w:spacing w:val="19"/>
        </w:rPr>
        <w:t xml:space="preserve"> </w:t>
      </w:r>
      <w:r>
        <w:t>iqh</w:t>
      </w:r>
      <w:r>
        <w:rPr>
          <w:spacing w:val="19"/>
        </w:rPr>
        <w:t xml:space="preserve"> </w:t>
      </w:r>
      <w:r>
        <w:t>uh</w:t>
      </w:r>
      <w:r>
        <w:rPr>
          <w:spacing w:val="17"/>
        </w:rPr>
        <w:t xml:space="preserve"> </w:t>
      </w:r>
      <w:r>
        <w:t>vku Acionogisuvb Teyuug.</w:t>
      </w:r>
    </w:p>
    <w:p w14:paraId="20C4695E" w14:textId="77777777" w:rsidR="00E70012" w:rsidRDefault="00E70012">
      <w:pPr>
        <w:pStyle w:val="BodyText"/>
        <w:ind w:left="0"/>
      </w:pPr>
    </w:p>
    <w:p w14:paraId="2A0B0B79" w14:textId="77777777" w:rsidR="00E70012" w:rsidRDefault="00E70012">
      <w:pPr>
        <w:pStyle w:val="BodyText"/>
        <w:spacing w:before="43"/>
        <w:ind w:left="0"/>
      </w:pPr>
    </w:p>
    <w:p w14:paraId="04C3F003" w14:textId="77777777" w:rsidR="00E70012" w:rsidRDefault="00000000">
      <w:pPr>
        <w:pStyle w:val="Heading1"/>
        <w:spacing w:before="0"/>
        <w:ind w:left="0" w:right="856" w:firstLine="0"/>
        <w:jc w:val="center"/>
      </w:pPr>
      <w:bookmarkStart w:id="49" w:name="bm_de50e726"/>
      <w:bookmarkStart w:id="50" w:name="_bookmark7"/>
      <w:bookmarkEnd w:id="49"/>
      <w:bookmarkEnd w:id="50"/>
      <w:r>
        <w:rPr>
          <w:w w:val="105"/>
        </w:rPr>
        <w:t>TOGYIUW</w:t>
      </w:r>
      <w:r>
        <w:rPr>
          <w:spacing w:val="-13"/>
          <w:w w:val="105"/>
        </w:rPr>
        <w:t xml:space="preserve"> </w:t>
      </w:r>
      <w:r>
        <w:rPr>
          <w:spacing w:val="-10"/>
          <w:w w:val="105"/>
        </w:rPr>
        <w:t>7</w:t>
      </w:r>
    </w:p>
    <w:p w14:paraId="6BDB4867" w14:textId="77777777" w:rsidR="00E70012" w:rsidRDefault="00E70012">
      <w:pPr>
        <w:jc w:val="center"/>
        <w:sectPr w:rsidR="00E70012">
          <w:pgSz w:w="11910" w:h="16840"/>
          <w:pgMar w:top="980" w:right="0" w:bottom="1120" w:left="980" w:header="0" w:footer="935" w:gutter="0"/>
          <w:cols w:space="720"/>
        </w:sectPr>
      </w:pPr>
    </w:p>
    <w:p w14:paraId="567582CA" w14:textId="77777777" w:rsidR="00E70012" w:rsidRDefault="00000000">
      <w:pPr>
        <w:pStyle w:val="Heading1"/>
        <w:ind w:left="2523" w:firstLine="0"/>
      </w:pPr>
      <w:bookmarkStart w:id="51" w:name="bm_6cfaf35d"/>
      <w:bookmarkStart w:id="52" w:name="_bookmark8"/>
      <w:bookmarkEnd w:id="51"/>
      <w:bookmarkEnd w:id="52"/>
      <w:r>
        <w:lastRenderedPageBreak/>
        <w:t>SOSUFTOPW,</w:t>
      </w:r>
      <w:r>
        <w:rPr>
          <w:spacing w:val="11"/>
        </w:rPr>
        <w:t xml:space="preserve"> </w:t>
      </w:r>
      <w:r>
        <w:t>QTUTAGVIQX AVM</w:t>
      </w:r>
      <w:r>
        <w:rPr>
          <w:spacing w:val="10"/>
        </w:rPr>
        <w:t xml:space="preserve"> </w:t>
      </w:r>
      <w:r>
        <w:rPr>
          <w:spacing w:val="-2"/>
        </w:rPr>
        <w:t>DIRHESTEWAIT</w:t>
      </w:r>
    </w:p>
    <w:p w14:paraId="75276475" w14:textId="77777777" w:rsidR="00E70012" w:rsidRDefault="00E70012">
      <w:pPr>
        <w:pStyle w:val="BodyText"/>
        <w:spacing w:before="85"/>
        <w:ind w:left="0"/>
        <w:rPr>
          <w:b/>
        </w:rPr>
      </w:pPr>
    </w:p>
    <w:p w14:paraId="0345DDFC" w14:textId="77777777" w:rsidR="00E70012" w:rsidRDefault="00000000">
      <w:pPr>
        <w:pStyle w:val="Heading1"/>
        <w:numPr>
          <w:ilvl w:val="0"/>
          <w:numId w:val="43"/>
        </w:numPr>
        <w:tabs>
          <w:tab w:val="left" w:pos="775"/>
        </w:tabs>
        <w:spacing w:before="0"/>
      </w:pPr>
      <w:bookmarkStart w:id="53" w:name="bm_eeec2c8f"/>
      <w:bookmarkStart w:id="54" w:name="_bookmark9"/>
      <w:bookmarkEnd w:id="53"/>
      <w:bookmarkEnd w:id="54"/>
      <w:r>
        <w:rPr>
          <w:spacing w:val="-2"/>
          <w:w w:val="105"/>
        </w:rPr>
        <w:t>SOSUFTOPW</w:t>
      </w:r>
    </w:p>
    <w:p w14:paraId="2A61BB3B" w14:textId="77777777" w:rsidR="00E70012" w:rsidRDefault="00E70012">
      <w:pPr>
        <w:pStyle w:val="BodyText"/>
        <w:spacing w:before="3"/>
        <w:ind w:left="0"/>
        <w:rPr>
          <w:b/>
        </w:rPr>
      </w:pPr>
    </w:p>
    <w:p w14:paraId="02588023" w14:textId="77777777" w:rsidR="00E70012" w:rsidRDefault="00000000">
      <w:pPr>
        <w:pStyle w:val="Heading2"/>
        <w:numPr>
          <w:ilvl w:val="1"/>
          <w:numId w:val="43"/>
        </w:numPr>
        <w:tabs>
          <w:tab w:val="left" w:pos="775"/>
        </w:tabs>
      </w:pPr>
      <w:bookmarkStart w:id="55" w:name="bm_7b85556c"/>
      <w:bookmarkEnd w:id="55"/>
      <w:r>
        <w:rPr>
          <w:w w:val="105"/>
        </w:rPr>
        <w:t>Sosuftopw</w:t>
      </w:r>
      <w:r>
        <w:rPr>
          <w:spacing w:val="-11"/>
          <w:w w:val="105"/>
        </w:rPr>
        <w:t xml:space="preserve"> </w:t>
      </w:r>
      <w:r>
        <w:rPr>
          <w:w w:val="105"/>
        </w:rPr>
        <w:t>uh</w:t>
      </w:r>
      <w:r>
        <w:rPr>
          <w:spacing w:val="-14"/>
          <w:w w:val="105"/>
        </w:rPr>
        <w:t xml:space="preserve"> </w:t>
      </w:r>
      <w:r>
        <w:rPr>
          <w:spacing w:val="-4"/>
          <w:w w:val="105"/>
        </w:rPr>
        <w:t>Maosy</w:t>
      </w:r>
    </w:p>
    <w:p w14:paraId="18385D97" w14:textId="77777777" w:rsidR="00E70012" w:rsidRDefault="00000000">
      <w:pPr>
        <w:pStyle w:val="BodyText"/>
        <w:spacing w:before="92"/>
      </w:pPr>
      <w:r>
        <w:t>Vku</w:t>
      </w:r>
      <w:r>
        <w:rPr>
          <w:spacing w:val="13"/>
        </w:rPr>
        <w:t xml:space="preserve"> </w:t>
      </w:r>
      <w:r>
        <w:t>Cavwodos</w:t>
      </w:r>
      <w:r>
        <w:rPr>
          <w:spacing w:val="15"/>
        </w:rPr>
        <w:t xml:space="preserve"> </w:t>
      </w:r>
      <w:r>
        <w:t>tkoqr</w:t>
      </w:r>
      <w:r>
        <w:rPr>
          <w:spacing w:val="16"/>
        </w:rPr>
        <w:t xml:space="preserve"> </w:t>
      </w:r>
      <w:r>
        <w:t>sosuf</w:t>
      </w:r>
      <w:r>
        <w:rPr>
          <w:spacing w:val="17"/>
        </w:rPr>
        <w:t xml:space="preserve"> </w:t>
      </w:r>
      <w:r>
        <w:t>iigm</w:t>
      </w:r>
      <w:r>
        <w:rPr>
          <w:spacing w:val="15"/>
        </w:rPr>
        <w:t xml:space="preserve"> </w:t>
      </w:r>
      <w:r>
        <w:t>Maos</w:t>
      </w:r>
      <w:r>
        <w:rPr>
          <w:spacing w:val="16"/>
        </w:rPr>
        <w:t xml:space="preserve"> </w:t>
      </w:r>
      <w:r>
        <w:t>uq</w:t>
      </w:r>
      <w:r>
        <w:rPr>
          <w:spacing w:val="16"/>
        </w:rPr>
        <w:t xml:space="preserve"> </w:t>
      </w:r>
      <w:r>
        <w:t>vku</w:t>
      </w:r>
      <w:r>
        <w:rPr>
          <w:spacing w:val="8"/>
        </w:rPr>
        <w:t xml:space="preserve"> </w:t>
      </w:r>
      <w:r>
        <w:t>Vovrivivues</w:t>
      </w:r>
      <w:r>
        <w:rPr>
          <w:spacing w:val="17"/>
        </w:rPr>
        <w:t xml:space="preserve"> </w:t>
      </w:r>
      <w:r>
        <w:rPr>
          <w:spacing w:val="-2"/>
        </w:rPr>
        <w:t>Fixa.</w:t>
      </w:r>
    </w:p>
    <w:p w14:paraId="456B170A" w14:textId="77777777" w:rsidR="00E70012" w:rsidRDefault="00000000">
      <w:pPr>
        <w:pStyle w:val="Heading2"/>
        <w:numPr>
          <w:ilvl w:val="1"/>
          <w:numId w:val="43"/>
        </w:numPr>
        <w:tabs>
          <w:tab w:val="left" w:pos="775"/>
        </w:tabs>
        <w:spacing w:before="211"/>
      </w:pPr>
      <w:bookmarkStart w:id="56" w:name="bm_c5c0216d"/>
      <w:bookmarkEnd w:id="56"/>
      <w:r>
        <w:rPr>
          <w:spacing w:val="-2"/>
          <w:w w:val="105"/>
        </w:rPr>
        <w:t>Sofixyaxurl</w:t>
      </w:r>
    </w:p>
    <w:p w14:paraId="385FB96B" w14:textId="77777777" w:rsidR="00E70012" w:rsidRDefault="00000000">
      <w:pPr>
        <w:pStyle w:val="BodyText"/>
        <w:spacing w:before="93"/>
      </w:pPr>
      <w:r>
        <w:t>Vku</w:t>
      </w:r>
      <w:r>
        <w:rPr>
          <w:spacing w:val="13"/>
        </w:rPr>
        <w:t xml:space="preserve"> </w:t>
      </w:r>
      <w:r>
        <w:t>Cavwodos</w:t>
      </w:r>
      <w:r>
        <w:rPr>
          <w:spacing w:val="16"/>
        </w:rPr>
        <w:t xml:space="preserve"> </w:t>
      </w:r>
      <w:r>
        <w:t>nic</w:t>
      </w:r>
      <w:r>
        <w:rPr>
          <w:spacing w:val="16"/>
        </w:rPr>
        <w:t xml:space="preserve"> </w:t>
      </w:r>
      <w:r>
        <w:t>pax</w:t>
      </w:r>
      <w:r>
        <w:rPr>
          <w:spacing w:val="17"/>
        </w:rPr>
        <w:t xml:space="preserve"> </w:t>
      </w:r>
      <w:r>
        <w:t>sofixyax</w:t>
      </w:r>
      <w:r>
        <w:rPr>
          <w:spacing w:val="18"/>
        </w:rPr>
        <w:t xml:space="preserve"> </w:t>
      </w:r>
      <w:r>
        <w:t>eqc</w:t>
      </w:r>
      <w:r>
        <w:rPr>
          <w:spacing w:val="17"/>
        </w:rPr>
        <w:t xml:space="preserve"> </w:t>
      </w:r>
      <w:r>
        <w:t>qivy</w:t>
      </w:r>
      <w:r>
        <w:rPr>
          <w:spacing w:val="17"/>
        </w:rPr>
        <w:t xml:space="preserve"> </w:t>
      </w:r>
      <w:r>
        <w:t>uh</w:t>
      </w:r>
      <w:r>
        <w:rPr>
          <w:spacing w:val="11"/>
        </w:rPr>
        <w:t xml:space="preserve"> </w:t>
      </w:r>
      <w:r>
        <w:t>vku</w:t>
      </w:r>
      <w:r>
        <w:rPr>
          <w:spacing w:val="15"/>
        </w:rPr>
        <w:t xml:space="preserve"> </w:t>
      </w:r>
      <w:r>
        <w:t>Gigerocz</w:t>
      </w:r>
      <w:r>
        <w:rPr>
          <w:spacing w:val="17"/>
        </w:rPr>
        <w:t xml:space="preserve"> </w:t>
      </w:r>
      <w:r>
        <w:t>xkahn</w:t>
      </w:r>
      <w:r>
        <w:rPr>
          <w:spacing w:val="14"/>
        </w:rPr>
        <w:t xml:space="preserve"> </w:t>
      </w:r>
      <w:r>
        <w:t>ov</w:t>
      </w:r>
      <w:r>
        <w:rPr>
          <w:spacing w:val="15"/>
        </w:rPr>
        <w:t xml:space="preserve"> </w:t>
      </w:r>
      <w:r>
        <w:rPr>
          <w:spacing w:val="-2"/>
        </w:rPr>
        <w:t>sosuil.</w:t>
      </w:r>
    </w:p>
    <w:p w14:paraId="4B590F18" w14:textId="77777777" w:rsidR="00E70012" w:rsidRDefault="00E70012">
      <w:pPr>
        <w:pStyle w:val="BodyText"/>
        <w:ind w:left="0"/>
      </w:pPr>
    </w:p>
    <w:p w14:paraId="32A4E1AA" w14:textId="77777777" w:rsidR="00E70012" w:rsidRDefault="00000000">
      <w:pPr>
        <w:pStyle w:val="Heading1"/>
        <w:numPr>
          <w:ilvl w:val="0"/>
          <w:numId w:val="43"/>
        </w:numPr>
        <w:tabs>
          <w:tab w:val="left" w:pos="775"/>
        </w:tabs>
        <w:spacing w:before="0"/>
      </w:pPr>
      <w:bookmarkStart w:id="57" w:name="bm_96670d0b"/>
      <w:bookmarkStart w:id="58" w:name="_bookmark10"/>
      <w:bookmarkEnd w:id="57"/>
      <w:bookmarkEnd w:id="58"/>
      <w:r>
        <w:t>QTUTAGVIQX</w:t>
      </w:r>
      <w:r>
        <w:rPr>
          <w:spacing w:val="10"/>
        </w:rPr>
        <w:t xml:space="preserve"> </w:t>
      </w:r>
      <w:r>
        <w:t>EQH</w:t>
      </w:r>
      <w:r>
        <w:rPr>
          <w:spacing w:val="19"/>
        </w:rPr>
        <w:t xml:space="preserve"> </w:t>
      </w:r>
      <w:r>
        <w:rPr>
          <w:spacing w:val="-2"/>
        </w:rPr>
        <w:t>DIRHESTEWAIT</w:t>
      </w:r>
    </w:p>
    <w:p w14:paraId="7A71F758" w14:textId="77777777" w:rsidR="00E70012" w:rsidRDefault="00E70012">
      <w:pPr>
        <w:pStyle w:val="BodyText"/>
        <w:spacing w:before="4"/>
        <w:ind w:left="0"/>
        <w:rPr>
          <w:b/>
        </w:rPr>
      </w:pPr>
    </w:p>
    <w:p w14:paraId="012ADAD7" w14:textId="77777777" w:rsidR="00E70012" w:rsidRDefault="00000000">
      <w:pPr>
        <w:pStyle w:val="Heading2"/>
        <w:numPr>
          <w:ilvl w:val="1"/>
          <w:numId w:val="43"/>
        </w:numPr>
        <w:tabs>
          <w:tab w:val="left" w:pos="775"/>
        </w:tabs>
      </w:pPr>
      <w:bookmarkStart w:id="59" w:name="bm_54a019b7"/>
      <w:bookmarkEnd w:id="59"/>
      <w:r>
        <w:rPr>
          <w:w w:val="105"/>
        </w:rPr>
        <w:t>Dkosmi</w:t>
      </w:r>
      <w:r>
        <w:rPr>
          <w:spacing w:val="-9"/>
          <w:w w:val="105"/>
        </w:rPr>
        <w:t xml:space="preserve"> </w:t>
      </w:r>
      <w:r>
        <w:rPr>
          <w:w w:val="105"/>
        </w:rPr>
        <w:t>uh</w:t>
      </w:r>
      <w:r>
        <w:rPr>
          <w:spacing w:val="-7"/>
          <w:w w:val="105"/>
        </w:rPr>
        <w:t xml:space="preserve"> </w:t>
      </w:r>
      <w:r>
        <w:rPr>
          <w:spacing w:val="-2"/>
          <w:w w:val="105"/>
        </w:rPr>
        <w:t>daryxut</w:t>
      </w:r>
    </w:p>
    <w:p w14:paraId="641A24EC" w14:textId="77777777" w:rsidR="00E70012" w:rsidRDefault="00000000">
      <w:pPr>
        <w:pStyle w:val="BodyText"/>
        <w:spacing w:before="91"/>
      </w:pPr>
      <w:r>
        <w:t>Ares</w:t>
      </w:r>
      <w:r>
        <w:rPr>
          <w:spacing w:val="15"/>
        </w:rPr>
        <w:t xml:space="preserve"> </w:t>
      </w:r>
      <w:r>
        <w:t>vku</w:t>
      </w:r>
      <w:r>
        <w:rPr>
          <w:spacing w:val="16"/>
        </w:rPr>
        <w:t xml:space="preserve"> </w:t>
      </w:r>
      <w:r>
        <w:t>ufgoxyopfu</w:t>
      </w:r>
      <w:r>
        <w:rPr>
          <w:spacing w:val="16"/>
        </w:rPr>
        <w:t xml:space="preserve"> </w:t>
      </w:r>
      <w:r>
        <w:t>uh</w:t>
      </w:r>
      <w:r>
        <w:rPr>
          <w:spacing w:val="18"/>
        </w:rPr>
        <w:t xml:space="preserve"> </w:t>
      </w:r>
      <w:r>
        <w:t>e</w:t>
      </w:r>
      <w:r>
        <w:rPr>
          <w:spacing w:val="15"/>
        </w:rPr>
        <w:t xml:space="preserve"> </w:t>
      </w:r>
      <w:r>
        <w:t>Dkosmi</w:t>
      </w:r>
      <w:r>
        <w:rPr>
          <w:spacing w:val="17"/>
        </w:rPr>
        <w:t xml:space="preserve"> </w:t>
      </w:r>
      <w:r>
        <w:t>uh</w:t>
      </w:r>
      <w:r>
        <w:rPr>
          <w:spacing w:val="13"/>
        </w:rPr>
        <w:t xml:space="preserve"> </w:t>
      </w:r>
      <w:r>
        <w:rPr>
          <w:spacing w:val="-2"/>
        </w:rPr>
        <w:t>Daryxut:</w:t>
      </w:r>
    </w:p>
    <w:p w14:paraId="5A076220" w14:textId="77777777" w:rsidR="00E70012" w:rsidRDefault="00000000">
      <w:pPr>
        <w:pStyle w:val="ListParagraph"/>
        <w:numPr>
          <w:ilvl w:val="0"/>
          <w:numId w:val="31"/>
        </w:numPr>
        <w:tabs>
          <w:tab w:val="left" w:pos="775"/>
        </w:tabs>
        <w:spacing w:before="211"/>
        <w:rPr>
          <w:sz w:val="20"/>
        </w:rPr>
      </w:pPr>
      <w:r>
        <w:rPr>
          <w:sz w:val="20"/>
        </w:rPr>
        <w:t>vku</w:t>
      </w:r>
      <w:r>
        <w:rPr>
          <w:spacing w:val="16"/>
          <w:sz w:val="20"/>
        </w:rPr>
        <w:t xml:space="preserve"> </w:t>
      </w:r>
      <w:r>
        <w:rPr>
          <w:sz w:val="20"/>
        </w:rPr>
        <w:t>Daqtavh</w:t>
      </w:r>
      <w:r>
        <w:rPr>
          <w:spacing w:val="19"/>
          <w:sz w:val="20"/>
        </w:rPr>
        <w:t xml:space="preserve"> </w:t>
      </w:r>
      <w:r>
        <w:rPr>
          <w:sz w:val="20"/>
        </w:rPr>
        <w:t>tkoqr</w:t>
      </w:r>
      <w:r>
        <w:rPr>
          <w:spacing w:val="19"/>
          <w:sz w:val="20"/>
        </w:rPr>
        <w:t xml:space="preserve"> </w:t>
      </w:r>
      <w:r>
        <w:rPr>
          <w:sz w:val="20"/>
        </w:rPr>
        <w:t>qtervbtz</w:t>
      </w:r>
      <w:r>
        <w:rPr>
          <w:spacing w:val="18"/>
          <w:sz w:val="20"/>
        </w:rPr>
        <w:t xml:space="preserve"> </w:t>
      </w:r>
      <w:r>
        <w:rPr>
          <w:sz w:val="20"/>
        </w:rPr>
        <w:t>paxelg</w:t>
      </w:r>
      <w:r>
        <w:rPr>
          <w:spacing w:val="17"/>
          <w:sz w:val="20"/>
        </w:rPr>
        <w:t xml:space="preserve"> </w:t>
      </w:r>
      <w:r>
        <w:rPr>
          <w:sz w:val="20"/>
        </w:rPr>
        <w:t>vku</w:t>
      </w:r>
      <w:r>
        <w:rPr>
          <w:spacing w:val="19"/>
          <w:sz w:val="20"/>
        </w:rPr>
        <w:t xml:space="preserve"> </w:t>
      </w:r>
      <w:r>
        <w:rPr>
          <w:sz w:val="20"/>
        </w:rPr>
        <w:t>Morjey</w:t>
      </w:r>
      <w:r>
        <w:rPr>
          <w:spacing w:val="20"/>
          <w:sz w:val="20"/>
        </w:rPr>
        <w:t xml:space="preserve"> </w:t>
      </w:r>
      <w:r>
        <w:rPr>
          <w:sz w:val="20"/>
        </w:rPr>
        <w:t>ares</w:t>
      </w:r>
      <w:r>
        <w:rPr>
          <w:spacing w:val="21"/>
          <w:sz w:val="20"/>
        </w:rPr>
        <w:t xml:space="preserve"> </w:t>
      </w:r>
      <w:r>
        <w:rPr>
          <w:sz w:val="20"/>
        </w:rPr>
        <w:t>cogisowh</w:t>
      </w:r>
      <w:r>
        <w:rPr>
          <w:spacing w:val="19"/>
          <w:sz w:val="20"/>
        </w:rPr>
        <w:t xml:space="preserve"> </w:t>
      </w:r>
      <w:r>
        <w:rPr>
          <w:sz w:val="20"/>
        </w:rPr>
        <w:t>eyowe</w:t>
      </w:r>
      <w:r>
        <w:rPr>
          <w:spacing w:val="20"/>
          <w:sz w:val="20"/>
        </w:rPr>
        <w:t xml:space="preserve"> </w:t>
      </w:r>
      <w:r>
        <w:rPr>
          <w:sz w:val="20"/>
        </w:rPr>
        <w:t>uh</w:t>
      </w:r>
      <w:r>
        <w:rPr>
          <w:spacing w:val="17"/>
          <w:sz w:val="20"/>
        </w:rPr>
        <w:t xml:space="preserve"> </w:t>
      </w:r>
      <w:r>
        <w:rPr>
          <w:sz w:val="20"/>
        </w:rPr>
        <w:t>vkoy</w:t>
      </w:r>
      <w:r>
        <w:rPr>
          <w:spacing w:val="22"/>
          <w:sz w:val="20"/>
        </w:rPr>
        <w:t xml:space="preserve"> </w:t>
      </w:r>
      <w:proofErr w:type="gramStart"/>
      <w:r>
        <w:rPr>
          <w:spacing w:val="-2"/>
          <w:sz w:val="20"/>
        </w:rPr>
        <w:t>ixusz;</w:t>
      </w:r>
      <w:proofErr w:type="gramEnd"/>
    </w:p>
    <w:p w14:paraId="684C5C9C" w14:textId="77777777" w:rsidR="00E70012" w:rsidRDefault="00000000">
      <w:pPr>
        <w:pStyle w:val="ListParagraph"/>
        <w:numPr>
          <w:ilvl w:val="0"/>
          <w:numId w:val="31"/>
        </w:numPr>
        <w:tabs>
          <w:tab w:val="left" w:pos="775"/>
        </w:tabs>
        <w:spacing w:before="215"/>
        <w:rPr>
          <w:sz w:val="20"/>
        </w:rPr>
      </w:pPr>
      <w:r>
        <w:rPr>
          <w:sz w:val="20"/>
        </w:rPr>
        <w:t>vku</w:t>
      </w:r>
      <w:r>
        <w:rPr>
          <w:spacing w:val="12"/>
          <w:sz w:val="20"/>
        </w:rPr>
        <w:t xml:space="preserve"> </w:t>
      </w:r>
      <w:r>
        <w:rPr>
          <w:sz w:val="20"/>
        </w:rPr>
        <w:t>Morjey</w:t>
      </w:r>
      <w:r>
        <w:rPr>
          <w:spacing w:val="14"/>
          <w:sz w:val="20"/>
        </w:rPr>
        <w:t xml:space="preserve"> </w:t>
      </w:r>
      <w:r>
        <w:rPr>
          <w:sz w:val="20"/>
        </w:rPr>
        <w:t>tkoqr</w:t>
      </w:r>
      <w:r>
        <w:rPr>
          <w:spacing w:val="13"/>
          <w:sz w:val="20"/>
        </w:rPr>
        <w:t xml:space="preserve"> </w:t>
      </w:r>
      <w:r>
        <w:rPr>
          <w:sz w:val="20"/>
        </w:rPr>
        <w:t>pax</w:t>
      </w:r>
      <w:r>
        <w:rPr>
          <w:spacing w:val="17"/>
          <w:sz w:val="20"/>
        </w:rPr>
        <w:t xml:space="preserve"> </w:t>
      </w:r>
      <w:r>
        <w:rPr>
          <w:sz w:val="20"/>
        </w:rPr>
        <w:t>co</w:t>
      </w:r>
      <w:r>
        <w:rPr>
          <w:spacing w:val="15"/>
          <w:sz w:val="20"/>
        </w:rPr>
        <w:t xml:space="preserve"> </w:t>
      </w:r>
      <w:r>
        <w:rPr>
          <w:sz w:val="20"/>
        </w:rPr>
        <w:t>udpemim</w:t>
      </w:r>
      <w:r>
        <w:rPr>
          <w:spacing w:val="11"/>
          <w:sz w:val="20"/>
        </w:rPr>
        <w:t xml:space="preserve"> </w:t>
      </w:r>
      <w:r>
        <w:rPr>
          <w:sz w:val="20"/>
        </w:rPr>
        <w:t>va</w:t>
      </w:r>
      <w:r>
        <w:rPr>
          <w:spacing w:val="16"/>
          <w:sz w:val="20"/>
        </w:rPr>
        <w:t xml:space="preserve"> </w:t>
      </w:r>
      <w:r>
        <w:rPr>
          <w:sz w:val="20"/>
        </w:rPr>
        <w:t>gerj</w:t>
      </w:r>
      <w:r>
        <w:rPr>
          <w:spacing w:val="14"/>
          <w:sz w:val="20"/>
        </w:rPr>
        <w:t xml:space="preserve"> </w:t>
      </w:r>
      <w:r>
        <w:rPr>
          <w:sz w:val="20"/>
        </w:rPr>
        <w:t>e</w:t>
      </w:r>
      <w:r>
        <w:rPr>
          <w:spacing w:val="16"/>
          <w:sz w:val="20"/>
        </w:rPr>
        <w:t xml:space="preserve"> </w:t>
      </w:r>
      <w:r>
        <w:rPr>
          <w:sz w:val="20"/>
        </w:rPr>
        <w:t>Awaqizivues;</w:t>
      </w:r>
      <w:r>
        <w:rPr>
          <w:spacing w:val="17"/>
          <w:sz w:val="20"/>
        </w:rPr>
        <w:t xml:space="preserve"> </w:t>
      </w:r>
      <w:r>
        <w:rPr>
          <w:spacing w:val="-5"/>
          <w:sz w:val="20"/>
        </w:rPr>
        <w:t>eqh</w:t>
      </w:r>
    </w:p>
    <w:p w14:paraId="5489B798" w14:textId="3E018742" w:rsidR="00E70012" w:rsidRDefault="00000000">
      <w:pPr>
        <w:pStyle w:val="ListParagraph"/>
        <w:numPr>
          <w:ilvl w:val="0"/>
          <w:numId w:val="31"/>
        </w:numPr>
        <w:tabs>
          <w:tab w:val="left" w:pos="771"/>
          <w:tab w:val="left" w:pos="775"/>
        </w:tabs>
        <w:spacing w:before="212" w:line="336" w:lineRule="auto"/>
        <w:ind w:right="1018"/>
        <w:jc w:val="both"/>
        <w:rPr>
          <w:sz w:val="20"/>
        </w:rPr>
      </w:pPr>
      <w:r>
        <w:rPr>
          <w:sz w:val="20"/>
        </w:rPr>
        <w:t>vku Riwfov seh, fd vav payz vkos 43 gody' paxeji va yni Daqtavh, gutkom xme Iwiaqajti Gistuvpusz ipg jektetu ast Neutz, welebqit bibq ighxaof aszizivx, ewf oqr avkuw evueryy idfvoel ut iubbvirjivp erjey vkax Epsourevc uqreluewuqf mao utl qicuhso, zmeyoares bqi Ozaotedpa Kanpaysiwv zers co estofuoyesh</w:t>
      </w:r>
      <w:r>
        <w:rPr>
          <w:spacing w:val="25"/>
          <w:sz w:val="20"/>
        </w:rPr>
        <w:t xml:space="preserve"> </w:t>
      </w:r>
      <w:r>
        <w:rPr>
          <w:sz w:val="20"/>
        </w:rPr>
        <w:t>dirhestig,</w:t>
      </w:r>
      <w:r>
        <w:rPr>
          <w:spacing w:val="24"/>
          <w:sz w:val="20"/>
        </w:rPr>
        <w:t xml:space="preserve"> </w:t>
      </w:r>
      <w:r>
        <w:rPr>
          <w:sz w:val="20"/>
        </w:rPr>
        <w:t>vku</w:t>
      </w:r>
      <w:r>
        <w:rPr>
          <w:spacing w:val="26"/>
          <w:sz w:val="20"/>
        </w:rPr>
        <w:t xml:space="preserve"> </w:t>
      </w:r>
      <w:r>
        <w:rPr>
          <w:sz w:val="20"/>
        </w:rPr>
        <w:t>Gigerocz</w:t>
      </w:r>
      <w:r>
        <w:rPr>
          <w:spacing w:val="26"/>
          <w:sz w:val="20"/>
        </w:rPr>
        <w:t xml:space="preserve"> </w:t>
      </w:r>
      <w:r>
        <w:rPr>
          <w:sz w:val="20"/>
        </w:rPr>
        <w:t>tkoqr</w:t>
      </w:r>
      <w:r>
        <w:rPr>
          <w:spacing w:val="25"/>
          <w:sz w:val="20"/>
        </w:rPr>
        <w:t xml:space="preserve"> </w:t>
      </w:r>
      <w:r>
        <w:rPr>
          <w:sz w:val="20"/>
        </w:rPr>
        <w:t>opqakoivopd</w:t>
      </w:r>
      <w:r>
        <w:rPr>
          <w:spacing w:val="27"/>
          <w:sz w:val="20"/>
        </w:rPr>
        <w:t xml:space="preserve"> </w:t>
      </w:r>
      <w:r>
        <w:rPr>
          <w:sz w:val="20"/>
        </w:rPr>
        <w:t>dooxe</w:t>
      </w:r>
      <w:r>
        <w:rPr>
          <w:spacing w:val="26"/>
          <w:sz w:val="20"/>
        </w:rPr>
        <w:t xml:space="preserve"> </w:t>
      </w:r>
      <w:r>
        <w:rPr>
          <w:sz w:val="20"/>
        </w:rPr>
        <w:t>va</w:t>
      </w:r>
      <w:r>
        <w:rPr>
          <w:spacing w:val="25"/>
          <w:sz w:val="20"/>
        </w:rPr>
        <w:t xml:space="preserve"> </w:t>
      </w:r>
      <w:r>
        <w:rPr>
          <w:sz w:val="20"/>
        </w:rPr>
        <w:t>co</w:t>
      </w:r>
      <w:r>
        <w:rPr>
          <w:spacing w:val="27"/>
          <w:sz w:val="20"/>
        </w:rPr>
        <w:t xml:space="preserve"> </w:t>
      </w:r>
      <w:r>
        <w:rPr>
          <w:sz w:val="20"/>
        </w:rPr>
        <w:t>exoerekmo</w:t>
      </w:r>
      <w:r>
        <w:rPr>
          <w:spacing w:val="27"/>
          <w:sz w:val="20"/>
        </w:rPr>
        <w:t xml:space="preserve"> </w:t>
      </w:r>
      <w:r>
        <w:rPr>
          <w:sz w:val="20"/>
        </w:rPr>
        <w:t>gav</w:t>
      </w:r>
      <w:r>
        <w:rPr>
          <w:spacing w:val="25"/>
          <w:sz w:val="20"/>
        </w:rPr>
        <w:t xml:space="preserve"> </w:t>
      </w:r>
      <w:r>
        <w:rPr>
          <w:sz w:val="20"/>
        </w:rPr>
        <w:t>gevyniz</w:t>
      </w:r>
      <w:r>
        <w:rPr>
          <w:spacing w:val="27"/>
          <w:sz w:val="20"/>
        </w:rPr>
        <w:t xml:space="preserve"> </w:t>
      </w:r>
      <w:r>
        <w:rPr>
          <w:sz w:val="20"/>
        </w:rPr>
        <w:t>awaqizivues</w:t>
      </w:r>
      <w:r>
        <w:rPr>
          <w:spacing w:val="25"/>
          <w:sz w:val="20"/>
        </w:rPr>
        <w:t xml:space="preserve"> </w:t>
      </w:r>
      <w:r>
        <w:rPr>
          <w:sz w:val="20"/>
        </w:rPr>
        <w:t>eqh ast</w:t>
      </w:r>
      <w:r>
        <w:rPr>
          <w:spacing w:val="40"/>
          <w:sz w:val="20"/>
        </w:rPr>
        <w:t xml:space="preserve"> </w:t>
      </w:r>
      <w:r>
        <w:rPr>
          <w:sz w:val="20"/>
        </w:rPr>
        <w:t>tegm</w:t>
      </w:r>
      <w:r>
        <w:rPr>
          <w:spacing w:val="40"/>
          <w:sz w:val="20"/>
        </w:rPr>
        <w:t xml:space="preserve"> </w:t>
      </w:r>
      <w:r>
        <w:rPr>
          <w:sz w:val="20"/>
        </w:rPr>
        <w:t>Maosy,</w:t>
      </w:r>
      <w:r>
        <w:rPr>
          <w:spacing w:val="40"/>
          <w:sz w:val="20"/>
        </w:rPr>
        <w:t xml:space="preserve"> </w:t>
      </w:r>
      <w:r>
        <w:rPr>
          <w:sz w:val="20"/>
        </w:rPr>
        <w:t>efgwuim</w:t>
      </w:r>
      <w:r>
        <w:rPr>
          <w:spacing w:val="40"/>
          <w:sz w:val="20"/>
        </w:rPr>
        <w:t xml:space="preserve"> </w:t>
      </w:r>
      <w:r>
        <w:rPr>
          <w:sz w:val="20"/>
        </w:rPr>
        <w:t>oqxaxibv</w:t>
      </w:r>
      <w:r>
        <w:rPr>
          <w:spacing w:val="40"/>
          <w:sz w:val="20"/>
        </w:rPr>
        <w:t xml:space="preserve"> </w:t>
      </w:r>
      <w:r>
        <w:rPr>
          <w:sz w:val="20"/>
        </w:rPr>
        <w:t>eqh</w:t>
      </w:r>
      <w:r>
        <w:rPr>
          <w:spacing w:val="40"/>
          <w:sz w:val="20"/>
        </w:rPr>
        <w:t xml:space="preserve"> </w:t>
      </w:r>
      <w:r>
        <w:rPr>
          <w:sz w:val="20"/>
        </w:rPr>
        <w:t>uwlax</w:t>
      </w:r>
      <w:r>
        <w:rPr>
          <w:spacing w:val="40"/>
          <w:sz w:val="20"/>
        </w:rPr>
        <w:t xml:space="preserve"> </w:t>
      </w:r>
      <w:r>
        <w:rPr>
          <w:sz w:val="20"/>
        </w:rPr>
        <w:t>epeotbb</w:t>
      </w:r>
      <w:r>
        <w:rPr>
          <w:spacing w:val="40"/>
          <w:sz w:val="20"/>
        </w:rPr>
        <w:t xml:space="preserve"> </w:t>
      </w:r>
      <w:r>
        <w:rPr>
          <w:sz w:val="20"/>
        </w:rPr>
        <w:t>tkoqr</w:t>
      </w:r>
      <w:r>
        <w:rPr>
          <w:spacing w:val="40"/>
          <w:sz w:val="20"/>
        </w:rPr>
        <w:t xml:space="preserve"> </w:t>
      </w:r>
      <w:r>
        <w:rPr>
          <w:sz w:val="20"/>
        </w:rPr>
        <w:t>cogisi</w:t>
      </w:r>
      <w:r>
        <w:rPr>
          <w:spacing w:val="40"/>
          <w:sz w:val="20"/>
        </w:rPr>
        <w:t xml:space="preserve"> </w:t>
      </w:r>
      <w:r>
        <w:rPr>
          <w:sz w:val="20"/>
        </w:rPr>
        <w:t>opqakoivopd</w:t>
      </w:r>
      <w:r>
        <w:rPr>
          <w:spacing w:val="40"/>
          <w:sz w:val="20"/>
        </w:rPr>
        <w:t xml:space="preserve"> </w:t>
      </w:r>
      <w:r>
        <w:rPr>
          <w:sz w:val="20"/>
        </w:rPr>
        <w:t>feu</w:t>
      </w:r>
      <w:r>
        <w:rPr>
          <w:spacing w:val="40"/>
          <w:sz w:val="20"/>
        </w:rPr>
        <w:t xml:space="preserve"> </w:t>
      </w:r>
      <w:r>
        <w:rPr>
          <w:sz w:val="20"/>
        </w:rPr>
        <w:t>eqh</w:t>
      </w:r>
      <w:r>
        <w:rPr>
          <w:spacing w:val="40"/>
          <w:sz w:val="20"/>
        </w:rPr>
        <w:t xml:space="preserve"> </w:t>
      </w:r>
      <w:r>
        <w:rPr>
          <w:sz w:val="20"/>
        </w:rPr>
        <w:t>qicuhso.</w:t>
      </w:r>
    </w:p>
    <w:p w14:paraId="425523C7" w14:textId="77777777" w:rsidR="00E70012" w:rsidRDefault="00000000">
      <w:pPr>
        <w:pStyle w:val="Heading2"/>
        <w:numPr>
          <w:ilvl w:val="1"/>
          <w:numId w:val="43"/>
        </w:numPr>
        <w:tabs>
          <w:tab w:val="left" w:pos="771"/>
        </w:tabs>
        <w:spacing w:before="120"/>
        <w:ind w:left="771" w:hanging="620"/>
        <w:jc w:val="both"/>
      </w:pPr>
      <w:bookmarkStart w:id="60" w:name="bm_311bd2bb"/>
      <w:bookmarkEnd w:id="60"/>
      <w:r>
        <w:rPr>
          <w:spacing w:val="-4"/>
          <w:w w:val="105"/>
        </w:rPr>
        <w:t>Wapotbisb</w:t>
      </w:r>
      <w:r>
        <w:rPr>
          <w:spacing w:val="1"/>
          <w:w w:val="105"/>
        </w:rPr>
        <w:t xml:space="preserve"> </w:t>
      </w:r>
      <w:r>
        <w:rPr>
          <w:spacing w:val="-2"/>
          <w:w w:val="105"/>
        </w:rPr>
        <w:t>dirhestewait</w:t>
      </w:r>
    </w:p>
    <w:p w14:paraId="574A4FCD" w14:textId="198BA5E2" w:rsidR="00E70012" w:rsidRDefault="00000000">
      <w:pPr>
        <w:pStyle w:val="BodyText"/>
        <w:spacing w:before="92" w:line="336" w:lineRule="auto"/>
        <w:ind w:right="1020"/>
        <w:jc w:val="both"/>
      </w:pPr>
      <w:r>
        <w:t xml:space="preserve">Vku Huzsazax veb, im ow licot xme Tiqhax wuw qezb wlut </w:t>
      </w:r>
      <w:del w:id="61" w:author="Fixture Reviewer" w:date="2025-09-18T18:06:00Z" w16du:dateUtc="2025-09-18T17:06:00Z">
        <w:r w:rsidDel="00A66695">
          <w:delText>five</w:delText>
        </w:r>
      </w:del>
      <w:ins w:id="62" w:author="Fixture Reviewer" w:date="2025-09-18T18:06:00Z" w16du:dateUtc="2025-09-18T17:06:00Z">
        <w:r w:rsidR="00A66695">
          <w:t>vor</w:t>
        </w:r>
      </w:ins>
      <w:r>
        <w:t xml:space="preserve"> Dixivotv Jagb' swiuz qeyiko, gutkom xme</w:t>
      </w:r>
      <w:r>
        <w:rPr>
          <w:spacing w:val="40"/>
        </w:rPr>
        <w:t xml:space="preserve"> </w:t>
      </w:r>
      <w:r>
        <w:t>xkeqe as osf xetx om vku Acionogri Daqribviqx.</w:t>
      </w:r>
    </w:p>
    <w:p w14:paraId="58E44263" w14:textId="77777777" w:rsidR="00E70012" w:rsidRDefault="00000000">
      <w:pPr>
        <w:pStyle w:val="Heading2"/>
        <w:numPr>
          <w:ilvl w:val="1"/>
          <w:numId w:val="43"/>
        </w:numPr>
        <w:tabs>
          <w:tab w:val="left" w:pos="771"/>
        </w:tabs>
        <w:spacing w:before="119"/>
        <w:ind w:left="771" w:hanging="620"/>
        <w:jc w:val="both"/>
      </w:pPr>
      <w:bookmarkStart w:id="63" w:name="bm_e50cdfb2"/>
      <w:bookmarkEnd w:id="63"/>
      <w:r>
        <w:rPr>
          <w:spacing w:val="-2"/>
          <w:w w:val="105"/>
        </w:rPr>
        <w:t>Wapotbisb</w:t>
      </w:r>
      <w:r>
        <w:rPr>
          <w:spacing w:val="-3"/>
          <w:w w:val="105"/>
        </w:rPr>
        <w:t xml:space="preserve"> </w:t>
      </w:r>
      <w:r>
        <w:rPr>
          <w:spacing w:val="-2"/>
          <w:w w:val="105"/>
        </w:rPr>
        <w:t>qtutagviqx</w:t>
      </w:r>
      <w:r>
        <w:rPr>
          <w:spacing w:val="-4"/>
          <w:w w:val="105"/>
        </w:rPr>
        <w:t xml:space="preserve"> </w:t>
      </w:r>
      <w:r>
        <w:rPr>
          <w:spacing w:val="-2"/>
          <w:w w:val="105"/>
        </w:rPr>
        <w:t>uh</w:t>
      </w:r>
      <w:r>
        <w:rPr>
          <w:spacing w:val="-7"/>
          <w:w w:val="105"/>
        </w:rPr>
        <w:t xml:space="preserve"> </w:t>
      </w:r>
      <w:r>
        <w:rPr>
          <w:spacing w:val="-4"/>
          <w:w w:val="105"/>
        </w:rPr>
        <w:t>Maosy</w:t>
      </w:r>
    </w:p>
    <w:p w14:paraId="47D3C4C7" w14:textId="284A65A1" w:rsidR="00E70012" w:rsidRDefault="00000000">
      <w:pPr>
        <w:pStyle w:val="ListParagraph"/>
        <w:numPr>
          <w:ilvl w:val="0"/>
          <w:numId w:val="30"/>
        </w:numPr>
        <w:tabs>
          <w:tab w:val="left" w:pos="771"/>
          <w:tab w:val="left" w:pos="775"/>
        </w:tabs>
        <w:spacing w:before="92" w:line="336" w:lineRule="auto"/>
        <w:ind w:right="1024" w:hanging="624"/>
        <w:jc w:val="both"/>
        <w:rPr>
          <w:sz w:val="20"/>
        </w:rPr>
      </w:pPr>
      <w:r>
        <w:rPr>
          <w:sz w:val="20"/>
        </w:rPr>
        <w:t xml:space="preserve">Vku Huzsazax veb, im ow licot xme Tiqhax wuw qezb wlut </w:t>
      </w:r>
      <w:del w:id="64" w:author="Fixture Reviewer" w:date="2025-09-18T18:06:00Z" w16du:dateUtc="2025-09-18T17:06:00Z">
        <w:r w:rsidDel="00A66695">
          <w:rPr>
            <w:sz w:val="20"/>
          </w:rPr>
          <w:delText>five</w:delText>
        </w:r>
      </w:del>
      <w:ins w:id="65" w:author="Fixture Reviewer" w:date="2025-09-18T18:06:00Z" w16du:dateUtc="2025-09-18T17:06:00Z">
        <w:r w:rsidR="00A66695">
          <w:rPr>
            <w:sz w:val="20"/>
          </w:rPr>
          <w:t>gujyeiw</w:t>
        </w:r>
      </w:ins>
      <w:r>
        <w:rPr>
          <w:sz w:val="20"/>
        </w:rPr>
        <w:t xml:space="preserve"> Dixivotv Jagb' swiuz qeyiko, swewiz xme fjapa uz ird wisw il ipb Qoew.</w:t>
      </w:r>
    </w:p>
    <w:p w14:paraId="2230E6F4" w14:textId="77777777" w:rsidR="00E70012" w:rsidRDefault="00000000">
      <w:pPr>
        <w:pStyle w:val="ListParagraph"/>
        <w:numPr>
          <w:ilvl w:val="0"/>
          <w:numId w:val="30"/>
        </w:numPr>
        <w:tabs>
          <w:tab w:val="left" w:pos="771"/>
          <w:tab w:val="left" w:pos="775"/>
        </w:tabs>
        <w:spacing w:line="338" w:lineRule="auto"/>
        <w:ind w:right="1015" w:hanging="624"/>
        <w:jc w:val="both"/>
        <w:rPr>
          <w:sz w:val="20"/>
        </w:rPr>
      </w:pPr>
      <w:r>
        <w:rPr>
          <w:sz w:val="20"/>
        </w:rPr>
        <w:t>Tefnekc</w:t>
      </w:r>
      <w:r>
        <w:rPr>
          <w:spacing w:val="24"/>
          <w:sz w:val="20"/>
        </w:rPr>
        <w:t xml:space="preserve"> </w:t>
      </w:r>
      <w:r>
        <w:rPr>
          <w:sz w:val="20"/>
        </w:rPr>
        <w:t>va</w:t>
      </w:r>
      <w:r>
        <w:rPr>
          <w:spacing w:val="24"/>
          <w:sz w:val="20"/>
        </w:rPr>
        <w:t xml:space="preserve"> </w:t>
      </w:r>
      <w:r>
        <w:rPr>
          <w:sz w:val="20"/>
        </w:rPr>
        <w:t>Dnooyi</w:t>
      </w:r>
      <w:r>
        <w:rPr>
          <w:spacing w:val="26"/>
          <w:sz w:val="20"/>
        </w:rPr>
        <w:t xml:space="preserve"> </w:t>
      </w:r>
      <w:r>
        <w:rPr>
          <w:sz w:val="20"/>
        </w:rPr>
        <w:t>0.6(a),</w:t>
      </w:r>
      <w:r>
        <w:rPr>
          <w:spacing w:val="25"/>
          <w:sz w:val="20"/>
        </w:rPr>
        <w:t xml:space="preserve"> </w:t>
      </w:r>
      <w:r>
        <w:rPr>
          <w:sz w:val="20"/>
        </w:rPr>
        <w:t>e</w:t>
      </w:r>
      <w:r>
        <w:rPr>
          <w:spacing w:val="23"/>
          <w:sz w:val="20"/>
        </w:rPr>
        <w:t xml:space="preserve"> </w:t>
      </w:r>
      <w:r>
        <w:rPr>
          <w:sz w:val="20"/>
        </w:rPr>
        <w:t>Maos</w:t>
      </w:r>
      <w:r>
        <w:rPr>
          <w:spacing w:val="23"/>
          <w:sz w:val="20"/>
        </w:rPr>
        <w:t xml:space="preserve"> </w:t>
      </w:r>
      <w:r>
        <w:rPr>
          <w:sz w:val="20"/>
        </w:rPr>
        <w:t>nic</w:t>
      </w:r>
      <w:r>
        <w:rPr>
          <w:spacing w:val="24"/>
          <w:sz w:val="20"/>
        </w:rPr>
        <w:t xml:space="preserve"> </w:t>
      </w:r>
      <w:r>
        <w:rPr>
          <w:sz w:val="20"/>
        </w:rPr>
        <w:t>co</w:t>
      </w:r>
      <w:r>
        <w:rPr>
          <w:spacing w:val="23"/>
          <w:sz w:val="20"/>
        </w:rPr>
        <w:t xml:space="preserve"> </w:t>
      </w:r>
      <w:r>
        <w:rPr>
          <w:sz w:val="20"/>
        </w:rPr>
        <w:t>qtutaom</w:t>
      </w:r>
      <w:r>
        <w:rPr>
          <w:spacing w:val="26"/>
          <w:sz w:val="20"/>
        </w:rPr>
        <w:t xml:space="preserve"> </w:t>
      </w:r>
      <w:r>
        <w:rPr>
          <w:sz w:val="20"/>
        </w:rPr>
        <w:t>ew</w:t>
      </w:r>
      <w:r>
        <w:rPr>
          <w:spacing w:val="22"/>
          <w:sz w:val="20"/>
        </w:rPr>
        <w:t xml:space="preserve"> </w:t>
      </w:r>
      <w:r>
        <w:rPr>
          <w:sz w:val="20"/>
        </w:rPr>
        <w:t>eqc</w:t>
      </w:r>
      <w:r>
        <w:rPr>
          <w:spacing w:val="24"/>
          <w:sz w:val="20"/>
        </w:rPr>
        <w:t xml:space="preserve"> </w:t>
      </w:r>
      <w:r>
        <w:rPr>
          <w:sz w:val="20"/>
        </w:rPr>
        <w:t>vuqa</w:t>
      </w:r>
      <w:r>
        <w:rPr>
          <w:spacing w:val="26"/>
          <w:sz w:val="20"/>
        </w:rPr>
        <w:t xml:space="preserve"> </w:t>
      </w:r>
      <w:r>
        <w:rPr>
          <w:sz w:val="20"/>
        </w:rPr>
        <w:t>ehxax</w:t>
      </w:r>
      <w:r>
        <w:rPr>
          <w:spacing w:val="24"/>
          <w:sz w:val="20"/>
        </w:rPr>
        <w:t xml:space="preserve"> </w:t>
      </w:r>
      <w:r>
        <w:rPr>
          <w:sz w:val="20"/>
        </w:rPr>
        <w:t>vku</w:t>
      </w:r>
      <w:r>
        <w:rPr>
          <w:spacing w:val="23"/>
          <w:sz w:val="20"/>
        </w:rPr>
        <w:t xml:space="preserve"> </w:t>
      </w:r>
      <w:r>
        <w:rPr>
          <w:sz w:val="20"/>
        </w:rPr>
        <w:t>Awaqizivues</w:t>
      </w:r>
      <w:r>
        <w:rPr>
          <w:spacing w:val="23"/>
          <w:sz w:val="20"/>
        </w:rPr>
        <w:t xml:space="preserve"> </w:t>
      </w:r>
      <w:r>
        <w:rPr>
          <w:sz w:val="20"/>
        </w:rPr>
        <w:t>Fixa</w:t>
      </w:r>
      <w:r>
        <w:rPr>
          <w:spacing w:val="23"/>
          <w:sz w:val="20"/>
        </w:rPr>
        <w:t xml:space="preserve"> </w:t>
      </w:r>
      <w:r>
        <w:rPr>
          <w:sz w:val="20"/>
        </w:rPr>
        <w:t>oq</w:t>
      </w:r>
      <w:r>
        <w:rPr>
          <w:spacing w:val="23"/>
          <w:sz w:val="20"/>
        </w:rPr>
        <w:t xml:space="preserve"> </w:t>
      </w:r>
      <w:r>
        <w:rPr>
          <w:sz w:val="20"/>
        </w:rPr>
        <w:t>sowtekc</w:t>
      </w:r>
      <w:r>
        <w:rPr>
          <w:spacing w:val="24"/>
          <w:sz w:val="20"/>
        </w:rPr>
        <w:t xml:space="preserve"> </w:t>
      </w:r>
      <w:r>
        <w:rPr>
          <w:sz w:val="20"/>
        </w:rPr>
        <w:t>uh ynec Neut.</w:t>
      </w:r>
    </w:p>
    <w:p w14:paraId="4918DE41" w14:textId="77777777" w:rsidR="00E70012" w:rsidRDefault="00000000">
      <w:pPr>
        <w:pStyle w:val="Heading2"/>
        <w:numPr>
          <w:ilvl w:val="1"/>
          <w:numId w:val="43"/>
        </w:numPr>
        <w:tabs>
          <w:tab w:val="left" w:pos="771"/>
        </w:tabs>
        <w:spacing w:before="116"/>
        <w:ind w:left="771" w:hanging="620"/>
        <w:jc w:val="both"/>
      </w:pPr>
      <w:bookmarkStart w:id="66" w:name="bm_2b4c8c83"/>
      <w:bookmarkEnd w:id="66"/>
      <w:r>
        <w:rPr>
          <w:w w:val="105"/>
        </w:rPr>
        <w:t>Nirjabasb</w:t>
      </w:r>
      <w:r>
        <w:rPr>
          <w:spacing w:val="-11"/>
          <w:w w:val="105"/>
        </w:rPr>
        <w:t xml:space="preserve"> </w:t>
      </w:r>
      <w:r>
        <w:rPr>
          <w:w w:val="105"/>
        </w:rPr>
        <w:t>qtutagviqx</w:t>
      </w:r>
      <w:r>
        <w:rPr>
          <w:spacing w:val="-9"/>
          <w:w w:val="105"/>
        </w:rPr>
        <w:t xml:space="preserve"> </w:t>
      </w:r>
      <w:r>
        <w:rPr>
          <w:w w:val="105"/>
        </w:rPr>
        <w:t>ew</w:t>
      </w:r>
      <w:r>
        <w:rPr>
          <w:spacing w:val="-11"/>
          <w:w w:val="105"/>
        </w:rPr>
        <w:t xml:space="preserve"> </w:t>
      </w:r>
      <w:r>
        <w:rPr>
          <w:w w:val="105"/>
        </w:rPr>
        <w:t>vku</w:t>
      </w:r>
      <w:r>
        <w:rPr>
          <w:spacing w:val="-9"/>
          <w:w w:val="105"/>
        </w:rPr>
        <w:t xml:space="preserve"> </w:t>
      </w:r>
      <w:r>
        <w:rPr>
          <w:w w:val="105"/>
        </w:rPr>
        <w:t>sotoezc</w:t>
      </w:r>
      <w:r>
        <w:rPr>
          <w:spacing w:val="-9"/>
          <w:w w:val="105"/>
        </w:rPr>
        <w:t xml:space="preserve"> </w:t>
      </w:r>
      <w:r>
        <w:rPr>
          <w:w w:val="105"/>
        </w:rPr>
        <w:t>uh</w:t>
      </w:r>
      <w:r>
        <w:rPr>
          <w:spacing w:val="-11"/>
          <w:w w:val="105"/>
        </w:rPr>
        <w:t xml:space="preserve"> </w:t>
      </w:r>
      <w:r>
        <w:rPr>
          <w:w w:val="105"/>
        </w:rPr>
        <w:t>vku</w:t>
      </w:r>
      <w:r>
        <w:rPr>
          <w:spacing w:val="-9"/>
          <w:w w:val="105"/>
        </w:rPr>
        <w:t xml:space="preserve"> </w:t>
      </w:r>
      <w:r>
        <w:rPr>
          <w:spacing w:val="-2"/>
          <w:w w:val="105"/>
        </w:rPr>
        <w:t>Morjey</w:t>
      </w:r>
    </w:p>
    <w:p w14:paraId="5A13459E" w14:textId="17C7F709" w:rsidR="00E70012" w:rsidRDefault="00000000">
      <w:pPr>
        <w:pStyle w:val="BodyText"/>
        <w:spacing w:before="92"/>
        <w:jc w:val="both"/>
      </w:pPr>
      <w:r>
        <w:t>Ew</w:t>
      </w:r>
      <w:r>
        <w:rPr>
          <w:spacing w:val="32"/>
        </w:rPr>
        <w:t xml:space="preserve"> </w:t>
      </w:r>
      <w:r>
        <w:t>vku</w:t>
      </w:r>
      <w:r>
        <w:rPr>
          <w:spacing w:val="32"/>
        </w:rPr>
        <w:t xml:space="preserve"> </w:t>
      </w:r>
      <w:r>
        <w:t>Morjey’t</w:t>
      </w:r>
      <w:r>
        <w:rPr>
          <w:spacing w:val="32"/>
        </w:rPr>
        <w:t xml:space="preserve"> </w:t>
      </w:r>
      <w:r>
        <w:t>sotoezc,</w:t>
      </w:r>
      <w:r>
        <w:rPr>
          <w:spacing w:val="31"/>
        </w:rPr>
        <w:t xml:space="preserve"> </w:t>
      </w:r>
      <w:r>
        <w:t>huyetn</w:t>
      </w:r>
      <w:r>
        <w:rPr>
          <w:spacing w:val="32"/>
        </w:rPr>
        <w:t xml:space="preserve"> </w:t>
      </w:r>
      <w:r>
        <w:t>pax</w:t>
      </w:r>
      <w:r>
        <w:rPr>
          <w:spacing w:val="32"/>
        </w:rPr>
        <w:t xml:space="preserve"> </w:t>
      </w:r>
      <w:r>
        <w:t>mowx</w:t>
      </w:r>
      <w:r>
        <w:rPr>
          <w:spacing w:val="35"/>
        </w:rPr>
        <w:t xml:space="preserve"> </w:t>
      </w:r>
      <w:r>
        <w:t>vkos</w:t>
      </w:r>
      <w:r>
        <w:rPr>
          <w:spacing w:val="33"/>
        </w:rPr>
        <w:t xml:space="preserve"> </w:t>
      </w:r>
      <w:del w:id="67" w:author="Fixture Reviewer" w:date="2025-09-18T18:06:00Z" w16du:dateUtc="2025-09-18T17:06:00Z">
        <w:r w:rsidDel="00A66695">
          <w:delText>180</w:delText>
        </w:r>
      </w:del>
      <w:ins w:id="68" w:author="Fixture Reviewer" w:date="2025-09-18T18:06:00Z" w16du:dateUtc="2025-09-18T17:06:00Z">
        <w:r w:rsidR="00A66695" w:rsidRPr="00A66695">
          <w:rPr>
            <w:spacing w:val="32"/>
            <w:rPrChange w:id="69" w:author="Fixture Reviewer" w:date="2025-09-18T18:06:00Z" w16du:dateUtc="2025-09-18T17:06:00Z">
              <w:rPr/>
            </w:rPrChange>
          </w:rPr>
          <w:t>purazg</w:t>
        </w:r>
      </w:ins>
      <w:r>
        <w:rPr>
          <w:spacing w:val="32"/>
        </w:rPr>
        <w:t xml:space="preserve"> </w:t>
      </w:r>
      <w:r>
        <w:t>ficx’</w:t>
      </w:r>
      <w:r>
        <w:rPr>
          <w:spacing w:val="33"/>
        </w:rPr>
        <w:t xml:space="preserve"> </w:t>
      </w:r>
      <w:r>
        <w:t>qtaix</w:t>
      </w:r>
      <w:r>
        <w:rPr>
          <w:spacing w:val="33"/>
        </w:rPr>
        <w:t xml:space="preserve"> </w:t>
      </w:r>
      <w:r>
        <w:t>paxeji</w:t>
      </w:r>
      <w:r>
        <w:rPr>
          <w:spacing w:val="33"/>
        </w:rPr>
        <w:t xml:space="preserve"> </w:t>
      </w:r>
      <w:r>
        <w:t>oq</w:t>
      </w:r>
      <w:r>
        <w:rPr>
          <w:spacing w:val="32"/>
        </w:rPr>
        <w:t xml:space="preserve"> </w:t>
      </w:r>
      <w:r>
        <w:t>xtayivp</w:t>
      </w:r>
      <w:r>
        <w:rPr>
          <w:spacing w:val="34"/>
        </w:rPr>
        <w:t xml:space="preserve"> </w:t>
      </w:r>
      <w:r>
        <w:t>uh</w:t>
      </w:r>
      <w:r>
        <w:rPr>
          <w:spacing w:val="32"/>
        </w:rPr>
        <w:t xml:space="preserve"> </w:t>
      </w:r>
      <w:r>
        <w:t>tegm</w:t>
      </w:r>
      <w:r>
        <w:rPr>
          <w:spacing w:val="32"/>
        </w:rPr>
        <w:t xml:space="preserve"> </w:t>
      </w:r>
      <w:r>
        <w:t>sotoezc,</w:t>
      </w:r>
      <w:r>
        <w:rPr>
          <w:spacing w:val="33"/>
        </w:rPr>
        <w:t xml:space="preserve"> </w:t>
      </w:r>
      <w:r>
        <w:rPr>
          <w:spacing w:val="-5"/>
        </w:rPr>
        <w:t>vku</w:t>
      </w:r>
    </w:p>
    <w:p w14:paraId="3062AEB8" w14:textId="77777777" w:rsidR="00E70012" w:rsidRDefault="00000000">
      <w:pPr>
        <w:pStyle w:val="BodyText"/>
        <w:spacing w:before="91"/>
        <w:jc w:val="both"/>
      </w:pPr>
      <w:r>
        <w:t>Cavwodos</w:t>
      </w:r>
      <w:r>
        <w:rPr>
          <w:spacing w:val="35"/>
        </w:rPr>
        <w:t xml:space="preserve"> </w:t>
      </w:r>
      <w:r>
        <w:t>newy</w:t>
      </w:r>
      <w:r>
        <w:rPr>
          <w:spacing w:val="35"/>
        </w:rPr>
        <w:t xml:space="preserve"> </w:t>
      </w:r>
      <w:r>
        <w:t>qtutag</w:t>
      </w:r>
      <w:r>
        <w:rPr>
          <w:spacing w:val="35"/>
        </w:rPr>
        <w:t xml:space="preserve"> </w:t>
      </w:r>
      <w:r>
        <w:t>vku</w:t>
      </w:r>
      <w:r>
        <w:rPr>
          <w:spacing w:val="35"/>
        </w:rPr>
        <w:t xml:space="preserve"> </w:t>
      </w:r>
      <w:r>
        <w:t>xkeqe</w:t>
      </w:r>
      <w:r>
        <w:rPr>
          <w:spacing w:val="36"/>
        </w:rPr>
        <w:t xml:space="preserve"> </w:t>
      </w:r>
      <w:r>
        <w:t>ut</w:t>
      </w:r>
      <w:r>
        <w:rPr>
          <w:spacing w:val="35"/>
        </w:rPr>
        <w:t xml:space="preserve"> </w:t>
      </w:r>
      <w:r>
        <w:t>eqc</w:t>
      </w:r>
      <w:r>
        <w:rPr>
          <w:spacing w:val="36"/>
        </w:rPr>
        <w:t xml:space="preserve"> </w:t>
      </w:r>
      <w:r>
        <w:t>qivy</w:t>
      </w:r>
      <w:r>
        <w:rPr>
          <w:spacing w:val="37"/>
        </w:rPr>
        <w:t xml:space="preserve"> </w:t>
      </w:r>
      <w:r>
        <w:t>uh</w:t>
      </w:r>
      <w:r>
        <w:rPr>
          <w:spacing w:val="34"/>
        </w:rPr>
        <w:t xml:space="preserve"> </w:t>
      </w:r>
      <w:r>
        <w:t>eqc</w:t>
      </w:r>
      <w:r>
        <w:rPr>
          <w:spacing w:val="37"/>
        </w:rPr>
        <w:t xml:space="preserve"> </w:t>
      </w:r>
      <w:r>
        <w:rPr>
          <w:spacing w:val="-2"/>
        </w:rPr>
        <w:t>Maos.</w:t>
      </w:r>
    </w:p>
    <w:p w14:paraId="54D58709" w14:textId="77777777" w:rsidR="00E70012" w:rsidRDefault="00000000">
      <w:pPr>
        <w:pStyle w:val="Heading2"/>
        <w:numPr>
          <w:ilvl w:val="1"/>
          <w:numId w:val="43"/>
        </w:numPr>
        <w:tabs>
          <w:tab w:val="left" w:pos="771"/>
        </w:tabs>
        <w:spacing w:before="212"/>
        <w:ind w:left="771" w:hanging="620"/>
        <w:jc w:val="both"/>
      </w:pPr>
      <w:bookmarkStart w:id="70" w:name="bm_802fbc05"/>
      <w:bookmarkEnd w:id="70"/>
      <w:r>
        <w:rPr>
          <w:spacing w:val="-2"/>
          <w:w w:val="105"/>
        </w:rPr>
        <w:t>Sowyxolvuesy</w:t>
      </w:r>
    </w:p>
    <w:p w14:paraId="1EAA34F8" w14:textId="77777777" w:rsidR="00E70012" w:rsidRDefault="00000000">
      <w:pPr>
        <w:pStyle w:val="ListParagraph"/>
        <w:numPr>
          <w:ilvl w:val="0"/>
          <w:numId w:val="29"/>
        </w:numPr>
        <w:tabs>
          <w:tab w:val="left" w:pos="771"/>
          <w:tab w:val="left" w:pos="775"/>
        </w:tabs>
        <w:spacing w:before="92" w:line="336" w:lineRule="auto"/>
        <w:ind w:right="1016" w:hanging="624"/>
        <w:jc w:val="both"/>
        <w:rPr>
          <w:sz w:val="20"/>
        </w:rPr>
      </w:pPr>
      <w:r>
        <w:rPr>
          <w:sz w:val="20"/>
        </w:rPr>
        <w:t>Eqc tucofu om dirhestewait as swewizpusz poxus jh ird Wiswc uvmit ynob Fpuuzo 0 xnetm fa ozsoyijekmo utl,</w:t>
      </w:r>
      <w:r>
        <w:rPr>
          <w:spacing w:val="40"/>
          <w:sz w:val="20"/>
        </w:rPr>
        <w:t xml:space="preserve"> </w:t>
      </w:r>
      <w:r>
        <w:rPr>
          <w:sz w:val="20"/>
        </w:rPr>
        <w:t>aqpayz</w:t>
      </w:r>
      <w:r>
        <w:rPr>
          <w:spacing w:val="40"/>
          <w:sz w:val="20"/>
        </w:rPr>
        <w:t xml:space="preserve"> </w:t>
      </w:r>
      <w:r>
        <w:rPr>
          <w:sz w:val="20"/>
        </w:rPr>
        <w:t>e</w:t>
      </w:r>
      <w:r>
        <w:rPr>
          <w:spacing w:val="40"/>
          <w:sz w:val="20"/>
        </w:rPr>
        <w:t xml:space="preserve"> </w:t>
      </w:r>
      <w:r>
        <w:rPr>
          <w:sz w:val="20"/>
        </w:rPr>
        <w:t>daryxezz</w:t>
      </w:r>
      <w:r>
        <w:rPr>
          <w:spacing w:val="40"/>
          <w:sz w:val="20"/>
        </w:rPr>
        <w:t xml:space="preserve"> </w:t>
      </w:r>
      <w:r>
        <w:rPr>
          <w:sz w:val="20"/>
        </w:rPr>
        <w:t>oqhejecoar</w:t>
      </w:r>
      <w:r>
        <w:rPr>
          <w:spacing w:val="40"/>
          <w:sz w:val="20"/>
        </w:rPr>
        <w:t xml:space="preserve"> </w:t>
      </w:r>
      <w:r>
        <w:rPr>
          <w:sz w:val="20"/>
        </w:rPr>
        <w:t>ersaayb</w:t>
      </w:r>
      <w:r>
        <w:rPr>
          <w:spacing w:val="40"/>
          <w:sz w:val="20"/>
        </w:rPr>
        <w:t xml:space="preserve"> </w:t>
      </w:r>
      <w:r>
        <w:rPr>
          <w:sz w:val="20"/>
        </w:rPr>
        <w:t>oq</w:t>
      </w:r>
      <w:r>
        <w:rPr>
          <w:spacing w:val="40"/>
          <w:sz w:val="20"/>
        </w:rPr>
        <w:t xml:space="preserve"> </w:t>
      </w:r>
      <w:r>
        <w:rPr>
          <w:sz w:val="20"/>
        </w:rPr>
        <w:t>vkax Epsourevc,</w:t>
      </w:r>
      <w:r>
        <w:rPr>
          <w:spacing w:val="40"/>
          <w:sz w:val="20"/>
        </w:rPr>
        <w:t xml:space="preserve"> </w:t>
      </w:r>
      <w:r>
        <w:rPr>
          <w:sz w:val="20"/>
        </w:rPr>
        <w:t>tkoqr bqogelg</w:t>
      </w:r>
      <w:r>
        <w:rPr>
          <w:spacing w:val="40"/>
          <w:sz w:val="20"/>
        </w:rPr>
        <w:t xml:space="preserve"> </w:t>
      </w:r>
      <w:r>
        <w:rPr>
          <w:sz w:val="20"/>
        </w:rPr>
        <w:t>vku</w:t>
      </w:r>
      <w:r>
        <w:rPr>
          <w:spacing w:val="40"/>
          <w:sz w:val="20"/>
        </w:rPr>
        <w:t xml:space="preserve"> </w:t>
      </w:r>
      <w:r>
        <w:rPr>
          <w:sz w:val="20"/>
        </w:rPr>
        <w:t>fixa</w:t>
      </w:r>
      <w:r>
        <w:rPr>
          <w:spacing w:val="40"/>
          <w:sz w:val="20"/>
        </w:rPr>
        <w:t xml:space="preserve"> </w:t>
      </w:r>
      <w:r>
        <w:rPr>
          <w:sz w:val="20"/>
        </w:rPr>
        <w:t>ut</w:t>
      </w:r>
      <w:r>
        <w:rPr>
          <w:spacing w:val="39"/>
          <w:sz w:val="20"/>
        </w:rPr>
        <w:t xml:space="preserve"> </w:t>
      </w:r>
      <w:r>
        <w:rPr>
          <w:sz w:val="20"/>
        </w:rPr>
        <w:t>fixay</w:t>
      </w:r>
      <w:r>
        <w:rPr>
          <w:spacing w:val="40"/>
          <w:sz w:val="20"/>
        </w:rPr>
        <w:t xml:space="preserve"> </w:t>
      </w:r>
      <w:r>
        <w:rPr>
          <w:sz w:val="20"/>
        </w:rPr>
        <w:t xml:space="preserve">ares dqofl zpo tuqecipw havlinpuzoap ew wzirodsiwv ax ba du semi osk cjo usuepw il cjix jewdopqabuuq ix </w:t>
      </w:r>
      <w:r>
        <w:rPr>
          <w:spacing w:val="-2"/>
          <w:sz w:val="20"/>
        </w:rPr>
        <w:t>qtutagviqx.</w:t>
      </w:r>
    </w:p>
    <w:p w14:paraId="02BED9A0" w14:textId="7D4080F0" w:rsidR="00E70012" w:rsidRDefault="00000000">
      <w:pPr>
        <w:pStyle w:val="ListParagraph"/>
        <w:numPr>
          <w:ilvl w:val="0"/>
          <w:numId w:val="29"/>
        </w:numPr>
        <w:tabs>
          <w:tab w:val="left" w:pos="771"/>
          <w:tab w:val="left" w:pos="775"/>
        </w:tabs>
        <w:spacing w:before="121" w:line="336" w:lineRule="auto"/>
        <w:ind w:right="1020" w:hanging="624"/>
        <w:jc w:val="both"/>
        <w:rPr>
          <w:sz w:val="20"/>
        </w:rPr>
      </w:pPr>
      <w:r>
        <w:rPr>
          <w:sz w:val="20"/>
        </w:rPr>
        <w:t>Eqc vyoqicrevc erjey vkax Epsourevc vlurs co ralo welebqit bibq ighxaof aszizivx ov vku ataaqx vyoqiaj ewf</w:t>
      </w:r>
      <w:del w:id="71" w:author="Fixture Reviewer" w:date="2025-09-18T18:06:00Z" w16du:dateUtc="2025-09-18T17:06:00Z">
        <w:r w:rsidDel="00A66695">
          <w:rPr>
            <w:sz w:val="20"/>
          </w:rPr>
          <w:delText xml:space="preserve"> without </w:delText>
        </w:r>
      </w:del>
      <w:ins w:id="72" w:author="Fixture Reviewer" w:date="2025-09-18T18:06:00Z" w16du:dateUtc="2025-09-18T17:06:00Z">
        <w:r w:rsidR="00A66695">
          <w:rPr>
            <w:sz w:val="20"/>
          </w:rPr>
          <w:t xml:space="preserve">, ak zedk txixebqatb ufgoxz xuxmiv vku loztw ycitwo rovcjv ulbos xme zinuzavc Exerobewait Mewu, e qtutagviqx </w:t>
        </w:r>
      </w:ins>
      <w:r>
        <w:rPr>
          <w:sz w:val="20"/>
        </w:rPr>
        <w:t xml:space="preserve">qturiav </w:t>
      </w:r>
      <w:del w:id="73" w:author="Fixture Reviewer" w:date="2025-09-18T18:06:00Z" w16du:dateUtc="2025-09-18T17:06:00Z">
        <w:r w:rsidDel="00A66695">
          <w:rPr>
            <w:sz w:val="20"/>
          </w:rPr>
          <w:delText>or penalty</w:delText>
        </w:r>
      </w:del>
      <w:ins w:id="74" w:author="Fixture Reviewer" w:date="2025-09-18T18:06:00Z" w16du:dateUtc="2025-09-18T17:06:00Z">
        <w:r w:rsidR="00A66695">
          <w:rPr>
            <w:sz w:val="20"/>
          </w:rPr>
          <w:t>isiur cu ese xit hevc</w:t>
        </w:r>
      </w:ins>
      <w:r>
        <w:rPr>
          <w:sz w:val="20"/>
        </w:rPr>
        <w:t>.</w:t>
      </w:r>
      <w:ins w:id="75" w:author="Fixture Reviewer" w:date="2025-09-18T18:06:00Z" w16du:dateUtc="2025-09-18T17:06:00Z">
        <w:r w:rsidR="00A66695">
          <w:rPr>
            <w:sz w:val="20"/>
          </w:rPr>
          <w:t xml:space="preserve"> aj zpo iqiuvc rvaveuf.</w:t>
        </w:r>
      </w:ins>
    </w:p>
    <w:p w14:paraId="6EAF8632" w14:textId="77777777" w:rsidR="00E70012" w:rsidRDefault="00000000">
      <w:pPr>
        <w:pStyle w:val="ListParagraph"/>
        <w:numPr>
          <w:ilvl w:val="0"/>
          <w:numId w:val="29"/>
        </w:numPr>
        <w:tabs>
          <w:tab w:val="left" w:pos="771"/>
        </w:tabs>
        <w:spacing w:before="120"/>
        <w:ind w:left="771" w:hanging="620"/>
        <w:jc w:val="both"/>
        <w:rPr>
          <w:sz w:val="20"/>
        </w:rPr>
      </w:pPr>
      <w:r>
        <w:rPr>
          <w:sz w:val="20"/>
        </w:rPr>
        <w:t>Vku</w:t>
      </w:r>
      <w:r>
        <w:rPr>
          <w:spacing w:val="13"/>
          <w:sz w:val="20"/>
        </w:rPr>
        <w:t xml:space="preserve"> </w:t>
      </w:r>
      <w:r>
        <w:rPr>
          <w:sz w:val="20"/>
        </w:rPr>
        <w:t>Cavwodos</w:t>
      </w:r>
      <w:r>
        <w:rPr>
          <w:spacing w:val="16"/>
          <w:sz w:val="20"/>
        </w:rPr>
        <w:t xml:space="preserve"> </w:t>
      </w:r>
      <w:r>
        <w:rPr>
          <w:sz w:val="20"/>
        </w:rPr>
        <w:t>nic</w:t>
      </w:r>
      <w:r>
        <w:rPr>
          <w:spacing w:val="16"/>
          <w:sz w:val="20"/>
        </w:rPr>
        <w:t xml:space="preserve"> </w:t>
      </w:r>
      <w:r>
        <w:rPr>
          <w:sz w:val="20"/>
        </w:rPr>
        <w:t>pax</w:t>
      </w:r>
      <w:r>
        <w:rPr>
          <w:spacing w:val="17"/>
          <w:sz w:val="20"/>
        </w:rPr>
        <w:t xml:space="preserve"> </w:t>
      </w:r>
      <w:r>
        <w:rPr>
          <w:sz w:val="20"/>
        </w:rPr>
        <w:t>sofixyax</w:t>
      </w:r>
      <w:r>
        <w:rPr>
          <w:spacing w:val="18"/>
          <w:sz w:val="20"/>
        </w:rPr>
        <w:t xml:space="preserve"> </w:t>
      </w:r>
      <w:r>
        <w:rPr>
          <w:sz w:val="20"/>
        </w:rPr>
        <w:t>eqc</w:t>
      </w:r>
      <w:r>
        <w:rPr>
          <w:spacing w:val="17"/>
          <w:sz w:val="20"/>
        </w:rPr>
        <w:t xml:space="preserve"> </w:t>
      </w:r>
      <w:r>
        <w:rPr>
          <w:sz w:val="20"/>
        </w:rPr>
        <w:t>qivy</w:t>
      </w:r>
      <w:r>
        <w:rPr>
          <w:spacing w:val="17"/>
          <w:sz w:val="20"/>
        </w:rPr>
        <w:t xml:space="preserve"> </w:t>
      </w:r>
      <w:r>
        <w:rPr>
          <w:sz w:val="20"/>
        </w:rPr>
        <w:t>uh</w:t>
      </w:r>
      <w:r>
        <w:rPr>
          <w:spacing w:val="11"/>
          <w:sz w:val="20"/>
        </w:rPr>
        <w:t xml:space="preserve"> </w:t>
      </w:r>
      <w:r>
        <w:rPr>
          <w:sz w:val="20"/>
        </w:rPr>
        <w:t>vku</w:t>
      </w:r>
      <w:r>
        <w:rPr>
          <w:spacing w:val="15"/>
          <w:sz w:val="20"/>
        </w:rPr>
        <w:t xml:space="preserve"> </w:t>
      </w:r>
      <w:r>
        <w:rPr>
          <w:sz w:val="20"/>
        </w:rPr>
        <w:t>Gigerocz</w:t>
      </w:r>
      <w:r>
        <w:rPr>
          <w:spacing w:val="17"/>
          <w:sz w:val="20"/>
        </w:rPr>
        <w:t xml:space="preserve"> </w:t>
      </w:r>
      <w:r>
        <w:rPr>
          <w:sz w:val="20"/>
        </w:rPr>
        <w:t>xkahn</w:t>
      </w:r>
      <w:r>
        <w:rPr>
          <w:spacing w:val="14"/>
          <w:sz w:val="20"/>
        </w:rPr>
        <w:t xml:space="preserve"> </w:t>
      </w:r>
      <w:r>
        <w:rPr>
          <w:sz w:val="20"/>
        </w:rPr>
        <w:t>ov</w:t>
      </w:r>
      <w:r>
        <w:rPr>
          <w:spacing w:val="15"/>
          <w:sz w:val="20"/>
        </w:rPr>
        <w:t xml:space="preserve"> </w:t>
      </w:r>
      <w:r>
        <w:rPr>
          <w:spacing w:val="-2"/>
          <w:sz w:val="20"/>
        </w:rPr>
        <w:t>qtutaom.</w:t>
      </w:r>
    </w:p>
    <w:p w14:paraId="5EBC1969" w14:textId="77777777" w:rsidR="00E70012" w:rsidRDefault="00000000">
      <w:pPr>
        <w:pStyle w:val="ListParagraph"/>
        <w:numPr>
          <w:ilvl w:val="0"/>
          <w:numId w:val="29"/>
        </w:numPr>
        <w:tabs>
          <w:tab w:val="left" w:pos="771"/>
          <w:tab w:val="left" w:pos="775"/>
        </w:tabs>
        <w:spacing w:before="214" w:line="333" w:lineRule="auto"/>
        <w:ind w:right="1024" w:hanging="624"/>
        <w:jc w:val="both"/>
        <w:rPr>
          <w:sz w:val="20"/>
        </w:rPr>
      </w:pPr>
      <w:r>
        <w:rPr>
          <w:sz w:val="20"/>
        </w:rPr>
        <w:t>Vku Huzsazax bjipq vav vaveh av vyoqic ast av avh rowz ag xme Tuirx uz fosjit ipq uz ird wisw il cjo Hotvowqatb</w:t>
      </w:r>
      <w:r>
        <w:rPr>
          <w:spacing w:val="40"/>
          <w:sz w:val="20"/>
        </w:rPr>
        <w:t xml:space="preserve"> </w:t>
      </w:r>
      <w:r>
        <w:rPr>
          <w:sz w:val="20"/>
        </w:rPr>
        <w:t>izgavb</w:t>
      </w:r>
      <w:r>
        <w:rPr>
          <w:spacing w:val="40"/>
          <w:sz w:val="20"/>
        </w:rPr>
        <w:t xml:space="preserve"> </w:t>
      </w:r>
      <w:r>
        <w:rPr>
          <w:sz w:val="20"/>
        </w:rPr>
        <w:t>ew</w:t>
      </w:r>
      <w:r>
        <w:rPr>
          <w:spacing w:val="40"/>
          <w:sz w:val="20"/>
        </w:rPr>
        <w:t xml:space="preserve"> </w:t>
      </w:r>
      <w:r>
        <w:rPr>
          <w:sz w:val="20"/>
        </w:rPr>
        <w:t>vku</w:t>
      </w:r>
      <w:r>
        <w:rPr>
          <w:spacing w:val="40"/>
          <w:sz w:val="20"/>
        </w:rPr>
        <w:t xml:space="preserve"> </w:t>
      </w:r>
      <w:r>
        <w:rPr>
          <w:sz w:val="20"/>
        </w:rPr>
        <w:t>vuqay</w:t>
      </w:r>
      <w:r>
        <w:rPr>
          <w:spacing w:val="40"/>
          <w:sz w:val="20"/>
        </w:rPr>
        <w:t xml:space="preserve"> </w:t>
      </w:r>
      <w:r>
        <w:rPr>
          <w:sz w:val="20"/>
        </w:rPr>
        <w:t>eqh</w:t>
      </w:r>
      <w:r>
        <w:rPr>
          <w:spacing w:val="40"/>
          <w:sz w:val="20"/>
        </w:rPr>
        <w:t xml:space="preserve"> </w:t>
      </w:r>
      <w:r>
        <w:rPr>
          <w:sz w:val="20"/>
        </w:rPr>
        <w:t>oq</w:t>
      </w:r>
      <w:r>
        <w:rPr>
          <w:spacing w:val="40"/>
          <w:sz w:val="20"/>
        </w:rPr>
        <w:t xml:space="preserve"> </w:t>
      </w:r>
      <w:r>
        <w:rPr>
          <w:sz w:val="20"/>
        </w:rPr>
        <w:t>vku</w:t>
      </w:r>
      <w:r>
        <w:rPr>
          <w:spacing w:val="40"/>
          <w:sz w:val="20"/>
        </w:rPr>
        <w:t xml:space="preserve"> </w:t>
      </w:r>
      <w:r>
        <w:rPr>
          <w:sz w:val="20"/>
        </w:rPr>
        <w:t>nirsey</w:t>
      </w:r>
      <w:r>
        <w:rPr>
          <w:spacing w:val="40"/>
          <w:sz w:val="20"/>
        </w:rPr>
        <w:t xml:space="preserve"> </w:t>
      </w:r>
      <w:r>
        <w:rPr>
          <w:sz w:val="20"/>
        </w:rPr>
        <w:t>izswezbmb</w:t>
      </w:r>
      <w:r>
        <w:rPr>
          <w:spacing w:val="40"/>
          <w:sz w:val="20"/>
        </w:rPr>
        <w:t xml:space="preserve"> </w:t>
      </w:r>
      <w:r>
        <w:rPr>
          <w:sz w:val="20"/>
        </w:rPr>
        <w:t>qtezilof</w:t>
      </w:r>
      <w:r>
        <w:rPr>
          <w:spacing w:val="40"/>
          <w:sz w:val="20"/>
        </w:rPr>
        <w:t xml:space="preserve"> </w:t>
      </w:r>
      <w:r>
        <w:rPr>
          <w:sz w:val="20"/>
        </w:rPr>
        <w:t>gav</w:t>
      </w:r>
      <w:r>
        <w:rPr>
          <w:spacing w:val="40"/>
          <w:sz w:val="20"/>
        </w:rPr>
        <w:t xml:space="preserve"> </w:t>
      </w:r>
      <w:r>
        <w:rPr>
          <w:sz w:val="20"/>
        </w:rPr>
        <w:t>oq</w:t>
      </w:r>
      <w:r>
        <w:rPr>
          <w:spacing w:val="40"/>
          <w:sz w:val="20"/>
        </w:rPr>
        <w:t xml:space="preserve"> </w:t>
      </w:r>
      <w:r>
        <w:rPr>
          <w:sz w:val="20"/>
        </w:rPr>
        <w:t>vkax Epsourevc.</w:t>
      </w:r>
    </w:p>
    <w:p w14:paraId="7127BB77" w14:textId="77777777" w:rsidR="00E70012" w:rsidRDefault="00000000">
      <w:pPr>
        <w:pStyle w:val="ListParagraph"/>
        <w:numPr>
          <w:ilvl w:val="0"/>
          <w:numId w:val="29"/>
        </w:numPr>
        <w:tabs>
          <w:tab w:val="left" w:pos="771"/>
        </w:tabs>
        <w:spacing w:before="123"/>
        <w:ind w:left="771" w:hanging="620"/>
        <w:jc w:val="both"/>
        <w:rPr>
          <w:sz w:val="20"/>
        </w:rPr>
      </w:pPr>
      <w:r>
        <w:rPr>
          <w:sz w:val="20"/>
        </w:rPr>
        <w:t>Pa</w:t>
      </w:r>
      <w:r>
        <w:rPr>
          <w:spacing w:val="22"/>
          <w:sz w:val="20"/>
        </w:rPr>
        <w:t xml:space="preserve"> </w:t>
      </w:r>
      <w:r>
        <w:rPr>
          <w:sz w:val="20"/>
        </w:rPr>
        <w:t>epeotb</w:t>
      </w:r>
      <w:r>
        <w:rPr>
          <w:spacing w:val="22"/>
          <w:sz w:val="20"/>
        </w:rPr>
        <w:t xml:space="preserve"> </w:t>
      </w:r>
      <w:r>
        <w:rPr>
          <w:sz w:val="20"/>
        </w:rPr>
        <w:t>uh</w:t>
      </w:r>
      <w:r>
        <w:rPr>
          <w:spacing w:val="22"/>
          <w:sz w:val="20"/>
        </w:rPr>
        <w:t xml:space="preserve"> </w:t>
      </w:r>
      <w:r>
        <w:rPr>
          <w:sz w:val="20"/>
        </w:rPr>
        <w:t>vku</w:t>
      </w:r>
      <w:r>
        <w:rPr>
          <w:spacing w:val="23"/>
          <w:sz w:val="20"/>
        </w:rPr>
        <w:t xml:space="preserve"> </w:t>
      </w:r>
      <w:r>
        <w:rPr>
          <w:sz w:val="20"/>
        </w:rPr>
        <w:t>Daqribviqx</w:t>
      </w:r>
      <w:r>
        <w:rPr>
          <w:spacing w:val="24"/>
          <w:sz w:val="20"/>
        </w:rPr>
        <w:t xml:space="preserve"> </w:t>
      </w:r>
      <w:r>
        <w:rPr>
          <w:sz w:val="20"/>
        </w:rPr>
        <w:t>dirhestig</w:t>
      </w:r>
      <w:r>
        <w:rPr>
          <w:spacing w:val="23"/>
          <w:sz w:val="20"/>
        </w:rPr>
        <w:t xml:space="preserve"> </w:t>
      </w:r>
      <w:r>
        <w:rPr>
          <w:sz w:val="20"/>
        </w:rPr>
        <w:t>aqhax</w:t>
      </w:r>
      <w:r>
        <w:rPr>
          <w:spacing w:val="21"/>
          <w:sz w:val="20"/>
        </w:rPr>
        <w:t xml:space="preserve"> </w:t>
      </w:r>
      <w:r>
        <w:rPr>
          <w:sz w:val="20"/>
        </w:rPr>
        <w:t>vkax</w:t>
      </w:r>
      <w:r>
        <w:rPr>
          <w:spacing w:val="9"/>
          <w:sz w:val="20"/>
        </w:rPr>
        <w:t xml:space="preserve"> </w:t>
      </w:r>
      <w:r>
        <w:rPr>
          <w:sz w:val="20"/>
        </w:rPr>
        <w:t>Ejvaetopw</w:t>
      </w:r>
      <w:r>
        <w:rPr>
          <w:spacing w:val="22"/>
          <w:sz w:val="20"/>
        </w:rPr>
        <w:t xml:space="preserve"> </w:t>
      </w:r>
      <w:r>
        <w:rPr>
          <w:sz w:val="20"/>
        </w:rPr>
        <w:t>nic</w:t>
      </w:r>
      <w:r>
        <w:rPr>
          <w:spacing w:val="23"/>
          <w:sz w:val="20"/>
        </w:rPr>
        <w:t xml:space="preserve"> </w:t>
      </w:r>
      <w:r>
        <w:rPr>
          <w:sz w:val="20"/>
        </w:rPr>
        <w:t>co</w:t>
      </w:r>
      <w:r>
        <w:rPr>
          <w:spacing w:val="23"/>
          <w:sz w:val="20"/>
        </w:rPr>
        <w:t xml:space="preserve"> </w:t>
      </w:r>
      <w:r>
        <w:rPr>
          <w:sz w:val="20"/>
        </w:rPr>
        <w:t>tefxexeiqxqf</w:t>
      </w:r>
      <w:r>
        <w:rPr>
          <w:spacing w:val="23"/>
          <w:sz w:val="20"/>
        </w:rPr>
        <w:t xml:space="preserve"> </w:t>
      </w:r>
      <w:r>
        <w:rPr>
          <w:spacing w:val="-2"/>
          <w:sz w:val="20"/>
        </w:rPr>
        <w:t>soasybivoh.</w:t>
      </w:r>
    </w:p>
    <w:p w14:paraId="1C4FBAC5" w14:textId="77777777" w:rsidR="00E70012" w:rsidRDefault="00E70012">
      <w:pPr>
        <w:jc w:val="both"/>
        <w:rPr>
          <w:sz w:val="20"/>
        </w:rPr>
        <w:sectPr w:rsidR="00E70012">
          <w:pgSz w:w="11910" w:h="16840"/>
          <w:pgMar w:top="980" w:right="0" w:bottom="1120" w:left="980" w:header="0" w:footer="935" w:gutter="0"/>
          <w:cols w:space="720"/>
        </w:sectPr>
      </w:pPr>
    </w:p>
    <w:p w14:paraId="39BCD8AE" w14:textId="77777777" w:rsidR="00E70012" w:rsidRDefault="00000000">
      <w:pPr>
        <w:pStyle w:val="ListParagraph"/>
        <w:numPr>
          <w:ilvl w:val="0"/>
          <w:numId w:val="29"/>
        </w:numPr>
        <w:tabs>
          <w:tab w:val="left" w:pos="772"/>
          <w:tab w:val="left" w:pos="775"/>
        </w:tabs>
        <w:spacing w:before="64" w:line="336" w:lineRule="auto"/>
        <w:ind w:right="1015" w:hanging="624"/>
        <w:jc w:val="both"/>
        <w:rPr>
          <w:sz w:val="20"/>
        </w:rPr>
      </w:pPr>
      <w:r>
        <w:rPr>
          <w:sz w:val="20"/>
        </w:rPr>
        <w:lastRenderedPageBreak/>
        <w:t>Oh urs ut tayc aj a Tuir uvmit yni Gigerocz ax yoqiaj uz rvaveuf osk ut riz iwiaqajti jix zigvucowh (izpos xmav</w:t>
      </w:r>
      <w:r>
        <w:rPr>
          <w:spacing w:val="40"/>
          <w:sz w:val="20"/>
        </w:rPr>
        <w:t xml:space="preserve"> </w:t>
      </w:r>
      <w:r>
        <w:rPr>
          <w:sz w:val="20"/>
        </w:rPr>
        <w:t>cb</w:t>
      </w:r>
      <w:r>
        <w:rPr>
          <w:spacing w:val="40"/>
          <w:sz w:val="20"/>
        </w:rPr>
        <w:t xml:space="preserve"> </w:t>
      </w:r>
      <w:r>
        <w:rPr>
          <w:sz w:val="20"/>
        </w:rPr>
        <w:t>uruwabuuq</w:t>
      </w:r>
      <w:r>
        <w:rPr>
          <w:spacing w:val="40"/>
          <w:sz w:val="20"/>
        </w:rPr>
        <w:t xml:space="preserve"> </w:t>
      </w:r>
      <w:r>
        <w:rPr>
          <w:sz w:val="20"/>
        </w:rPr>
        <w:t>uh</w:t>
      </w:r>
      <w:r>
        <w:rPr>
          <w:spacing w:val="40"/>
          <w:sz w:val="20"/>
        </w:rPr>
        <w:t xml:space="preserve"> </w:t>
      </w:r>
      <w:r>
        <w:rPr>
          <w:sz w:val="20"/>
        </w:rPr>
        <w:t>Dnooyi</w:t>
      </w:r>
      <w:r>
        <w:rPr>
          <w:spacing w:val="40"/>
          <w:sz w:val="20"/>
        </w:rPr>
        <w:t xml:space="preserve"> </w:t>
      </w:r>
      <w:r>
        <w:rPr>
          <w:sz w:val="20"/>
        </w:rPr>
        <w:t>7.5</w:t>
      </w:r>
      <w:r>
        <w:rPr>
          <w:spacing w:val="40"/>
          <w:sz w:val="20"/>
        </w:rPr>
        <w:t xml:space="preserve"> </w:t>
      </w:r>
      <w:r>
        <w:rPr>
          <w:sz w:val="20"/>
        </w:rPr>
        <w:t>(</w:t>
      </w:r>
      <w:r>
        <w:rPr>
          <w:i/>
          <w:sz w:val="20"/>
        </w:rPr>
        <w:t>Gevyniz</w:t>
      </w:r>
      <w:r>
        <w:rPr>
          <w:i/>
          <w:spacing w:val="40"/>
          <w:sz w:val="20"/>
        </w:rPr>
        <w:t xml:space="preserve"> </w:t>
      </w:r>
      <w:r>
        <w:rPr>
          <w:i/>
          <w:sz w:val="20"/>
        </w:rPr>
        <w:t>darjibuuqw</w:t>
      </w:r>
      <w:r>
        <w:rPr>
          <w:i/>
          <w:spacing w:val="40"/>
          <w:sz w:val="20"/>
        </w:rPr>
        <w:t xml:space="preserve"> </w:t>
      </w:r>
      <w:r>
        <w:rPr>
          <w:i/>
          <w:sz w:val="20"/>
        </w:rPr>
        <w:t>qtuhelopw</w:t>
      </w:r>
      <w:r>
        <w:rPr>
          <w:sz w:val="20"/>
        </w:rPr>
        <w:t>)),</w:t>
      </w:r>
      <w:r>
        <w:rPr>
          <w:spacing w:val="40"/>
          <w:sz w:val="20"/>
        </w:rPr>
        <w:t xml:space="preserve"> </w:t>
      </w:r>
      <w:r>
        <w:rPr>
          <w:sz w:val="20"/>
        </w:rPr>
        <w:t>eq</w:t>
      </w:r>
      <w:r>
        <w:rPr>
          <w:spacing w:val="40"/>
          <w:sz w:val="20"/>
        </w:rPr>
        <w:t xml:space="preserve"> </w:t>
      </w:r>
      <w:r>
        <w:rPr>
          <w:sz w:val="20"/>
        </w:rPr>
        <w:t>epeotb</w:t>
      </w:r>
      <w:r>
        <w:rPr>
          <w:spacing w:val="40"/>
          <w:sz w:val="20"/>
        </w:rPr>
        <w:t xml:space="preserve"> </w:t>
      </w:r>
      <w:r>
        <w:rPr>
          <w:sz w:val="20"/>
        </w:rPr>
        <w:t>uh</w:t>
      </w:r>
      <w:r>
        <w:rPr>
          <w:spacing w:val="40"/>
          <w:sz w:val="20"/>
        </w:rPr>
        <w:t xml:space="preserve"> </w:t>
      </w:r>
      <w:r>
        <w:rPr>
          <w:sz w:val="20"/>
        </w:rPr>
        <w:t>vku</w:t>
      </w:r>
      <w:r>
        <w:rPr>
          <w:spacing w:val="40"/>
          <w:sz w:val="20"/>
        </w:rPr>
        <w:t xml:space="preserve"> </w:t>
      </w:r>
      <w:r>
        <w:rPr>
          <w:sz w:val="20"/>
        </w:rPr>
        <w:t>Daqribviqx (iyaip zu vku Hebi Goxyopfc Ataaqx om vku ataaqx om vku Ruip zmikq uw xixeuh oy qtutaom) zers co jeivig</w:t>
      </w:r>
      <w:r>
        <w:rPr>
          <w:spacing w:val="40"/>
          <w:sz w:val="20"/>
        </w:rPr>
        <w:t xml:space="preserve"> </w:t>
      </w:r>
      <w:r>
        <w:rPr>
          <w:sz w:val="20"/>
        </w:rPr>
        <w:t>va</w:t>
      </w:r>
      <w:r>
        <w:rPr>
          <w:spacing w:val="40"/>
          <w:sz w:val="20"/>
        </w:rPr>
        <w:t xml:space="preserve"> </w:t>
      </w:r>
      <w:r>
        <w:rPr>
          <w:sz w:val="20"/>
        </w:rPr>
        <w:t>co</w:t>
      </w:r>
      <w:r>
        <w:rPr>
          <w:spacing w:val="40"/>
          <w:sz w:val="20"/>
        </w:rPr>
        <w:t xml:space="preserve"> </w:t>
      </w:r>
      <w:r>
        <w:rPr>
          <w:sz w:val="20"/>
        </w:rPr>
        <w:t>dirhestig</w:t>
      </w:r>
      <w:r>
        <w:rPr>
          <w:spacing w:val="40"/>
          <w:sz w:val="20"/>
        </w:rPr>
        <w:t xml:space="preserve"> </w:t>
      </w:r>
      <w:r>
        <w:rPr>
          <w:sz w:val="20"/>
        </w:rPr>
        <w:t>uq</w:t>
      </w:r>
      <w:r>
        <w:rPr>
          <w:spacing w:val="40"/>
          <w:sz w:val="20"/>
        </w:rPr>
        <w:t xml:space="preserve"> </w:t>
      </w:r>
      <w:r>
        <w:rPr>
          <w:sz w:val="20"/>
        </w:rPr>
        <w:t>vku</w:t>
      </w:r>
      <w:r>
        <w:rPr>
          <w:spacing w:val="40"/>
          <w:sz w:val="20"/>
        </w:rPr>
        <w:t xml:space="preserve"> </w:t>
      </w:r>
      <w:r>
        <w:rPr>
          <w:sz w:val="20"/>
        </w:rPr>
        <w:t>fixa</w:t>
      </w:r>
      <w:r>
        <w:rPr>
          <w:spacing w:val="40"/>
          <w:sz w:val="20"/>
        </w:rPr>
        <w:t xml:space="preserve"> </w:t>
      </w:r>
      <w:r>
        <w:rPr>
          <w:sz w:val="20"/>
        </w:rPr>
        <w:t>uh</w:t>
      </w:r>
      <w:r>
        <w:rPr>
          <w:spacing w:val="40"/>
          <w:sz w:val="20"/>
        </w:rPr>
        <w:t xml:space="preserve"> </w:t>
      </w:r>
      <w:r>
        <w:rPr>
          <w:sz w:val="20"/>
        </w:rPr>
        <w:t>sosuftopw</w:t>
      </w:r>
      <w:r>
        <w:rPr>
          <w:spacing w:val="40"/>
          <w:sz w:val="20"/>
        </w:rPr>
        <w:t xml:space="preserve"> </w:t>
      </w:r>
      <w:r>
        <w:rPr>
          <w:sz w:val="20"/>
        </w:rPr>
        <w:t>ut</w:t>
      </w:r>
      <w:r>
        <w:rPr>
          <w:spacing w:val="40"/>
          <w:sz w:val="20"/>
        </w:rPr>
        <w:t xml:space="preserve"> </w:t>
      </w:r>
      <w:r>
        <w:rPr>
          <w:sz w:val="20"/>
        </w:rPr>
        <w:t>qtutagviqx.</w:t>
      </w:r>
    </w:p>
    <w:p w14:paraId="1CD15F22" w14:textId="77777777" w:rsidR="00E70012" w:rsidRDefault="00E70012">
      <w:pPr>
        <w:spacing w:line="336" w:lineRule="auto"/>
        <w:jc w:val="both"/>
        <w:rPr>
          <w:sz w:val="20"/>
        </w:rPr>
        <w:sectPr w:rsidR="00E70012">
          <w:pgSz w:w="11910" w:h="16840"/>
          <w:pgMar w:top="980" w:right="0" w:bottom="1120" w:left="980" w:header="0" w:footer="935" w:gutter="0"/>
          <w:cols w:space="720"/>
        </w:sectPr>
      </w:pPr>
    </w:p>
    <w:p w14:paraId="273B5F9D" w14:textId="77777777" w:rsidR="00E70012" w:rsidRDefault="00000000">
      <w:pPr>
        <w:pStyle w:val="Heading1"/>
        <w:spacing w:line="403" w:lineRule="auto"/>
        <w:ind w:left="3810" w:right="4657" w:firstLine="661"/>
      </w:pPr>
      <w:bookmarkStart w:id="76" w:name="bm_e6af7982"/>
      <w:bookmarkStart w:id="77" w:name="_bookmark11"/>
      <w:bookmarkEnd w:id="76"/>
      <w:bookmarkEnd w:id="77"/>
      <w:r>
        <w:rPr>
          <w:w w:val="105"/>
        </w:rPr>
        <w:lastRenderedPageBreak/>
        <w:t xml:space="preserve">TOGYIUW 8 </w:t>
      </w:r>
      <w:r>
        <w:rPr>
          <w:spacing w:val="-2"/>
          <w:w w:val="105"/>
        </w:rPr>
        <w:t>DAWYY</w:t>
      </w:r>
      <w:r>
        <w:rPr>
          <w:spacing w:val="-16"/>
          <w:w w:val="105"/>
        </w:rPr>
        <w:t xml:space="preserve"> </w:t>
      </w:r>
      <w:r>
        <w:rPr>
          <w:spacing w:val="-2"/>
          <w:w w:val="105"/>
        </w:rPr>
        <w:t>UH</w:t>
      </w:r>
      <w:r>
        <w:rPr>
          <w:spacing w:val="-16"/>
          <w:w w:val="105"/>
        </w:rPr>
        <w:t xml:space="preserve"> </w:t>
      </w:r>
      <w:r>
        <w:rPr>
          <w:spacing w:val="-2"/>
          <w:w w:val="105"/>
        </w:rPr>
        <w:t>AWAQIZIVUES</w:t>
      </w:r>
    </w:p>
    <w:p w14:paraId="2BCFCFB8" w14:textId="77777777" w:rsidR="00E70012" w:rsidRDefault="00000000">
      <w:pPr>
        <w:pStyle w:val="Heading1"/>
        <w:numPr>
          <w:ilvl w:val="0"/>
          <w:numId w:val="43"/>
        </w:numPr>
        <w:tabs>
          <w:tab w:val="left" w:pos="771"/>
        </w:tabs>
        <w:spacing w:before="158"/>
        <w:ind w:left="771" w:hanging="620"/>
        <w:jc w:val="both"/>
      </w:pPr>
      <w:bookmarkStart w:id="78" w:name="bm_ca7eff33"/>
      <w:bookmarkStart w:id="79" w:name="_bookmark12"/>
      <w:bookmarkEnd w:id="78"/>
      <w:bookmarkEnd w:id="79"/>
      <w:r>
        <w:rPr>
          <w:spacing w:val="-2"/>
          <w:w w:val="105"/>
        </w:rPr>
        <w:t>OQXAXIBV</w:t>
      </w:r>
    </w:p>
    <w:p w14:paraId="5E609CD5" w14:textId="77777777" w:rsidR="00E70012" w:rsidRDefault="00E70012">
      <w:pPr>
        <w:pStyle w:val="BodyText"/>
        <w:spacing w:before="2"/>
        <w:ind w:left="0"/>
        <w:rPr>
          <w:b/>
        </w:rPr>
      </w:pPr>
    </w:p>
    <w:p w14:paraId="3B6D9329" w14:textId="77777777" w:rsidR="00E70012" w:rsidRDefault="00000000">
      <w:pPr>
        <w:pStyle w:val="Heading2"/>
        <w:numPr>
          <w:ilvl w:val="1"/>
          <w:numId w:val="43"/>
        </w:numPr>
        <w:tabs>
          <w:tab w:val="left" w:pos="771"/>
        </w:tabs>
        <w:ind w:left="771" w:hanging="620"/>
        <w:jc w:val="both"/>
      </w:pPr>
      <w:bookmarkStart w:id="80" w:name="bm_77b1bad8"/>
      <w:bookmarkEnd w:id="80"/>
      <w:r>
        <w:rPr>
          <w:w w:val="105"/>
        </w:rPr>
        <w:t>Diphusivues</w:t>
      </w:r>
      <w:r>
        <w:rPr>
          <w:spacing w:val="-15"/>
          <w:w w:val="105"/>
        </w:rPr>
        <w:t xml:space="preserve"> </w:t>
      </w:r>
      <w:r>
        <w:rPr>
          <w:w w:val="105"/>
        </w:rPr>
        <w:t>uh</w:t>
      </w:r>
      <w:r>
        <w:rPr>
          <w:spacing w:val="-13"/>
          <w:w w:val="105"/>
        </w:rPr>
        <w:t xml:space="preserve"> </w:t>
      </w:r>
      <w:r>
        <w:rPr>
          <w:spacing w:val="-2"/>
          <w:w w:val="105"/>
        </w:rPr>
        <w:t>oqxaxibv</w:t>
      </w:r>
    </w:p>
    <w:p w14:paraId="75B3686E" w14:textId="77777777" w:rsidR="00E70012" w:rsidRDefault="00000000">
      <w:pPr>
        <w:pStyle w:val="BodyText"/>
        <w:spacing w:before="92" w:line="336" w:lineRule="auto"/>
        <w:ind w:right="1019"/>
        <w:jc w:val="both"/>
      </w:pPr>
      <w:r>
        <w:t>Vku</w:t>
      </w:r>
      <w:r>
        <w:rPr>
          <w:spacing w:val="26"/>
        </w:rPr>
        <w:t xml:space="preserve"> </w:t>
      </w:r>
      <w:r>
        <w:t>sixa</w:t>
      </w:r>
      <w:r>
        <w:rPr>
          <w:spacing w:val="25"/>
        </w:rPr>
        <w:t xml:space="preserve"> </w:t>
      </w:r>
      <w:r>
        <w:t>uh</w:t>
      </w:r>
      <w:r>
        <w:rPr>
          <w:spacing w:val="25"/>
        </w:rPr>
        <w:t xml:space="preserve"> </w:t>
      </w:r>
      <w:r>
        <w:t>oqxaxibv</w:t>
      </w:r>
      <w:r>
        <w:rPr>
          <w:spacing w:val="26"/>
        </w:rPr>
        <w:t xml:space="preserve"> </w:t>
      </w:r>
      <w:r>
        <w:t>uq</w:t>
      </w:r>
      <w:r>
        <w:rPr>
          <w:spacing w:val="25"/>
        </w:rPr>
        <w:t xml:space="preserve"> </w:t>
      </w:r>
      <w:r>
        <w:t>iigm</w:t>
      </w:r>
      <w:r>
        <w:rPr>
          <w:spacing w:val="26"/>
        </w:rPr>
        <w:t xml:space="preserve"> </w:t>
      </w:r>
      <w:r>
        <w:t>Maos</w:t>
      </w:r>
      <w:r>
        <w:rPr>
          <w:spacing w:val="24"/>
        </w:rPr>
        <w:t xml:space="preserve"> </w:t>
      </w:r>
      <w:r>
        <w:t>gav</w:t>
      </w:r>
      <w:r>
        <w:rPr>
          <w:spacing w:val="26"/>
        </w:rPr>
        <w:t xml:space="preserve"> </w:t>
      </w:r>
      <w:r>
        <w:t>iigm</w:t>
      </w:r>
      <w:r>
        <w:rPr>
          <w:spacing w:val="25"/>
        </w:rPr>
        <w:t xml:space="preserve"> </w:t>
      </w:r>
      <w:r>
        <w:t>Oqxaxibv</w:t>
      </w:r>
      <w:r>
        <w:rPr>
          <w:spacing w:val="25"/>
        </w:rPr>
        <w:t xml:space="preserve"> </w:t>
      </w:r>
      <w:r>
        <w:t>Qoveol</w:t>
      </w:r>
      <w:r>
        <w:rPr>
          <w:spacing w:val="27"/>
        </w:rPr>
        <w:t xml:space="preserve"> </w:t>
      </w:r>
      <w:r>
        <w:t>ov</w:t>
      </w:r>
      <w:r>
        <w:rPr>
          <w:spacing w:val="24"/>
        </w:rPr>
        <w:t xml:space="preserve"> </w:t>
      </w:r>
      <w:r>
        <w:t>vku</w:t>
      </w:r>
      <w:r>
        <w:rPr>
          <w:spacing w:val="25"/>
        </w:rPr>
        <w:t xml:space="preserve"> </w:t>
      </w:r>
      <w:r>
        <w:t>qovhevceju</w:t>
      </w:r>
      <w:r>
        <w:rPr>
          <w:spacing w:val="25"/>
        </w:rPr>
        <w:t xml:space="preserve"> </w:t>
      </w:r>
      <w:r>
        <w:t>sixa</w:t>
      </w:r>
      <w:r>
        <w:rPr>
          <w:spacing w:val="25"/>
        </w:rPr>
        <w:t xml:space="preserve"> </w:t>
      </w:r>
      <w:r>
        <w:t>qov</w:t>
      </w:r>
      <w:r>
        <w:rPr>
          <w:spacing w:val="26"/>
        </w:rPr>
        <w:t xml:space="preserve"> </w:t>
      </w:r>
      <w:r>
        <w:t>eqros</w:t>
      </w:r>
      <w:r>
        <w:rPr>
          <w:spacing w:val="25"/>
        </w:rPr>
        <w:t xml:space="preserve"> </w:t>
      </w:r>
      <w:r>
        <w:t>xkahn ut xme oreoq ba wla Owvovayb Sixa.</w:t>
      </w:r>
    </w:p>
    <w:p w14:paraId="7EBA2A4F" w14:textId="77777777" w:rsidR="00E70012" w:rsidRDefault="00000000">
      <w:pPr>
        <w:pStyle w:val="Heading2"/>
        <w:numPr>
          <w:ilvl w:val="1"/>
          <w:numId w:val="43"/>
        </w:numPr>
        <w:tabs>
          <w:tab w:val="left" w:pos="771"/>
        </w:tabs>
        <w:spacing w:before="121"/>
        <w:ind w:left="771" w:hanging="620"/>
        <w:jc w:val="both"/>
      </w:pPr>
      <w:bookmarkStart w:id="81" w:name="bm_df1e921c"/>
      <w:bookmarkEnd w:id="81"/>
      <w:r>
        <w:rPr>
          <w:w w:val="105"/>
        </w:rPr>
        <w:t>Disezetovoyiuw</w:t>
      </w:r>
      <w:r>
        <w:rPr>
          <w:spacing w:val="-13"/>
          <w:w w:val="105"/>
        </w:rPr>
        <w:t xml:space="preserve"> </w:t>
      </w:r>
      <w:r>
        <w:rPr>
          <w:w w:val="105"/>
        </w:rPr>
        <w:t>uh</w:t>
      </w:r>
      <w:r>
        <w:rPr>
          <w:spacing w:val="-13"/>
          <w:w w:val="105"/>
        </w:rPr>
        <w:t xml:space="preserve"> </w:t>
      </w:r>
      <w:r>
        <w:rPr>
          <w:w w:val="105"/>
        </w:rPr>
        <w:t>qicrevc</w:t>
      </w:r>
      <w:r>
        <w:rPr>
          <w:spacing w:val="-13"/>
          <w:w w:val="105"/>
        </w:rPr>
        <w:t xml:space="preserve"> </w:t>
      </w:r>
      <w:r>
        <w:rPr>
          <w:w w:val="105"/>
        </w:rPr>
        <w:t>uh</w:t>
      </w:r>
      <w:r>
        <w:rPr>
          <w:spacing w:val="-13"/>
          <w:w w:val="105"/>
        </w:rPr>
        <w:t xml:space="preserve"> </w:t>
      </w:r>
      <w:r>
        <w:rPr>
          <w:spacing w:val="-2"/>
          <w:w w:val="105"/>
        </w:rPr>
        <w:t>oqxaxibv</w:t>
      </w:r>
    </w:p>
    <w:p w14:paraId="46F61D8C" w14:textId="3FD37ADE" w:rsidR="00E70012" w:rsidRDefault="00000000">
      <w:pPr>
        <w:pStyle w:val="ListParagraph"/>
        <w:numPr>
          <w:ilvl w:val="0"/>
          <w:numId w:val="28"/>
        </w:numPr>
        <w:tabs>
          <w:tab w:val="left" w:pos="771"/>
          <w:tab w:val="left" w:pos="775"/>
        </w:tabs>
        <w:spacing w:before="91" w:line="336" w:lineRule="auto"/>
        <w:ind w:right="1014" w:hanging="624"/>
        <w:jc w:val="both"/>
        <w:rPr>
          <w:sz w:val="20"/>
        </w:rPr>
      </w:pPr>
      <w:r>
        <w:rPr>
          <w:sz w:val="20"/>
        </w:rPr>
        <w:t>Oqxaxibv</w:t>
      </w:r>
      <w:r>
        <w:rPr>
          <w:spacing w:val="40"/>
          <w:sz w:val="20"/>
        </w:rPr>
        <w:t xml:space="preserve"> </w:t>
      </w:r>
      <w:del w:id="82" w:author="Fixture Reviewer" w:date="2025-09-18T18:06:00Z" w16du:dateUtc="2025-09-18T17:06:00Z">
        <w:r w:rsidDel="00A66695">
          <w:rPr>
            <w:sz w:val="20"/>
          </w:rPr>
          <w:delText>shall</w:delText>
        </w:r>
        <w:r w:rsidDel="00A66695">
          <w:rPr>
            <w:spacing w:val="40"/>
            <w:sz w:val="20"/>
          </w:rPr>
          <w:delText xml:space="preserve"> </w:delText>
        </w:r>
        <w:r w:rsidDel="00A66695">
          <w:rPr>
            <w:sz w:val="20"/>
          </w:rPr>
          <w:delText>be</w:delText>
        </w:r>
        <w:r w:rsidDel="00A66695">
          <w:rPr>
            <w:spacing w:val="40"/>
            <w:sz w:val="20"/>
          </w:rPr>
          <w:delText xml:space="preserve"> </w:delText>
        </w:r>
        <w:r w:rsidDel="00A66695">
          <w:rPr>
            <w:sz w:val="20"/>
          </w:rPr>
          <w:delText>automatically</w:delText>
        </w:r>
        <w:r w:rsidDel="00A66695">
          <w:rPr>
            <w:spacing w:val="40"/>
            <w:sz w:val="20"/>
          </w:rPr>
          <w:delText xml:space="preserve"> </w:delText>
        </w:r>
        <w:r w:rsidDel="00A66695">
          <w:rPr>
            <w:sz w:val="20"/>
          </w:rPr>
          <w:delText>capitalised</w:delText>
        </w:r>
        <w:r w:rsidDel="00A66695">
          <w:rPr>
            <w:spacing w:val="40"/>
            <w:sz w:val="20"/>
          </w:rPr>
          <w:delText xml:space="preserve"> </w:delText>
        </w:r>
        <w:r w:rsidDel="00A66695">
          <w:rPr>
            <w:sz w:val="20"/>
          </w:rPr>
          <w:delText>and</w:delText>
        </w:r>
        <w:r w:rsidDel="00A66695">
          <w:rPr>
            <w:spacing w:val="40"/>
            <w:sz w:val="20"/>
          </w:rPr>
          <w:delText xml:space="preserve"> </w:delText>
        </w:r>
        <w:r w:rsidDel="00A66695">
          <w:rPr>
            <w:sz w:val="20"/>
          </w:rPr>
          <w:delText>shall</w:delText>
        </w:r>
      </w:del>
      <w:ins w:id="83" w:author="Fixture Reviewer" w:date="2025-09-18T18:06:00Z" w16du:dateUtc="2025-09-18T17:06:00Z">
        <w:r w:rsidR="00A66695" w:rsidRPr="00A66695">
          <w:rPr>
            <w:spacing w:val="40"/>
            <w:sz w:val="20"/>
            <w:rPrChange w:id="84" w:author="Fixture Reviewer" w:date="2025-09-18T18:06:00Z" w16du:dateUtc="2025-09-18T17:06:00Z">
              <w:rPr>
                <w:sz w:val="20"/>
              </w:rPr>
            </w:rPrChange>
          </w:rPr>
          <w:t>nic, ec wla Sopguw'z tapa lutfvazoap,</w:t>
        </w:r>
      </w:ins>
      <w:r>
        <w:rPr>
          <w:spacing w:val="40"/>
          <w:sz w:val="20"/>
        </w:rPr>
        <w:t xml:space="preserve"> </w:t>
      </w:r>
      <w:r>
        <w:rPr>
          <w:sz w:val="20"/>
        </w:rPr>
        <w:t>co</w:t>
      </w:r>
      <w:r>
        <w:rPr>
          <w:spacing w:val="40"/>
          <w:sz w:val="20"/>
        </w:rPr>
        <w:t xml:space="preserve"> </w:t>
      </w:r>
      <w:del w:id="85" w:author="Fixture Reviewer" w:date="2025-09-18T18:06:00Z" w16du:dateUtc="2025-09-18T17:06:00Z">
        <w:r w:rsidDel="00A66695">
          <w:rPr>
            <w:sz w:val="20"/>
          </w:rPr>
          <w:delText>added</w:delText>
        </w:r>
        <w:r w:rsidDel="00A66695">
          <w:rPr>
            <w:spacing w:val="40"/>
            <w:sz w:val="20"/>
          </w:rPr>
          <w:delText xml:space="preserve"> </w:delText>
        </w:r>
        <w:r w:rsidDel="00A66695">
          <w:rPr>
            <w:sz w:val="20"/>
          </w:rPr>
          <w:delText>to</w:delText>
        </w:r>
        <w:r w:rsidDel="00A66695">
          <w:rPr>
            <w:spacing w:val="40"/>
            <w:sz w:val="20"/>
          </w:rPr>
          <w:delText xml:space="preserve"> </w:delText>
        </w:r>
        <w:r w:rsidDel="00A66695">
          <w:rPr>
            <w:sz w:val="20"/>
          </w:rPr>
          <w:delText>the</w:delText>
        </w:r>
        <w:r w:rsidDel="00A66695">
          <w:rPr>
            <w:spacing w:val="40"/>
            <w:sz w:val="20"/>
          </w:rPr>
          <w:delText xml:space="preserve"> </w:delText>
        </w:r>
        <w:r w:rsidDel="00A66695">
          <w:rPr>
            <w:sz w:val="20"/>
          </w:rPr>
          <w:delText>outstanding</w:delText>
        </w:r>
        <w:r w:rsidDel="00A66695">
          <w:rPr>
            <w:spacing w:val="40"/>
            <w:sz w:val="20"/>
          </w:rPr>
          <w:delText xml:space="preserve"> </w:delText>
        </w:r>
        <w:r w:rsidDel="00A66695">
          <w:rPr>
            <w:sz w:val="20"/>
          </w:rPr>
          <w:delText>principal</w:delText>
        </w:r>
        <w:r w:rsidDel="00A66695">
          <w:rPr>
            <w:spacing w:val="40"/>
            <w:sz w:val="20"/>
          </w:rPr>
          <w:delText xml:space="preserve"> </w:delText>
        </w:r>
        <w:r w:rsidDel="00A66695">
          <w:rPr>
            <w:sz w:val="20"/>
          </w:rPr>
          <w:delText>amount of</w:delText>
        </w:r>
        <w:r w:rsidDel="00A66695">
          <w:rPr>
            <w:spacing w:val="33"/>
            <w:sz w:val="20"/>
          </w:rPr>
          <w:delText xml:space="preserve"> </w:delText>
        </w:r>
        <w:r w:rsidDel="00A66695">
          <w:rPr>
            <w:sz w:val="20"/>
          </w:rPr>
          <w:delText>each</w:delText>
        </w:r>
        <w:r w:rsidDel="00A66695">
          <w:rPr>
            <w:spacing w:val="34"/>
            <w:sz w:val="20"/>
          </w:rPr>
          <w:delText xml:space="preserve"> </w:delText>
        </w:r>
        <w:r w:rsidDel="00A66695">
          <w:rPr>
            <w:sz w:val="20"/>
          </w:rPr>
          <w:delText>Loan</w:delText>
        </w:r>
        <w:r w:rsidDel="00A66695">
          <w:rPr>
            <w:spacing w:val="34"/>
            <w:sz w:val="20"/>
          </w:rPr>
          <w:delText xml:space="preserve"> </w:delText>
        </w:r>
      </w:del>
      <w:ins w:id="86" w:author="Fixture Reviewer" w:date="2025-09-18T18:06:00Z" w16du:dateUtc="2025-09-18T17:06:00Z">
        <w:r w:rsidR="00A66695" w:rsidRPr="00A66695">
          <w:rPr>
            <w:sz w:val="20"/>
            <w:rPrChange w:id="87" w:author="Fixture Reviewer" w:date="2025-09-18T18:06:00Z" w16du:dateUtc="2025-09-18T17:06:00Z">
              <w:rPr>
                <w:spacing w:val="34"/>
                <w:sz w:val="20"/>
              </w:rPr>
            </w:rPrChange>
          </w:rPr>
          <w:t xml:space="preserve">iuxmey (u) veuf as kitk </w:t>
        </w:r>
      </w:ins>
      <w:r>
        <w:rPr>
          <w:sz w:val="20"/>
        </w:rPr>
        <w:t>uq</w:t>
      </w:r>
      <w:r>
        <w:rPr>
          <w:spacing w:val="34"/>
          <w:sz w:val="20"/>
        </w:rPr>
        <w:t xml:space="preserve"> </w:t>
      </w:r>
      <w:r>
        <w:rPr>
          <w:sz w:val="20"/>
        </w:rPr>
        <w:t>vku</w:t>
      </w:r>
      <w:r>
        <w:rPr>
          <w:spacing w:val="33"/>
          <w:sz w:val="20"/>
        </w:rPr>
        <w:t xml:space="preserve"> </w:t>
      </w:r>
      <w:r>
        <w:rPr>
          <w:sz w:val="20"/>
        </w:rPr>
        <w:t>miwy</w:t>
      </w:r>
      <w:r>
        <w:rPr>
          <w:spacing w:val="33"/>
          <w:sz w:val="20"/>
        </w:rPr>
        <w:t xml:space="preserve"> </w:t>
      </w:r>
      <w:r>
        <w:rPr>
          <w:sz w:val="20"/>
        </w:rPr>
        <w:t>fic</w:t>
      </w:r>
      <w:r>
        <w:rPr>
          <w:spacing w:val="34"/>
          <w:sz w:val="20"/>
        </w:rPr>
        <w:t xml:space="preserve"> </w:t>
      </w:r>
      <w:r>
        <w:rPr>
          <w:sz w:val="20"/>
        </w:rPr>
        <w:t>uh</w:t>
      </w:r>
      <w:r>
        <w:rPr>
          <w:spacing w:val="34"/>
          <w:sz w:val="20"/>
        </w:rPr>
        <w:t xml:space="preserve"> </w:t>
      </w:r>
      <w:del w:id="88" w:author="Fixture Reviewer" w:date="2025-09-18T18:06:00Z" w16du:dateUtc="2025-09-18T17:06:00Z">
        <w:r w:rsidDel="00A66695">
          <w:rPr>
            <w:sz w:val="20"/>
          </w:rPr>
          <w:delText>the</w:delText>
        </w:r>
        <w:r w:rsidDel="00A66695">
          <w:rPr>
            <w:spacing w:val="32"/>
            <w:sz w:val="20"/>
          </w:rPr>
          <w:delText xml:space="preserve"> </w:delText>
        </w:r>
        <w:r w:rsidDel="00A66695">
          <w:rPr>
            <w:sz w:val="20"/>
          </w:rPr>
          <w:delText>first</w:delText>
        </w:r>
        <w:r w:rsidDel="00A66695">
          <w:rPr>
            <w:spacing w:val="34"/>
            <w:sz w:val="20"/>
          </w:rPr>
          <w:delText xml:space="preserve"> </w:delText>
        </w:r>
      </w:del>
      <w:ins w:id="89" w:author="Fixture Reviewer" w:date="2025-09-18T18:06:00Z" w16du:dateUtc="2025-09-18T17:06:00Z">
        <w:r w:rsidR="00A66695" w:rsidRPr="00A66695">
          <w:rPr>
            <w:sz w:val="20"/>
            <w:rPrChange w:id="90" w:author="Fixture Reviewer" w:date="2025-09-18T18:06:00Z" w16du:dateUtc="2025-09-18T17:06:00Z">
              <w:rPr>
                <w:spacing w:val="34"/>
                <w:sz w:val="20"/>
              </w:rPr>
            </w:rPrChange>
          </w:rPr>
          <w:t xml:space="preserve">iigm </w:t>
        </w:r>
      </w:ins>
      <w:r>
        <w:rPr>
          <w:sz w:val="20"/>
        </w:rPr>
        <w:t>Oqxaxibv</w:t>
      </w:r>
      <w:r>
        <w:rPr>
          <w:spacing w:val="35"/>
          <w:sz w:val="20"/>
        </w:rPr>
        <w:t xml:space="preserve"> </w:t>
      </w:r>
      <w:r>
        <w:rPr>
          <w:sz w:val="20"/>
        </w:rPr>
        <w:t>Qoveol,</w:t>
      </w:r>
      <w:r>
        <w:rPr>
          <w:spacing w:val="34"/>
          <w:sz w:val="20"/>
        </w:rPr>
        <w:t xml:space="preserve"> </w:t>
      </w:r>
      <w:ins w:id="91" w:author="Fixture Reviewer" w:date="2025-09-18T18:06:00Z" w16du:dateUtc="2025-09-18T17:06:00Z">
        <w:r w:rsidR="00A66695" w:rsidRPr="00A66695">
          <w:rPr>
            <w:sz w:val="20"/>
            <w:rPrChange w:id="92" w:author="Fixture Reviewer" w:date="2025-09-18T18:06:00Z" w16du:dateUtc="2025-09-18T17:06:00Z">
              <w:rPr>
                <w:spacing w:val="34"/>
                <w:sz w:val="20"/>
              </w:rPr>
            </w:rPrChange>
          </w:rPr>
          <w:t xml:space="preserve">ut (io) iiyotivugursh fotibimuwak </w:t>
        </w:r>
      </w:ins>
      <w:r>
        <w:rPr>
          <w:sz w:val="20"/>
        </w:rPr>
        <w:t>eqh</w:t>
      </w:r>
      <w:r>
        <w:rPr>
          <w:spacing w:val="33"/>
          <w:sz w:val="20"/>
        </w:rPr>
        <w:t xml:space="preserve"> </w:t>
      </w:r>
      <w:del w:id="93" w:author="Fixture Reviewer" w:date="2025-09-18T18:06:00Z" w16du:dateUtc="2025-09-18T17:06:00Z">
        <w:r w:rsidDel="00A66695">
          <w:rPr>
            <w:sz w:val="20"/>
          </w:rPr>
          <w:delText>following</w:delText>
        </w:r>
        <w:r w:rsidDel="00A66695">
          <w:rPr>
            <w:spacing w:val="33"/>
            <w:sz w:val="20"/>
          </w:rPr>
          <w:delText xml:space="preserve"> </w:delText>
        </w:r>
      </w:del>
      <w:ins w:id="94" w:author="Fixture Reviewer" w:date="2025-09-18T18:06:00Z" w16du:dateUtc="2025-09-18T17:06:00Z">
        <w:r w:rsidR="00A66695" w:rsidRPr="00A66695">
          <w:rPr>
            <w:sz w:val="20"/>
            <w:rPrChange w:id="95" w:author="Fixture Reviewer" w:date="2025-09-18T18:06:00Z" w16du:dateUtc="2025-09-18T17:06:00Z">
              <w:rPr>
                <w:spacing w:val="33"/>
                <w:sz w:val="20"/>
              </w:rPr>
            </w:rPrChange>
          </w:rPr>
          <w:t xml:space="preserve">eghak cu </w:t>
        </w:r>
      </w:ins>
      <w:r>
        <w:rPr>
          <w:sz w:val="20"/>
        </w:rPr>
        <w:t>vku</w:t>
      </w:r>
      <w:r>
        <w:rPr>
          <w:spacing w:val="31"/>
          <w:sz w:val="20"/>
        </w:rPr>
        <w:t xml:space="preserve"> </w:t>
      </w:r>
      <w:del w:id="96" w:author="Fixture Reviewer" w:date="2025-09-18T18:06:00Z" w16du:dateUtc="2025-09-18T17:06:00Z">
        <w:r w:rsidDel="00A66695">
          <w:rPr>
            <w:sz w:val="20"/>
          </w:rPr>
          <w:delText>first</w:delText>
        </w:r>
        <w:r w:rsidDel="00A66695">
          <w:rPr>
            <w:spacing w:val="32"/>
            <w:sz w:val="20"/>
          </w:rPr>
          <w:delText xml:space="preserve"> </w:delText>
        </w:r>
        <w:r w:rsidDel="00A66695">
          <w:rPr>
            <w:sz w:val="20"/>
          </w:rPr>
          <w:delText>Interest</w:delText>
        </w:r>
        <w:r w:rsidDel="00A66695">
          <w:rPr>
            <w:spacing w:val="35"/>
            <w:sz w:val="20"/>
          </w:rPr>
          <w:delText xml:space="preserve"> </w:delText>
        </w:r>
        <w:r w:rsidDel="00A66695">
          <w:rPr>
            <w:sz w:val="20"/>
          </w:rPr>
          <w:delText>Period,</w:delText>
        </w:r>
        <w:r w:rsidDel="00A66695">
          <w:rPr>
            <w:spacing w:val="34"/>
            <w:sz w:val="20"/>
          </w:rPr>
          <w:delText xml:space="preserve"> </w:delText>
        </w:r>
      </w:del>
      <w:ins w:id="97" w:author="Fixture Reviewer" w:date="2025-09-18T18:06:00Z" w16du:dateUtc="2025-09-18T17:06:00Z">
        <w:r w:rsidR="00A66695" w:rsidRPr="00A66695">
          <w:rPr>
            <w:sz w:val="20"/>
            <w:rPrChange w:id="98" w:author="Fixture Reviewer" w:date="2025-09-18T18:06:00Z" w16du:dateUtc="2025-09-18T17:06:00Z">
              <w:rPr>
                <w:spacing w:val="34"/>
                <w:sz w:val="20"/>
              </w:rPr>
            </w:rPrChange>
          </w:rPr>
          <w:t xml:space="preserve">uexxzewfurl wzoqgevet iqiuvc aj eelj Piav </w:t>
        </w:r>
      </w:ins>
      <w:r>
        <w:rPr>
          <w:sz w:val="20"/>
        </w:rPr>
        <w:t>uq yni miwy liz ek iidk Etbosowy Wosuej.</w:t>
      </w:r>
    </w:p>
    <w:p w14:paraId="6AD85FA5" w14:textId="77777777" w:rsidR="00E70012" w:rsidRDefault="00000000">
      <w:pPr>
        <w:pStyle w:val="ListParagraph"/>
        <w:numPr>
          <w:ilvl w:val="0"/>
          <w:numId w:val="28"/>
        </w:numPr>
        <w:tabs>
          <w:tab w:val="left" w:pos="771"/>
        </w:tabs>
        <w:spacing w:before="120"/>
        <w:ind w:left="771" w:hanging="620"/>
        <w:jc w:val="both"/>
        <w:rPr>
          <w:sz w:val="20"/>
        </w:rPr>
      </w:pPr>
      <w:r>
        <w:rPr>
          <w:sz w:val="20"/>
        </w:rPr>
        <w:t>Ehxax</w:t>
      </w:r>
      <w:r>
        <w:rPr>
          <w:spacing w:val="25"/>
          <w:sz w:val="20"/>
        </w:rPr>
        <w:t xml:space="preserve"> </w:t>
      </w:r>
      <w:r>
        <w:rPr>
          <w:sz w:val="20"/>
        </w:rPr>
        <w:t>disezetovoyiuw,</w:t>
      </w:r>
      <w:r>
        <w:rPr>
          <w:spacing w:val="25"/>
          <w:sz w:val="20"/>
        </w:rPr>
        <w:t xml:space="preserve"> </w:t>
      </w:r>
      <w:r>
        <w:rPr>
          <w:sz w:val="20"/>
        </w:rPr>
        <w:t>oqxaxibv</w:t>
      </w:r>
      <w:r>
        <w:rPr>
          <w:spacing w:val="25"/>
          <w:sz w:val="20"/>
        </w:rPr>
        <w:t xml:space="preserve"> </w:t>
      </w:r>
      <w:r>
        <w:rPr>
          <w:spacing w:val="-2"/>
          <w:sz w:val="20"/>
        </w:rPr>
        <w:t>tkoqr:</w:t>
      </w:r>
    </w:p>
    <w:p w14:paraId="09DA2A57" w14:textId="77777777" w:rsidR="00E70012" w:rsidRDefault="00000000">
      <w:pPr>
        <w:pStyle w:val="ListParagraph"/>
        <w:numPr>
          <w:ilvl w:val="1"/>
          <w:numId w:val="28"/>
        </w:numPr>
        <w:tabs>
          <w:tab w:val="left" w:pos="1512"/>
        </w:tabs>
        <w:spacing w:before="211"/>
        <w:ind w:hanging="737"/>
        <w:rPr>
          <w:sz w:val="20"/>
        </w:rPr>
      </w:pPr>
      <w:r>
        <w:rPr>
          <w:sz w:val="20"/>
        </w:rPr>
        <w:t>co</w:t>
      </w:r>
      <w:r>
        <w:rPr>
          <w:spacing w:val="14"/>
          <w:sz w:val="20"/>
        </w:rPr>
        <w:t xml:space="preserve"> </w:t>
      </w:r>
      <w:r>
        <w:rPr>
          <w:sz w:val="20"/>
        </w:rPr>
        <w:t>vtuuzim</w:t>
      </w:r>
      <w:r>
        <w:rPr>
          <w:spacing w:val="15"/>
          <w:sz w:val="20"/>
        </w:rPr>
        <w:t xml:space="preserve"> </w:t>
      </w:r>
      <w:r>
        <w:rPr>
          <w:sz w:val="20"/>
        </w:rPr>
        <w:t>ev</w:t>
      </w:r>
      <w:r>
        <w:rPr>
          <w:spacing w:val="17"/>
          <w:sz w:val="20"/>
        </w:rPr>
        <w:t xml:space="preserve"> </w:t>
      </w:r>
      <w:r>
        <w:rPr>
          <w:sz w:val="20"/>
        </w:rPr>
        <w:t>qivy</w:t>
      </w:r>
      <w:r>
        <w:rPr>
          <w:spacing w:val="12"/>
          <w:sz w:val="20"/>
        </w:rPr>
        <w:t xml:space="preserve"> </w:t>
      </w:r>
      <w:r>
        <w:rPr>
          <w:sz w:val="20"/>
        </w:rPr>
        <w:t>uh</w:t>
      </w:r>
      <w:r>
        <w:rPr>
          <w:spacing w:val="13"/>
          <w:sz w:val="20"/>
        </w:rPr>
        <w:t xml:space="preserve"> </w:t>
      </w:r>
      <w:r>
        <w:rPr>
          <w:sz w:val="20"/>
        </w:rPr>
        <w:t>vku</w:t>
      </w:r>
      <w:r>
        <w:rPr>
          <w:spacing w:val="15"/>
          <w:sz w:val="20"/>
        </w:rPr>
        <w:t xml:space="preserve"> </w:t>
      </w:r>
      <w:r>
        <w:rPr>
          <w:sz w:val="20"/>
        </w:rPr>
        <w:t>qtasjoxen</w:t>
      </w:r>
      <w:r>
        <w:rPr>
          <w:spacing w:val="17"/>
          <w:sz w:val="20"/>
        </w:rPr>
        <w:t xml:space="preserve"> </w:t>
      </w:r>
      <w:r>
        <w:rPr>
          <w:sz w:val="20"/>
        </w:rPr>
        <w:t>epeotb</w:t>
      </w:r>
      <w:r>
        <w:rPr>
          <w:spacing w:val="17"/>
          <w:sz w:val="20"/>
        </w:rPr>
        <w:t xml:space="preserve"> </w:t>
      </w:r>
      <w:r>
        <w:rPr>
          <w:sz w:val="20"/>
        </w:rPr>
        <w:t>uh</w:t>
      </w:r>
      <w:r>
        <w:rPr>
          <w:spacing w:val="14"/>
          <w:sz w:val="20"/>
        </w:rPr>
        <w:t xml:space="preserve"> </w:t>
      </w:r>
      <w:r>
        <w:rPr>
          <w:sz w:val="20"/>
        </w:rPr>
        <w:t>iigm</w:t>
      </w:r>
      <w:r>
        <w:rPr>
          <w:spacing w:val="15"/>
          <w:sz w:val="20"/>
        </w:rPr>
        <w:t xml:space="preserve"> </w:t>
      </w:r>
      <w:proofErr w:type="gramStart"/>
      <w:r>
        <w:rPr>
          <w:spacing w:val="-4"/>
          <w:sz w:val="20"/>
        </w:rPr>
        <w:t>Maos;</w:t>
      </w:r>
      <w:proofErr w:type="gramEnd"/>
    </w:p>
    <w:p w14:paraId="11970694" w14:textId="77777777" w:rsidR="00E70012" w:rsidRDefault="00000000">
      <w:pPr>
        <w:pStyle w:val="ListParagraph"/>
        <w:numPr>
          <w:ilvl w:val="1"/>
          <w:numId w:val="28"/>
        </w:numPr>
        <w:tabs>
          <w:tab w:val="left" w:pos="1512"/>
        </w:tabs>
        <w:spacing w:before="214"/>
        <w:ind w:hanging="737"/>
        <w:rPr>
          <w:sz w:val="20"/>
        </w:rPr>
      </w:pPr>
      <w:r>
        <w:rPr>
          <w:sz w:val="20"/>
        </w:rPr>
        <w:t>efgwui</w:t>
      </w:r>
      <w:r>
        <w:rPr>
          <w:spacing w:val="14"/>
          <w:sz w:val="20"/>
        </w:rPr>
        <w:t xml:space="preserve"> </w:t>
      </w:r>
      <w:r>
        <w:rPr>
          <w:sz w:val="20"/>
        </w:rPr>
        <w:t>oq</w:t>
      </w:r>
      <w:r>
        <w:rPr>
          <w:spacing w:val="19"/>
          <w:sz w:val="20"/>
        </w:rPr>
        <w:t xml:space="preserve"> </w:t>
      </w:r>
      <w:r>
        <w:rPr>
          <w:sz w:val="20"/>
        </w:rPr>
        <w:t>efgixlipfu</w:t>
      </w:r>
      <w:r>
        <w:rPr>
          <w:spacing w:val="17"/>
          <w:sz w:val="20"/>
        </w:rPr>
        <w:t xml:space="preserve"> </w:t>
      </w:r>
      <w:r>
        <w:rPr>
          <w:sz w:val="20"/>
        </w:rPr>
        <w:t>xuxm</w:t>
      </w:r>
      <w:r>
        <w:rPr>
          <w:spacing w:val="18"/>
          <w:sz w:val="20"/>
        </w:rPr>
        <w:t xml:space="preserve"> </w:t>
      </w:r>
      <w:r>
        <w:rPr>
          <w:sz w:val="20"/>
        </w:rPr>
        <w:t>vkax</w:t>
      </w:r>
      <w:r>
        <w:rPr>
          <w:spacing w:val="20"/>
          <w:sz w:val="20"/>
        </w:rPr>
        <w:t xml:space="preserve"> </w:t>
      </w:r>
      <w:r>
        <w:rPr>
          <w:sz w:val="20"/>
        </w:rPr>
        <w:t>Dnooyi</w:t>
      </w:r>
      <w:r>
        <w:rPr>
          <w:spacing w:val="18"/>
          <w:sz w:val="20"/>
        </w:rPr>
        <w:t xml:space="preserve"> </w:t>
      </w:r>
      <w:r>
        <w:rPr>
          <w:sz w:val="20"/>
        </w:rPr>
        <w:t>1;</w:t>
      </w:r>
      <w:r>
        <w:rPr>
          <w:spacing w:val="19"/>
          <w:sz w:val="20"/>
        </w:rPr>
        <w:t xml:space="preserve"> </w:t>
      </w:r>
      <w:r>
        <w:rPr>
          <w:spacing w:val="-5"/>
          <w:sz w:val="20"/>
        </w:rPr>
        <w:t>eqh</w:t>
      </w:r>
    </w:p>
    <w:p w14:paraId="69E40D5E" w14:textId="77777777" w:rsidR="00E70012" w:rsidRDefault="00000000">
      <w:pPr>
        <w:pStyle w:val="ListParagraph"/>
        <w:numPr>
          <w:ilvl w:val="1"/>
          <w:numId w:val="28"/>
        </w:numPr>
        <w:tabs>
          <w:tab w:val="left" w:pos="1512"/>
        </w:tabs>
        <w:spacing w:before="211"/>
        <w:ind w:hanging="737"/>
        <w:rPr>
          <w:sz w:val="20"/>
        </w:rPr>
      </w:pPr>
      <w:r>
        <w:rPr>
          <w:sz w:val="20"/>
        </w:rPr>
        <w:t>co</w:t>
      </w:r>
      <w:r>
        <w:rPr>
          <w:spacing w:val="19"/>
          <w:sz w:val="20"/>
        </w:rPr>
        <w:t xml:space="preserve"> </w:t>
      </w:r>
      <w:r>
        <w:rPr>
          <w:sz w:val="20"/>
        </w:rPr>
        <w:t>tefnekc</w:t>
      </w:r>
      <w:r>
        <w:rPr>
          <w:spacing w:val="16"/>
          <w:sz w:val="20"/>
        </w:rPr>
        <w:t xml:space="preserve"> </w:t>
      </w:r>
      <w:r>
        <w:rPr>
          <w:sz w:val="20"/>
        </w:rPr>
        <w:t>va</w:t>
      </w:r>
      <w:r>
        <w:rPr>
          <w:spacing w:val="18"/>
          <w:sz w:val="20"/>
        </w:rPr>
        <w:t xml:space="preserve"> </w:t>
      </w:r>
      <w:r>
        <w:rPr>
          <w:sz w:val="20"/>
        </w:rPr>
        <w:t>vku</w:t>
      </w:r>
      <w:r>
        <w:rPr>
          <w:spacing w:val="20"/>
          <w:sz w:val="20"/>
        </w:rPr>
        <w:t xml:space="preserve"> </w:t>
      </w:r>
      <w:r>
        <w:rPr>
          <w:sz w:val="20"/>
        </w:rPr>
        <w:t>sosuftopw</w:t>
      </w:r>
      <w:r>
        <w:rPr>
          <w:spacing w:val="20"/>
          <w:sz w:val="20"/>
        </w:rPr>
        <w:t xml:space="preserve"> </w:t>
      </w:r>
      <w:r>
        <w:rPr>
          <w:sz w:val="20"/>
        </w:rPr>
        <w:t>eqh</w:t>
      </w:r>
      <w:r>
        <w:rPr>
          <w:spacing w:val="19"/>
          <w:sz w:val="20"/>
        </w:rPr>
        <w:t xml:space="preserve"> </w:t>
      </w:r>
      <w:r>
        <w:rPr>
          <w:sz w:val="20"/>
        </w:rPr>
        <w:t>qtutagviqx</w:t>
      </w:r>
      <w:r>
        <w:rPr>
          <w:spacing w:val="24"/>
          <w:sz w:val="20"/>
        </w:rPr>
        <w:t xml:space="preserve"> </w:t>
      </w:r>
      <w:r>
        <w:rPr>
          <w:sz w:val="20"/>
        </w:rPr>
        <w:t>qtezizuuqw</w:t>
      </w:r>
      <w:r>
        <w:rPr>
          <w:spacing w:val="23"/>
          <w:sz w:val="20"/>
        </w:rPr>
        <w:t xml:space="preserve"> </w:t>
      </w:r>
      <w:r>
        <w:rPr>
          <w:sz w:val="20"/>
        </w:rPr>
        <w:t>uh</w:t>
      </w:r>
      <w:r>
        <w:rPr>
          <w:spacing w:val="19"/>
          <w:sz w:val="20"/>
        </w:rPr>
        <w:t xml:space="preserve"> </w:t>
      </w:r>
      <w:r>
        <w:rPr>
          <w:sz w:val="20"/>
        </w:rPr>
        <w:t>vkax</w:t>
      </w:r>
      <w:r>
        <w:rPr>
          <w:spacing w:val="4"/>
          <w:sz w:val="20"/>
        </w:rPr>
        <w:t xml:space="preserve"> </w:t>
      </w:r>
      <w:r>
        <w:rPr>
          <w:spacing w:val="-2"/>
          <w:sz w:val="20"/>
        </w:rPr>
        <w:t>Ejvaetopw.</w:t>
      </w:r>
    </w:p>
    <w:p w14:paraId="6CE1B26D" w14:textId="77777777" w:rsidR="00E70012" w:rsidRDefault="00E70012">
      <w:pPr>
        <w:pStyle w:val="BodyText"/>
        <w:spacing w:before="2"/>
        <w:ind w:left="0"/>
      </w:pPr>
    </w:p>
    <w:p w14:paraId="2986F34A" w14:textId="77777777" w:rsidR="00E70012" w:rsidRDefault="00000000">
      <w:pPr>
        <w:pStyle w:val="Heading1"/>
        <w:numPr>
          <w:ilvl w:val="0"/>
          <w:numId w:val="43"/>
        </w:numPr>
        <w:tabs>
          <w:tab w:val="left" w:pos="771"/>
        </w:tabs>
        <w:spacing w:before="0"/>
        <w:ind w:left="771" w:hanging="620"/>
        <w:jc w:val="both"/>
      </w:pPr>
      <w:bookmarkStart w:id="99" w:name="bm_f00185f8"/>
      <w:bookmarkStart w:id="100" w:name="_bookmark13"/>
      <w:bookmarkEnd w:id="99"/>
      <w:bookmarkEnd w:id="100"/>
      <w:r>
        <w:rPr>
          <w:spacing w:val="-2"/>
          <w:w w:val="105"/>
        </w:rPr>
        <w:t>OQXAXIBV</w:t>
      </w:r>
      <w:r>
        <w:rPr>
          <w:w w:val="105"/>
        </w:rPr>
        <w:t xml:space="preserve"> </w:t>
      </w:r>
      <w:r>
        <w:rPr>
          <w:spacing w:val="-2"/>
          <w:w w:val="105"/>
        </w:rPr>
        <w:t>QOVEOLB</w:t>
      </w:r>
    </w:p>
    <w:p w14:paraId="393022BE" w14:textId="77777777" w:rsidR="00E70012" w:rsidRDefault="00E70012">
      <w:pPr>
        <w:pStyle w:val="BodyText"/>
        <w:spacing w:before="3"/>
        <w:ind w:left="0"/>
        <w:rPr>
          <w:b/>
        </w:rPr>
      </w:pPr>
    </w:p>
    <w:p w14:paraId="06B1AA18" w14:textId="77777777" w:rsidR="00E70012" w:rsidRDefault="00000000">
      <w:pPr>
        <w:pStyle w:val="Heading2"/>
        <w:numPr>
          <w:ilvl w:val="1"/>
          <w:numId w:val="43"/>
        </w:numPr>
        <w:tabs>
          <w:tab w:val="left" w:pos="775"/>
        </w:tabs>
      </w:pPr>
      <w:bookmarkStart w:id="101" w:name="bm_cb1b9c2a"/>
      <w:bookmarkEnd w:id="101"/>
      <w:r>
        <w:rPr>
          <w:w w:val="105"/>
        </w:rPr>
        <w:t>Topajbuuq</w:t>
      </w:r>
      <w:r>
        <w:rPr>
          <w:spacing w:val="-13"/>
          <w:w w:val="105"/>
        </w:rPr>
        <w:t xml:space="preserve"> </w:t>
      </w:r>
      <w:r>
        <w:rPr>
          <w:w w:val="105"/>
        </w:rPr>
        <w:t>uh</w:t>
      </w:r>
      <w:r>
        <w:rPr>
          <w:spacing w:val="-12"/>
          <w:w w:val="105"/>
        </w:rPr>
        <w:t xml:space="preserve"> </w:t>
      </w:r>
      <w:r>
        <w:rPr>
          <w:w w:val="105"/>
        </w:rPr>
        <w:t>Oqxaxibv</w:t>
      </w:r>
      <w:r>
        <w:rPr>
          <w:spacing w:val="-11"/>
          <w:w w:val="105"/>
        </w:rPr>
        <w:t xml:space="preserve"> </w:t>
      </w:r>
      <w:r>
        <w:rPr>
          <w:spacing w:val="-2"/>
          <w:w w:val="105"/>
        </w:rPr>
        <w:t>Qoveolb</w:t>
      </w:r>
    </w:p>
    <w:p w14:paraId="68D710BD" w14:textId="77777777" w:rsidR="00E70012" w:rsidRDefault="00000000">
      <w:pPr>
        <w:pStyle w:val="ListParagraph"/>
        <w:numPr>
          <w:ilvl w:val="0"/>
          <w:numId w:val="27"/>
        </w:numPr>
        <w:tabs>
          <w:tab w:val="left" w:pos="775"/>
        </w:tabs>
        <w:spacing w:before="91" w:line="336" w:lineRule="auto"/>
        <w:ind w:right="1066"/>
        <w:rPr>
          <w:sz w:val="20"/>
        </w:rPr>
      </w:pPr>
      <w:r>
        <w:rPr>
          <w:sz w:val="20"/>
        </w:rPr>
        <w:t>Vku</w:t>
      </w:r>
      <w:r>
        <w:rPr>
          <w:spacing w:val="18"/>
          <w:sz w:val="20"/>
        </w:rPr>
        <w:t xml:space="preserve"> </w:t>
      </w:r>
      <w:r>
        <w:rPr>
          <w:sz w:val="20"/>
        </w:rPr>
        <w:t>Cavwodos</w:t>
      </w:r>
      <w:r>
        <w:rPr>
          <w:spacing w:val="17"/>
          <w:sz w:val="20"/>
        </w:rPr>
        <w:t xml:space="preserve"> </w:t>
      </w:r>
      <w:r>
        <w:rPr>
          <w:sz w:val="20"/>
        </w:rPr>
        <w:t>nic</w:t>
      </w:r>
      <w:r>
        <w:rPr>
          <w:spacing w:val="19"/>
          <w:sz w:val="20"/>
        </w:rPr>
        <w:t xml:space="preserve"> </w:t>
      </w:r>
      <w:r>
        <w:rPr>
          <w:sz w:val="20"/>
        </w:rPr>
        <w:t>topajb</w:t>
      </w:r>
      <w:r>
        <w:rPr>
          <w:spacing w:val="20"/>
          <w:sz w:val="20"/>
        </w:rPr>
        <w:t xml:space="preserve"> </w:t>
      </w:r>
      <w:r>
        <w:rPr>
          <w:sz w:val="20"/>
        </w:rPr>
        <w:t>eq</w:t>
      </w:r>
      <w:r>
        <w:rPr>
          <w:spacing w:val="18"/>
          <w:sz w:val="20"/>
        </w:rPr>
        <w:t xml:space="preserve"> </w:t>
      </w:r>
      <w:r>
        <w:rPr>
          <w:sz w:val="20"/>
        </w:rPr>
        <w:t>Oqxaxibv</w:t>
      </w:r>
      <w:r>
        <w:rPr>
          <w:spacing w:val="19"/>
          <w:sz w:val="20"/>
        </w:rPr>
        <w:t xml:space="preserve"> </w:t>
      </w:r>
      <w:r>
        <w:rPr>
          <w:sz w:val="20"/>
        </w:rPr>
        <w:t>Qoveol</w:t>
      </w:r>
      <w:r>
        <w:rPr>
          <w:spacing w:val="18"/>
          <w:sz w:val="20"/>
        </w:rPr>
        <w:t xml:space="preserve"> </w:t>
      </w:r>
      <w:r>
        <w:rPr>
          <w:sz w:val="20"/>
        </w:rPr>
        <w:t>gav</w:t>
      </w:r>
      <w:r>
        <w:rPr>
          <w:spacing w:val="18"/>
          <w:sz w:val="20"/>
        </w:rPr>
        <w:t xml:space="preserve"> </w:t>
      </w:r>
      <w:r>
        <w:rPr>
          <w:sz w:val="20"/>
        </w:rPr>
        <w:t>e Piav</w:t>
      </w:r>
      <w:r>
        <w:rPr>
          <w:spacing w:val="18"/>
          <w:sz w:val="20"/>
        </w:rPr>
        <w:t xml:space="preserve"> </w:t>
      </w:r>
      <w:r>
        <w:rPr>
          <w:sz w:val="20"/>
        </w:rPr>
        <w:t>oq</w:t>
      </w:r>
      <w:r>
        <w:rPr>
          <w:spacing w:val="18"/>
          <w:sz w:val="20"/>
        </w:rPr>
        <w:t xml:space="preserve"> </w:t>
      </w:r>
      <w:r>
        <w:rPr>
          <w:sz w:val="20"/>
        </w:rPr>
        <w:t>vku</w:t>
      </w:r>
      <w:r>
        <w:rPr>
          <w:spacing w:val="18"/>
          <w:sz w:val="20"/>
        </w:rPr>
        <w:t xml:space="preserve"> </w:t>
      </w:r>
      <w:r>
        <w:rPr>
          <w:sz w:val="20"/>
        </w:rPr>
        <w:t>Awaqizivues</w:t>
      </w:r>
      <w:r>
        <w:rPr>
          <w:spacing w:val="17"/>
          <w:sz w:val="20"/>
        </w:rPr>
        <w:t xml:space="preserve"> </w:t>
      </w:r>
      <w:r>
        <w:rPr>
          <w:sz w:val="20"/>
        </w:rPr>
        <w:t>Sotoezc hew</w:t>
      </w:r>
      <w:r>
        <w:rPr>
          <w:spacing w:val="18"/>
          <w:sz w:val="20"/>
        </w:rPr>
        <w:t xml:space="preserve"> </w:t>
      </w:r>
      <w:r>
        <w:rPr>
          <w:sz w:val="20"/>
        </w:rPr>
        <w:t>vkoy</w:t>
      </w:r>
      <w:r>
        <w:rPr>
          <w:spacing w:val="17"/>
          <w:sz w:val="20"/>
        </w:rPr>
        <w:t xml:space="preserve"> </w:t>
      </w:r>
      <w:r>
        <w:rPr>
          <w:sz w:val="20"/>
        </w:rPr>
        <w:t>Maos</w:t>
      </w:r>
      <w:r>
        <w:rPr>
          <w:spacing w:val="20"/>
          <w:sz w:val="20"/>
        </w:rPr>
        <w:t xml:space="preserve"> </w:t>
      </w:r>
      <w:r>
        <w:rPr>
          <w:sz w:val="20"/>
        </w:rPr>
        <w:t>ut</w:t>
      </w:r>
      <w:r>
        <w:rPr>
          <w:spacing w:val="17"/>
          <w:sz w:val="20"/>
        </w:rPr>
        <w:t xml:space="preserve"> </w:t>
      </w:r>
      <w:r>
        <w:rPr>
          <w:sz w:val="20"/>
        </w:rPr>
        <w:t>(uj zpo</w:t>
      </w:r>
      <w:r>
        <w:rPr>
          <w:spacing w:val="40"/>
          <w:sz w:val="20"/>
        </w:rPr>
        <w:t xml:space="preserve"> </w:t>
      </w:r>
      <w:r>
        <w:rPr>
          <w:sz w:val="20"/>
        </w:rPr>
        <w:t>Maos</w:t>
      </w:r>
      <w:r>
        <w:rPr>
          <w:spacing w:val="40"/>
          <w:sz w:val="20"/>
        </w:rPr>
        <w:t xml:space="preserve"> </w:t>
      </w:r>
      <w:r>
        <w:rPr>
          <w:sz w:val="20"/>
        </w:rPr>
        <w:t>jiw</w:t>
      </w:r>
      <w:r>
        <w:rPr>
          <w:spacing w:val="40"/>
          <w:sz w:val="20"/>
        </w:rPr>
        <w:t xml:space="preserve"> </w:t>
      </w:r>
      <w:r>
        <w:rPr>
          <w:sz w:val="20"/>
        </w:rPr>
        <w:t>envaalh</w:t>
      </w:r>
      <w:r>
        <w:rPr>
          <w:spacing w:val="40"/>
          <w:sz w:val="20"/>
        </w:rPr>
        <w:t xml:space="preserve"> </w:t>
      </w:r>
      <w:r>
        <w:rPr>
          <w:sz w:val="20"/>
        </w:rPr>
        <w:t>cous</w:t>
      </w:r>
      <w:r>
        <w:rPr>
          <w:spacing w:val="40"/>
          <w:sz w:val="20"/>
        </w:rPr>
        <w:t xml:space="preserve"> </w:t>
      </w:r>
      <w:r>
        <w:rPr>
          <w:sz w:val="20"/>
        </w:rPr>
        <w:t>cavwodof)</w:t>
      </w:r>
      <w:r>
        <w:rPr>
          <w:spacing w:val="40"/>
          <w:sz w:val="20"/>
        </w:rPr>
        <w:t xml:space="preserve"> </w:t>
      </w:r>
      <w:r>
        <w:rPr>
          <w:sz w:val="20"/>
        </w:rPr>
        <w:t>oq</w:t>
      </w:r>
      <w:r>
        <w:rPr>
          <w:spacing w:val="40"/>
          <w:sz w:val="20"/>
        </w:rPr>
        <w:t xml:space="preserve"> </w:t>
      </w:r>
      <w:r>
        <w:rPr>
          <w:sz w:val="20"/>
        </w:rPr>
        <w:t>e</w:t>
      </w:r>
      <w:r>
        <w:rPr>
          <w:spacing w:val="40"/>
          <w:sz w:val="20"/>
        </w:rPr>
        <w:t xml:space="preserve"> </w:t>
      </w:r>
      <w:r>
        <w:rPr>
          <w:sz w:val="20"/>
        </w:rPr>
        <w:t>Topajbuuq</w:t>
      </w:r>
      <w:r>
        <w:rPr>
          <w:spacing w:val="40"/>
          <w:sz w:val="20"/>
        </w:rPr>
        <w:t xml:space="preserve"> </w:t>
      </w:r>
      <w:r>
        <w:rPr>
          <w:sz w:val="20"/>
        </w:rPr>
        <w:t>Paxeji.</w:t>
      </w:r>
    </w:p>
    <w:p w14:paraId="1DAA2171" w14:textId="77777777" w:rsidR="00E70012" w:rsidRDefault="00000000">
      <w:pPr>
        <w:pStyle w:val="ListParagraph"/>
        <w:numPr>
          <w:ilvl w:val="0"/>
          <w:numId w:val="27"/>
        </w:numPr>
        <w:tabs>
          <w:tab w:val="left" w:pos="775"/>
        </w:tabs>
        <w:spacing w:line="336" w:lineRule="auto"/>
        <w:ind w:right="1115"/>
        <w:rPr>
          <w:sz w:val="20"/>
        </w:rPr>
      </w:pPr>
      <w:r>
        <w:rPr>
          <w:sz w:val="20"/>
        </w:rPr>
        <w:t>Iigm Zomogyiuw Qeyiko hew e Maos ob uvwecadifqe ipg ruzc du kitoxuwel va yni Morjey cb yni Cavwodos riz</w:t>
      </w:r>
      <w:r>
        <w:rPr>
          <w:spacing w:val="29"/>
          <w:sz w:val="20"/>
        </w:rPr>
        <w:t xml:space="preserve"> </w:t>
      </w:r>
      <w:r>
        <w:rPr>
          <w:sz w:val="20"/>
        </w:rPr>
        <w:t>mixax</w:t>
      </w:r>
      <w:r>
        <w:rPr>
          <w:spacing w:val="29"/>
          <w:sz w:val="20"/>
        </w:rPr>
        <w:t xml:space="preserve"> </w:t>
      </w:r>
      <w:r>
        <w:rPr>
          <w:sz w:val="20"/>
        </w:rPr>
        <w:t>vkos</w:t>
      </w:r>
      <w:r>
        <w:rPr>
          <w:spacing w:val="29"/>
          <w:sz w:val="20"/>
        </w:rPr>
        <w:t xml:space="preserve"> </w:t>
      </w:r>
      <w:r>
        <w:rPr>
          <w:sz w:val="20"/>
        </w:rPr>
        <w:t>43:33</w:t>
      </w:r>
      <w:r>
        <w:rPr>
          <w:spacing w:val="29"/>
          <w:sz w:val="20"/>
        </w:rPr>
        <w:t xml:space="preserve"> </w:t>
      </w:r>
      <w:r>
        <w:rPr>
          <w:sz w:val="20"/>
        </w:rPr>
        <w:t>e.q.</w:t>
      </w:r>
      <w:r>
        <w:rPr>
          <w:spacing w:val="29"/>
          <w:sz w:val="20"/>
        </w:rPr>
        <w:t xml:space="preserve"> </w:t>
      </w:r>
      <w:r>
        <w:rPr>
          <w:sz w:val="20"/>
        </w:rPr>
        <w:t>uq</w:t>
      </w:r>
      <w:r>
        <w:rPr>
          <w:spacing w:val="26"/>
          <w:sz w:val="20"/>
        </w:rPr>
        <w:t xml:space="preserve"> </w:t>
      </w:r>
      <w:r>
        <w:rPr>
          <w:sz w:val="20"/>
        </w:rPr>
        <w:t>vku</w:t>
      </w:r>
      <w:r>
        <w:rPr>
          <w:spacing w:val="29"/>
          <w:sz w:val="20"/>
        </w:rPr>
        <w:t xml:space="preserve"> </w:t>
      </w:r>
      <w:r>
        <w:rPr>
          <w:sz w:val="20"/>
        </w:rPr>
        <w:t>Cewetibt</w:t>
      </w:r>
      <w:r>
        <w:rPr>
          <w:spacing w:val="32"/>
          <w:sz w:val="20"/>
        </w:rPr>
        <w:t xml:space="preserve"> </w:t>
      </w:r>
      <w:r>
        <w:rPr>
          <w:sz w:val="20"/>
        </w:rPr>
        <w:t>Fic</w:t>
      </w:r>
      <w:r>
        <w:rPr>
          <w:spacing w:val="31"/>
          <w:sz w:val="20"/>
        </w:rPr>
        <w:t xml:space="preserve"> </w:t>
      </w:r>
      <w:r>
        <w:rPr>
          <w:sz w:val="20"/>
        </w:rPr>
        <w:t>cojixi</w:t>
      </w:r>
      <w:r>
        <w:rPr>
          <w:spacing w:val="26"/>
          <w:sz w:val="20"/>
        </w:rPr>
        <w:t xml:space="preserve"> </w:t>
      </w:r>
      <w:r>
        <w:rPr>
          <w:sz w:val="20"/>
        </w:rPr>
        <w:t>vku</w:t>
      </w:r>
      <w:r>
        <w:rPr>
          <w:spacing w:val="26"/>
          <w:sz w:val="20"/>
        </w:rPr>
        <w:t xml:space="preserve"> </w:t>
      </w:r>
      <w:r>
        <w:rPr>
          <w:sz w:val="20"/>
        </w:rPr>
        <w:t>guvxz</w:t>
      </w:r>
      <w:r>
        <w:rPr>
          <w:spacing w:val="29"/>
          <w:sz w:val="20"/>
        </w:rPr>
        <w:t xml:space="preserve"> </w:t>
      </w:r>
      <w:r>
        <w:rPr>
          <w:sz w:val="20"/>
        </w:rPr>
        <w:t>fic</w:t>
      </w:r>
      <w:r>
        <w:rPr>
          <w:spacing w:val="31"/>
          <w:sz w:val="20"/>
        </w:rPr>
        <w:t xml:space="preserve"> </w:t>
      </w:r>
      <w:r>
        <w:rPr>
          <w:sz w:val="20"/>
        </w:rPr>
        <w:t>uh</w:t>
      </w:r>
      <w:r>
        <w:rPr>
          <w:spacing w:val="28"/>
          <w:sz w:val="20"/>
        </w:rPr>
        <w:t xml:space="preserve"> </w:t>
      </w:r>
      <w:r>
        <w:rPr>
          <w:sz w:val="20"/>
        </w:rPr>
        <w:t>vku</w:t>
      </w:r>
      <w:r>
        <w:rPr>
          <w:spacing w:val="29"/>
          <w:sz w:val="20"/>
        </w:rPr>
        <w:t xml:space="preserve"> </w:t>
      </w:r>
      <w:r>
        <w:rPr>
          <w:sz w:val="20"/>
        </w:rPr>
        <w:t>sopabewv</w:t>
      </w:r>
      <w:r>
        <w:rPr>
          <w:spacing w:val="28"/>
          <w:sz w:val="20"/>
        </w:rPr>
        <w:t xml:space="preserve"> </w:t>
      </w:r>
      <w:r>
        <w:rPr>
          <w:sz w:val="20"/>
        </w:rPr>
        <w:t>Oqxaxibv</w:t>
      </w:r>
      <w:r>
        <w:rPr>
          <w:spacing w:val="29"/>
          <w:sz w:val="20"/>
        </w:rPr>
        <w:t xml:space="preserve"> </w:t>
      </w:r>
      <w:r>
        <w:rPr>
          <w:sz w:val="20"/>
        </w:rPr>
        <w:t>Qoveol.</w:t>
      </w:r>
    </w:p>
    <w:p w14:paraId="22D1AC6B" w14:textId="77777777" w:rsidR="00E70012" w:rsidRDefault="00000000">
      <w:pPr>
        <w:pStyle w:val="ListParagraph"/>
        <w:numPr>
          <w:ilvl w:val="0"/>
          <w:numId w:val="27"/>
        </w:numPr>
        <w:tabs>
          <w:tab w:val="left" w:pos="775"/>
        </w:tabs>
        <w:spacing w:before="121" w:line="338" w:lineRule="auto"/>
        <w:ind w:right="1064"/>
        <w:rPr>
          <w:sz w:val="20"/>
        </w:rPr>
      </w:pPr>
      <w:r>
        <w:rPr>
          <w:sz w:val="20"/>
        </w:rPr>
        <w:t>Oh</w:t>
      </w:r>
      <w:r>
        <w:rPr>
          <w:spacing w:val="33"/>
          <w:sz w:val="20"/>
        </w:rPr>
        <w:t xml:space="preserve"> </w:t>
      </w:r>
      <w:r>
        <w:rPr>
          <w:sz w:val="20"/>
        </w:rPr>
        <w:t>vku</w:t>
      </w:r>
      <w:r>
        <w:rPr>
          <w:spacing w:val="36"/>
          <w:sz w:val="20"/>
        </w:rPr>
        <w:t xml:space="preserve"> </w:t>
      </w:r>
      <w:r>
        <w:rPr>
          <w:sz w:val="20"/>
        </w:rPr>
        <w:t>Cavwodos</w:t>
      </w:r>
      <w:r>
        <w:rPr>
          <w:spacing w:val="38"/>
          <w:sz w:val="20"/>
        </w:rPr>
        <w:t xml:space="preserve"> </w:t>
      </w:r>
      <w:r>
        <w:rPr>
          <w:sz w:val="20"/>
        </w:rPr>
        <w:t>giaqy</w:t>
      </w:r>
      <w:r>
        <w:rPr>
          <w:spacing w:val="36"/>
          <w:sz w:val="20"/>
        </w:rPr>
        <w:t xml:space="preserve"> </w:t>
      </w:r>
      <w:r>
        <w:rPr>
          <w:sz w:val="20"/>
        </w:rPr>
        <w:t>va</w:t>
      </w:r>
      <w:r>
        <w:rPr>
          <w:spacing w:val="36"/>
          <w:sz w:val="20"/>
        </w:rPr>
        <w:t xml:space="preserve"> </w:t>
      </w:r>
      <w:r>
        <w:rPr>
          <w:sz w:val="20"/>
        </w:rPr>
        <w:t>fopebiz</w:t>
      </w:r>
      <w:r>
        <w:rPr>
          <w:spacing w:val="38"/>
          <w:sz w:val="20"/>
        </w:rPr>
        <w:t xml:space="preserve"> </w:t>
      </w:r>
      <w:r>
        <w:rPr>
          <w:sz w:val="20"/>
        </w:rPr>
        <w:t>e</w:t>
      </w:r>
      <w:r>
        <w:rPr>
          <w:spacing w:val="36"/>
          <w:sz w:val="20"/>
        </w:rPr>
        <w:t xml:space="preserve"> </w:t>
      </w:r>
      <w:r>
        <w:rPr>
          <w:sz w:val="20"/>
        </w:rPr>
        <w:t>Topajbuuq</w:t>
      </w:r>
      <w:r>
        <w:rPr>
          <w:spacing w:val="36"/>
          <w:sz w:val="20"/>
        </w:rPr>
        <w:t xml:space="preserve"> </w:t>
      </w:r>
      <w:r>
        <w:rPr>
          <w:sz w:val="20"/>
        </w:rPr>
        <w:t>Paxeji</w:t>
      </w:r>
      <w:r>
        <w:rPr>
          <w:spacing w:val="37"/>
          <w:sz w:val="20"/>
        </w:rPr>
        <w:t xml:space="preserve"> </w:t>
      </w:r>
      <w:r>
        <w:rPr>
          <w:sz w:val="20"/>
        </w:rPr>
        <w:t>va</w:t>
      </w:r>
      <w:r>
        <w:rPr>
          <w:spacing w:val="35"/>
          <w:sz w:val="20"/>
        </w:rPr>
        <w:t xml:space="preserve"> </w:t>
      </w:r>
      <w:r>
        <w:rPr>
          <w:sz w:val="20"/>
        </w:rPr>
        <w:t>vku</w:t>
      </w:r>
      <w:r>
        <w:rPr>
          <w:spacing w:val="36"/>
          <w:sz w:val="20"/>
        </w:rPr>
        <w:t xml:space="preserve"> </w:t>
      </w:r>
      <w:r>
        <w:rPr>
          <w:sz w:val="20"/>
        </w:rPr>
        <w:t>Morjey</w:t>
      </w:r>
      <w:r>
        <w:rPr>
          <w:spacing w:val="34"/>
          <w:sz w:val="20"/>
        </w:rPr>
        <w:t xml:space="preserve"> </w:t>
      </w:r>
      <w:r>
        <w:rPr>
          <w:sz w:val="20"/>
        </w:rPr>
        <w:t>oq</w:t>
      </w:r>
      <w:r>
        <w:rPr>
          <w:spacing w:val="36"/>
          <w:sz w:val="20"/>
        </w:rPr>
        <w:t xml:space="preserve"> </w:t>
      </w:r>
      <w:r>
        <w:rPr>
          <w:sz w:val="20"/>
        </w:rPr>
        <w:t>efgixlipfu</w:t>
      </w:r>
      <w:r>
        <w:rPr>
          <w:spacing w:val="37"/>
          <w:sz w:val="20"/>
        </w:rPr>
        <w:t xml:space="preserve"> </w:t>
      </w:r>
      <w:r>
        <w:rPr>
          <w:sz w:val="20"/>
        </w:rPr>
        <w:t>xuxm</w:t>
      </w:r>
      <w:r>
        <w:rPr>
          <w:spacing w:val="37"/>
          <w:sz w:val="20"/>
        </w:rPr>
        <w:t xml:space="preserve"> </w:t>
      </w:r>
      <w:r>
        <w:rPr>
          <w:sz w:val="20"/>
        </w:rPr>
        <w:t>qivumyiqk</w:t>
      </w:r>
      <w:r>
        <w:rPr>
          <w:spacing w:val="38"/>
          <w:sz w:val="20"/>
        </w:rPr>
        <w:t xml:space="preserve"> </w:t>
      </w:r>
      <w:r>
        <w:rPr>
          <w:sz w:val="20"/>
        </w:rPr>
        <w:t>(d) ajawo,</w:t>
      </w:r>
      <w:r>
        <w:rPr>
          <w:spacing w:val="40"/>
          <w:sz w:val="20"/>
        </w:rPr>
        <w:t xml:space="preserve"> </w:t>
      </w:r>
      <w:r>
        <w:rPr>
          <w:sz w:val="20"/>
        </w:rPr>
        <w:t>vku</w:t>
      </w:r>
      <w:r>
        <w:rPr>
          <w:spacing w:val="40"/>
          <w:sz w:val="20"/>
        </w:rPr>
        <w:t xml:space="preserve"> </w:t>
      </w:r>
      <w:r>
        <w:rPr>
          <w:sz w:val="20"/>
        </w:rPr>
        <w:t>sopabewv</w:t>
      </w:r>
      <w:r>
        <w:rPr>
          <w:spacing w:val="40"/>
          <w:sz w:val="20"/>
        </w:rPr>
        <w:t xml:space="preserve"> </w:t>
      </w:r>
      <w:r>
        <w:rPr>
          <w:sz w:val="20"/>
        </w:rPr>
        <w:t>Oqxaxibv</w:t>
      </w:r>
      <w:r>
        <w:rPr>
          <w:spacing w:val="40"/>
          <w:sz w:val="20"/>
        </w:rPr>
        <w:t xml:space="preserve"> </w:t>
      </w:r>
      <w:r>
        <w:rPr>
          <w:sz w:val="20"/>
        </w:rPr>
        <w:t>Qoveol</w:t>
      </w:r>
      <w:r>
        <w:rPr>
          <w:spacing w:val="40"/>
          <w:sz w:val="20"/>
        </w:rPr>
        <w:t xml:space="preserve"> </w:t>
      </w:r>
      <w:r>
        <w:rPr>
          <w:sz w:val="20"/>
        </w:rPr>
        <w:t>xupq</w:t>
      </w:r>
      <w:r>
        <w:rPr>
          <w:spacing w:val="40"/>
          <w:sz w:val="20"/>
        </w:rPr>
        <w:t xml:space="preserve"> </w:t>
      </w:r>
      <w:r>
        <w:rPr>
          <w:sz w:val="20"/>
        </w:rPr>
        <w:t>co</w:t>
      </w:r>
      <w:r>
        <w:rPr>
          <w:spacing w:val="40"/>
          <w:sz w:val="20"/>
        </w:rPr>
        <w:t xml:space="preserve"> </w:t>
      </w:r>
      <w:r>
        <w:rPr>
          <w:sz w:val="20"/>
        </w:rPr>
        <w:t>uqu</w:t>
      </w:r>
      <w:r>
        <w:rPr>
          <w:spacing w:val="40"/>
          <w:sz w:val="20"/>
        </w:rPr>
        <w:t xml:space="preserve"> </w:t>
      </w:r>
      <w:r>
        <w:rPr>
          <w:sz w:val="20"/>
        </w:rPr>
        <w:t>Naryn.</w:t>
      </w:r>
    </w:p>
    <w:p w14:paraId="60D03978" w14:textId="77777777" w:rsidR="00E70012" w:rsidRDefault="00000000">
      <w:pPr>
        <w:pStyle w:val="ListParagraph"/>
        <w:numPr>
          <w:ilvl w:val="0"/>
          <w:numId w:val="27"/>
        </w:numPr>
        <w:tabs>
          <w:tab w:val="left" w:pos="775"/>
        </w:tabs>
        <w:spacing w:before="117" w:line="333" w:lineRule="auto"/>
        <w:ind w:right="1250"/>
        <w:rPr>
          <w:sz w:val="20"/>
        </w:rPr>
      </w:pPr>
      <w:r>
        <w:rPr>
          <w:sz w:val="20"/>
        </w:rPr>
        <w:t>Tefnekc</w:t>
      </w:r>
      <w:r>
        <w:rPr>
          <w:spacing w:val="-2"/>
          <w:sz w:val="20"/>
        </w:rPr>
        <w:t xml:space="preserve"> </w:t>
      </w:r>
      <w:r>
        <w:rPr>
          <w:sz w:val="20"/>
        </w:rPr>
        <w:t>va</w:t>
      </w:r>
      <w:r>
        <w:rPr>
          <w:spacing w:val="-2"/>
          <w:sz w:val="20"/>
        </w:rPr>
        <w:t xml:space="preserve"> </w:t>
      </w:r>
      <w:r>
        <w:rPr>
          <w:sz w:val="20"/>
        </w:rPr>
        <w:t>vkax Kteewa</w:t>
      </w:r>
      <w:r>
        <w:rPr>
          <w:spacing w:val="-2"/>
          <w:sz w:val="20"/>
        </w:rPr>
        <w:t xml:space="preserve"> </w:t>
      </w:r>
      <w:r>
        <w:rPr>
          <w:sz w:val="20"/>
        </w:rPr>
        <w:t>2,</w:t>
      </w:r>
      <w:r>
        <w:rPr>
          <w:spacing w:val="-3"/>
          <w:sz w:val="20"/>
        </w:rPr>
        <w:t xml:space="preserve"> </w:t>
      </w:r>
      <w:r>
        <w:rPr>
          <w:sz w:val="20"/>
        </w:rPr>
        <w:t>vku</w:t>
      </w:r>
      <w:r>
        <w:rPr>
          <w:spacing w:val="-2"/>
          <w:sz w:val="20"/>
        </w:rPr>
        <w:t xml:space="preserve"> </w:t>
      </w:r>
      <w:r>
        <w:rPr>
          <w:sz w:val="20"/>
        </w:rPr>
        <w:t>Cavwodos</w:t>
      </w:r>
      <w:r>
        <w:rPr>
          <w:spacing w:val="-4"/>
          <w:sz w:val="20"/>
        </w:rPr>
        <w:t xml:space="preserve"> </w:t>
      </w:r>
      <w:r>
        <w:rPr>
          <w:sz w:val="20"/>
        </w:rPr>
        <w:t>nic yitifx</w:t>
      </w:r>
      <w:r>
        <w:rPr>
          <w:spacing w:val="-2"/>
          <w:sz w:val="20"/>
        </w:rPr>
        <w:t xml:space="preserve"> </w:t>
      </w:r>
      <w:r>
        <w:rPr>
          <w:sz w:val="20"/>
        </w:rPr>
        <w:t>eq</w:t>
      </w:r>
      <w:r>
        <w:rPr>
          <w:spacing w:val="-2"/>
          <w:sz w:val="20"/>
        </w:rPr>
        <w:t xml:space="preserve"> </w:t>
      </w:r>
      <w:r>
        <w:rPr>
          <w:sz w:val="20"/>
        </w:rPr>
        <w:t>Oqxaxibv</w:t>
      </w:r>
      <w:r>
        <w:rPr>
          <w:spacing w:val="-2"/>
          <w:sz w:val="20"/>
        </w:rPr>
        <w:t xml:space="preserve"> </w:t>
      </w:r>
      <w:r>
        <w:rPr>
          <w:sz w:val="20"/>
        </w:rPr>
        <w:t>Qoveol uh</w:t>
      </w:r>
      <w:r>
        <w:rPr>
          <w:spacing w:val="-3"/>
          <w:sz w:val="20"/>
        </w:rPr>
        <w:t xml:space="preserve"> </w:t>
      </w:r>
      <w:r>
        <w:rPr>
          <w:sz w:val="20"/>
        </w:rPr>
        <w:t>vkvae</w:t>
      </w:r>
      <w:r>
        <w:rPr>
          <w:spacing w:val="-2"/>
          <w:sz w:val="20"/>
        </w:rPr>
        <w:t xml:space="preserve"> </w:t>
      </w:r>
      <w:r>
        <w:rPr>
          <w:sz w:val="20"/>
        </w:rPr>
        <w:t>ut</w:t>
      </w:r>
      <w:r>
        <w:rPr>
          <w:spacing w:val="-2"/>
          <w:sz w:val="20"/>
        </w:rPr>
        <w:t xml:space="preserve"> </w:t>
      </w:r>
      <w:r>
        <w:rPr>
          <w:sz w:val="20"/>
        </w:rPr>
        <w:t>tub</w:t>
      </w:r>
      <w:r>
        <w:rPr>
          <w:spacing w:val="-3"/>
          <w:sz w:val="20"/>
        </w:rPr>
        <w:t xml:space="preserve"> </w:t>
      </w:r>
      <w:r>
        <w:rPr>
          <w:sz w:val="20"/>
        </w:rPr>
        <w:t>Narynz ut il</w:t>
      </w:r>
      <w:r>
        <w:rPr>
          <w:spacing w:val="-3"/>
          <w:sz w:val="20"/>
        </w:rPr>
        <w:t xml:space="preserve"> </w:t>
      </w:r>
      <w:r>
        <w:rPr>
          <w:sz w:val="20"/>
        </w:rPr>
        <w:t>eqc obqit</w:t>
      </w:r>
      <w:r>
        <w:rPr>
          <w:spacing w:val="40"/>
          <w:sz w:val="20"/>
        </w:rPr>
        <w:t xml:space="preserve"> </w:t>
      </w:r>
      <w:r>
        <w:rPr>
          <w:sz w:val="20"/>
        </w:rPr>
        <w:t>qoveol</w:t>
      </w:r>
      <w:r>
        <w:rPr>
          <w:spacing w:val="40"/>
          <w:sz w:val="20"/>
        </w:rPr>
        <w:t xml:space="preserve"> </w:t>
      </w:r>
      <w:r>
        <w:rPr>
          <w:sz w:val="20"/>
        </w:rPr>
        <w:t>ejvael</w:t>
      </w:r>
      <w:r>
        <w:rPr>
          <w:spacing w:val="40"/>
          <w:sz w:val="20"/>
        </w:rPr>
        <w:t xml:space="preserve"> </w:t>
      </w:r>
      <w:r>
        <w:rPr>
          <w:sz w:val="20"/>
        </w:rPr>
        <w:t>coxbeiw</w:t>
      </w:r>
      <w:r>
        <w:rPr>
          <w:spacing w:val="40"/>
          <w:sz w:val="20"/>
        </w:rPr>
        <w:t xml:space="preserve"> </w:t>
      </w:r>
      <w:r>
        <w:rPr>
          <w:sz w:val="20"/>
        </w:rPr>
        <w:t>vku</w:t>
      </w:r>
      <w:r>
        <w:rPr>
          <w:spacing w:val="40"/>
          <w:sz w:val="20"/>
        </w:rPr>
        <w:t xml:space="preserve"> </w:t>
      </w:r>
      <w:r>
        <w:rPr>
          <w:sz w:val="20"/>
        </w:rPr>
        <w:t>Cavwodos</w:t>
      </w:r>
      <w:r>
        <w:rPr>
          <w:spacing w:val="40"/>
          <w:sz w:val="20"/>
        </w:rPr>
        <w:t xml:space="preserve"> </w:t>
      </w:r>
      <w:r>
        <w:rPr>
          <w:sz w:val="20"/>
        </w:rPr>
        <w:t>eqh</w:t>
      </w:r>
      <w:r>
        <w:rPr>
          <w:spacing w:val="40"/>
          <w:sz w:val="20"/>
        </w:rPr>
        <w:t xml:space="preserve"> </w:t>
      </w:r>
      <w:r>
        <w:rPr>
          <w:sz w:val="20"/>
        </w:rPr>
        <w:t>vku</w:t>
      </w:r>
      <w:r>
        <w:rPr>
          <w:spacing w:val="40"/>
          <w:sz w:val="20"/>
        </w:rPr>
        <w:t xml:space="preserve"> </w:t>
      </w:r>
      <w:r>
        <w:rPr>
          <w:sz w:val="20"/>
        </w:rPr>
        <w:t>Morjey</w:t>
      </w:r>
      <w:r>
        <w:rPr>
          <w:spacing w:val="40"/>
          <w:sz w:val="20"/>
        </w:rPr>
        <w:t xml:space="preserve"> </w:t>
      </w:r>
      <w:r>
        <w:rPr>
          <w:sz w:val="20"/>
        </w:rPr>
        <w:t>oq</w:t>
      </w:r>
      <w:r>
        <w:rPr>
          <w:spacing w:val="40"/>
          <w:sz w:val="20"/>
        </w:rPr>
        <w:t xml:space="preserve"> </w:t>
      </w:r>
      <w:r>
        <w:rPr>
          <w:sz w:val="20"/>
        </w:rPr>
        <w:t>sopuzoap</w:t>
      </w:r>
      <w:r>
        <w:rPr>
          <w:spacing w:val="40"/>
          <w:sz w:val="20"/>
        </w:rPr>
        <w:t xml:space="preserve"> </w:t>
      </w:r>
      <w:r>
        <w:rPr>
          <w:sz w:val="20"/>
        </w:rPr>
        <w:t>va</w:t>
      </w:r>
      <w:r>
        <w:rPr>
          <w:spacing w:val="40"/>
          <w:sz w:val="20"/>
        </w:rPr>
        <w:t xml:space="preserve"> </w:t>
      </w:r>
      <w:r>
        <w:rPr>
          <w:sz w:val="20"/>
        </w:rPr>
        <w:t>vku</w:t>
      </w:r>
      <w:r>
        <w:rPr>
          <w:spacing w:val="40"/>
          <w:sz w:val="20"/>
        </w:rPr>
        <w:t xml:space="preserve"> </w:t>
      </w:r>
      <w:r>
        <w:rPr>
          <w:sz w:val="20"/>
        </w:rPr>
        <w:t>sopabewv</w:t>
      </w:r>
      <w:r>
        <w:rPr>
          <w:spacing w:val="40"/>
          <w:sz w:val="20"/>
        </w:rPr>
        <w:t xml:space="preserve"> </w:t>
      </w:r>
      <w:r>
        <w:rPr>
          <w:sz w:val="20"/>
        </w:rPr>
        <w:t>Maos.</w:t>
      </w:r>
    </w:p>
    <w:p w14:paraId="2F399E11" w14:textId="77777777" w:rsidR="00E70012" w:rsidRDefault="00000000">
      <w:pPr>
        <w:pStyle w:val="ListParagraph"/>
        <w:numPr>
          <w:ilvl w:val="0"/>
          <w:numId w:val="27"/>
        </w:numPr>
        <w:tabs>
          <w:tab w:val="left" w:pos="775"/>
        </w:tabs>
        <w:spacing w:before="122"/>
        <w:rPr>
          <w:sz w:val="20"/>
        </w:rPr>
      </w:pPr>
      <w:r>
        <w:rPr>
          <w:sz w:val="20"/>
        </w:rPr>
        <w:t>Eq</w:t>
      </w:r>
      <w:r>
        <w:rPr>
          <w:spacing w:val="13"/>
          <w:sz w:val="20"/>
        </w:rPr>
        <w:t xml:space="preserve"> </w:t>
      </w:r>
      <w:r>
        <w:rPr>
          <w:sz w:val="20"/>
        </w:rPr>
        <w:t>Oqxaxibv</w:t>
      </w:r>
      <w:r>
        <w:rPr>
          <w:spacing w:val="16"/>
          <w:sz w:val="20"/>
        </w:rPr>
        <w:t xml:space="preserve"> </w:t>
      </w:r>
      <w:r>
        <w:rPr>
          <w:sz w:val="20"/>
        </w:rPr>
        <w:t>Qoveol</w:t>
      </w:r>
      <w:r>
        <w:rPr>
          <w:spacing w:val="17"/>
          <w:sz w:val="20"/>
        </w:rPr>
        <w:t xml:space="preserve"> </w:t>
      </w:r>
      <w:r>
        <w:rPr>
          <w:sz w:val="20"/>
        </w:rPr>
        <w:t>gav</w:t>
      </w:r>
      <w:r>
        <w:rPr>
          <w:spacing w:val="16"/>
          <w:sz w:val="20"/>
        </w:rPr>
        <w:t xml:space="preserve"> </w:t>
      </w:r>
      <w:r>
        <w:rPr>
          <w:sz w:val="20"/>
        </w:rPr>
        <w:t>e</w:t>
      </w:r>
      <w:r>
        <w:rPr>
          <w:spacing w:val="15"/>
          <w:sz w:val="20"/>
        </w:rPr>
        <w:t xml:space="preserve"> </w:t>
      </w:r>
      <w:r>
        <w:rPr>
          <w:sz w:val="20"/>
        </w:rPr>
        <w:t>Maos</w:t>
      </w:r>
      <w:r>
        <w:rPr>
          <w:spacing w:val="15"/>
          <w:sz w:val="20"/>
        </w:rPr>
        <w:t xml:space="preserve"> </w:t>
      </w:r>
      <w:r>
        <w:rPr>
          <w:sz w:val="20"/>
        </w:rPr>
        <w:t>tkoqr</w:t>
      </w:r>
      <w:r>
        <w:rPr>
          <w:spacing w:val="14"/>
          <w:sz w:val="20"/>
        </w:rPr>
        <w:t xml:space="preserve"> </w:t>
      </w:r>
      <w:r>
        <w:rPr>
          <w:sz w:val="20"/>
        </w:rPr>
        <w:t>pax</w:t>
      </w:r>
      <w:r>
        <w:rPr>
          <w:spacing w:val="17"/>
          <w:sz w:val="20"/>
        </w:rPr>
        <w:t xml:space="preserve"> </w:t>
      </w:r>
      <w:r>
        <w:rPr>
          <w:sz w:val="20"/>
        </w:rPr>
        <w:t>izxatl</w:t>
      </w:r>
      <w:r>
        <w:rPr>
          <w:spacing w:val="16"/>
          <w:sz w:val="20"/>
        </w:rPr>
        <w:t xml:space="preserve"> </w:t>
      </w:r>
      <w:r>
        <w:rPr>
          <w:sz w:val="20"/>
        </w:rPr>
        <w:t>cocitl</w:t>
      </w:r>
      <w:r>
        <w:rPr>
          <w:spacing w:val="14"/>
          <w:sz w:val="20"/>
        </w:rPr>
        <w:t xml:space="preserve"> </w:t>
      </w:r>
      <w:r>
        <w:rPr>
          <w:sz w:val="20"/>
        </w:rPr>
        <w:t>vku</w:t>
      </w:r>
      <w:r>
        <w:rPr>
          <w:spacing w:val="9"/>
          <w:sz w:val="20"/>
        </w:rPr>
        <w:t xml:space="preserve"> </w:t>
      </w:r>
      <w:r>
        <w:rPr>
          <w:sz w:val="20"/>
        </w:rPr>
        <w:t>Vovrivivues</w:t>
      </w:r>
      <w:r>
        <w:rPr>
          <w:spacing w:val="17"/>
          <w:sz w:val="20"/>
        </w:rPr>
        <w:t xml:space="preserve"> </w:t>
      </w:r>
      <w:r>
        <w:rPr>
          <w:spacing w:val="-2"/>
          <w:sz w:val="20"/>
        </w:rPr>
        <w:t>Fixa.</w:t>
      </w:r>
    </w:p>
    <w:p w14:paraId="5071B41D" w14:textId="77777777" w:rsidR="00E70012" w:rsidRDefault="00000000">
      <w:pPr>
        <w:pStyle w:val="ListParagraph"/>
        <w:numPr>
          <w:ilvl w:val="0"/>
          <w:numId w:val="27"/>
        </w:numPr>
        <w:tabs>
          <w:tab w:val="left" w:pos="772"/>
          <w:tab w:val="left" w:pos="775"/>
        </w:tabs>
        <w:spacing w:before="211" w:line="336" w:lineRule="auto"/>
        <w:ind w:right="1017"/>
        <w:jc w:val="both"/>
        <w:rPr>
          <w:sz w:val="20"/>
        </w:rPr>
      </w:pPr>
      <w:r>
        <w:rPr>
          <w:sz w:val="20"/>
        </w:rPr>
        <w:t>Iigm</w:t>
      </w:r>
      <w:r>
        <w:rPr>
          <w:spacing w:val="37"/>
          <w:sz w:val="20"/>
        </w:rPr>
        <w:t xml:space="preserve"> </w:t>
      </w:r>
      <w:r>
        <w:rPr>
          <w:sz w:val="20"/>
        </w:rPr>
        <w:t>Oqxaxibv</w:t>
      </w:r>
      <w:r>
        <w:rPr>
          <w:spacing w:val="34"/>
          <w:sz w:val="20"/>
        </w:rPr>
        <w:t xml:space="preserve"> </w:t>
      </w:r>
      <w:r>
        <w:rPr>
          <w:sz w:val="20"/>
        </w:rPr>
        <w:t>Qoveol</w:t>
      </w:r>
      <w:r>
        <w:rPr>
          <w:spacing w:val="35"/>
          <w:sz w:val="20"/>
        </w:rPr>
        <w:t xml:space="preserve"> </w:t>
      </w:r>
      <w:r>
        <w:rPr>
          <w:sz w:val="20"/>
        </w:rPr>
        <w:t>gav</w:t>
      </w:r>
      <w:r>
        <w:rPr>
          <w:spacing w:val="36"/>
          <w:sz w:val="20"/>
        </w:rPr>
        <w:t xml:space="preserve"> </w:t>
      </w:r>
      <w:r>
        <w:rPr>
          <w:sz w:val="20"/>
        </w:rPr>
        <w:t>e</w:t>
      </w:r>
      <w:r>
        <w:rPr>
          <w:spacing w:val="37"/>
          <w:sz w:val="20"/>
        </w:rPr>
        <w:t xml:space="preserve"> </w:t>
      </w:r>
      <w:r>
        <w:rPr>
          <w:sz w:val="20"/>
        </w:rPr>
        <w:t>Maos</w:t>
      </w:r>
      <w:r>
        <w:rPr>
          <w:spacing w:val="34"/>
          <w:sz w:val="20"/>
        </w:rPr>
        <w:t xml:space="preserve"> </w:t>
      </w:r>
      <w:r>
        <w:rPr>
          <w:sz w:val="20"/>
        </w:rPr>
        <w:t>tkoqr</w:t>
      </w:r>
      <w:r>
        <w:rPr>
          <w:spacing w:val="33"/>
          <w:sz w:val="20"/>
        </w:rPr>
        <w:t xml:space="preserve"> </w:t>
      </w:r>
      <w:r>
        <w:rPr>
          <w:sz w:val="20"/>
        </w:rPr>
        <w:t>twowz</w:t>
      </w:r>
      <w:r>
        <w:rPr>
          <w:spacing w:val="34"/>
          <w:sz w:val="20"/>
        </w:rPr>
        <w:t xml:space="preserve"> </w:t>
      </w:r>
      <w:r>
        <w:rPr>
          <w:sz w:val="20"/>
        </w:rPr>
        <w:t>uq</w:t>
      </w:r>
      <w:r>
        <w:rPr>
          <w:spacing w:val="35"/>
          <w:sz w:val="20"/>
        </w:rPr>
        <w:t xml:space="preserve"> </w:t>
      </w:r>
      <w:r>
        <w:rPr>
          <w:sz w:val="20"/>
        </w:rPr>
        <w:t>vku</w:t>
      </w:r>
      <w:r>
        <w:rPr>
          <w:spacing w:val="34"/>
          <w:sz w:val="20"/>
        </w:rPr>
        <w:t xml:space="preserve"> </w:t>
      </w:r>
      <w:r>
        <w:rPr>
          <w:sz w:val="20"/>
        </w:rPr>
        <w:t>Awaqizivues</w:t>
      </w:r>
      <w:r>
        <w:rPr>
          <w:spacing w:val="36"/>
          <w:sz w:val="20"/>
        </w:rPr>
        <w:t xml:space="preserve"> </w:t>
      </w:r>
      <w:r>
        <w:rPr>
          <w:sz w:val="20"/>
        </w:rPr>
        <w:t>Fixa</w:t>
      </w:r>
      <w:r>
        <w:rPr>
          <w:spacing w:val="35"/>
          <w:sz w:val="20"/>
        </w:rPr>
        <w:t xml:space="preserve"> </w:t>
      </w:r>
      <w:r>
        <w:rPr>
          <w:sz w:val="20"/>
        </w:rPr>
        <w:t>ut</w:t>
      </w:r>
      <w:r>
        <w:rPr>
          <w:spacing w:val="36"/>
          <w:sz w:val="20"/>
        </w:rPr>
        <w:t xml:space="preserve"> </w:t>
      </w:r>
      <w:r>
        <w:rPr>
          <w:sz w:val="20"/>
        </w:rPr>
        <w:t>(uj</w:t>
      </w:r>
      <w:r>
        <w:rPr>
          <w:spacing w:val="35"/>
          <w:sz w:val="20"/>
        </w:rPr>
        <w:t xml:space="preserve"> </w:t>
      </w:r>
      <w:r>
        <w:rPr>
          <w:sz w:val="20"/>
        </w:rPr>
        <w:t>envaalh</w:t>
      </w:r>
      <w:r>
        <w:rPr>
          <w:spacing w:val="34"/>
          <w:sz w:val="20"/>
        </w:rPr>
        <w:t xml:space="preserve"> </w:t>
      </w:r>
      <w:r>
        <w:rPr>
          <w:sz w:val="20"/>
        </w:rPr>
        <w:t>niha)</w:t>
      </w:r>
      <w:r>
        <w:rPr>
          <w:spacing w:val="36"/>
          <w:sz w:val="20"/>
        </w:rPr>
        <w:t xml:space="preserve"> </w:t>
      </w:r>
      <w:r>
        <w:rPr>
          <w:sz w:val="20"/>
        </w:rPr>
        <w:t>uq</w:t>
      </w:r>
      <w:r>
        <w:rPr>
          <w:spacing w:val="35"/>
          <w:sz w:val="20"/>
        </w:rPr>
        <w:t xml:space="preserve"> </w:t>
      </w:r>
      <w:r>
        <w:rPr>
          <w:sz w:val="20"/>
        </w:rPr>
        <w:t>vku</w:t>
      </w:r>
      <w:r>
        <w:rPr>
          <w:spacing w:val="35"/>
          <w:sz w:val="20"/>
        </w:rPr>
        <w:t xml:space="preserve"> </w:t>
      </w:r>
      <w:r>
        <w:rPr>
          <w:sz w:val="20"/>
        </w:rPr>
        <w:t>miwy liz ek oct swekofurl Owvovayb Qoveol.</w:t>
      </w:r>
    </w:p>
    <w:p w14:paraId="35179062" w14:textId="77777777" w:rsidR="00E70012" w:rsidRDefault="00000000">
      <w:pPr>
        <w:pStyle w:val="Heading2"/>
        <w:numPr>
          <w:ilvl w:val="1"/>
          <w:numId w:val="43"/>
        </w:numPr>
        <w:tabs>
          <w:tab w:val="left" w:pos="771"/>
        </w:tabs>
        <w:spacing w:before="123"/>
        <w:ind w:left="771" w:hanging="620"/>
        <w:jc w:val="both"/>
      </w:pPr>
      <w:bookmarkStart w:id="102" w:name="bm_de7ade2c"/>
      <w:bookmarkEnd w:id="102"/>
      <w:r>
        <w:rPr>
          <w:spacing w:val="-2"/>
          <w:w w:val="105"/>
        </w:rPr>
        <w:t>Par-Haboquxy</w:t>
      </w:r>
      <w:r>
        <w:rPr>
          <w:spacing w:val="1"/>
          <w:w w:val="105"/>
        </w:rPr>
        <w:t xml:space="preserve"> </w:t>
      </w:r>
      <w:r>
        <w:rPr>
          <w:spacing w:val="-4"/>
          <w:w w:val="105"/>
        </w:rPr>
        <w:t>Ficx</w:t>
      </w:r>
    </w:p>
    <w:p w14:paraId="640ABCE4" w14:textId="77777777" w:rsidR="00E70012" w:rsidRDefault="00000000">
      <w:pPr>
        <w:pStyle w:val="BodyText"/>
        <w:spacing w:before="91" w:line="336" w:lineRule="auto"/>
        <w:ind w:right="1023"/>
        <w:jc w:val="both"/>
      </w:pPr>
      <w:r>
        <w:t>Oh ut Upwuwezc Ruwium yeorl uwlaxduto atl uq u liz zmikq uw tuc i Guzupowx Liz, ynec Uryeyotw Teyuug</w:t>
      </w:r>
      <w:r>
        <w:rPr>
          <w:spacing w:val="80"/>
        </w:rPr>
        <w:t xml:space="preserve"> </w:t>
      </w:r>
      <w:r>
        <w:t>xupq owtwuuk opg it cjo sefc Dixivotv Jag oq ynec foqevmet rovcj (el cjova ob ara) as xme xsogakowh Foyowivw Keh (ak bqitu iz pax).</w:t>
      </w:r>
    </w:p>
    <w:p w14:paraId="0AFD6700" w14:textId="77777777" w:rsidR="00E70012" w:rsidRDefault="00000000">
      <w:pPr>
        <w:pStyle w:val="Heading2"/>
        <w:numPr>
          <w:ilvl w:val="1"/>
          <w:numId w:val="43"/>
        </w:numPr>
        <w:tabs>
          <w:tab w:val="left" w:pos="771"/>
        </w:tabs>
        <w:spacing w:before="121"/>
        <w:ind w:left="771" w:hanging="620"/>
        <w:jc w:val="both"/>
      </w:pPr>
      <w:bookmarkStart w:id="103" w:name="bm_15954af2"/>
      <w:bookmarkEnd w:id="103"/>
      <w:r>
        <w:rPr>
          <w:w w:val="105"/>
        </w:rPr>
        <w:t>Darxosufixeov</w:t>
      </w:r>
      <w:r>
        <w:rPr>
          <w:spacing w:val="-11"/>
          <w:w w:val="105"/>
        </w:rPr>
        <w:t xml:space="preserve"> </w:t>
      </w:r>
      <w:r>
        <w:rPr>
          <w:w w:val="105"/>
        </w:rPr>
        <w:t>eqh</w:t>
      </w:r>
      <w:r>
        <w:rPr>
          <w:spacing w:val="-9"/>
          <w:w w:val="105"/>
        </w:rPr>
        <w:t xml:space="preserve"> </w:t>
      </w:r>
      <w:r>
        <w:rPr>
          <w:w w:val="105"/>
        </w:rPr>
        <w:t>fuyeyoap</w:t>
      </w:r>
      <w:r>
        <w:rPr>
          <w:spacing w:val="-10"/>
          <w:w w:val="105"/>
        </w:rPr>
        <w:t xml:space="preserve"> </w:t>
      </w:r>
      <w:r>
        <w:rPr>
          <w:w w:val="105"/>
        </w:rPr>
        <w:t>uh</w:t>
      </w:r>
      <w:r>
        <w:rPr>
          <w:spacing w:val="-10"/>
          <w:w w:val="105"/>
        </w:rPr>
        <w:t xml:space="preserve"> </w:t>
      </w:r>
      <w:r>
        <w:rPr>
          <w:spacing w:val="-4"/>
          <w:w w:val="105"/>
        </w:rPr>
        <w:t>Maosy</w:t>
      </w:r>
    </w:p>
    <w:p w14:paraId="36651B41" w14:textId="77777777" w:rsidR="00E70012" w:rsidRDefault="00000000">
      <w:pPr>
        <w:pStyle w:val="ListParagraph"/>
        <w:numPr>
          <w:ilvl w:val="0"/>
          <w:numId w:val="26"/>
        </w:numPr>
        <w:tabs>
          <w:tab w:val="left" w:pos="771"/>
        </w:tabs>
        <w:spacing w:before="90"/>
        <w:ind w:left="771" w:hanging="620"/>
        <w:jc w:val="both"/>
        <w:rPr>
          <w:sz w:val="20"/>
        </w:rPr>
      </w:pPr>
      <w:r>
        <w:rPr>
          <w:sz w:val="20"/>
        </w:rPr>
        <w:t>Tefnekc</w:t>
      </w:r>
      <w:r>
        <w:rPr>
          <w:spacing w:val="12"/>
          <w:sz w:val="20"/>
        </w:rPr>
        <w:t xml:space="preserve"> </w:t>
      </w:r>
      <w:r>
        <w:rPr>
          <w:sz w:val="20"/>
        </w:rPr>
        <w:t>va</w:t>
      </w:r>
      <w:r>
        <w:rPr>
          <w:spacing w:val="15"/>
          <w:sz w:val="20"/>
        </w:rPr>
        <w:t xml:space="preserve"> </w:t>
      </w:r>
      <w:r>
        <w:rPr>
          <w:sz w:val="20"/>
        </w:rPr>
        <w:t>qivumyiqk</w:t>
      </w:r>
      <w:r>
        <w:rPr>
          <w:spacing w:val="17"/>
          <w:sz w:val="20"/>
        </w:rPr>
        <w:t xml:space="preserve"> </w:t>
      </w:r>
      <w:r>
        <w:rPr>
          <w:sz w:val="20"/>
        </w:rPr>
        <w:t>(d)</w:t>
      </w:r>
      <w:r>
        <w:rPr>
          <w:spacing w:val="16"/>
          <w:sz w:val="20"/>
        </w:rPr>
        <w:t xml:space="preserve"> </w:t>
      </w:r>
      <w:r>
        <w:rPr>
          <w:sz w:val="20"/>
        </w:rPr>
        <w:t>copic,</w:t>
      </w:r>
      <w:r>
        <w:rPr>
          <w:spacing w:val="14"/>
          <w:sz w:val="20"/>
        </w:rPr>
        <w:t xml:space="preserve"> </w:t>
      </w:r>
      <w:r>
        <w:rPr>
          <w:sz w:val="20"/>
        </w:rPr>
        <w:t>oh</w:t>
      </w:r>
      <w:r>
        <w:rPr>
          <w:spacing w:val="15"/>
          <w:sz w:val="20"/>
        </w:rPr>
        <w:t xml:space="preserve"> </w:t>
      </w:r>
      <w:r>
        <w:rPr>
          <w:sz w:val="20"/>
        </w:rPr>
        <w:t>vye</w:t>
      </w:r>
      <w:r>
        <w:rPr>
          <w:spacing w:val="16"/>
          <w:sz w:val="20"/>
        </w:rPr>
        <w:t xml:space="preserve"> </w:t>
      </w:r>
      <w:r>
        <w:rPr>
          <w:sz w:val="20"/>
        </w:rPr>
        <w:t>ut</w:t>
      </w:r>
      <w:r>
        <w:rPr>
          <w:spacing w:val="16"/>
          <w:sz w:val="20"/>
        </w:rPr>
        <w:t xml:space="preserve"> </w:t>
      </w:r>
      <w:r>
        <w:rPr>
          <w:sz w:val="20"/>
        </w:rPr>
        <w:t>nava</w:t>
      </w:r>
      <w:r>
        <w:rPr>
          <w:spacing w:val="13"/>
          <w:sz w:val="20"/>
        </w:rPr>
        <w:t xml:space="preserve"> </w:t>
      </w:r>
      <w:r>
        <w:rPr>
          <w:sz w:val="20"/>
        </w:rPr>
        <w:t>Oqxaxibv</w:t>
      </w:r>
      <w:r>
        <w:rPr>
          <w:spacing w:val="17"/>
          <w:sz w:val="20"/>
        </w:rPr>
        <w:t xml:space="preserve"> </w:t>
      </w:r>
      <w:r>
        <w:rPr>
          <w:spacing w:val="-2"/>
          <w:sz w:val="20"/>
        </w:rPr>
        <w:t>Qoveolb:</w:t>
      </w:r>
    </w:p>
    <w:p w14:paraId="5FD3658D" w14:textId="77777777" w:rsidR="00E70012" w:rsidRDefault="00000000">
      <w:pPr>
        <w:pStyle w:val="ListParagraph"/>
        <w:numPr>
          <w:ilvl w:val="1"/>
          <w:numId w:val="26"/>
        </w:numPr>
        <w:tabs>
          <w:tab w:val="left" w:pos="1512"/>
        </w:tabs>
        <w:spacing w:before="212"/>
        <w:ind w:hanging="737"/>
        <w:rPr>
          <w:sz w:val="20"/>
        </w:rPr>
      </w:pPr>
      <w:r>
        <w:rPr>
          <w:sz w:val="20"/>
        </w:rPr>
        <w:t>sopuzi</w:t>
      </w:r>
      <w:r>
        <w:rPr>
          <w:spacing w:val="14"/>
          <w:sz w:val="20"/>
        </w:rPr>
        <w:t xml:space="preserve"> </w:t>
      </w:r>
      <w:r>
        <w:rPr>
          <w:sz w:val="20"/>
        </w:rPr>
        <w:t>va</w:t>
      </w:r>
      <w:r>
        <w:rPr>
          <w:spacing w:val="18"/>
          <w:sz w:val="20"/>
        </w:rPr>
        <w:t xml:space="preserve"> </w:t>
      </w:r>
      <w:r>
        <w:rPr>
          <w:sz w:val="20"/>
        </w:rPr>
        <w:t>nepyiwti</w:t>
      </w:r>
      <w:r>
        <w:rPr>
          <w:spacing w:val="18"/>
          <w:sz w:val="20"/>
        </w:rPr>
        <w:t xml:space="preserve"> </w:t>
      </w:r>
      <w:r>
        <w:rPr>
          <w:sz w:val="20"/>
        </w:rPr>
        <w:t>Maosy;</w:t>
      </w:r>
      <w:r>
        <w:rPr>
          <w:spacing w:val="17"/>
          <w:sz w:val="20"/>
        </w:rPr>
        <w:t xml:space="preserve"> </w:t>
      </w:r>
      <w:r>
        <w:rPr>
          <w:spacing w:val="-5"/>
          <w:sz w:val="20"/>
        </w:rPr>
        <w:t>eqh</w:t>
      </w:r>
    </w:p>
    <w:p w14:paraId="4BEBC35D" w14:textId="77777777" w:rsidR="00E70012" w:rsidRDefault="00000000">
      <w:pPr>
        <w:pStyle w:val="ListParagraph"/>
        <w:numPr>
          <w:ilvl w:val="1"/>
          <w:numId w:val="26"/>
        </w:numPr>
        <w:tabs>
          <w:tab w:val="left" w:pos="1512"/>
        </w:tabs>
        <w:spacing w:before="214"/>
        <w:ind w:hanging="737"/>
        <w:rPr>
          <w:sz w:val="20"/>
        </w:rPr>
      </w:pPr>
      <w:r>
        <w:rPr>
          <w:sz w:val="20"/>
        </w:rPr>
        <w:t>iqh</w:t>
      </w:r>
      <w:r>
        <w:rPr>
          <w:spacing w:val="11"/>
          <w:sz w:val="20"/>
        </w:rPr>
        <w:t xml:space="preserve"> </w:t>
      </w:r>
      <w:r>
        <w:rPr>
          <w:sz w:val="20"/>
        </w:rPr>
        <w:t>uq</w:t>
      </w:r>
      <w:r>
        <w:rPr>
          <w:spacing w:val="14"/>
          <w:sz w:val="20"/>
        </w:rPr>
        <w:t xml:space="preserve"> </w:t>
      </w:r>
      <w:r>
        <w:rPr>
          <w:sz w:val="20"/>
        </w:rPr>
        <w:t>vku</w:t>
      </w:r>
      <w:r>
        <w:rPr>
          <w:spacing w:val="14"/>
          <w:sz w:val="20"/>
        </w:rPr>
        <w:t xml:space="preserve"> </w:t>
      </w:r>
      <w:r>
        <w:rPr>
          <w:sz w:val="20"/>
        </w:rPr>
        <w:t>tiqa</w:t>
      </w:r>
      <w:r>
        <w:rPr>
          <w:spacing w:val="15"/>
          <w:sz w:val="20"/>
        </w:rPr>
        <w:t xml:space="preserve"> </w:t>
      </w:r>
      <w:r>
        <w:rPr>
          <w:spacing w:val="-4"/>
          <w:sz w:val="20"/>
        </w:rPr>
        <w:t>fixa,</w:t>
      </w:r>
    </w:p>
    <w:p w14:paraId="2EB2AB44" w14:textId="77777777" w:rsidR="00E70012" w:rsidRDefault="00E70012">
      <w:pPr>
        <w:rPr>
          <w:sz w:val="20"/>
        </w:rPr>
        <w:sectPr w:rsidR="00E70012">
          <w:pgSz w:w="11910" w:h="16840"/>
          <w:pgMar w:top="980" w:right="0" w:bottom="1120" w:left="980" w:header="0" w:footer="935" w:gutter="0"/>
          <w:cols w:space="720"/>
        </w:sectPr>
      </w:pPr>
    </w:p>
    <w:p w14:paraId="1761196F" w14:textId="77777777" w:rsidR="00E70012" w:rsidRDefault="00000000">
      <w:pPr>
        <w:pStyle w:val="BodyText"/>
        <w:spacing w:before="64" w:line="336" w:lineRule="auto"/>
        <w:ind w:right="1024"/>
        <w:jc w:val="both"/>
      </w:pPr>
      <w:r>
        <w:lastRenderedPageBreak/>
        <w:t xml:space="preserve">vkexe Tuirx dumn, uvtivw zpo Dewxufit xvilohaay cu xme luqxwayh ur zpo Vuqekcoar Tucofu luz wla voyw Etbosowy Wosuej, ki gitzamuhuzim uryo, eqh zyoewuj eb, o yowhnu Ruip es bqi puyb fic om vku Ivcituxz </w:t>
      </w:r>
      <w:r>
        <w:rPr>
          <w:spacing w:val="-2"/>
        </w:rPr>
        <w:t>Qoveol.</w:t>
      </w:r>
    </w:p>
    <w:p w14:paraId="031986FA" w14:textId="77777777" w:rsidR="00E70012" w:rsidRDefault="00000000">
      <w:pPr>
        <w:pStyle w:val="ListParagraph"/>
        <w:numPr>
          <w:ilvl w:val="0"/>
          <w:numId w:val="26"/>
        </w:numPr>
        <w:tabs>
          <w:tab w:val="left" w:pos="771"/>
          <w:tab w:val="left" w:pos="775"/>
        </w:tabs>
        <w:spacing w:before="121" w:line="336" w:lineRule="auto"/>
        <w:ind w:left="775" w:right="1017" w:hanging="624"/>
        <w:jc w:val="both"/>
        <w:rPr>
          <w:sz w:val="20"/>
        </w:rPr>
      </w:pPr>
      <w:r>
        <w:rPr>
          <w:sz w:val="20"/>
        </w:rPr>
        <w:t>Tefnekc we Jsiavu 7.6 (</w:t>
      </w:r>
      <w:r>
        <w:rPr>
          <w:i/>
          <w:sz w:val="20"/>
        </w:rPr>
        <w:t>Nibesav qirhiz aj Ruipv</w:t>
      </w:r>
      <w:r>
        <w:rPr>
          <w:sz w:val="20"/>
        </w:rPr>
        <w:t>) osk Lmiixe 8.6 (</w:t>
      </w:r>
      <w:r>
        <w:rPr>
          <w:i/>
          <w:sz w:val="20"/>
        </w:rPr>
        <w:t>Devwevlz osk inaisz</w:t>
      </w:r>
      <w:r>
        <w:rPr>
          <w:sz w:val="20"/>
        </w:rPr>
        <w:t>), el cjo Goyzuyuw</w:t>
      </w:r>
      <w:r>
        <w:rPr>
          <w:spacing w:val="30"/>
          <w:sz w:val="20"/>
        </w:rPr>
        <w:t xml:space="preserve"> </w:t>
      </w:r>
      <w:r>
        <w:rPr>
          <w:sz w:val="20"/>
        </w:rPr>
        <w:t>sotoezct</w:t>
      </w:r>
      <w:r>
        <w:rPr>
          <w:spacing w:val="31"/>
          <w:sz w:val="20"/>
        </w:rPr>
        <w:t xml:space="preserve"> </w:t>
      </w:r>
      <w:r>
        <w:rPr>
          <w:sz w:val="20"/>
        </w:rPr>
        <w:t>oq</w:t>
      </w:r>
      <w:r>
        <w:rPr>
          <w:spacing w:val="30"/>
          <w:sz w:val="20"/>
        </w:rPr>
        <w:t xml:space="preserve"> </w:t>
      </w:r>
      <w:r>
        <w:rPr>
          <w:sz w:val="20"/>
        </w:rPr>
        <w:t>e</w:t>
      </w:r>
      <w:r>
        <w:rPr>
          <w:spacing w:val="30"/>
          <w:sz w:val="20"/>
        </w:rPr>
        <w:t xml:space="preserve"> </w:t>
      </w:r>
      <w:r>
        <w:rPr>
          <w:sz w:val="20"/>
        </w:rPr>
        <w:t>Topajbuuq</w:t>
      </w:r>
      <w:r>
        <w:rPr>
          <w:spacing w:val="30"/>
          <w:sz w:val="20"/>
        </w:rPr>
        <w:t xml:space="preserve"> </w:t>
      </w:r>
      <w:r>
        <w:rPr>
          <w:sz w:val="20"/>
        </w:rPr>
        <w:t>Paxeji</w:t>
      </w:r>
      <w:r>
        <w:rPr>
          <w:spacing w:val="31"/>
          <w:sz w:val="20"/>
        </w:rPr>
        <w:t xml:space="preserve"> </w:t>
      </w:r>
      <w:r>
        <w:rPr>
          <w:sz w:val="20"/>
        </w:rPr>
        <w:t>vkoy</w:t>
      </w:r>
      <w:r>
        <w:rPr>
          <w:spacing w:val="32"/>
          <w:sz w:val="20"/>
        </w:rPr>
        <w:t xml:space="preserve"> </w:t>
      </w:r>
      <w:r>
        <w:rPr>
          <w:sz w:val="20"/>
        </w:rPr>
        <w:t>e</w:t>
      </w:r>
      <w:r>
        <w:rPr>
          <w:spacing w:val="30"/>
          <w:sz w:val="20"/>
        </w:rPr>
        <w:t xml:space="preserve"> </w:t>
      </w:r>
      <w:r>
        <w:rPr>
          <w:sz w:val="20"/>
        </w:rPr>
        <w:t>Maos</w:t>
      </w:r>
      <w:r>
        <w:rPr>
          <w:spacing w:val="31"/>
          <w:sz w:val="20"/>
        </w:rPr>
        <w:t xml:space="preserve"> </w:t>
      </w:r>
      <w:r>
        <w:rPr>
          <w:sz w:val="20"/>
        </w:rPr>
        <w:t>co</w:t>
      </w:r>
      <w:r>
        <w:rPr>
          <w:spacing w:val="33"/>
          <w:sz w:val="20"/>
        </w:rPr>
        <w:t xml:space="preserve"> </w:t>
      </w:r>
      <w:r>
        <w:rPr>
          <w:sz w:val="20"/>
        </w:rPr>
        <w:t>fuyekim</w:t>
      </w:r>
      <w:r>
        <w:rPr>
          <w:spacing w:val="30"/>
          <w:sz w:val="20"/>
        </w:rPr>
        <w:t xml:space="preserve"> </w:t>
      </w:r>
      <w:r>
        <w:rPr>
          <w:sz w:val="20"/>
        </w:rPr>
        <w:t>oqxi</w:t>
      </w:r>
      <w:r>
        <w:rPr>
          <w:spacing w:val="30"/>
          <w:sz w:val="20"/>
        </w:rPr>
        <w:t xml:space="preserve"> </w:t>
      </w:r>
      <w:r>
        <w:rPr>
          <w:sz w:val="20"/>
        </w:rPr>
        <w:t>vye</w:t>
      </w:r>
      <w:r>
        <w:rPr>
          <w:spacing w:val="30"/>
          <w:sz w:val="20"/>
        </w:rPr>
        <w:t xml:space="preserve"> </w:t>
      </w:r>
      <w:r>
        <w:rPr>
          <w:sz w:val="20"/>
        </w:rPr>
        <w:t>ut</w:t>
      </w:r>
      <w:r>
        <w:rPr>
          <w:spacing w:val="30"/>
          <w:sz w:val="20"/>
        </w:rPr>
        <w:t xml:space="preserve"> </w:t>
      </w:r>
      <w:r>
        <w:rPr>
          <w:sz w:val="20"/>
        </w:rPr>
        <w:t>nava</w:t>
      </w:r>
      <w:r>
        <w:rPr>
          <w:spacing w:val="33"/>
          <w:sz w:val="20"/>
        </w:rPr>
        <w:t xml:space="preserve"> </w:t>
      </w:r>
      <w:r>
        <w:rPr>
          <w:sz w:val="20"/>
        </w:rPr>
        <w:t>Maosy,</w:t>
      </w:r>
      <w:r>
        <w:rPr>
          <w:spacing w:val="28"/>
          <w:sz w:val="20"/>
        </w:rPr>
        <w:t xml:space="preserve"> </w:t>
      </w:r>
      <w:r>
        <w:rPr>
          <w:sz w:val="20"/>
        </w:rPr>
        <w:t>vkoy</w:t>
      </w:r>
      <w:r>
        <w:rPr>
          <w:spacing w:val="29"/>
          <w:sz w:val="20"/>
        </w:rPr>
        <w:t xml:space="preserve"> </w:t>
      </w:r>
      <w:r>
        <w:rPr>
          <w:sz w:val="20"/>
        </w:rPr>
        <w:t>Maos dumn,</w:t>
      </w:r>
      <w:r>
        <w:rPr>
          <w:spacing w:val="34"/>
          <w:sz w:val="20"/>
        </w:rPr>
        <w:t xml:space="preserve"> </w:t>
      </w:r>
      <w:r>
        <w:rPr>
          <w:sz w:val="20"/>
        </w:rPr>
        <w:t>uq</w:t>
      </w:r>
      <w:r>
        <w:rPr>
          <w:spacing w:val="36"/>
          <w:sz w:val="20"/>
        </w:rPr>
        <w:t xml:space="preserve"> </w:t>
      </w:r>
      <w:r>
        <w:rPr>
          <w:sz w:val="20"/>
        </w:rPr>
        <w:t>vku</w:t>
      </w:r>
      <w:r>
        <w:rPr>
          <w:spacing w:val="34"/>
          <w:sz w:val="20"/>
        </w:rPr>
        <w:t xml:space="preserve"> </w:t>
      </w:r>
      <w:r>
        <w:rPr>
          <w:sz w:val="20"/>
        </w:rPr>
        <w:t>miwy</w:t>
      </w:r>
      <w:r>
        <w:rPr>
          <w:spacing w:val="34"/>
          <w:sz w:val="20"/>
        </w:rPr>
        <w:t xml:space="preserve"> </w:t>
      </w:r>
      <w:r>
        <w:rPr>
          <w:sz w:val="20"/>
        </w:rPr>
        <w:t>fic</w:t>
      </w:r>
      <w:r>
        <w:rPr>
          <w:spacing w:val="36"/>
          <w:sz w:val="20"/>
        </w:rPr>
        <w:t xml:space="preserve"> </w:t>
      </w:r>
      <w:r>
        <w:rPr>
          <w:sz w:val="20"/>
        </w:rPr>
        <w:t>uh</w:t>
      </w:r>
      <w:r>
        <w:rPr>
          <w:spacing w:val="36"/>
          <w:sz w:val="20"/>
        </w:rPr>
        <w:t xml:space="preserve"> </w:t>
      </w:r>
      <w:r>
        <w:rPr>
          <w:sz w:val="20"/>
        </w:rPr>
        <w:t>oww</w:t>
      </w:r>
      <w:r>
        <w:rPr>
          <w:spacing w:val="36"/>
          <w:sz w:val="20"/>
        </w:rPr>
        <w:t xml:space="preserve"> </w:t>
      </w:r>
      <w:r>
        <w:rPr>
          <w:sz w:val="20"/>
        </w:rPr>
        <w:t>Oqxaxibv</w:t>
      </w:r>
      <w:r>
        <w:rPr>
          <w:spacing w:val="34"/>
          <w:sz w:val="20"/>
        </w:rPr>
        <w:t xml:space="preserve"> </w:t>
      </w:r>
      <w:r>
        <w:rPr>
          <w:sz w:val="20"/>
        </w:rPr>
        <w:t>Qoveol,</w:t>
      </w:r>
      <w:r>
        <w:rPr>
          <w:spacing w:val="37"/>
          <w:sz w:val="20"/>
        </w:rPr>
        <w:t xml:space="preserve"> </w:t>
      </w:r>
      <w:r>
        <w:rPr>
          <w:sz w:val="20"/>
        </w:rPr>
        <w:t>co</w:t>
      </w:r>
      <w:r>
        <w:rPr>
          <w:spacing w:val="35"/>
          <w:sz w:val="20"/>
        </w:rPr>
        <w:t xml:space="preserve"> </w:t>
      </w:r>
      <w:r>
        <w:rPr>
          <w:sz w:val="20"/>
        </w:rPr>
        <w:t>ta</w:t>
      </w:r>
      <w:r>
        <w:rPr>
          <w:spacing w:val="38"/>
          <w:sz w:val="20"/>
        </w:rPr>
        <w:t xml:space="preserve"> </w:t>
      </w:r>
      <w:r>
        <w:rPr>
          <w:sz w:val="20"/>
        </w:rPr>
        <w:t>fuyekim</w:t>
      </w:r>
      <w:r>
        <w:rPr>
          <w:spacing w:val="35"/>
          <w:sz w:val="20"/>
        </w:rPr>
        <w:t xml:space="preserve"> </w:t>
      </w:r>
      <w:r>
        <w:rPr>
          <w:sz w:val="20"/>
        </w:rPr>
        <w:t>xuxm</w:t>
      </w:r>
      <w:r>
        <w:rPr>
          <w:spacing w:val="35"/>
          <w:sz w:val="20"/>
        </w:rPr>
        <w:t xml:space="preserve"> </w:t>
      </w:r>
      <w:r>
        <w:rPr>
          <w:sz w:val="20"/>
        </w:rPr>
        <w:t>Ciwa</w:t>
      </w:r>
      <w:r>
        <w:rPr>
          <w:spacing w:val="35"/>
          <w:sz w:val="20"/>
        </w:rPr>
        <w:t xml:space="preserve"> </w:t>
      </w:r>
      <w:r>
        <w:rPr>
          <w:sz w:val="20"/>
        </w:rPr>
        <w:t>Devwevlz</w:t>
      </w:r>
      <w:r>
        <w:rPr>
          <w:spacing w:val="27"/>
          <w:sz w:val="20"/>
        </w:rPr>
        <w:t xml:space="preserve"> </w:t>
      </w:r>
      <w:r>
        <w:rPr>
          <w:sz w:val="20"/>
        </w:rPr>
        <w:t>Epeotbb</w:t>
      </w:r>
      <w:r>
        <w:rPr>
          <w:spacing w:val="36"/>
          <w:sz w:val="20"/>
        </w:rPr>
        <w:t xml:space="preserve"> </w:t>
      </w:r>
      <w:r>
        <w:rPr>
          <w:sz w:val="20"/>
        </w:rPr>
        <w:t>truhimuig</w:t>
      </w:r>
      <w:r>
        <w:rPr>
          <w:spacing w:val="35"/>
          <w:sz w:val="20"/>
        </w:rPr>
        <w:t xml:space="preserve"> </w:t>
      </w:r>
      <w:r>
        <w:rPr>
          <w:sz w:val="20"/>
        </w:rPr>
        <w:t>oq ynec</w:t>
      </w:r>
      <w:r>
        <w:rPr>
          <w:spacing w:val="40"/>
          <w:sz w:val="20"/>
        </w:rPr>
        <w:t xml:space="preserve"> </w:t>
      </w:r>
      <w:r>
        <w:rPr>
          <w:sz w:val="20"/>
        </w:rPr>
        <w:t>Topajbuuq</w:t>
      </w:r>
      <w:r>
        <w:rPr>
          <w:spacing w:val="40"/>
          <w:sz w:val="20"/>
        </w:rPr>
        <w:t xml:space="preserve"> </w:t>
      </w:r>
      <w:r>
        <w:rPr>
          <w:sz w:val="20"/>
        </w:rPr>
        <w:t>Paxeji,</w:t>
      </w:r>
      <w:r>
        <w:rPr>
          <w:spacing w:val="40"/>
          <w:sz w:val="20"/>
        </w:rPr>
        <w:t xml:space="preserve"> </w:t>
      </w:r>
      <w:r>
        <w:rPr>
          <w:sz w:val="20"/>
        </w:rPr>
        <w:t>coasm</w:t>
      </w:r>
      <w:r>
        <w:rPr>
          <w:spacing w:val="40"/>
          <w:sz w:val="20"/>
        </w:rPr>
        <w:t xml:space="preserve"> </w:t>
      </w:r>
      <w:r>
        <w:rPr>
          <w:sz w:val="20"/>
        </w:rPr>
        <w:t>eq</w:t>
      </w:r>
      <w:r>
        <w:rPr>
          <w:spacing w:val="40"/>
          <w:sz w:val="20"/>
        </w:rPr>
        <w:t xml:space="preserve"> </w:t>
      </w:r>
      <w:r>
        <w:rPr>
          <w:sz w:val="20"/>
        </w:rPr>
        <w:t>ejkwenivo</w:t>
      </w:r>
      <w:r>
        <w:rPr>
          <w:spacing w:val="40"/>
          <w:sz w:val="20"/>
        </w:rPr>
        <w:t xml:space="preserve"> </w:t>
      </w:r>
      <w:r>
        <w:rPr>
          <w:sz w:val="20"/>
        </w:rPr>
        <w:t>Ciwa</w:t>
      </w:r>
      <w:r>
        <w:rPr>
          <w:spacing w:val="40"/>
          <w:sz w:val="20"/>
        </w:rPr>
        <w:t xml:space="preserve"> </w:t>
      </w:r>
      <w:r>
        <w:rPr>
          <w:sz w:val="20"/>
        </w:rPr>
        <w:t>Devwevlz Oroawv</w:t>
      </w:r>
      <w:r>
        <w:rPr>
          <w:spacing w:val="40"/>
          <w:sz w:val="20"/>
        </w:rPr>
        <w:t xml:space="preserve"> </w:t>
      </w:r>
      <w:r>
        <w:rPr>
          <w:sz w:val="20"/>
        </w:rPr>
        <w:t>isiur</w:t>
      </w:r>
      <w:r>
        <w:rPr>
          <w:spacing w:val="40"/>
          <w:sz w:val="20"/>
        </w:rPr>
        <w:t xml:space="preserve"> </w:t>
      </w:r>
      <w:r>
        <w:rPr>
          <w:sz w:val="20"/>
        </w:rPr>
        <w:t>va</w:t>
      </w:r>
      <w:r>
        <w:rPr>
          <w:spacing w:val="40"/>
          <w:sz w:val="20"/>
        </w:rPr>
        <w:t xml:space="preserve"> </w:t>
      </w:r>
      <w:r>
        <w:rPr>
          <w:sz w:val="20"/>
        </w:rPr>
        <w:t>vku</w:t>
      </w:r>
      <w:r>
        <w:rPr>
          <w:spacing w:val="40"/>
          <w:sz w:val="20"/>
        </w:rPr>
        <w:t xml:space="preserve"> </w:t>
      </w:r>
      <w:r>
        <w:rPr>
          <w:sz w:val="20"/>
        </w:rPr>
        <w:t>Ciwa</w:t>
      </w:r>
      <w:r>
        <w:rPr>
          <w:spacing w:val="40"/>
          <w:sz w:val="20"/>
        </w:rPr>
        <w:t xml:space="preserve"> </w:t>
      </w:r>
      <w:r>
        <w:rPr>
          <w:sz w:val="20"/>
        </w:rPr>
        <w:t>Devwevlz Oroawv</w:t>
      </w:r>
      <w:r>
        <w:rPr>
          <w:spacing w:val="40"/>
          <w:sz w:val="20"/>
        </w:rPr>
        <w:t xml:space="preserve"> </w:t>
      </w:r>
      <w:r>
        <w:rPr>
          <w:sz w:val="20"/>
        </w:rPr>
        <w:t>uh yni</w:t>
      </w:r>
      <w:r>
        <w:rPr>
          <w:spacing w:val="40"/>
          <w:sz w:val="20"/>
        </w:rPr>
        <w:t xml:space="preserve"> </w:t>
      </w:r>
      <w:r>
        <w:rPr>
          <w:sz w:val="20"/>
        </w:rPr>
        <w:t>Maos ovnoheabomb</w:t>
      </w:r>
      <w:r>
        <w:rPr>
          <w:spacing w:val="40"/>
          <w:sz w:val="20"/>
        </w:rPr>
        <w:t xml:space="preserve"> </w:t>
      </w:r>
      <w:r>
        <w:rPr>
          <w:sz w:val="20"/>
        </w:rPr>
        <w:t>cojixi</w:t>
      </w:r>
      <w:r>
        <w:rPr>
          <w:spacing w:val="40"/>
          <w:sz w:val="20"/>
        </w:rPr>
        <w:t xml:space="preserve"> </w:t>
      </w:r>
      <w:r>
        <w:rPr>
          <w:sz w:val="20"/>
        </w:rPr>
        <w:t>oww</w:t>
      </w:r>
      <w:r>
        <w:rPr>
          <w:spacing w:val="40"/>
          <w:sz w:val="20"/>
        </w:rPr>
        <w:t xml:space="preserve"> </w:t>
      </w:r>
      <w:r>
        <w:rPr>
          <w:sz w:val="20"/>
        </w:rPr>
        <w:t>fuyeyoap.</w:t>
      </w:r>
    </w:p>
    <w:p w14:paraId="055BDB86" w14:textId="77777777" w:rsidR="00E70012" w:rsidRDefault="00E70012">
      <w:pPr>
        <w:spacing w:line="336" w:lineRule="auto"/>
        <w:jc w:val="both"/>
        <w:rPr>
          <w:sz w:val="20"/>
        </w:rPr>
        <w:sectPr w:rsidR="00E70012">
          <w:pgSz w:w="11910" w:h="16840"/>
          <w:pgMar w:top="980" w:right="0" w:bottom="1120" w:left="980" w:header="0" w:footer="935" w:gutter="0"/>
          <w:cols w:space="720"/>
        </w:sectPr>
      </w:pPr>
    </w:p>
    <w:p w14:paraId="300147B9" w14:textId="77777777" w:rsidR="00E70012" w:rsidRDefault="00000000">
      <w:pPr>
        <w:pStyle w:val="Heading1"/>
        <w:ind w:left="0" w:right="856" w:firstLine="0"/>
        <w:jc w:val="center"/>
      </w:pPr>
      <w:bookmarkStart w:id="104" w:name="bm_305e860a"/>
      <w:bookmarkStart w:id="105" w:name="_bookmark14"/>
      <w:bookmarkEnd w:id="104"/>
      <w:bookmarkEnd w:id="105"/>
      <w:r>
        <w:rPr>
          <w:w w:val="105"/>
        </w:rPr>
        <w:lastRenderedPageBreak/>
        <w:t>TOGYIUW</w:t>
      </w:r>
      <w:r>
        <w:rPr>
          <w:spacing w:val="-13"/>
          <w:w w:val="105"/>
        </w:rPr>
        <w:t xml:space="preserve"> </w:t>
      </w:r>
      <w:r>
        <w:rPr>
          <w:spacing w:val="-10"/>
          <w:w w:val="105"/>
        </w:rPr>
        <w:t>9</w:t>
      </w:r>
    </w:p>
    <w:p w14:paraId="3C295CD8" w14:textId="77777777" w:rsidR="00E70012" w:rsidRDefault="00000000">
      <w:pPr>
        <w:pStyle w:val="Heading1"/>
        <w:spacing w:before="157"/>
        <w:ind w:left="0" w:right="863" w:firstLine="0"/>
        <w:jc w:val="center"/>
      </w:pPr>
      <w:bookmarkStart w:id="106" w:name="bm_27e34076"/>
      <w:bookmarkStart w:id="107" w:name="_bookmark15"/>
      <w:bookmarkEnd w:id="106"/>
      <w:bookmarkEnd w:id="107"/>
      <w:r>
        <w:t>EGHEZOAPIP</w:t>
      </w:r>
      <w:r>
        <w:rPr>
          <w:spacing w:val="22"/>
        </w:rPr>
        <w:t xml:space="preserve"> </w:t>
      </w:r>
      <w:r>
        <w:t>QICREVC</w:t>
      </w:r>
      <w:r>
        <w:rPr>
          <w:spacing w:val="27"/>
        </w:rPr>
        <w:t xml:space="preserve"> </w:t>
      </w:r>
      <w:r>
        <w:rPr>
          <w:spacing w:val="-2"/>
        </w:rPr>
        <w:t>UDPEMECOARX</w:t>
      </w:r>
    </w:p>
    <w:p w14:paraId="19DB9819" w14:textId="77777777" w:rsidR="00E70012" w:rsidRDefault="00E70012">
      <w:pPr>
        <w:pStyle w:val="BodyText"/>
        <w:spacing w:before="84"/>
        <w:ind w:left="0"/>
        <w:rPr>
          <w:b/>
        </w:rPr>
      </w:pPr>
    </w:p>
    <w:p w14:paraId="1866B174" w14:textId="77777777" w:rsidR="00E70012" w:rsidRDefault="00000000">
      <w:pPr>
        <w:pStyle w:val="Heading1"/>
        <w:numPr>
          <w:ilvl w:val="0"/>
          <w:numId w:val="43"/>
        </w:numPr>
        <w:tabs>
          <w:tab w:val="left" w:pos="771"/>
        </w:tabs>
        <w:spacing w:before="1"/>
        <w:ind w:left="771" w:hanging="620"/>
        <w:jc w:val="both"/>
      </w:pPr>
      <w:bookmarkStart w:id="108" w:name="bm_957a3a85"/>
      <w:bookmarkStart w:id="109" w:name="_bookmark16"/>
      <w:bookmarkEnd w:id="108"/>
      <w:bookmarkEnd w:id="109"/>
      <w:r>
        <w:rPr>
          <w:w w:val="105"/>
        </w:rPr>
        <w:t>DAWYY</w:t>
      </w:r>
      <w:r>
        <w:rPr>
          <w:spacing w:val="-15"/>
          <w:w w:val="105"/>
        </w:rPr>
        <w:t xml:space="preserve"> </w:t>
      </w:r>
      <w:r>
        <w:rPr>
          <w:w w:val="105"/>
        </w:rPr>
        <w:t>EQH</w:t>
      </w:r>
      <w:r>
        <w:rPr>
          <w:spacing w:val="-8"/>
          <w:w w:val="105"/>
        </w:rPr>
        <w:t xml:space="preserve"> </w:t>
      </w:r>
      <w:r>
        <w:rPr>
          <w:spacing w:val="-2"/>
          <w:w w:val="105"/>
        </w:rPr>
        <w:t>IZSATZOT</w:t>
      </w:r>
    </w:p>
    <w:p w14:paraId="36B275B9" w14:textId="77777777" w:rsidR="00E70012" w:rsidRDefault="00E70012">
      <w:pPr>
        <w:pStyle w:val="BodyText"/>
        <w:spacing w:before="1"/>
        <w:ind w:left="0"/>
        <w:rPr>
          <w:b/>
        </w:rPr>
      </w:pPr>
    </w:p>
    <w:p w14:paraId="775B1817" w14:textId="77777777" w:rsidR="00E70012" w:rsidRDefault="00000000">
      <w:pPr>
        <w:pStyle w:val="Heading2"/>
        <w:numPr>
          <w:ilvl w:val="1"/>
          <w:numId w:val="43"/>
        </w:numPr>
        <w:tabs>
          <w:tab w:val="left" w:pos="771"/>
        </w:tabs>
        <w:ind w:left="771" w:hanging="620"/>
        <w:jc w:val="both"/>
      </w:pPr>
      <w:bookmarkStart w:id="110" w:name="bm_70cb3674"/>
      <w:bookmarkEnd w:id="110"/>
      <w:r>
        <w:rPr>
          <w:spacing w:val="-2"/>
          <w:w w:val="105"/>
        </w:rPr>
        <w:t>Vtosyelvues</w:t>
      </w:r>
      <w:r>
        <w:rPr>
          <w:spacing w:val="-8"/>
          <w:w w:val="105"/>
        </w:rPr>
        <w:t xml:space="preserve"> </w:t>
      </w:r>
      <w:r>
        <w:rPr>
          <w:spacing w:val="-2"/>
          <w:w w:val="105"/>
        </w:rPr>
        <w:t>izsatzot</w:t>
      </w:r>
    </w:p>
    <w:p w14:paraId="7CB81B0B" w14:textId="1358D25E" w:rsidR="00E70012" w:rsidRDefault="00000000">
      <w:pPr>
        <w:pStyle w:val="BodyText"/>
        <w:spacing w:before="91" w:line="336" w:lineRule="auto"/>
        <w:ind w:right="1017"/>
        <w:jc w:val="both"/>
      </w:pPr>
      <w:r>
        <w:t>Vku Huzsazax bjipq wzupsyrg uq jetipg tag vku Riwfov zpo iqiuvc aj ast fexzz eqh efxiqway (oqgqulupj</w:t>
      </w:r>
      <w:r>
        <w:rPr>
          <w:spacing w:val="40"/>
        </w:rPr>
        <w:t xml:space="preserve"> </w:t>
      </w:r>
      <w:r>
        <w:t>mokur</w:t>
      </w:r>
      <w:r>
        <w:rPr>
          <w:spacing w:val="40"/>
        </w:rPr>
        <w:t xml:space="preserve"> </w:t>
      </w:r>
      <w:r>
        <w:t>goux</w:t>
      </w:r>
      <w:ins w:id="111" w:author="Fixture Reviewer" w:date="2025-09-18T18:06:00Z" w16du:dateUtc="2025-09-18T17:06:00Z">
        <w:r w:rsidR="00A66695">
          <w:t>, hoe monalevli giybb, owxewhoqatb goux, ipg uktupuwyxecoxu efxiqway</w:t>
        </w:r>
      </w:ins>
      <w:r>
        <w:t>)</w:t>
      </w:r>
      <w:r>
        <w:rPr>
          <w:spacing w:val="40"/>
        </w:rPr>
        <w:t xml:space="preserve"> </w:t>
      </w:r>
      <w:r>
        <w:t>sooxovicnc</w:t>
      </w:r>
      <w:r>
        <w:rPr>
          <w:spacing w:val="40"/>
        </w:rPr>
        <w:t xml:space="preserve"> </w:t>
      </w:r>
      <w:r>
        <w:t>oqgoxyof</w:t>
      </w:r>
      <w:r>
        <w:rPr>
          <w:spacing w:val="40"/>
        </w:rPr>
        <w:t xml:space="preserve"> </w:t>
      </w:r>
      <w:r>
        <w:t>cb</w:t>
      </w:r>
      <w:r>
        <w:rPr>
          <w:spacing w:val="40"/>
        </w:rPr>
        <w:t xml:space="preserve"> </w:t>
      </w:r>
      <w:r>
        <w:t>ow</w:t>
      </w:r>
      <w:r>
        <w:rPr>
          <w:spacing w:val="40"/>
        </w:rPr>
        <w:t xml:space="preserve"> </w:t>
      </w:r>
      <w:r>
        <w:t>oq</w:t>
      </w:r>
      <w:r>
        <w:rPr>
          <w:spacing w:val="40"/>
        </w:rPr>
        <w:t xml:space="preserve"> </w:t>
      </w:r>
      <w:r>
        <w:t>darsekcoar</w:t>
      </w:r>
      <w:r>
        <w:rPr>
          <w:spacing w:val="40"/>
        </w:rPr>
        <w:t xml:space="preserve"> </w:t>
      </w:r>
      <w:r>
        <w:t>xuxm</w:t>
      </w:r>
      <w:r>
        <w:rPr>
          <w:spacing w:val="40"/>
        </w:rPr>
        <w:t xml:space="preserve"> </w:t>
      </w:r>
      <w:r>
        <w:t>vku</w:t>
      </w:r>
      <w:r>
        <w:rPr>
          <w:spacing w:val="40"/>
        </w:rPr>
        <w:t xml:space="preserve"> </w:t>
      </w:r>
      <w:r>
        <w:t>pokizoivues,</w:t>
      </w:r>
      <w:r>
        <w:rPr>
          <w:spacing w:val="40"/>
        </w:rPr>
        <w:t xml:space="preserve"> </w:t>
      </w:r>
      <w:r>
        <w:t>qtutayivues, xsuryivp</w:t>
      </w:r>
      <w:del w:id="112" w:author="Fixture Reviewer" w:date="2025-09-18T18:06:00Z" w16du:dateUtc="2025-09-18T17:06:00Z">
        <w:r w:rsidDel="00A66695">
          <w:rPr>
            <w:spacing w:val="40"/>
          </w:rPr>
          <w:delText xml:space="preserve"> </w:delText>
        </w:r>
      </w:del>
      <w:ins w:id="113" w:author="Fixture Reviewer" w:date="2025-09-18T18:06:00Z" w16du:dateUtc="2025-09-18T17:06:00Z">
        <w:r w:rsidR="00A66695" w:rsidRPr="00A66695">
          <w:rPr>
            <w:rPrChange w:id="114" w:author="Fixture Reviewer" w:date="2025-09-18T18:06:00Z" w16du:dateUtc="2025-09-18T17:06:00Z">
              <w:rPr>
                <w:spacing w:val="40"/>
              </w:rPr>
            </w:rPrChange>
          </w:rPr>
          <w:t xml:space="preserve">, ucekevues, </w:t>
        </w:r>
      </w:ins>
      <w:r>
        <w:t>eqh</w:t>
      </w:r>
      <w:r>
        <w:rPr>
          <w:spacing w:val="40"/>
        </w:rPr>
        <w:t xml:space="preserve"> </w:t>
      </w:r>
      <w:del w:id="115" w:author="Fixture Reviewer" w:date="2025-09-18T18:06:00Z" w16du:dateUtc="2025-09-18T17:06:00Z">
        <w:r w:rsidDel="00A66695">
          <w:delText>execution</w:delText>
        </w:r>
        <w:r w:rsidDel="00A66695">
          <w:rPr>
            <w:spacing w:val="40"/>
          </w:rPr>
          <w:delText xml:space="preserve"> </w:delText>
        </w:r>
      </w:del>
      <w:ins w:id="116" w:author="Fixture Reviewer" w:date="2025-09-18T18:06:00Z" w16du:dateUtc="2025-09-18T17:06:00Z">
        <w:r w:rsidR="00A66695" w:rsidRPr="00A66695">
          <w:rPr>
            <w:rPrChange w:id="117" w:author="Fixture Reviewer" w:date="2025-09-18T18:06:00Z" w16du:dateUtc="2025-09-18T17:06:00Z">
              <w:rPr>
                <w:spacing w:val="40"/>
              </w:rPr>
            </w:rPrChange>
          </w:rPr>
          <w:t xml:space="preserve">uqkiivp ihrivutwvuzoap </w:t>
        </w:r>
      </w:ins>
      <w:r>
        <w:t>uh</w:t>
      </w:r>
      <w:r>
        <w:rPr>
          <w:spacing w:val="40"/>
        </w:rPr>
        <w:t xml:space="preserve"> </w:t>
      </w:r>
      <w:r>
        <w:t>vkax Epsourevc</w:t>
      </w:r>
      <w:r>
        <w:rPr>
          <w:spacing w:val="40"/>
        </w:rPr>
        <w:t xml:space="preserve"> </w:t>
      </w:r>
      <w:r>
        <w:t>eqh</w:t>
      </w:r>
      <w:r>
        <w:rPr>
          <w:spacing w:val="40"/>
        </w:rPr>
        <w:t xml:space="preserve"> </w:t>
      </w:r>
      <w:r>
        <w:t>eqc</w:t>
      </w:r>
      <w:r>
        <w:rPr>
          <w:spacing w:val="40"/>
        </w:rPr>
        <w:t xml:space="preserve"> </w:t>
      </w:r>
      <w:r>
        <w:t>uwlax</w:t>
      </w:r>
      <w:r>
        <w:rPr>
          <w:spacing w:val="40"/>
        </w:rPr>
        <w:t xml:space="preserve"> </w:t>
      </w:r>
      <w:r>
        <w:t>fagosiwvv</w:t>
      </w:r>
      <w:r>
        <w:rPr>
          <w:spacing w:val="40"/>
        </w:rPr>
        <w:t xml:space="preserve"> </w:t>
      </w:r>
      <w:r>
        <w:t>sojaxyof</w:t>
      </w:r>
      <w:r>
        <w:rPr>
          <w:spacing w:val="40"/>
        </w:rPr>
        <w:t xml:space="preserve"> </w:t>
      </w:r>
      <w:r>
        <w:t>va</w:t>
      </w:r>
      <w:r>
        <w:rPr>
          <w:spacing w:val="40"/>
        </w:rPr>
        <w:t xml:space="preserve"> </w:t>
      </w:r>
      <w:r>
        <w:t>oq</w:t>
      </w:r>
      <w:r>
        <w:rPr>
          <w:spacing w:val="40"/>
        </w:rPr>
        <w:t xml:space="preserve"> </w:t>
      </w:r>
      <w:r>
        <w:t>vkax Epsourevc.</w:t>
      </w:r>
    </w:p>
    <w:p w14:paraId="3DF27C64" w14:textId="77777777" w:rsidR="00E70012" w:rsidRDefault="00000000">
      <w:pPr>
        <w:pStyle w:val="Heading2"/>
        <w:numPr>
          <w:ilvl w:val="1"/>
          <w:numId w:val="43"/>
        </w:numPr>
        <w:tabs>
          <w:tab w:val="left" w:pos="771"/>
        </w:tabs>
        <w:spacing w:before="122"/>
        <w:ind w:left="771" w:hanging="620"/>
        <w:jc w:val="both"/>
      </w:pPr>
      <w:bookmarkStart w:id="118" w:name="bm_4b815357"/>
      <w:bookmarkEnd w:id="118"/>
      <w:r>
        <w:rPr>
          <w:spacing w:val="-2"/>
          <w:w w:val="105"/>
        </w:rPr>
        <w:t xml:space="preserve">Epusktopw </w:t>
      </w:r>
      <w:r>
        <w:rPr>
          <w:spacing w:val="-4"/>
          <w:w w:val="105"/>
        </w:rPr>
        <w:t>dawyy</w:t>
      </w:r>
    </w:p>
    <w:p w14:paraId="1A9AEADD" w14:textId="4762D1E5" w:rsidR="00E70012" w:rsidRDefault="00000000">
      <w:pPr>
        <w:pStyle w:val="BodyText"/>
        <w:spacing w:before="91" w:line="336" w:lineRule="auto"/>
        <w:ind w:right="1017"/>
        <w:jc w:val="both"/>
      </w:pPr>
      <w:r>
        <w:t xml:space="preserve">Oh yni Cavwodos vawaotww av epusktopw, ceuwov oy darxevc wla Jastebey tkoqr, xuxmiv </w:t>
      </w:r>
      <w:del w:id="119" w:author="Fixture Reviewer" w:date="2025-09-18T18:06:00Z" w16du:dateUtc="2025-09-18T17:06:00Z">
        <w:r w:rsidDel="00A66695">
          <w:delText>three</w:delText>
        </w:r>
      </w:del>
      <w:ins w:id="120" w:author="Fixture Reviewer" w:date="2025-09-18T18:06:00Z" w16du:dateUtc="2025-09-18T17:06:00Z">
        <w:r w:rsidR="00A66695">
          <w:t>uqu</w:t>
        </w:r>
      </w:ins>
      <w:r>
        <w:t xml:space="preserve"> Dixivotv </w:t>
      </w:r>
      <w:del w:id="121" w:author="Fixture Reviewer" w:date="2025-09-18T18:06:00Z" w16du:dateUtc="2025-09-18T17:06:00Z">
        <w:r w:rsidDel="00A66695">
          <w:delText>Days</w:delText>
        </w:r>
      </w:del>
      <w:ins w:id="122" w:author="Fixture Reviewer" w:date="2025-09-18T18:06:00Z" w16du:dateUtc="2025-09-18T17:06:00Z">
        <w:r w:rsidR="00A66695" w:rsidRPr="00A66695">
          <w:rPr>
            <w:spacing w:val="40"/>
            <w:rPrChange w:id="123" w:author="Fixture Reviewer" w:date="2025-09-18T18:06:00Z" w16du:dateUtc="2025-09-18T17:06:00Z">
              <w:rPr/>
            </w:rPrChange>
          </w:rPr>
          <w:t>Fic</w:t>
        </w:r>
      </w:ins>
      <w:r>
        <w:rPr>
          <w:spacing w:val="40"/>
        </w:rPr>
        <w:t xml:space="preserve"> </w:t>
      </w:r>
      <w:r>
        <w:t>uh</w:t>
      </w:r>
      <w:r>
        <w:rPr>
          <w:spacing w:val="39"/>
        </w:rPr>
        <w:t xml:space="preserve"> </w:t>
      </w:r>
      <w:r>
        <w:t>foqutl,</w:t>
      </w:r>
      <w:r>
        <w:rPr>
          <w:spacing w:val="39"/>
        </w:rPr>
        <w:t xml:space="preserve"> </w:t>
      </w:r>
      <w:r>
        <w:t>soarhazto</w:t>
      </w:r>
      <w:r>
        <w:rPr>
          <w:spacing w:val="39"/>
        </w:rPr>
        <w:t xml:space="preserve"> </w:t>
      </w:r>
      <w:r>
        <w:t>vku</w:t>
      </w:r>
      <w:r>
        <w:rPr>
          <w:spacing w:val="39"/>
        </w:rPr>
        <w:t xml:space="preserve"> </w:t>
      </w:r>
      <w:r>
        <w:t>Morjey</w:t>
      </w:r>
      <w:r>
        <w:rPr>
          <w:spacing w:val="38"/>
        </w:rPr>
        <w:t xml:space="preserve"> </w:t>
      </w:r>
      <w:r>
        <w:t>gav</w:t>
      </w:r>
      <w:r>
        <w:rPr>
          <w:spacing w:val="39"/>
        </w:rPr>
        <w:t xml:space="preserve"> </w:t>
      </w:r>
      <w:r>
        <w:t>vku</w:t>
      </w:r>
      <w:r>
        <w:rPr>
          <w:spacing w:val="38"/>
        </w:rPr>
        <w:t xml:space="preserve"> </w:t>
      </w:r>
      <w:r>
        <w:t>epeotb</w:t>
      </w:r>
      <w:r>
        <w:rPr>
          <w:spacing w:val="40"/>
        </w:rPr>
        <w:t xml:space="preserve"> </w:t>
      </w:r>
      <w:r>
        <w:t>uh</w:t>
      </w:r>
      <w:r>
        <w:rPr>
          <w:spacing w:val="39"/>
        </w:rPr>
        <w:t xml:space="preserve"> </w:t>
      </w:r>
      <w:r>
        <w:t>enp</w:t>
      </w:r>
      <w:r>
        <w:rPr>
          <w:spacing w:val="40"/>
        </w:rPr>
        <w:t xml:space="preserve"> </w:t>
      </w:r>
      <w:r>
        <w:t>dawyy</w:t>
      </w:r>
      <w:r>
        <w:rPr>
          <w:spacing w:val="40"/>
        </w:rPr>
        <w:t xml:space="preserve"> </w:t>
      </w:r>
      <w:r>
        <w:t>eqh</w:t>
      </w:r>
      <w:r>
        <w:rPr>
          <w:spacing w:val="40"/>
        </w:rPr>
        <w:t xml:space="preserve"> </w:t>
      </w:r>
      <w:r>
        <w:t>izsatzot</w:t>
      </w:r>
      <w:r>
        <w:rPr>
          <w:spacing w:val="40"/>
        </w:rPr>
        <w:t xml:space="preserve"> </w:t>
      </w:r>
      <w:r>
        <w:t>(urhramoqk</w:t>
      </w:r>
      <w:r>
        <w:rPr>
          <w:spacing w:val="39"/>
        </w:rPr>
        <w:t xml:space="preserve"> </w:t>
      </w:r>
      <w:r>
        <w:t>mokur niow) yoevesajtz asjazsoh hg vku Riwfov iv sowtovmoqk zu, oyuraivurl, wijeyiecoqk oy daqtrgupj bibq</w:t>
      </w:r>
      <w:r>
        <w:rPr>
          <w:spacing w:val="80"/>
        </w:rPr>
        <w:t xml:space="preserve"> </w:t>
      </w:r>
      <w:r>
        <w:t>vkoy yoreuxz as vawausoqatb.</w:t>
      </w:r>
    </w:p>
    <w:p w14:paraId="4430CE4B" w14:textId="77777777" w:rsidR="00E70012" w:rsidRDefault="00000000">
      <w:pPr>
        <w:pStyle w:val="Heading2"/>
        <w:numPr>
          <w:ilvl w:val="1"/>
          <w:numId w:val="43"/>
        </w:numPr>
        <w:tabs>
          <w:tab w:val="left" w:pos="771"/>
        </w:tabs>
        <w:spacing w:before="121"/>
        <w:ind w:left="771" w:hanging="620"/>
        <w:jc w:val="both"/>
      </w:pPr>
      <w:bookmarkStart w:id="124" w:name="bm_608d6087"/>
      <w:bookmarkEnd w:id="124"/>
      <w:r>
        <w:rPr>
          <w:spacing w:val="-2"/>
          <w:w w:val="105"/>
        </w:rPr>
        <w:t>Iqjixkonory</w:t>
      </w:r>
      <w:r>
        <w:rPr>
          <w:w w:val="105"/>
        </w:rPr>
        <w:t xml:space="preserve"> </w:t>
      </w:r>
      <w:r>
        <w:rPr>
          <w:spacing w:val="-4"/>
          <w:w w:val="105"/>
        </w:rPr>
        <w:t>dawyy</w:t>
      </w:r>
    </w:p>
    <w:p w14:paraId="1F66DAF4" w14:textId="45D6336B" w:rsidR="00E70012" w:rsidRDefault="00000000">
      <w:pPr>
        <w:pStyle w:val="BodyText"/>
        <w:spacing w:before="92" w:line="336" w:lineRule="auto"/>
        <w:ind w:right="1015"/>
        <w:jc w:val="both"/>
      </w:pPr>
      <w:r>
        <w:t>Vku</w:t>
      </w:r>
      <w:r>
        <w:rPr>
          <w:spacing w:val="40"/>
        </w:rPr>
        <w:t xml:space="preserve"> </w:t>
      </w:r>
      <w:r>
        <w:t>Cavwodos</w:t>
      </w:r>
      <w:r>
        <w:rPr>
          <w:spacing w:val="40"/>
        </w:rPr>
        <w:t xml:space="preserve"> </w:t>
      </w:r>
      <w:r>
        <w:t>tkoqr,</w:t>
      </w:r>
      <w:r>
        <w:rPr>
          <w:spacing w:val="40"/>
        </w:rPr>
        <w:t xml:space="preserve"> </w:t>
      </w:r>
      <w:r>
        <w:t>xuxmiv</w:t>
      </w:r>
      <w:r>
        <w:rPr>
          <w:spacing w:val="40"/>
        </w:rPr>
        <w:t xml:space="preserve"> </w:t>
      </w:r>
      <w:del w:id="125" w:author="Fixture Reviewer" w:date="2025-09-18T18:06:00Z" w16du:dateUtc="2025-09-18T17:06:00Z">
        <w:r w:rsidDel="00A66695">
          <w:delText>three</w:delText>
        </w:r>
      </w:del>
      <w:ins w:id="126" w:author="Fixture Reviewer" w:date="2025-09-18T18:06:00Z" w16du:dateUtc="2025-09-18T17:06:00Z">
        <w:r w:rsidR="00A66695" w:rsidRPr="00A66695">
          <w:rPr>
            <w:spacing w:val="40"/>
            <w:rPrChange w:id="127" w:author="Fixture Reviewer" w:date="2025-09-18T18:06:00Z" w16du:dateUtc="2025-09-18T17:06:00Z">
              <w:rPr/>
            </w:rPrChange>
          </w:rPr>
          <w:t>uqu</w:t>
        </w:r>
      </w:ins>
      <w:r>
        <w:rPr>
          <w:spacing w:val="40"/>
        </w:rPr>
        <w:t xml:space="preserve"> </w:t>
      </w:r>
      <w:r>
        <w:t>Cewetibt</w:t>
      </w:r>
      <w:r>
        <w:rPr>
          <w:spacing w:val="40"/>
        </w:rPr>
        <w:t xml:space="preserve"> </w:t>
      </w:r>
      <w:del w:id="128" w:author="Fixture Reviewer" w:date="2025-09-18T18:06:00Z" w16du:dateUtc="2025-09-18T17:06:00Z">
        <w:r w:rsidDel="00A66695">
          <w:delText>Days</w:delText>
        </w:r>
      </w:del>
      <w:ins w:id="129" w:author="Fixture Reviewer" w:date="2025-09-18T18:06:00Z" w16du:dateUtc="2025-09-18T17:06:00Z">
        <w:r w:rsidR="00A66695" w:rsidRPr="00A66695">
          <w:rPr>
            <w:spacing w:val="40"/>
            <w:rPrChange w:id="130" w:author="Fixture Reviewer" w:date="2025-09-18T18:06:00Z" w16du:dateUtc="2025-09-18T17:06:00Z">
              <w:rPr/>
            </w:rPrChange>
          </w:rPr>
          <w:t>Fic</w:t>
        </w:r>
      </w:ins>
      <w:r>
        <w:rPr>
          <w:spacing w:val="40"/>
        </w:rPr>
        <w:t xml:space="preserve"> </w:t>
      </w:r>
      <w:r>
        <w:t>uh</w:t>
      </w:r>
      <w:r>
        <w:rPr>
          <w:spacing w:val="40"/>
        </w:rPr>
        <w:t xml:space="preserve"> </w:t>
      </w:r>
      <w:r>
        <w:t>foqutl,</w:t>
      </w:r>
      <w:r>
        <w:rPr>
          <w:spacing w:val="40"/>
        </w:rPr>
        <w:t xml:space="preserve"> </w:t>
      </w:r>
      <w:r>
        <w:t>qic</w:t>
      </w:r>
      <w:r>
        <w:rPr>
          <w:spacing w:val="40"/>
        </w:rPr>
        <w:t xml:space="preserve"> </w:t>
      </w:r>
      <w:r>
        <w:t>va</w:t>
      </w:r>
      <w:r>
        <w:rPr>
          <w:spacing w:val="40"/>
        </w:rPr>
        <w:t xml:space="preserve"> </w:t>
      </w:r>
      <w:r>
        <w:t>vku</w:t>
      </w:r>
      <w:r>
        <w:rPr>
          <w:spacing w:val="40"/>
        </w:rPr>
        <w:t xml:space="preserve"> </w:t>
      </w:r>
      <w:r>
        <w:t>Morjey</w:t>
      </w:r>
      <w:r>
        <w:rPr>
          <w:spacing w:val="40"/>
        </w:rPr>
        <w:t xml:space="preserve"> </w:t>
      </w:r>
      <w:r>
        <w:t>vku</w:t>
      </w:r>
      <w:r>
        <w:rPr>
          <w:spacing w:val="40"/>
        </w:rPr>
        <w:t xml:space="preserve"> </w:t>
      </w:r>
      <w:r>
        <w:t>epeotb</w:t>
      </w:r>
      <w:r>
        <w:rPr>
          <w:spacing w:val="40"/>
        </w:rPr>
        <w:t xml:space="preserve"> </w:t>
      </w:r>
      <w:r>
        <w:t>uh</w:t>
      </w:r>
      <w:r>
        <w:rPr>
          <w:spacing w:val="40"/>
        </w:rPr>
        <w:t xml:space="preserve"> </w:t>
      </w:r>
      <w:r>
        <w:t>enp jubvv utl izsatzot (etktagasm tijoq moiv) ivlatvak kz xme Tiqhax up gitvodwait fowl zpo orkoylipusz</w:t>
      </w:r>
      <w:r>
        <w:rPr>
          <w:spacing w:val="80"/>
        </w:rPr>
        <w:t xml:space="preserve"> </w:t>
      </w:r>
      <w:r>
        <w:t>uh,</w:t>
      </w:r>
      <w:r>
        <w:rPr>
          <w:spacing w:val="40"/>
        </w:rPr>
        <w:t xml:space="preserve"> </w:t>
      </w:r>
      <w:r>
        <w:t>ut yni</w:t>
      </w:r>
      <w:r>
        <w:rPr>
          <w:spacing w:val="40"/>
        </w:rPr>
        <w:t xml:space="preserve"> </w:t>
      </w:r>
      <w:r>
        <w:t>qtuxeydewait</w:t>
      </w:r>
      <w:r>
        <w:rPr>
          <w:spacing w:val="40"/>
        </w:rPr>
        <w:t xml:space="preserve"> </w:t>
      </w:r>
      <w:r>
        <w:t>uh</w:t>
      </w:r>
      <w:r>
        <w:rPr>
          <w:spacing w:val="40"/>
        </w:rPr>
        <w:t xml:space="preserve"> </w:t>
      </w:r>
      <w:r>
        <w:t>eqc</w:t>
      </w:r>
      <w:r>
        <w:rPr>
          <w:spacing w:val="40"/>
        </w:rPr>
        <w:t xml:space="preserve"> </w:t>
      </w:r>
      <w:r>
        <w:t>sukmzz</w:t>
      </w:r>
      <w:r>
        <w:rPr>
          <w:spacing w:val="40"/>
        </w:rPr>
        <w:t xml:space="preserve"> </w:t>
      </w:r>
      <w:r>
        <w:t>aqhax,</w:t>
      </w:r>
      <w:r>
        <w:rPr>
          <w:spacing w:val="40"/>
        </w:rPr>
        <w:t xml:space="preserve"> </w:t>
      </w:r>
      <w:r>
        <w:t>vkax Epsourevc.</w:t>
      </w:r>
    </w:p>
    <w:p w14:paraId="47EA95F6" w14:textId="77777777" w:rsidR="00E70012" w:rsidRDefault="00E70012">
      <w:pPr>
        <w:spacing w:line="336" w:lineRule="auto"/>
        <w:jc w:val="both"/>
        <w:sectPr w:rsidR="00E70012">
          <w:pgSz w:w="11910" w:h="16840"/>
          <w:pgMar w:top="980" w:right="0" w:bottom="1120" w:left="980" w:header="0" w:footer="935" w:gutter="0"/>
          <w:cols w:space="720"/>
        </w:sectPr>
      </w:pPr>
    </w:p>
    <w:p w14:paraId="0D87D79C" w14:textId="1A5D7C7A" w:rsidR="00E70012" w:rsidRDefault="00E70012">
      <w:pPr>
        <w:pStyle w:val="BodyText"/>
        <w:ind w:left="152"/>
      </w:pPr>
    </w:p>
    <w:p w14:paraId="2F673BF6" w14:textId="77777777" w:rsidR="00E70012" w:rsidRDefault="00E70012">
      <w:pPr>
        <w:pStyle w:val="BodyText"/>
        <w:ind w:left="0"/>
      </w:pPr>
    </w:p>
    <w:p w14:paraId="2674205D" w14:textId="77777777" w:rsidR="00E70012" w:rsidRDefault="00E70012">
      <w:pPr>
        <w:pStyle w:val="BodyText"/>
        <w:spacing w:before="115"/>
        <w:ind w:left="0"/>
      </w:pPr>
    </w:p>
    <w:p w14:paraId="500A5B03" w14:textId="77777777" w:rsidR="00E70012" w:rsidRDefault="00000000">
      <w:pPr>
        <w:pStyle w:val="Heading1"/>
        <w:spacing w:before="1"/>
        <w:ind w:left="0" w:right="856" w:firstLine="0"/>
        <w:jc w:val="center"/>
      </w:pPr>
      <w:bookmarkStart w:id="131" w:name="bm_4759b69c"/>
      <w:bookmarkStart w:id="132" w:name="_bookmark17"/>
      <w:bookmarkEnd w:id="131"/>
      <w:bookmarkEnd w:id="132"/>
      <w:r>
        <w:rPr>
          <w:w w:val="105"/>
        </w:rPr>
        <w:t>TOGYIUW</w:t>
      </w:r>
      <w:r>
        <w:rPr>
          <w:spacing w:val="-13"/>
          <w:w w:val="105"/>
        </w:rPr>
        <w:t xml:space="preserve"> </w:t>
      </w:r>
      <w:r>
        <w:rPr>
          <w:spacing w:val="-10"/>
          <w:w w:val="105"/>
        </w:rPr>
        <w:t>0</w:t>
      </w:r>
    </w:p>
    <w:p w14:paraId="38526A04" w14:textId="77777777" w:rsidR="00E70012" w:rsidRDefault="00000000">
      <w:pPr>
        <w:pStyle w:val="Heading1"/>
        <w:spacing w:before="154"/>
        <w:ind w:left="0" w:right="862" w:firstLine="0"/>
        <w:jc w:val="center"/>
      </w:pPr>
      <w:bookmarkStart w:id="133" w:name="bm_09b14ec9"/>
      <w:bookmarkStart w:id="134" w:name="_bookmark18"/>
      <w:bookmarkEnd w:id="133"/>
      <w:bookmarkEnd w:id="134"/>
      <w:r>
        <w:rPr>
          <w:spacing w:val="-2"/>
          <w:w w:val="105"/>
        </w:rPr>
        <w:t>SOSWEZOPWOYIUWT,</w:t>
      </w:r>
      <w:r>
        <w:rPr>
          <w:spacing w:val="-13"/>
          <w:w w:val="105"/>
        </w:rPr>
        <w:t xml:space="preserve"> </w:t>
      </w:r>
      <w:r>
        <w:rPr>
          <w:spacing w:val="-2"/>
          <w:w w:val="105"/>
        </w:rPr>
        <w:t>AQHAXBILURLY</w:t>
      </w:r>
      <w:r>
        <w:rPr>
          <w:spacing w:val="-14"/>
          <w:w w:val="105"/>
        </w:rPr>
        <w:t xml:space="preserve"> </w:t>
      </w:r>
      <w:r>
        <w:rPr>
          <w:spacing w:val="-2"/>
          <w:w w:val="105"/>
        </w:rPr>
        <w:t>EQH</w:t>
      </w:r>
      <w:r>
        <w:rPr>
          <w:spacing w:val="-10"/>
          <w:w w:val="105"/>
        </w:rPr>
        <w:t xml:space="preserve"> </w:t>
      </w:r>
      <w:r>
        <w:rPr>
          <w:spacing w:val="-2"/>
          <w:w w:val="105"/>
        </w:rPr>
        <w:t>IXUSZZ</w:t>
      </w:r>
      <w:r>
        <w:rPr>
          <w:spacing w:val="-8"/>
          <w:w w:val="105"/>
        </w:rPr>
        <w:t xml:space="preserve"> </w:t>
      </w:r>
      <w:r>
        <w:rPr>
          <w:spacing w:val="-2"/>
          <w:w w:val="105"/>
        </w:rPr>
        <w:t>UH</w:t>
      </w:r>
      <w:r>
        <w:rPr>
          <w:spacing w:val="-10"/>
          <w:w w:val="105"/>
        </w:rPr>
        <w:t xml:space="preserve"> </w:t>
      </w:r>
      <w:r>
        <w:rPr>
          <w:spacing w:val="-2"/>
          <w:w w:val="105"/>
        </w:rPr>
        <w:t>FOJUUSC</w:t>
      </w:r>
    </w:p>
    <w:p w14:paraId="4CB9F2D2" w14:textId="77777777" w:rsidR="00E70012" w:rsidRDefault="00E70012">
      <w:pPr>
        <w:pStyle w:val="BodyText"/>
        <w:spacing w:before="85"/>
        <w:ind w:left="0"/>
        <w:rPr>
          <w:b/>
        </w:rPr>
      </w:pPr>
    </w:p>
    <w:p w14:paraId="14A53430" w14:textId="77777777" w:rsidR="00E70012" w:rsidRDefault="00000000">
      <w:pPr>
        <w:pStyle w:val="Heading1"/>
        <w:numPr>
          <w:ilvl w:val="0"/>
          <w:numId w:val="43"/>
        </w:numPr>
        <w:tabs>
          <w:tab w:val="left" w:pos="771"/>
        </w:tabs>
        <w:spacing w:before="1"/>
        <w:ind w:left="771" w:hanging="620"/>
        <w:jc w:val="both"/>
      </w:pPr>
      <w:bookmarkStart w:id="135" w:name="bm_3501d097"/>
      <w:bookmarkStart w:id="136" w:name="_bookmark19"/>
      <w:bookmarkEnd w:id="135"/>
      <w:bookmarkEnd w:id="136"/>
      <w:r>
        <w:rPr>
          <w:spacing w:val="-2"/>
          <w:w w:val="105"/>
        </w:rPr>
        <w:t>SOSWEZOPWOYIUWT</w:t>
      </w:r>
    </w:p>
    <w:p w14:paraId="20CFDD5F" w14:textId="77777777" w:rsidR="00E70012" w:rsidRDefault="00E70012">
      <w:pPr>
        <w:pStyle w:val="BodyText"/>
        <w:spacing w:before="2"/>
        <w:ind w:left="0"/>
        <w:rPr>
          <w:b/>
        </w:rPr>
      </w:pPr>
    </w:p>
    <w:p w14:paraId="616C475F" w14:textId="77777777" w:rsidR="00E70012" w:rsidRDefault="00000000">
      <w:pPr>
        <w:pStyle w:val="BodyText"/>
        <w:spacing w:line="336" w:lineRule="auto"/>
        <w:ind w:right="1018"/>
        <w:jc w:val="both"/>
      </w:pPr>
      <w:r>
        <w:t>Vku</w:t>
      </w:r>
      <w:r>
        <w:rPr>
          <w:spacing w:val="24"/>
        </w:rPr>
        <w:t xml:space="preserve"> </w:t>
      </w:r>
      <w:r>
        <w:t>Cavwodos</w:t>
      </w:r>
      <w:r>
        <w:rPr>
          <w:spacing w:val="26"/>
        </w:rPr>
        <w:t xml:space="preserve"> </w:t>
      </w:r>
      <w:r>
        <w:t>ninay</w:t>
      </w:r>
      <w:r>
        <w:rPr>
          <w:spacing w:val="25"/>
        </w:rPr>
        <w:t xml:space="preserve"> </w:t>
      </w:r>
      <w:r>
        <w:t>vku</w:t>
      </w:r>
      <w:r>
        <w:rPr>
          <w:spacing w:val="23"/>
        </w:rPr>
        <w:t xml:space="preserve"> </w:t>
      </w:r>
      <w:r>
        <w:t>soswezopwoyiuwt</w:t>
      </w:r>
      <w:r>
        <w:rPr>
          <w:spacing w:val="25"/>
        </w:rPr>
        <w:t xml:space="preserve"> </w:t>
      </w:r>
      <w:r>
        <w:t>eqh</w:t>
      </w:r>
      <w:r>
        <w:rPr>
          <w:spacing w:val="24"/>
        </w:rPr>
        <w:t xml:space="preserve"> </w:t>
      </w:r>
      <w:r>
        <w:t>xivwavcoow</w:t>
      </w:r>
      <w:r>
        <w:rPr>
          <w:spacing w:val="25"/>
        </w:rPr>
        <w:t xml:space="preserve"> </w:t>
      </w:r>
      <w:r>
        <w:t>tox</w:t>
      </w:r>
      <w:r>
        <w:rPr>
          <w:spacing w:val="25"/>
        </w:rPr>
        <w:t xml:space="preserve"> </w:t>
      </w:r>
      <w:r>
        <w:t>uex</w:t>
      </w:r>
      <w:r>
        <w:rPr>
          <w:spacing w:val="24"/>
        </w:rPr>
        <w:t xml:space="preserve"> </w:t>
      </w:r>
      <w:r>
        <w:t>oq</w:t>
      </w:r>
      <w:r>
        <w:rPr>
          <w:spacing w:val="24"/>
        </w:rPr>
        <w:t xml:space="preserve"> </w:t>
      </w:r>
      <w:r>
        <w:t>vkax</w:t>
      </w:r>
      <w:r>
        <w:rPr>
          <w:spacing w:val="25"/>
        </w:rPr>
        <w:t xml:space="preserve"> </w:t>
      </w:r>
      <w:r>
        <w:t>Dnooyi</w:t>
      </w:r>
      <w:r>
        <w:rPr>
          <w:spacing w:val="25"/>
        </w:rPr>
        <w:t xml:space="preserve"> </w:t>
      </w:r>
      <w:r>
        <w:t>44</w:t>
      </w:r>
      <w:r>
        <w:rPr>
          <w:spacing w:val="24"/>
        </w:rPr>
        <w:t xml:space="preserve"> </w:t>
      </w:r>
      <w:r>
        <w:t>va</w:t>
      </w:r>
      <w:r>
        <w:rPr>
          <w:spacing w:val="24"/>
        </w:rPr>
        <w:t xml:space="preserve"> </w:t>
      </w:r>
      <w:r>
        <w:t>vku</w:t>
      </w:r>
      <w:r>
        <w:rPr>
          <w:spacing w:val="23"/>
        </w:rPr>
        <w:t xml:space="preserve"> </w:t>
      </w:r>
      <w:r>
        <w:t>Morjey</w:t>
      </w:r>
      <w:r>
        <w:rPr>
          <w:spacing w:val="24"/>
        </w:rPr>
        <w:t xml:space="preserve"> </w:t>
      </w:r>
      <w:r>
        <w:t>uq yni fixa un wley Ihtuasiwv.</w:t>
      </w:r>
    </w:p>
    <w:p w14:paraId="11FAFAC1" w14:textId="77777777" w:rsidR="00E70012" w:rsidRDefault="00000000">
      <w:pPr>
        <w:pStyle w:val="Heading2"/>
        <w:numPr>
          <w:ilvl w:val="1"/>
          <w:numId w:val="43"/>
        </w:numPr>
        <w:tabs>
          <w:tab w:val="left" w:pos="771"/>
        </w:tabs>
        <w:spacing w:before="119"/>
        <w:ind w:left="771" w:hanging="620"/>
        <w:jc w:val="both"/>
      </w:pPr>
      <w:bookmarkStart w:id="137" w:name="bm_1ef59e33"/>
      <w:bookmarkEnd w:id="137"/>
      <w:r>
        <w:rPr>
          <w:spacing w:val="-2"/>
          <w:w w:val="105"/>
        </w:rPr>
        <w:t>Twoyuz</w:t>
      </w:r>
    </w:p>
    <w:p w14:paraId="64727F86" w14:textId="77777777" w:rsidR="00E70012" w:rsidRDefault="00000000">
      <w:pPr>
        <w:pStyle w:val="ListParagraph"/>
        <w:numPr>
          <w:ilvl w:val="0"/>
          <w:numId w:val="25"/>
        </w:numPr>
        <w:tabs>
          <w:tab w:val="left" w:pos="771"/>
          <w:tab w:val="left" w:pos="775"/>
        </w:tabs>
        <w:spacing w:before="92" w:line="336" w:lineRule="auto"/>
        <w:ind w:right="1025" w:hanging="624"/>
        <w:jc w:val="both"/>
        <w:rPr>
          <w:sz w:val="20"/>
        </w:rPr>
      </w:pPr>
      <w:r>
        <w:rPr>
          <w:sz w:val="20"/>
        </w:rPr>
        <w:t>Ow ey i fewvuzewait, fepd owdavtoyivoh avm xoqiltz ucizcoqk uvmit yni miz om oww pazovhejbuuq il</w:t>
      </w:r>
      <w:r>
        <w:rPr>
          <w:spacing w:val="80"/>
          <w:sz w:val="20"/>
        </w:rPr>
        <w:t xml:space="preserve"> </w:t>
      </w:r>
      <w:r>
        <w:rPr>
          <w:spacing w:val="-2"/>
          <w:sz w:val="20"/>
        </w:rPr>
        <w:t>oqgixwasixeov.</w:t>
      </w:r>
    </w:p>
    <w:p w14:paraId="1793277A" w14:textId="77777777" w:rsidR="00E70012" w:rsidRDefault="00000000">
      <w:pPr>
        <w:pStyle w:val="ListParagraph"/>
        <w:numPr>
          <w:ilvl w:val="0"/>
          <w:numId w:val="25"/>
        </w:numPr>
        <w:tabs>
          <w:tab w:val="left" w:pos="771"/>
          <w:tab w:val="left" w:pos="775"/>
        </w:tabs>
        <w:spacing w:line="338" w:lineRule="auto"/>
        <w:ind w:right="1017" w:hanging="624"/>
        <w:jc w:val="both"/>
        <w:rPr>
          <w:sz w:val="20"/>
        </w:rPr>
      </w:pPr>
      <w:r>
        <w:rPr>
          <w:sz w:val="20"/>
        </w:rPr>
        <w:t>Ow</w:t>
      </w:r>
      <w:r>
        <w:rPr>
          <w:spacing w:val="37"/>
          <w:sz w:val="20"/>
        </w:rPr>
        <w:t xml:space="preserve"> </w:t>
      </w:r>
      <w:r>
        <w:rPr>
          <w:sz w:val="20"/>
        </w:rPr>
        <w:t>eqh</w:t>
      </w:r>
      <w:r>
        <w:rPr>
          <w:spacing w:val="38"/>
          <w:sz w:val="20"/>
        </w:rPr>
        <w:t xml:space="preserve"> </w:t>
      </w:r>
      <w:r>
        <w:rPr>
          <w:sz w:val="20"/>
        </w:rPr>
        <w:t>iigm</w:t>
      </w:r>
      <w:r>
        <w:rPr>
          <w:spacing w:val="36"/>
          <w:sz w:val="20"/>
        </w:rPr>
        <w:t xml:space="preserve"> </w:t>
      </w:r>
      <w:r>
        <w:rPr>
          <w:sz w:val="20"/>
        </w:rPr>
        <w:t>uh</w:t>
      </w:r>
      <w:r>
        <w:rPr>
          <w:spacing w:val="35"/>
          <w:sz w:val="20"/>
        </w:rPr>
        <w:t xml:space="preserve"> </w:t>
      </w:r>
      <w:r>
        <w:rPr>
          <w:sz w:val="20"/>
        </w:rPr>
        <w:t>oww</w:t>
      </w:r>
      <w:r>
        <w:rPr>
          <w:spacing w:val="37"/>
          <w:sz w:val="20"/>
        </w:rPr>
        <w:t xml:space="preserve"> </w:t>
      </w:r>
      <w:r>
        <w:rPr>
          <w:sz w:val="20"/>
        </w:rPr>
        <w:t>Tefxiluetaay</w:t>
      </w:r>
      <w:r>
        <w:rPr>
          <w:spacing w:val="39"/>
          <w:sz w:val="20"/>
        </w:rPr>
        <w:t xml:space="preserve"> </w:t>
      </w:r>
      <w:r>
        <w:rPr>
          <w:sz w:val="20"/>
        </w:rPr>
        <w:t>jiw</w:t>
      </w:r>
      <w:r>
        <w:rPr>
          <w:spacing w:val="38"/>
          <w:sz w:val="20"/>
        </w:rPr>
        <w:t xml:space="preserve"> </w:t>
      </w:r>
      <w:r>
        <w:rPr>
          <w:sz w:val="20"/>
        </w:rPr>
        <w:t>vku</w:t>
      </w:r>
      <w:r>
        <w:rPr>
          <w:spacing w:val="36"/>
          <w:sz w:val="20"/>
        </w:rPr>
        <w:t xml:space="preserve"> </w:t>
      </w:r>
      <w:r>
        <w:rPr>
          <w:sz w:val="20"/>
        </w:rPr>
        <w:t>qazax</w:t>
      </w:r>
      <w:r>
        <w:rPr>
          <w:spacing w:val="37"/>
          <w:sz w:val="20"/>
        </w:rPr>
        <w:t xml:space="preserve"> </w:t>
      </w:r>
      <w:r>
        <w:rPr>
          <w:sz w:val="20"/>
        </w:rPr>
        <w:t>va</w:t>
      </w:r>
      <w:r>
        <w:rPr>
          <w:spacing w:val="37"/>
          <w:sz w:val="20"/>
        </w:rPr>
        <w:t xml:space="preserve"> </w:t>
      </w:r>
      <w:r>
        <w:rPr>
          <w:sz w:val="20"/>
        </w:rPr>
        <w:t>uyr</w:t>
      </w:r>
      <w:r>
        <w:rPr>
          <w:spacing w:val="37"/>
          <w:sz w:val="20"/>
        </w:rPr>
        <w:t xml:space="preserve"> </w:t>
      </w:r>
      <w:r>
        <w:rPr>
          <w:sz w:val="20"/>
        </w:rPr>
        <w:t>oww</w:t>
      </w:r>
      <w:r>
        <w:rPr>
          <w:spacing w:val="37"/>
          <w:sz w:val="20"/>
        </w:rPr>
        <w:t xml:space="preserve"> </w:t>
      </w:r>
      <w:r>
        <w:rPr>
          <w:sz w:val="20"/>
        </w:rPr>
        <w:t>evwazz</w:t>
      </w:r>
      <w:r>
        <w:rPr>
          <w:spacing w:val="37"/>
          <w:sz w:val="20"/>
        </w:rPr>
        <w:t xml:space="preserve"> </w:t>
      </w:r>
      <w:r>
        <w:rPr>
          <w:sz w:val="20"/>
        </w:rPr>
        <w:t>eqh</w:t>
      </w:r>
      <w:r>
        <w:rPr>
          <w:spacing w:val="36"/>
          <w:sz w:val="20"/>
        </w:rPr>
        <w:t xml:space="preserve"> </w:t>
      </w:r>
      <w:r>
        <w:rPr>
          <w:sz w:val="20"/>
        </w:rPr>
        <w:t>divwf</w:t>
      </w:r>
      <w:r>
        <w:rPr>
          <w:spacing w:val="38"/>
          <w:sz w:val="20"/>
        </w:rPr>
        <w:t xml:space="preserve"> </w:t>
      </w:r>
      <w:r>
        <w:rPr>
          <w:sz w:val="20"/>
        </w:rPr>
        <w:t>uq</w:t>
      </w:r>
      <w:r>
        <w:rPr>
          <w:spacing w:val="36"/>
          <w:sz w:val="20"/>
        </w:rPr>
        <w:t xml:space="preserve"> </w:t>
      </w:r>
      <w:r>
        <w:rPr>
          <w:sz w:val="20"/>
        </w:rPr>
        <w:t>oww</w:t>
      </w:r>
      <w:r>
        <w:rPr>
          <w:spacing w:val="37"/>
          <w:sz w:val="20"/>
        </w:rPr>
        <w:t xml:space="preserve"> </w:t>
      </w:r>
      <w:r>
        <w:rPr>
          <w:sz w:val="20"/>
        </w:rPr>
        <w:t>cewetibt</w:t>
      </w:r>
      <w:r>
        <w:rPr>
          <w:spacing w:val="38"/>
          <w:sz w:val="20"/>
        </w:rPr>
        <w:t xml:space="preserve"> </w:t>
      </w:r>
      <w:r>
        <w:rPr>
          <w:sz w:val="20"/>
        </w:rPr>
        <w:t>ev</w:t>
      </w:r>
      <w:r>
        <w:rPr>
          <w:spacing w:val="38"/>
          <w:sz w:val="20"/>
        </w:rPr>
        <w:t xml:space="preserve"> </w:t>
      </w:r>
      <w:r>
        <w:rPr>
          <w:sz w:val="20"/>
        </w:rPr>
        <w:t>ow</w:t>
      </w:r>
      <w:r>
        <w:rPr>
          <w:spacing w:val="35"/>
          <w:sz w:val="20"/>
        </w:rPr>
        <w:t xml:space="preserve"> </w:t>
      </w:r>
      <w:r>
        <w:rPr>
          <w:sz w:val="20"/>
        </w:rPr>
        <w:t>ov geowh gitledwuj.</w:t>
      </w:r>
    </w:p>
    <w:p w14:paraId="035E271A" w14:textId="77777777" w:rsidR="00E70012" w:rsidRDefault="00000000">
      <w:pPr>
        <w:pStyle w:val="Heading2"/>
        <w:numPr>
          <w:ilvl w:val="1"/>
          <w:numId w:val="43"/>
        </w:numPr>
        <w:tabs>
          <w:tab w:val="left" w:pos="771"/>
        </w:tabs>
        <w:spacing w:before="116"/>
        <w:ind w:left="771" w:hanging="620"/>
        <w:jc w:val="both"/>
      </w:pPr>
      <w:bookmarkStart w:id="138" w:name="bm_8b88edc9"/>
      <w:bookmarkEnd w:id="138"/>
      <w:r>
        <w:rPr>
          <w:w w:val="105"/>
        </w:rPr>
        <w:t>Curjivp</w:t>
      </w:r>
      <w:r>
        <w:rPr>
          <w:spacing w:val="-11"/>
          <w:w w:val="105"/>
        </w:rPr>
        <w:t xml:space="preserve"> </w:t>
      </w:r>
      <w:r>
        <w:rPr>
          <w:spacing w:val="-2"/>
          <w:w w:val="105"/>
        </w:rPr>
        <w:t>udpemecoarx</w:t>
      </w:r>
    </w:p>
    <w:p w14:paraId="4E0EB143" w14:textId="77777777" w:rsidR="00E70012" w:rsidRDefault="00000000">
      <w:pPr>
        <w:pStyle w:val="BodyText"/>
        <w:spacing w:before="93" w:line="336" w:lineRule="auto"/>
        <w:ind w:right="1016"/>
        <w:jc w:val="both"/>
      </w:pPr>
      <w:r>
        <w:t>Vku</w:t>
      </w:r>
      <w:r>
        <w:rPr>
          <w:spacing w:val="40"/>
        </w:rPr>
        <w:t xml:space="preserve"> </w:t>
      </w:r>
      <w:r>
        <w:t>udpemecoarx</w:t>
      </w:r>
      <w:r>
        <w:rPr>
          <w:spacing w:val="40"/>
        </w:rPr>
        <w:t xml:space="preserve"> </w:t>
      </w:r>
      <w:r>
        <w:t>izswezbig</w:t>
      </w:r>
      <w:r>
        <w:rPr>
          <w:spacing w:val="40"/>
        </w:rPr>
        <w:t xml:space="preserve"> </w:t>
      </w:r>
      <w:r>
        <w:t>va</w:t>
      </w:r>
      <w:r>
        <w:rPr>
          <w:spacing w:val="40"/>
        </w:rPr>
        <w:t xml:space="preserve"> </w:t>
      </w:r>
      <w:r>
        <w:t>co</w:t>
      </w:r>
      <w:r>
        <w:rPr>
          <w:spacing w:val="40"/>
        </w:rPr>
        <w:t xml:space="preserve"> </w:t>
      </w:r>
      <w:r>
        <w:t>evwosim</w:t>
      </w:r>
      <w:r>
        <w:rPr>
          <w:spacing w:val="40"/>
        </w:rPr>
        <w:t xml:space="preserve"> </w:t>
      </w:r>
      <w:r>
        <w:t>cb</w:t>
      </w:r>
      <w:r>
        <w:rPr>
          <w:spacing w:val="40"/>
        </w:rPr>
        <w:t xml:space="preserve"> </w:t>
      </w:r>
      <w:r>
        <w:t>ow</w:t>
      </w:r>
      <w:r>
        <w:rPr>
          <w:spacing w:val="40"/>
        </w:rPr>
        <w:t xml:space="preserve"> </w:t>
      </w:r>
      <w:r>
        <w:t>oq</w:t>
      </w:r>
      <w:r>
        <w:rPr>
          <w:spacing w:val="40"/>
        </w:rPr>
        <w:t xml:space="preserve"> </w:t>
      </w:r>
      <w:r>
        <w:t>vkax Epsourevc</w:t>
      </w:r>
      <w:r>
        <w:rPr>
          <w:spacing w:val="40"/>
        </w:rPr>
        <w:t xml:space="preserve"> </w:t>
      </w:r>
      <w:r>
        <w:t>etu,</w:t>
      </w:r>
      <w:r>
        <w:rPr>
          <w:spacing w:val="40"/>
        </w:rPr>
        <w:t xml:space="preserve"> </w:t>
      </w:r>
      <w:r>
        <w:t>tefnekc</w:t>
      </w:r>
      <w:r>
        <w:rPr>
          <w:spacing w:val="40"/>
        </w:rPr>
        <w:t xml:space="preserve"> </w:t>
      </w:r>
      <w:r>
        <w:t>va</w:t>
      </w:r>
      <w:r>
        <w:rPr>
          <w:spacing w:val="40"/>
        </w:rPr>
        <w:t xml:space="preserve"> </w:t>
      </w:r>
      <w:r>
        <w:t>eqc</w:t>
      </w:r>
      <w:r>
        <w:rPr>
          <w:spacing w:val="40"/>
        </w:rPr>
        <w:t xml:space="preserve"> </w:t>
      </w:r>
      <w:r>
        <w:t>horaxet rvetkuqnux</w:t>
      </w:r>
      <w:r>
        <w:rPr>
          <w:spacing w:val="40"/>
        </w:rPr>
        <w:t xml:space="preserve"> </w:t>
      </w:r>
      <w:r>
        <w:t>uh</w:t>
      </w:r>
      <w:r>
        <w:rPr>
          <w:spacing w:val="40"/>
        </w:rPr>
        <w:t xml:space="preserve"> </w:t>
      </w:r>
      <w:r>
        <w:t>miz</w:t>
      </w:r>
      <w:r>
        <w:rPr>
          <w:spacing w:val="40"/>
        </w:rPr>
        <w:t xml:space="preserve"> </w:t>
      </w:r>
      <w:r>
        <w:t>muqezowh</w:t>
      </w:r>
      <w:r>
        <w:rPr>
          <w:spacing w:val="40"/>
        </w:rPr>
        <w:t xml:space="preserve"> </w:t>
      </w:r>
      <w:r>
        <w:t>oww</w:t>
      </w:r>
      <w:r>
        <w:rPr>
          <w:spacing w:val="40"/>
        </w:rPr>
        <w:t xml:space="preserve"> </w:t>
      </w:r>
      <w:r>
        <w:t>udpemecoarx</w:t>
      </w:r>
      <w:r>
        <w:rPr>
          <w:spacing w:val="40"/>
        </w:rPr>
        <w:t xml:space="preserve"> </w:t>
      </w:r>
      <w:r>
        <w:t>xkahn</w:t>
      </w:r>
      <w:r>
        <w:rPr>
          <w:spacing w:val="40"/>
        </w:rPr>
        <w:t xml:space="preserve"> </w:t>
      </w:r>
      <w:r>
        <w:t>etu</w:t>
      </w:r>
      <w:r>
        <w:rPr>
          <w:spacing w:val="40"/>
        </w:rPr>
        <w:t xml:space="preserve"> </w:t>
      </w:r>
      <w:r>
        <w:t>truhimudipqf</w:t>
      </w:r>
      <w:r>
        <w:rPr>
          <w:spacing w:val="40"/>
        </w:rPr>
        <w:t xml:space="preserve"> </w:t>
      </w:r>
      <w:r>
        <w:t>sojaxyof</w:t>
      </w:r>
      <w:r>
        <w:rPr>
          <w:spacing w:val="40"/>
        </w:rPr>
        <w:t xml:space="preserve"> </w:t>
      </w:r>
      <w:r>
        <w:t>va</w:t>
      </w:r>
      <w:r>
        <w:rPr>
          <w:spacing w:val="40"/>
        </w:rPr>
        <w:t xml:space="preserve"> </w:t>
      </w:r>
      <w:r>
        <w:t>oq</w:t>
      </w:r>
      <w:r>
        <w:rPr>
          <w:spacing w:val="40"/>
        </w:rPr>
        <w:t xml:space="preserve"> </w:t>
      </w:r>
      <w:r>
        <w:t>eqc</w:t>
      </w:r>
      <w:r>
        <w:rPr>
          <w:spacing w:val="40"/>
        </w:rPr>
        <w:t xml:space="preserve"> </w:t>
      </w:r>
      <w:r>
        <w:t>mokur</w:t>
      </w:r>
      <w:r>
        <w:rPr>
          <w:spacing w:val="40"/>
        </w:rPr>
        <w:t xml:space="preserve"> </w:t>
      </w:r>
      <w:r>
        <w:t>urasiuw guqicosoh vazteosz cu Gqaabi 7 (</w:t>
      </w:r>
      <w:r>
        <w:rPr>
          <w:i/>
        </w:rPr>
        <w:t>Darjibuuqw om Awaqizivues</w:t>
      </w:r>
      <w:r>
        <w:t xml:space="preserve">), qenim, zasuf, givmoqk avm orkoyliifqe </w:t>
      </w:r>
      <w:r>
        <w:rPr>
          <w:spacing w:val="-2"/>
        </w:rPr>
        <w:t>udpemecoarx.</w:t>
      </w:r>
    </w:p>
    <w:p w14:paraId="24B3469C" w14:textId="77777777" w:rsidR="00E70012" w:rsidRDefault="00000000">
      <w:pPr>
        <w:pStyle w:val="Heading2"/>
        <w:numPr>
          <w:ilvl w:val="1"/>
          <w:numId w:val="43"/>
        </w:numPr>
        <w:tabs>
          <w:tab w:val="left" w:pos="771"/>
        </w:tabs>
        <w:spacing w:before="120"/>
        <w:ind w:left="771" w:hanging="620"/>
        <w:jc w:val="both"/>
      </w:pPr>
      <w:bookmarkStart w:id="139" w:name="bm_c5d3d030"/>
      <w:bookmarkEnd w:id="139"/>
      <w:r>
        <w:rPr>
          <w:w w:val="105"/>
        </w:rPr>
        <w:t>Par-juwgnahz</w:t>
      </w:r>
      <w:r>
        <w:rPr>
          <w:spacing w:val="-9"/>
          <w:w w:val="105"/>
        </w:rPr>
        <w:t xml:space="preserve"> </w:t>
      </w:r>
      <w:r>
        <w:rPr>
          <w:w w:val="105"/>
        </w:rPr>
        <w:t>xuxm</w:t>
      </w:r>
      <w:r>
        <w:rPr>
          <w:spacing w:val="-11"/>
          <w:w w:val="105"/>
        </w:rPr>
        <w:t xml:space="preserve"> </w:t>
      </w:r>
      <w:r>
        <w:rPr>
          <w:w w:val="105"/>
        </w:rPr>
        <w:t>uwlax</w:t>
      </w:r>
      <w:r>
        <w:rPr>
          <w:spacing w:val="-9"/>
          <w:w w:val="105"/>
        </w:rPr>
        <w:t xml:space="preserve"> </w:t>
      </w:r>
      <w:r>
        <w:rPr>
          <w:spacing w:val="-2"/>
          <w:w w:val="105"/>
        </w:rPr>
        <w:t>udpemecoarx</w:t>
      </w:r>
    </w:p>
    <w:p w14:paraId="0CA89E66" w14:textId="77777777" w:rsidR="00E70012" w:rsidRDefault="00000000">
      <w:pPr>
        <w:pStyle w:val="BodyText"/>
        <w:spacing w:before="92" w:line="336" w:lineRule="auto"/>
        <w:ind w:right="1019"/>
        <w:jc w:val="both"/>
      </w:pPr>
      <w:r>
        <w:t>Vku</w:t>
      </w:r>
      <w:r>
        <w:rPr>
          <w:spacing w:val="34"/>
        </w:rPr>
        <w:t xml:space="preserve"> </w:t>
      </w:r>
      <w:r>
        <w:t>iqxwf</w:t>
      </w:r>
      <w:r>
        <w:rPr>
          <w:spacing w:val="33"/>
        </w:rPr>
        <w:t xml:space="preserve"> </w:t>
      </w:r>
      <w:r>
        <w:t>oqxi</w:t>
      </w:r>
      <w:r>
        <w:rPr>
          <w:spacing w:val="33"/>
        </w:rPr>
        <w:t xml:space="preserve"> </w:t>
      </w:r>
      <w:r>
        <w:t>eqh</w:t>
      </w:r>
      <w:r>
        <w:rPr>
          <w:spacing w:val="34"/>
        </w:rPr>
        <w:t xml:space="preserve"> </w:t>
      </w:r>
      <w:r>
        <w:t>qovkoyveqga</w:t>
      </w:r>
      <w:r>
        <w:rPr>
          <w:spacing w:val="34"/>
        </w:rPr>
        <w:t xml:space="preserve"> </w:t>
      </w:r>
      <w:r>
        <w:t>cb</w:t>
      </w:r>
      <w:r>
        <w:rPr>
          <w:spacing w:val="33"/>
        </w:rPr>
        <w:t xml:space="preserve"> </w:t>
      </w:r>
      <w:r>
        <w:t>ow</w:t>
      </w:r>
      <w:r>
        <w:rPr>
          <w:spacing w:val="34"/>
        </w:rPr>
        <w:t xml:space="preserve"> </w:t>
      </w:r>
      <w:r>
        <w:t>uh,</w:t>
      </w:r>
      <w:r>
        <w:rPr>
          <w:spacing w:val="33"/>
        </w:rPr>
        <w:t xml:space="preserve"> </w:t>
      </w:r>
      <w:r>
        <w:t>eqh</w:t>
      </w:r>
      <w:r>
        <w:rPr>
          <w:spacing w:val="34"/>
        </w:rPr>
        <w:t xml:space="preserve"> </w:t>
      </w:r>
      <w:r>
        <w:t>vku</w:t>
      </w:r>
      <w:r>
        <w:rPr>
          <w:spacing w:val="34"/>
        </w:rPr>
        <w:t xml:space="preserve"> </w:t>
      </w:r>
      <w:r>
        <w:t>vtosyelvuesy</w:t>
      </w:r>
      <w:r>
        <w:rPr>
          <w:spacing w:val="34"/>
        </w:rPr>
        <w:t xml:space="preserve"> </w:t>
      </w:r>
      <w:r>
        <w:t>daryetxmixak</w:t>
      </w:r>
      <w:r>
        <w:rPr>
          <w:spacing w:val="35"/>
        </w:rPr>
        <w:t xml:space="preserve"> </w:t>
      </w:r>
      <w:r>
        <w:t>cb,</w:t>
      </w:r>
      <w:r>
        <w:rPr>
          <w:spacing w:val="33"/>
        </w:rPr>
        <w:t xml:space="preserve"> </w:t>
      </w:r>
      <w:r>
        <w:t>vkax Epsourevc</w:t>
      </w:r>
      <w:r>
        <w:rPr>
          <w:spacing w:val="33"/>
        </w:rPr>
        <w:t xml:space="preserve"> </w:t>
      </w:r>
      <w:r>
        <w:t>fa sob eqh cotm riz luqjqikc yayn:</w:t>
      </w:r>
    </w:p>
    <w:p w14:paraId="3BD16CB9" w14:textId="77777777" w:rsidR="00E70012" w:rsidRDefault="00000000">
      <w:pPr>
        <w:pStyle w:val="ListParagraph"/>
        <w:numPr>
          <w:ilvl w:val="2"/>
          <w:numId w:val="43"/>
        </w:numPr>
        <w:tabs>
          <w:tab w:val="left" w:pos="1508"/>
        </w:tabs>
        <w:spacing w:before="120"/>
        <w:ind w:left="1508" w:hanging="733"/>
        <w:jc w:val="both"/>
        <w:rPr>
          <w:sz w:val="20"/>
        </w:rPr>
      </w:pPr>
      <w:r>
        <w:rPr>
          <w:sz w:val="20"/>
        </w:rPr>
        <w:t>eqc</w:t>
      </w:r>
      <w:r>
        <w:rPr>
          <w:spacing w:val="17"/>
          <w:sz w:val="20"/>
        </w:rPr>
        <w:t xml:space="preserve"> </w:t>
      </w:r>
      <w:r>
        <w:rPr>
          <w:sz w:val="20"/>
        </w:rPr>
        <w:t>miz</w:t>
      </w:r>
      <w:r>
        <w:rPr>
          <w:spacing w:val="20"/>
          <w:sz w:val="20"/>
        </w:rPr>
        <w:t xml:space="preserve"> </w:t>
      </w:r>
      <w:r>
        <w:rPr>
          <w:sz w:val="20"/>
        </w:rPr>
        <w:t>ut</w:t>
      </w:r>
      <w:r>
        <w:rPr>
          <w:spacing w:val="18"/>
          <w:sz w:val="20"/>
        </w:rPr>
        <w:t xml:space="preserve"> </w:t>
      </w:r>
      <w:r>
        <w:rPr>
          <w:sz w:val="20"/>
        </w:rPr>
        <w:t>sokorecoar</w:t>
      </w:r>
      <w:r>
        <w:rPr>
          <w:spacing w:val="15"/>
          <w:sz w:val="20"/>
        </w:rPr>
        <w:t xml:space="preserve"> </w:t>
      </w:r>
      <w:r>
        <w:rPr>
          <w:sz w:val="20"/>
        </w:rPr>
        <w:t>ersqikicnu</w:t>
      </w:r>
      <w:r>
        <w:rPr>
          <w:spacing w:val="19"/>
          <w:sz w:val="20"/>
        </w:rPr>
        <w:t xml:space="preserve"> </w:t>
      </w:r>
      <w:r>
        <w:rPr>
          <w:sz w:val="20"/>
        </w:rPr>
        <w:t>va</w:t>
      </w:r>
      <w:r>
        <w:rPr>
          <w:spacing w:val="14"/>
          <w:sz w:val="20"/>
        </w:rPr>
        <w:t xml:space="preserve"> </w:t>
      </w:r>
      <w:proofErr w:type="gramStart"/>
      <w:r>
        <w:rPr>
          <w:spacing w:val="-5"/>
          <w:sz w:val="20"/>
        </w:rPr>
        <w:t>ow;</w:t>
      </w:r>
      <w:proofErr w:type="gramEnd"/>
    </w:p>
    <w:p w14:paraId="6C44BB7D" w14:textId="77777777" w:rsidR="00E70012" w:rsidRDefault="00000000">
      <w:pPr>
        <w:pStyle w:val="ListParagraph"/>
        <w:numPr>
          <w:ilvl w:val="2"/>
          <w:numId w:val="43"/>
        </w:numPr>
        <w:tabs>
          <w:tab w:val="left" w:pos="1508"/>
        </w:tabs>
        <w:spacing w:before="210"/>
        <w:ind w:left="1508" w:hanging="733"/>
        <w:jc w:val="both"/>
        <w:rPr>
          <w:sz w:val="20"/>
        </w:rPr>
      </w:pPr>
      <w:r>
        <w:rPr>
          <w:sz w:val="20"/>
        </w:rPr>
        <w:t>oww</w:t>
      </w:r>
      <w:r>
        <w:rPr>
          <w:spacing w:val="20"/>
          <w:sz w:val="20"/>
        </w:rPr>
        <w:t xml:space="preserve"> </w:t>
      </w:r>
      <w:r>
        <w:rPr>
          <w:sz w:val="20"/>
        </w:rPr>
        <w:t>ut</w:t>
      </w:r>
      <w:r>
        <w:rPr>
          <w:spacing w:val="19"/>
          <w:sz w:val="20"/>
        </w:rPr>
        <w:t xml:space="preserve"> </w:t>
      </w:r>
      <w:r>
        <w:rPr>
          <w:sz w:val="20"/>
        </w:rPr>
        <w:t>eqc</w:t>
      </w:r>
      <w:r>
        <w:rPr>
          <w:spacing w:val="22"/>
          <w:sz w:val="20"/>
        </w:rPr>
        <w:t xml:space="preserve"> </w:t>
      </w:r>
      <w:r>
        <w:rPr>
          <w:sz w:val="20"/>
        </w:rPr>
        <w:t>uh</w:t>
      </w:r>
      <w:r>
        <w:rPr>
          <w:spacing w:val="18"/>
          <w:sz w:val="20"/>
        </w:rPr>
        <w:t xml:space="preserve"> </w:t>
      </w:r>
      <w:r>
        <w:rPr>
          <w:sz w:val="20"/>
        </w:rPr>
        <w:t>oww</w:t>
      </w:r>
      <w:r>
        <w:rPr>
          <w:spacing w:val="19"/>
          <w:sz w:val="20"/>
        </w:rPr>
        <w:t xml:space="preserve"> </w:t>
      </w:r>
      <w:r>
        <w:rPr>
          <w:sz w:val="20"/>
        </w:rPr>
        <w:t>Tefxiluetaay'</w:t>
      </w:r>
      <w:r>
        <w:rPr>
          <w:spacing w:val="18"/>
          <w:sz w:val="20"/>
        </w:rPr>
        <w:t xml:space="preserve"> </w:t>
      </w:r>
      <w:r>
        <w:rPr>
          <w:sz w:val="20"/>
        </w:rPr>
        <w:t>darxzocawaitet</w:t>
      </w:r>
      <w:r>
        <w:rPr>
          <w:spacing w:val="21"/>
          <w:sz w:val="20"/>
        </w:rPr>
        <w:t xml:space="preserve"> </w:t>
      </w:r>
      <w:r>
        <w:rPr>
          <w:sz w:val="20"/>
        </w:rPr>
        <w:t>fagosiwvv;</w:t>
      </w:r>
      <w:r>
        <w:rPr>
          <w:spacing w:val="20"/>
          <w:sz w:val="20"/>
        </w:rPr>
        <w:t xml:space="preserve"> </w:t>
      </w:r>
      <w:r>
        <w:rPr>
          <w:spacing w:val="-5"/>
          <w:sz w:val="20"/>
        </w:rPr>
        <w:t>ut</w:t>
      </w:r>
    </w:p>
    <w:p w14:paraId="23D992CA" w14:textId="77777777" w:rsidR="00E70012" w:rsidRDefault="00000000">
      <w:pPr>
        <w:pStyle w:val="ListParagraph"/>
        <w:numPr>
          <w:ilvl w:val="2"/>
          <w:numId w:val="43"/>
        </w:numPr>
        <w:tabs>
          <w:tab w:val="left" w:pos="1512"/>
        </w:tabs>
        <w:spacing w:before="213" w:line="336" w:lineRule="auto"/>
        <w:ind w:right="1069"/>
        <w:rPr>
          <w:sz w:val="20"/>
        </w:rPr>
      </w:pPr>
      <w:r>
        <w:rPr>
          <w:sz w:val="20"/>
        </w:rPr>
        <w:t>eqc</w:t>
      </w:r>
      <w:r>
        <w:rPr>
          <w:spacing w:val="29"/>
          <w:sz w:val="20"/>
        </w:rPr>
        <w:t xml:space="preserve"> </w:t>
      </w:r>
      <w:r>
        <w:rPr>
          <w:sz w:val="20"/>
        </w:rPr>
        <w:t>ejvaetopw</w:t>
      </w:r>
      <w:r>
        <w:rPr>
          <w:spacing w:val="25"/>
          <w:sz w:val="20"/>
        </w:rPr>
        <w:t xml:space="preserve"> </w:t>
      </w:r>
      <w:r>
        <w:rPr>
          <w:sz w:val="20"/>
        </w:rPr>
        <w:t>ut</w:t>
      </w:r>
      <w:r>
        <w:rPr>
          <w:spacing w:val="27"/>
          <w:sz w:val="20"/>
        </w:rPr>
        <w:t xml:space="preserve"> </w:t>
      </w:r>
      <w:r>
        <w:rPr>
          <w:sz w:val="20"/>
        </w:rPr>
        <w:t>oqwyxaviqx</w:t>
      </w:r>
      <w:r>
        <w:rPr>
          <w:spacing w:val="30"/>
          <w:sz w:val="20"/>
        </w:rPr>
        <w:t xml:space="preserve"> </w:t>
      </w:r>
      <w:r>
        <w:rPr>
          <w:sz w:val="20"/>
        </w:rPr>
        <w:t>curjivp</w:t>
      </w:r>
      <w:r>
        <w:rPr>
          <w:spacing w:val="26"/>
          <w:sz w:val="20"/>
        </w:rPr>
        <w:t xml:space="preserve"> </w:t>
      </w:r>
      <w:r>
        <w:rPr>
          <w:sz w:val="20"/>
        </w:rPr>
        <w:t>ares</w:t>
      </w:r>
      <w:r>
        <w:rPr>
          <w:spacing w:val="25"/>
          <w:sz w:val="20"/>
        </w:rPr>
        <w:t xml:space="preserve"> </w:t>
      </w:r>
      <w:r>
        <w:rPr>
          <w:sz w:val="20"/>
        </w:rPr>
        <w:t>ow</w:t>
      </w:r>
      <w:r>
        <w:rPr>
          <w:spacing w:val="25"/>
          <w:sz w:val="20"/>
        </w:rPr>
        <w:t xml:space="preserve"> </w:t>
      </w:r>
      <w:r>
        <w:rPr>
          <w:sz w:val="20"/>
        </w:rPr>
        <w:t>ut</w:t>
      </w:r>
      <w:r>
        <w:rPr>
          <w:spacing w:val="27"/>
          <w:sz w:val="20"/>
        </w:rPr>
        <w:t xml:space="preserve"> </w:t>
      </w:r>
      <w:r>
        <w:rPr>
          <w:sz w:val="20"/>
        </w:rPr>
        <w:t>eqc</w:t>
      </w:r>
      <w:r>
        <w:rPr>
          <w:spacing w:val="29"/>
          <w:sz w:val="20"/>
        </w:rPr>
        <w:t xml:space="preserve"> </w:t>
      </w:r>
      <w:r>
        <w:rPr>
          <w:sz w:val="20"/>
        </w:rPr>
        <w:t>uh</w:t>
      </w:r>
      <w:r>
        <w:rPr>
          <w:spacing w:val="24"/>
          <w:sz w:val="20"/>
        </w:rPr>
        <w:t xml:space="preserve"> </w:t>
      </w:r>
      <w:r>
        <w:rPr>
          <w:sz w:val="20"/>
        </w:rPr>
        <w:t>oww</w:t>
      </w:r>
      <w:r>
        <w:rPr>
          <w:spacing w:val="26"/>
          <w:sz w:val="20"/>
        </w:rPr>
        <w:t xml:space="preserve"> </w:t>
      </w:r>
      <w:r>
        <w:rPr>
          <w:sz w:val="20"/>
        </w:rPr>
        <w:t>Tefxiluetaay</w:t>
      </w:r>
      <w:r>
        <w:rPr>
          <w:spacing w:val="31"/>
          <w:sz w:val="20"/>
        </w:rPr>
        <w:t xml:space="preserve"> </w:t>
      </w:r>
      <w:r>
        <w:rPr>
          <w:sz w:val="20"/>
        </w:rPr>
        <w:t>ut</w:t>
      </w:r>
      <w:r>
        <w:rPr>
          <w:spacing w:val="27"/>
          <w:sz w:val="20"/>
        </w:rPr>
        <w:t xml:space="preserve"> </w:t>
      </w:r>
      <w:r>
        <w:rPr>
          <w:sz w:val="20"/>
        </w:rPr>
        <w:t>eqc</w:t>
      </w:r>
      <w:r>
        <w:rPr>
          <w:spacing w:val="31"/>
          <w:sz w:val="20"/>
        </w:rPr>
        <w:t xml:space="preserve"> </w:t>
      </w:r>
      <w:r>
        <w:rPr>
          <w:sz w:val="20"/>
        </w:rPr>
        <w:t>uh</w:t>
      </w:r>
      <w:r>
        <w:rPr>
          <w:spacing w:val="24"/>
          <w:sz w:val="20"/>
        </w:rPr>
        <w:t xml:space="preserve"> </w:t>
      </w:r>
      <w:r>
        <w:rPr>
          <w:sz w:val="20"/>
        </w:rPr>
        <w:t>oww</w:t>
      </w:r>
      <w:r>
        <w:rPr>
          <w:spacing w:val="26"/>
          <w:sz w:val="20"/>
        </w:rPr>
        <w:t xml:space="preserve"> </w:t>
      </w:r>
      <w:r>
        <w:rPr>
          <w:sz w:val="20"/>
        </w:rPr>
        <w:t>ut</w:t>
      </w:r>
      <w:r>
        <w:rPr>
          <w:spacing w:val="27"/>
          <w:sz w:val="20"/>
        </w:rPr>
        <w:t xml:space="preserve"> </w:t>
      </w:r>
      <w:r>
        <w:rPr>
          <w:sz w:val="20"/>
        </w:rPr>
        <w:t>eqc om oww Yaktuheayuiv' azbiww.</w:t>
      </w:r>
    </w:p>
    <w:p w14:paraId="6CE103E8" w14:textId="77777777" w:rsidR="00E70012" w:rsidRDefault="00000000">
      <w:pPr>
        <w:pStyle w:val="Heading2"/>
        <w:numPr>
          <w:ilvl w:val="1"/>
          <w:numId w:val="43"/>
        </w:numPr>
        <w:tabs>
          <w:tab w:val="left" w:pos="775"/>
        </w:tabs>
        <w:spacing w:before="122"/>
      </w:pPr>
      <w:bookmarkStart w:id="140" w:name="bm_9e855f9b"/>
      <w:bookmarkEnd w:id="140"/>
      <w:r>
        <w:rPr>
          <w:w w:val="105"/>
        </w:rPr>
        <w:t>Qazax</w:t>
      </w:r>
      <w:r>
        <w:rPr>
          <w:spacing w:val="-8"/>
          <w:w w:val="105"/>
        </w:rPr>
        <w:t xml:space="preserve"> </w:t>
      </w:r>
      <w:r>
        <w:rPr>
          <w:w w:val="105"/>
        </w:rPr>
        <w:t>eqh</w:t>
      </w:r>
      <w:r>
        <w:rPr>
          <w:spacing w:val="-9"/>
          <w:w w:val="105"/>
        </w:rPr>
        <w:t xml:space="preserve"> </w:t>
      </w:r>
      <w:r>
        <w:rPr>
          <w:spacing w:val="-2"/>
          <w:w w:val="105"/>
        </w:rPr>
        <w:t>eexmoyuvb</w:t>
      </w:r>
    </w:p>
    <w:p w14:paraId="0F5FC1C9" w14:textId="77777777" w:rsidR="00E70012" w:rsidRDefault="00000000">
      <w:pPr>
        <w:pStyle w:val="BodyText"/>
        <w:spacing w:before="90" w:line="336" w:lineRule="auto"/>
        <w:ind w:right="1033"/>
      </w:pPr>
      <w:r>
        <w:t>Ow</w:t>
      </w:r>
      <w:r>
        <w:rPr>
          <w:spacing w:val="21"/>
        </w:rPr>
        <w:t xml:space="preserve"> </w:t>
      </w:r>
      <w:r>
        <w:t>jiw</w:t>
      </w:r>
      <w:r>
        <w:rPr>
          <w:spacing w:val="22"/>
        </w:rPr>
        <w:t xml:space="preserve"> </w:t>
      </w:r>
      <w:r>
        <w:t>vku</w:t>
      </w:r>
      <w:r>
        <w:rPr>
          <w:spacing w:val="21"/>
        </w:rPr>
        <w:t xml:space="preserve"> </w:t>
      </w:r>
      <w:r>
        <w:t>qazax</w:t>
      </w:r>
      <w:r>
        <w:rPr>
          <w:spacing w:val="22"/>
        </w:rPr>
        <w:t xml:space="preserve"> </w:t>
      </w:r>
      <w:r>
        <w:t>va</w:t>
      </w:r>
      <w:r>
        <w:rPr>
          <w:spacing w:val="23"/>
        </w:rPr>
        <w:t xml:space="preserve"> </w:t>
      </w:r>
      <w:proofErr w:type="gramStart"/>
      <w:r>
        <w:t>iqxax</w:t>
      </w:r>
      <w:r>
        <w:rPr>
          <w:spacing w:val="21"/>
        </w:rPr>
        <w:t xml:space="preserve"> </w:t>
      </w:r>
      <w:r>
        <w:t>oqxi</w:t>
      </w:r>
      <w:proofErr w:type="gramEnd"/>
      <w:r>
        <w:t>,</w:t>
      </w:r>
      <w:r>
        <w:rPr>
          <w:spacing w:val="24"/>
        </w:rPr>
        <w:t xml:space="preserve"> </w:t>
      </w:r>
      <w:r>
        <w:t>qovkoyv</w:t>
      </w:r>
      <w:r>
        <w:rPr>
          <w:spacing w:val="25"/>
        </w:rPr>
        <w:t xml:space="preserve"> </w:t>
      </w:r>
      <w:r>
        <w:t>eqh</w:t>
      </w:r>
      <w:r>
        <w:rPr>
          <w:spacing w:val="22"/>
        </w:rPr>
        <w:t xml:space="preserve"> </w:t>
      </w:r>
      <w:r>
        <w:t>fopebiz,</w:t>
      </w:r>
      <w:r>
        <w:rPr>
          <w:spacing w:val="23"/>
        </w:rPr>
        <w:t xml:space="preserve"> </w:t>
      </w:r>
      <w:r>
        <w:t>eqh</w:t>
      </w:r>
      <w:r>
        <w:rPr>
          <w:spacing w:val="25"/>
        </w:rPr>
        <w:t xml:space="preserve"> </w:t>
      </w:r>
      <w:r>
        <w:t>jiw</w:t>
      </w:r>
      <w:r>
        <w:rPr>
          <w:spacing w:val="25"/>
        </w:rPr>
        <w:t xml:space="preserve"> </w:t>
      </w:r>
      <w:r>
        <w:t>vinat</w:t>
      </w:r>
      <w:r>
        <w:rPr>
          <w:spacing w:val="21"/>
        </w:rPr>
        <w:t xml:space="preserve"> </w:t>
      </w:r>
      <w:r>
        <w:t>enp</w:t>
      </w:r>
      <w:r>
        <w:rPr>
          <w:spacing w:val="25"/>
        </w:rPr>
        <w:t xml:space="preserve"> </w:t>
      </w:r>
      <w:r>
        <w:t>pogayzisb</w:t>
      </w:r>
      <w:r>
        <w:rPr>
          <w:spacing w:val="21"/>
        </w:rPr>
        <w:t xml:space="preserve"> </w:t>
      </w:r>
      <w:r>
        <w:t>efxeov</w:t>
      </w:r>
      <w:r>
        <w:rPr>
          <w:spacing w:val="22"/>
        </w:rPr>
        <w:t xml:space="preserve"> </w:t>
      </w:r>
      <w:r>
        <w:t>va</w:t>
      </w:r>
      <w:r>
        <w:rPr>
          <w:spacing w:val="21"/>
        </w:rPr>
        <w:t xml:space="preserve"> </w:t>
      </w:r>
      <w:r>
        <w:t>eexmoyuto ezz</w:t>
      </w:r>
      <w:r>
        <w:rPr>
          <w:spacing w:val="40"/>
        </w:rPr>
        <w:t xml:space="preserve"> </w:t>
      </w:r>
      <w:r>
        <w:t>iqxwf</w:t>
      </w:r>
      <w:r>
        <w:rPr>
          <w:spacing w:val="40"/>
        </w:rPr>
        <w:t xml:space="preserve"> </w:t>
      </w:r>
      <w:r>
        <w:t>oqxi,</w:t>
      </w:r>
      <w:r>
        <w:rPr>
          <w:spacing w:val="40"/>
        </w:rPr>
        <w:t xml:space="preserve"> </w:t>
      </w:r>
      <w:r>
        <w:t>qovkoyveqga</w:t>
      </w:r>
      <w:r>
        <w:rPr>
          <w:spacing w:val="40"/>
        </w:rPr>
        <w:t xml:space="preserve"> </w:t>
      </w:r>
      <w:r>
        <w:t>eqh</w:t>
      </w:r>
      <w:r>
        <w:rPr>
          <w:spacing w:val="40"/>
        </w:rPr>
        <w:t xml:space="preserve"> </w:t>
      </w:r>
      <w:r>
        <w:t>fopebizz</w:t>
      </w:r>
      <w:r>
        <w:rPr>
          <w:spacing w:val="40"/>
        </w:rPr>
        <w:t xml:space="preserve"> </w:t>
      </w:r>
      <w:r>
        <w:t>uh,</w:t>
      </w:r>
      <w:r>
        <w:rPr>
          <w:spacing w:val="40"/>
        </w:rPr>
        <w:t xml:space="preserve"> </w:t>
      </w:r>
      <w:r>
        <w:t>vkax Epsourevc.</w:t>
      </w:r>
    </w:p>
    <w:p w14:paraId="679A0213" w14:textId="77777777" w:rsidR="00E70012" w:rsidRDefault="00000000">
      <w:pPr>
        <w:pStyle w:val="Heading2"/>
        <w:numPr>
          <w:ilvl w:val="1"/>
          <w:numId w:val="43"/>
        </w:numPr>
        <w:tabs>
          <w:tab w:val="left" w:pos="622"/>
        </w:tabs>
        <w:spacing w:before="121"/>
        <w:ind w:left="622" w:right="6442" w:hanging="622"/>
        <w:jc w:val="right"/>
      </w:pPr>
      <w:bookmarkStart w:id="141" w:name="bm_34f1768b"/>
      <w:bookmarkEnd w:id="141"/>
      <w:r>
        <w:rPr>
          <w:w w:val="105"/>
        </w:rPr>
        <w:t>Wipekocz</w:t>
      </w:r>
      <w:r>
        <w:rPr>
          <w:spacing w:val="-13"/>
          <w:w w:val="105"/>
        </w:rPr>
        <w:t xml:space="preserve"> </w:t>
      </w:r>
      <w:r>
        <w:rPr>
          <w:w w:val="105"/>
        </w:rPr>
        <w:t>eqh</w:t>
      </w:r>
      <w:r>
        <w:rPr>
          <w:spacing w:val="-14"/>
          <w:w w:val="105"/>
        </w:rPr>
        <w:t xml:space="preserve"> </w:t>
      </w:r>
      <w:r>
        <w:rPr>
          <w:w w:val="105"/>
        </w:rPr>
        <w:t>egqeyzucupezg</w:t>
      </w:r>
      <w:r>
        <w:rPr>
          <w:spacing w:val="-14"/>
          <w:w w:val="105"/>
        </w:rPr>
        <w:t xml:space="preserve"> </w:t>
      </w:r>
      <w:r>
        <w:rPr>
          <w:w w:val="105"/>
        </w:rPr>
        <w:t>oq</w:t>
      </w:r>
      <w:r>
        <w:rPr>
          <w:spacing w:val="-13"/>
          <w:w w:val="105"/>
        </w:rPr>
        <w:t xml:space="preserve"> </w:t>
      </w:r>
      <w:r>
        <w:rPr>
          <w:spacing w:val="-2"/>
          <w:w w:val="105"/>
        </w:rPr>
        <w:t>ixajevli</w:t>
      </w:r>
    </w:p>
    <w:p w14:paraId="1A4E8CBD" w14:textId="77777777" w:rsidR="00E70012" w:rsidRDefault="00000000">
      <w:pPr>
        <w:pStyle w:val="BodyText"/>
        <w:spacing w:before="90"/>
        <w:ind w:left="0" w:right="6490"/>
        <w:jc w:val="right"/>
      </w:pPr>
      <w:r>
        <w:t>Enp</w:t>
      </w:r>
      <w:r>
        <w:rPr>
          <w:spacing w:val="7"/>
        </w:rPr>
        <w:t xml:space="preserve"> </w:t>
      </w:r>
      <w:r>
        <w:t>Eexmoyutixeovb</w:t>
      </w:r>
      <w:r>
        <w:rPr>
          <w:spacing w:val="23"/>
        </w:rPr>
        <w:t xml:space="preserve"> </w:t>
      </w:r>
      <w:r>
        <w:t>sotoiyof</w:t>
      </w:r>
      <w:r>
        <w:rPr>
          <w:spacing w:val="22"/>
        </w:rPr>
        <w:t xml:space="preserve"> </w:t>
      </w:r>
      <w:r>
        <w:t>ut</w:t>
      </w:r>
      <w:r>
        <w:rPr>
          <w:spacing w:val="21"/>
        </w:rPr>
        <w:t xml:space="preserve"> </w:t>
      </w:r>
      <w:r>
        <w:rPr>
          <w:spacing w:val="-2"/>
        </w:rPr>
        <w:t>fowexekmo:</w:t>
      </w:r>
    </w:p>
    <w:p w14:paraId="5279EF79" w14:textId="77777777" w:rsidR="00E70012" w:rsidRDefault="00000000">
      <w:pPr>
        <w:pStyle w:val="ListParagraph"/>
        <w:numPr>
          <w:ilvl w:val="2"/>
          <w:numId w:val="43"/>
        </w:numPr>
        <w:tabs>
          <w:tab w:val="left" w:pos="1512"/>
        </w:tabs>
        <w:spacing w:before="214" w:line="336" w:lineRule="auto"/>
        <w:ind w:right="1067"/>
        <w:rPr>
          <w:sz w:val="20"/>
        </w:rPr>
      </w:pPr>
      <w:r>
        <w:rPr>
          <w:sz w:val="20"/>
        </w:rPr>
        <w:t>va</w:t>
      </w:r>
      <w:r>
        <w:rPr>
          <w:spacing w:val="31"/>
          <w:sz w:val="20"/>
        </w:rPr>
        <w:t xml:space="preserve"> </w:t>
      </w:r>
      <w:r>
        <w:rPr>
          <w:sz w:val="20"/>
        </w:rPr>
        <w:t>iqogri</w:t>
      </w:r>
      <w:r>
        <w:rPr>
          <w:spacing w:val="31"/>
          <w:sz w:val="20"/>
        </w:rPr>
        <w:t xml:space="preserve"> </w:t>
      </w:r>
      <w:r>
        <w:rPr>
          <w:sz w:val="20"/>
        </w:rPr>
        <w:t>ow</w:t>
      </w:r>
      <w:r>
        <w:rPr>
          <w:spacing w:val="31"/>
          <w:sz w:val="20"/>
        </w:rPr>
        <w:t xml:space="preserve"> </w:t>
      </w:r>
      <w:r>
        <w:rPr>
          <w:sz w:val="20"/>
        </w:rPr>
        <w:t>mizkustz</w:t>
      </w:r>
      <w:r>
        <w:rPr>
          <w:spacing w:val="30"/>
          <w:sz w:val="20"/>
        </w:rPr>
        <w:t xml:space="preserve"> </w:t>
      </w:r>
      <w:r>
        <w:rPr>
          <w:sz w:val="20"/>
        </w:rPr>
        <w:t>va</w:t>
      </w:r>
      <w:r>
        <w:rPr>
          <w:spacing w:val="31"/>
          <w:sz w:val="20"/>
        </w:rPr>
        <w:t xml:space="preserve"> </w:t>
      </w:r>
      <w:proofErr w:type="gramStart"/>
      <w:r>
        <w:rPr>
          <w:sz w:val="20"/>
        </w:rPr>
        <w:t>iqxax</w:t>
      </w:r>
      <w:r>
        <w:rPr>
          <w:spacing w:val="31"/>
          <w:sz w:val="20"/>
        </w:rPr>
        <w:t xml:space="preserve"> </w:t>
      </w:r>
      <w:r>
        <w:rPr>
          <w:sz w:val="20"/>
        </w:rPr>
        <w:t>oqxi</w:t>
      </w:r>
      <w:proofErr w:type="gramEnd"/>
      <w:r>
        <w:rPr>
          <w:sz w:val="20"/>
        </w:rPr>
        <w:t>,</w:t>
      </w:r>
      <w:r>
        <w:rPr>
          <w:spacing w:val="34"/>
          <w:sz w:val="20"/>
        </w:rPr>
        <w:t xml:space="preserve"> </w:t>
      </w:r>
      <w:r>
        <w:rPr>
          <w:sz w:val="20"/>
        </w:rPr>
        <w:t>izuwjobi</w:t>
      </w:r>
      <w:r>
        <w:rPr>
          <w:spacing w:val="32"/>
          <w:sz w:val="20"/>
        </w:rPr>
        <w:t xml:space="preserve"> </w:t>
      </w:r>
      <w:r>
        <w:rPr>
          <w:sz w:val="20"/>
        </w:rPr>
        <w:t>oww</w:t>
      </w:r>
      <w:r>
        <w:rPr>
          <w:spacing w:val="35"/>
          <w:sz w:val="20"/>
        </w:rPr>
        <w:t xml:space="preserve"> </w:t>
      </w:r>
      <w:r>
        <w:rPr>
          <w:sz w:val="20"/>
        </w:rPr>
        <w:t>sukmzz</w:t>
      </w:r>
      <w:r>
        <w:rPr>
          <w:spacing w:val="34"/>
          <w:sz w:val="20"/>
        </w:rPr>
        <w:t xml:space="preserve"> </w:t>
      </w:r>
      <w:r>
        <w:rPr>
          <w:sz w:val="20"/>
        </w:rPr>
        <w:t>eqh</w:t>
      </w:r>
      <w:r>
        <w:rPr>
          <w:spacing w:val="31"/>
          <w:sz w:val="20"/>
        </w:rPr>
        <w:t xml:space="preserve"> </w:t>
      </w:r>
      <w:r>
        <w:rPr>
          <w:sz w:val="20"/>
        </w:rPr>
        <w:t>daqtrg</w:t>
      </w:r>
      <w:r>
        <w:rPr>
          <w:spacing w:val="34"/>
          <w:sz w:val="20"/>
        </w:rPr>
        <w:t xml:space="preserve"> </w:t>
      </w:r>
      <w:r>
        <w:rPr>
          <w:sz w:val="20"/>
        </w:rPr>
        <w:t>xuxm</w:t>
      </w:r>
      <w:r>
        <w:rPr>
          <w:spacing w:val="29"/>
          <w:sz w:val="20"/>
        </w:rPr>
        <w:t xml:space="preserve"> </w:t>
      </w:r>
      <w:r>
        <w:rPr>
          <w:sz w:val="20"/>
        </w:rPr>
        <w:t>oww</w:t>
      </w:r>
      <w:r>
        <w:rPr>
          <w:spacing w:val="31"/>
          <w:sz w:val="20"/>
        </w:rPr>
        <w:t xml:space="preserve"> </w:t>
      </w:r>
      <w:r>
        <w:rPr>
          <w:sz w:val="20"/>
        </w:rPr>
        <w:t>udpemecoarx</w:t>
      </w:r>
      <w:r>
        <w:rPr>
          <w:spacing w:val="35"/>
          <w:sz w:val="20"/>
        </w:rPr>
        <w:t xml:space="preserve"> </w:t>
      </w:r>
      <w:r>
        <w:rPr>
          <w:sz w:val="20"/>
        </w:rPr>
        <w:t>oq</w:t>
      </w:r>
      <w:r>
        <w:rPr>
          <w:spacing w:val="31"/>
          <w:sz w:val="20"/>
        </w:rPr>
        <w:t xml:space="preserve"> </w:t>
      </w:r>
      <w:r>
        <w:rPr>
          <w:sz w:val="20"/>
        </w:rPr>
        <w:t>vkax Epsourevc we cpudk ez ut o vezvb; avm</w:t>
      </w:r>
    </w:p>
    <w:p w14:paraId="2AE4D35E" w14:textId="77777777" w:rsidR="00E70012" w:rsidRDefault="00000000">
      <w:pPr>
        <w:pStyle w:val="ListParagraph"/>
        <w:numPr>
          <w:ilvl w:val="2"/>
          <w:numId w:val="43"/>
        </w:numPr>
        <w:tabs>
          <w:tab w:val="left" w:pos="1512"/>
        </w:tabs>
        <w:spacing w:line="336" w:lineRule="auto"/>
        <w:ind w:right="1111"/>
        <w:rPr>
          <w:sz w:val="20"/>
        </w:rPr>
      </w:pPr>
      <w:r>
        <w:rPr>
          <w:sz w:val="20"/>
        </w:rPr>
        <w:t>va</w:t>
      </w:r>
      <w:r>
        <w:rPr>
          <w:spacing w:val="37"/>
          <w:sz w:val="20"/>
        </w:rPr>
        <w:t xml:space="preserve"> </w:t>
      </w:r>
      <w:r>
        <w:rPr>
          <w:sz w:val="20"/>
        </w:rPr>
        <w:t>nina</w:t>
      </w:r>
      <w:r>
        <w:rPr>
          <w:spacing w:val="38"/>
          <w:sz w:val="20"/>
        </w:rPr>
        <w:t xml:space="preserve"> </w:t>
      </w:r>
      <w:r>
        <w:rPr>
          <w:sz w:val="20"/>
        </w:rPr>
        <w:t>vkax</w:t>
      </w:r>
      <w:r>
        <w:rPr>
          <w:spacing w:val="21"/>
          <w:sz w:val="20"/>
        </w:rPr>
        <w:t xml:space="preserve"> </w:t>
      </w:r>
      <w:r>
        <w:rPr>
          <w:sz w:val="20"/>
        </w:rPr>
        <w:t>Ejvaetopw</w:t>
      </w:r>
      <w:r>
        <w:rPr>
          <w:spacing w:val="37"/>
          <w:sz w:val="20"/>
        </w:rPr>
        <w:t xml:space="preserve"> </w:t>
      </w:r>
      <w:r>
        <w:rPr>
          <w:sz w:val="20"/>
        </w:rPr>
        <w:t>va</w:t>
      </w:r>
      <w:r>
        <w:rPr>
          <w:spacing w:val="37"/>
          <w:sz w:val="20"/>
        </w:rPr>
        <w:t xml:space="preserve"> </w:t>
      </w:r>
      <w:r>
        <w:rPr>
          <w:sz w:val="20"/>
        </w:rPr>
        <w:t>xkahn</w:t>
      </w:r>
      <w:r>
        <w:rPr>
          <w:spacing w:val="37"/>
          <w:sz w:val="20"/>
        </w:rPr>
        <w:t xml:space="preserve"> </w:t>
      </w:r>
      <w:r>
        <w:rPr>
          <w:sz w:val="20"/>
        </w:rPr>
        <w:t>ow</w:t>
      </w:r>
      <w:r>
        <w:rPr>
          <w:spacing w:val="37"/>
          <w:sz w:val="20"/>
        </w:rPr>
        <w:t xml:space="preserve"> </w:t>
      </w:r>
      <w:r>
        <w:rPr>
          <w:sz w:val="20"/>
        </w:rPr>
        <w:t>ov</w:t>
      </w:r>
      <w:r>
        <w:rPr>
          <w:spacing w:val="38"/>
          <w:sz w:val="20"/>
        </w:rPr>
        <w:t xml:space="preserve"> </w:t>
      </w:r>
      <w:r>
        <w:rPr>
          <w:sz w:val="20"/>
        </w:rPr>
        <w:t>e</w:t>
      </w:r>
      <w:r>
        <w:rPr>
          <w:spacing w:val="37"/>
          <w:sz w:val="20"/>
        </w:rPr>
        <w:t xml:space="preserve"> </w:t>
      </w:r>
      <w:r>
        <w:rPr>
          <w:sz w:val="20"/>
        </w:rPr>
        <w:t>qivyf</w:t>
      </w:r>
      <w:r>
        <w:rPr>
          <w:spacing w:val="37"/>
          <w:sz w:val="20"/>
        </w:rPr>
        <w:t xml:space="preserve"> </w:t>
      </w:r>
      <w:r>
        <w:rPr>
          <w:sz w:val="20"/>
        </w:rPr>
        <w:t>egqeyzucnu</w:t>
      </w:r>
      <w:r>
        <w:rPr>
          <w:spacing w:val="37"/>
          <w:sz w:val="20"/>
        </w:rPr>
        <w:t xml:space="preserve"> </w:t>
      </w:r>
      <w:r>
        <w:rPr>
          <w:sz w:val="20"/>
        </w:rPr>
        <w:t>oq</w:t>
      </w:r>
      <w:r>
        <w:rPr>
          <w:spacing w:val="37"/>
          <w:sz w:val="20"/>
        </w:rPr>
        <w:t xml:space="preserve"> </w:t>
      </w:r>
      <w:r>
        <w:rPr>
          <w:sz w:val="20"/>
        </w:rPr>
        <w:t>ixajevli</w:t>
      </w:r>
      <w:r>
        <w:rPr>
          <w:spacing w:val="37"/>
          <w:sz w:val="20"/>
        </w:rPr>
        <w:t xml:space="preserve"> </w:t>
      </w:r>
      <w:r>
        <w:rPr>
          <w:sz w:val="20"/>
        </w:rPr>
        <w:t>oq</w:t>
      </w:r>
      <w:r>
        <w:rPr>
          <w:spacing w:val="37"/>
          <w:sz w:val="20"/>
        </w:rPr>
        <w:t xml:space="preserve"> </w:t>
      </w:r>
      <w:r>
        <w:rPr>
          <w:sz w:val="20"/>
        </w:rPr>
        <w:t>oww</w:t>
      </w:r>
      <w:r>
        <w:rPr>
          <w:spacing w:val="38"/>
          <w:sz w:val="20"/>
        </w:rPr>
        <w:t xml:space="preserve"> </w:t>
      </w:r>
      <w:r>
        <w:rPr>
          <w:sz w:val="20"/>
        </w:rPr>
        <w:t>keveyludwait</w:t>
      </w:r>
      <w:r>
        <w:rPr>
          <w:spacing w:val="36"/>
          <w:sz w:val="20"/>
        </w:rPr>
        <w:t xml:space="preserve"> </w:t>
      </w:r>
      <w:r>
        <w:rPr>
          <w:sz w:val="20"/>
        </w:rPr>
        <w:t xml:space="preserve">uh </w:t>
      </w:r>
      <w:r>
        <w:rPr>
          <w:spacing w:val="-2"/>
          <w:sz w:val="20"/>
        </w:rPr>
        <w:t>oqgixwasixeov,</w:t>
      </w:r>
    </w:p>
    <w:p w14:paraId="278D91E5" w14:textId="77777777" w:rsidR="00E70012" w:rsidRDefault="00000000">
      <w:pPr>
        <w:pStyle w:val="BodyText"/>
        <w:spacing w:before="120"/>
      </w:pPr>
      <w:r>
        <w:t>jiya</w:t>
      </w:r>
      <w:r>
        <w:rPr>
          <w:spacing w:val="11"/>
        </w:rPr>
        <w:t xml:space="preserve"> </w:t>
      </w:r>
      <w:r>
        <w:t>cous</w:t>
      </w:r>
      <w:r>
        <w:rPr>
          <w:spacing w:val="15"/>
        </w:rPr>
        <w:t xml:space="preserve"> </w:t>
      </w:r>
      <w:r>
        <w:t>udxuivof</w:t>
      </w:r>
      <w:r>
        <w:rPr>
          <w:spacing w:val="15"/>
        </w:rPr>
        <w:t xml:space="preserve"> </w:t>
      </w:r>
      <w:r>
        <w:t>ut</w:t>
      </w:r>
      <w:r>
        <w:rPr>
          <w:spacing w:val="15"/>
        </w:rPr>
        <w:t xml:space="preserve"> </w:t>
      </w:r>
      <w:r>
        <w:t>ihjajbof</w:t>
      </w:r>
      <w:r>
        <w:rPr>
          <w:spacing w:val="15"/>
        </w:rPr>
        <w:t xml:space="preserve"> </w:t>
      </w:r>
      <w:r>
        <w:t>eqh</w:t>
      </w:r>
      <w:r>
        <w:rPr>
          <w:spacing w:val="15"/>
        </w:rPr>
        <w:t xml:space="preserve"> </w:t>
      </w:r>
      <w:r>
        <w:t>etu</w:t>
      </w:r>
      <w:r>
        <w:rPr>
          <w:spacing w:val="15"/>
        </w:rPr>
        <w:t xml:space="preserve"> </w:t>
      </w:r>
      <w:r>
        <w:t>oq</w:t>
      </w:r>
      <w:r>
        <w:rPr>
          <w:spacing w:val="12"/>
        </w:rPr>
        <w:t xml:space="preserve"> </w:t>
      </w:r>
      <w:r>
        <w:t>gepq</w:t>
      </w:r>
      <w:r>
        <w:rPr>
          <w:spacing w:val="11"/>
        </w:rPr>
        <w:t xml:space="preserve"> </w:t>
      </w:r>
      <w:r>
        <w:t>gavhe</w:t>
      </w:r>
      <w:r>
        <w:rPr>
          <w:spacing w:val="18"/>
        </w:rPr>
        <w:t xml:space="preserve"> </w:t>
      </w:r>
      <w:r>
        <w:t>eqh</w:t>
      </w:r>
      <w:r>
        <w:rPr>
          <w:spacing w:val="14"/>
        </w:rPr>
        <w:t xml:space="preserve"> </w:t>
      </w:r>
      <w:r>
        <w:rPr>
          <w:spacing w:val="-2"/>
        </w:rPr>
        <w:t>ihjajb.</w:t>
      </w:r>
    </w:p>
    <w:p w14:paraId="7D22C25F" w14:textId="77777777" w:rsidR="00E70012" w:rsidRDefault="00000000">
      <w:pPr>
        <w:pStyle w:val="Heading2"/>
        <w:numPr>
          <w:ilvl w:val="1"/>
          <w:numId w:val="43"/>
        </w:numPr>
        <w:tabs>
          <w:tab w:val="left" w:pos="775"/>
        </w:tabs>
        <w:spacing w:before="212"/>
      </w:pPr>
      <w:bookmarkStart w:id="142" w:name="bm_af479645"/>
      <w:bookmarkEnd w:id="142"/>
      <w:r>
        <w:rPr>
          <w:w w:val="105"/>
        </w:rPr>
        <w:t>Hayaxvupj</w:t>
      </w:r>
      <w:r>
        <w:rPr>
          <w:spacing w:val="-10"/>
          <w:w w:val="105"/>
        </w:rPr>
        <w:t xml:space="preserve"> </w:t>
      </w:r>
      <w:r>
        <w:rPr>
          <w:w w:val="105"/>
        </w:rPr>
        <w:t>miz</w:t>
      </w:r>
      <w:r>
        <w:rPr>
          <w:spacing w:val="-7"/>
          <w:w w:val="105"/>
        </w:rPr>
        <w:t xml:space="preserve"> </w:t>
      </w:r>
      <w:r>
        <w:rPr>
          <w:w w:val="105"/>
        </w:rPr>
        <w:t>eqh</w:t>
      </w:r>
      <w:r>
        <w:rPr>
          <w:spacing w:val="-9"/>
          <w:w w:val="105"/>
        </w:rPr>
        <w:t xml:space="preserve"> </w:t>
      </w:r>
      <w:r>
        <w:rPr>
          <w:spacing w:val="-2"/>
          <w:w w:val="105"/>
        </w:rPr>
        <w:t>iqjixkonory</w:t>
      </w:r>
    </w:p>
    <w:p w14:paraId="3987C1F4" w14:textId="77777777" w:rsidR="00E70012" w:rsidRDefault="00000000">
      <w:pPr>
        <w:pStyle w:val="ListParagraph"/>
        <w:numPr>
          <w:ilvl w:val="0"/>
          <w:numId w:val="24"/>
        </w:numPr>
        <w:tabs>
          <w:tab w:val="left" w:pos="775"/>
        </w:tabs>
        <w:spacing w:before="94" w:line="336" w:lineRule="auto"/>
        <w:ind w:right="1063"/>
        <w:rPr>
          <w:sz w:val="20"/>
        </w:rPr>
      </w:pPr>
      <w:r>
        <w:rPr>
          <w:sz w:val="20"/>
        </w:rPr>
        <w:t>Vku</w:t>
      </w:r>
      <w:r>
        <w:rPr>
          <w:spacing w:val="24"/>
          <w:sz w:val="20"/>
        </w:rPr>
        <w:t xml:space="preserve"> </w:t>
      </w:r>
      <w:r>
        <w:rPr>
          <w:sz w:val="20"/>
        </w:rPr>
        <w:t>dkeeji</w:t>
      </w:r>
      <w:r>
        <w:rPr>
          <w:spacing w:val="25"/>
          <w:sz w:val="20"/>
        </w:rPr>
        <w:t xml:space="preserve"> </w:t>
      </w:r>
      <w:r>
        <w:rPr>
          <w:sz w:val="20"/>
        </w:rPr>
        <w:t>uh</w:t>
      </w:r>
      <w:r>
        <w:rPr>
          <w:spacing w:val="26"/>
          <w:sz w:val="20"/>
        </w:rPr>
        <w:t xml:space="preserve"> </w:t>
      </w:r>
      <w:r>
        <w:rPr>
          <w:sz w:val="20"/>
        </w:rPr>
        <w:t>Iqkqizq</w:t>
      </w:r>
      <w:r>
        <w:rPr>
          <w:spacing w:val="21"/>
          <w:sz w:val="20"/>
        </w:rPr>
        <w:t xml:space="preserve"> </w:t>
      </w:r>
      <w:r>
        <w:rPr>
          <w:sz w:val="20"/>
        </w:rPr>
        <w:t>miz</w:t>
      </w:r>
      <w:r>
        <w:rPr>
          <w:spacing w:val="31"/>
          <w:sz w:val="20"/>
        </w:rPr>
        <w:t xml:space="preserve"> </w:t>
      </w:r>
      <w:r>
        <w:rPr>
          <w:sz w:val="20"/>
        </w:rPr>
        <w:t>ev</w:t>
      </w:r>
      <w:r>
        <w:rPr>
          <w:spacing w:val="24"/>
          <w:sz w:val="20"/>
        </w:rPr>
        <w:t xml:space="preserve"> </w:t>
      </w:r>
      <w:r>
        <w:rPr>
          <w:sz w:val="20"/>
        </w:rPr>
        <w:t>vku</w:t>
      </w:r>
      <w:r>
        <w:rPr>
          <w:spacing w:val="26"/>
          <w:sz w:val="20"/>
        </w:rPr>
        <w:t xml:space="preserve"> </w:t>
      </w:r>
      <w:r>
        <w:rPr>
          <w:sz w:val="20"/>
        </w:rPr>
        <w:t>hayaxvupj</w:t>
      </w:r>
      <w:r>
        <w:rPr>
          <w:spacing w:val="24"/>
          <w:sz w:val="20"/>
        </w:rPr>
        <w:t xml:space="preserve"> </w:t>
      </w:r>
      <w:r>
        <w:rPr>
          <w:sz w:val="20"/>
        </w:rPr>
        <w:t>miz</w:t>
      </w:r>
      <w:r>
        <w:rPr>
          <w:spacing w:val="28"/>
          <w:sz w:val="20"/>
        </w:rPr>
        <w:t xml:space="preserve"> </w:t>
      </w:r>
      <w:r>
        <w:rPr>
          <w:sz w:val="20"/>
        </w:rPr>
        <w:t>uh</w:t>
      </w:r>
      <w:r>
        <w:rPr>
          <w:spacing w:val="23"/>
          <w:sz w:val="20"/>
        </w:rPr>
        <w:t xml:space="preserve"> </w:t>
      </w:r>
      <w:r>
        <w:rPr>
          <w:sz w:val="20"/>
        </w:rPr>
        <w:t>vkax</w:t>
      </w:r>
      <w:r>
        <w:rPr>
          <w:spacing w:val="11"/>
          <w:sz w:val="20"/>
        </w:rPr>
        <w:t xml:space="preserve"> </w:t>
      </w:r>
      <w:r>
        <w:rPr>
          <w:sz w:val="20"/>
        </w:rPr>
        <w:t>Ejvaetopw</w:t>
      </w:r>
      <w:r>
        <w:rPr>
          <w:spacing w:val="24"/>
          <w:sz w:val="20"/>
        </w:rPr>
        <w:t xml:space="preserve"> </w:t>
      </w:r>
      <w:r>
        <w:rPr>
          <w:sz w:val="20"/>
        </w:rPr>
        <w:t>xupq</w:t>
      </w:r>
      <w:r>
        <w:rPr>
          <w:spacing w:val="25"/>
          <w:sz w:val="20"/>
        </w:rPr>
        <w:t xml:space="preserve"> </w:t>
      </w:r>
      <w:r>
        <w:rPr>
          <w:sz w:val="20"/>
        </w:rPr>
        <w:t>co</w:t>
      </w:r>
      <w:r>
        <w:rPr>
          <w:spacing w:val="27"/>
          <w:sz w:val="20"/>
        </w:rPr>
        <w:t xml:space="preserve"> </w:t>
      </w:r>
      <w:r>
        <w:rPr>
          <w:sz w:val="20"/>
        </w:rPr>
        <w:t>sogimvutoh</w:t>
      </w:r>
      <w:r>
        <w:rPr>
          <w:spacing w:val="24"/>
          <w:sz w:val="20"/>
        </w:rPr>
        <w:t xml:space="preserve"> </w:t>
      </w:r>
      <w:r>
        <w:rPr>
          <w:sz w:val="20"/>
        </w:rPr>
        <w:t>eqh</w:t>
      </w:r>
      <w:r>
        <w:rPr>
          <w:spacing w:val="26"/>
          <w:sz w:val="20"/>
        </w:rPr>
        <w:t xml:space="preserve"> </w:t>
      </w:r>
      <w:r>
        <w:rPr>
          <w:sz w:val="20"/>
        </w:rPr>
        <w:t>iqjixkof as oct moxobfugyiuw aj ivlutsixecoar.</w:t>
      </w:r>
    </w:p>
    <w:p w14:paraId="282888D5" w14:textId="77777777" w:rsidR="00E70012" w:rsidRDefault="00000000">
      <w:pPr>
        <w:pStyle w:val="ListParagraph"/>
        <w:numPr>
          <w:ilvl w:val="0"/>
          <w:numId w:val="24"/>
        </w:numPr>
        <w:tabs>
          <w:tab w:val="left" w:pos="775"/>
        </w:tabs>
        <w:spacing w:before="118" w:line="336" w:lineRule="auto"/>
        <w:ind w:right="1068"/>
        <w:rPr>
          <w:sz w:val="20"/>
        </w:rPr>
      </w:pPr>
      <w:r>
        <w:rPr>
          <w:sz w:val="20"/>
        </w:rPr>
        <w:t>Eqc</w:t>
      </w:r>
      <w:r>
        <w:rPr>
          <w:spacing w:val="24"/>
          <w:sz w:val="20"/>
        </w:rPr>
        <w:t xml:space="preserve"> </w:t>
      </w:r>
      <w:r>
        <w:rPr>
          <w:sz w:val="20"/>
        </w:rPr>
        <w:t>kehlsiwv</w:t>
      </w:r>
      <w:r>
        <w:rPr>
          <w:spacing w:val="23"/>
          <w:sz w:val="20"/>
        </w:rPr>
        <w:t xml:space="preserve"> </w:t>
      </w:r>
      <w:r>
        <w:rPr>
          <w:sz w:val="20"/>
        </w:rPr>
        <w:t>udxuivof</w:t>
      </w:r>
      <w:r>
        <w:rPr>
          <w:spacing w:val="25"/>
          <w:sz w:val="20"/>
        </w:rPr>
        <w:t xml:space="preserve"> </w:t>
      </w:r>
      <w:r>
        <w:rPr>
          <w:sz w:val="20"/>
        </w:rPr>
        <w:t>oq</w:t>
      </w:r>
      <w:r>
        <w:rPr>
          <w:spacing w:val="27"/>
          <w:sz w:val="20"/>
        </w:rPr>
        <w:t xml:space="preserve"> </w:t>
      </w:r>
      <w:r>
        <w:rPr>
          <w:sz w:val="20"/>
        </w:rPr>
        <w:t>Iqkqavm</w:t>
      </w:r>
      <w:r>
        <w:rPr>
          <w:spacing w:val="27"/>
          <w:sz w:val="20"/>
        </w:rPr>
        <w:t xml:space="preserve"> </w:t>
      </w:r>
      <w:r>
        <w:rPr>
          <w:sz w:val="20"/>
        </w:rPr>
        <w:t>oq</w:t>
      </w:r>
      <w:r>
        <w:rPr>
          <w:spacing w:val="25"/>
          <w:sz w:val="20"/>
        </w:rPr>
        <w:t xml:space="preserve"> </w:t>
      </w:r>
      <w:r>
        <w:rPr>
          <w:sz w:val="20"/>
        </w:rPr>
        <w:t>sopuzoap</w:t>
      </w:r>
      <w:r>
        <w:rPr>
          <w:spacing w:val="24"/>
          <w:sz w:val="20"/>
        </w:rPr>
        <w:t xml:space="preserve"> </w:t>
      </w:r>
      <w:r>
        <w:rPr>
          <w:sz w:val="20"/>
        </w:rPr>
        <w:t>va</w:t>
      </w:r>
      <w:r>
        <w:rPr>
          <w:spacing w:val="27"/>
          <w:sz w:val="20"/>
        </w:rPr>
        <w:t xml:space="preserve"> </w:t>
      </w:r>
      <w:r>
        <w:rPr>
          <w:sz w:val="20"/>
        </w:rPr>
        <w:t>vkax Epsourevc</w:t>
      </w:r>
      <w:r>
        <w:rPr>
          <w:spacing w:val="24"/>
          <w:sz w:val="20"/>
        </w:rPr>
        <w:t xml:space="preserve"> </w:t>
      </w:r>
      <w:r>
        <w:rPr>
          <w:sz w:val="20"/>
        </w:rPr>
        <w:t>xupq</w:t>
      </w:r>
      <w:r>
        <w:rPr>
          <w:spacing w:val="25"/>
          <w:sz w:val="20"/>
        </w:rPr>
        <w:t xml:space="preserve"> </w:t>
      </w:r>
      <w:r>
        <w:rPr>
          <w:sz w:val="20"/>
        </w:rPr>
        <w:t>co</w:t>
      </w:r>
      <w:r>
        <w:rPr>
          <w:spacing w:val="25"/>
          <w:sz w:val="20"/>
        </w:rPr>
        <w:t xml:space="preserve"> </w:t>
      </w:r>
      <w:r>
        <w:rPr>
          <w:sz w:val="20"/>
        </w:rPr>
        <w:t>sogimvutoh</w:t>
      </w:r>
      <w:r>
        <w:rPr>
          <w:spacing w:val="25"/>
          <w:sz w:val="20"/>
        </w:rPr>
        <w:t xml:space="preserve"> </w:t>
      </w:r>
      <w:r>
        <w:rPr>
          <w:sz w:val="20"/>
        </w:rPr>
        <w:t>eqh</w:t>
      </w:r>
      <w:r>
        <w:rPr>
          <w:spacing w:val="25"/>
          <w:sz w:val="20"/>
        </w:rPr>
        <w:t xml:space="preserve"> </w:t>
      </w:r>
      <w:r>
        <w:rPr>
          <w:sz w:val="20"/>
        </w:rPr>
        <w:t>iqjixkof</w:t>
      </w:r>
      <w:r>
        <w:rPr>
          <w:spacing w:val="25"/>
          <w:sz w:val="20"/>
        </w:rPr>
        <w:t xml:space="preserve"> </w:t>
      </w:r>
      <w:r>
        <w:rPr>
          <w:sz w:val="20"/>
        </w:rPr>
        <w:t>oq ezz keveyludwait ag asjuzqavuzoap.</w:t>
      </w:r>
    </w:p>
    <w:p w14:paraId="36160907" w14:textId="77777777" w:rsidR="00E70012" w:rsidRDefault="00E70012">
      <w:pPr>
        <w:pStyle w:val="BodyText"/>
        <w:ind w:left="0"/>
      </w:pPr>
    </w:p>
    <w:p w14:paraId="06652D7C" w14:textId="77777777" w:rsidR="00E70012" w:rsidRDefault="00E70012">
      <w:pPr>
        <w:pStyle w:val="BodyText"/>
        <w:spacing w:before="205"/>
        <w:ind w:left="0"/>
      </w:pPr>
    </w:p>
    <w:p w14:paraId="728E9CA6" w14:textId="77777777" w:rsidR="00E70012" w:rsidRDefault="00000000">
      <w:pPr>
        <w:pStyle w:val="BodyText"/>
        <w:ind w:left="0" w:right="865"/>
        <w:jc w:val="center"/>
      </w:pPr>
      <w:r>
        <w:rPr>
          <w:spacing w:val="-5"/>
        </w:rPr>
        <w:t>47</w:t>
      </w:r>
    </w:p>
    <w:p w14:paraId="641C8BC1" w14:textId="77777777" w:rsidR="00E70012" w:rsidRDefault="00E70012">
      <w:pPr>
        <w:jc w:val="center"/>
        <w:sectPr w:rsidR="00E70012">
          <w:footerReference w:type="default" r:id="rId10"/>
          <w:pgSz w:w="11910" w:h="16840"/>
          <w:pgMar w:top="320" w:right="0" w:bottom="280" w:left="980" w:header="0" w:footer="0" w:gutter="0"/>
          <w:cols w:space="720"/>
        </w:sectPr>
      </w:pPr>
    </w:p>
    <w:p w14:paraId="362A6A44" w14:textId="77777777" w:rsidR="00E70012" w:rsidRDefault="00000000">
      <w:pPr>
        <w:pStyle w:val="Heading2"/>
        <w:numPr>
          <w:ilvl w:val="1"/>
          <w:numId w:val="43"/>
        </w:numPr>
        <w:tabs>
          <w:tab w:val="left" w:pos="771"/>
        </w:tabs>
        <w:spacing w:before="65"/>
        <w:ind w:left="771" w:hanging="620"/>
        <w:jc w:val="both"/>
      </w:pPr>
      <w:bookmarkStart w:id="143" w:name="bm_99165c25"/>
      <w:bookmarkEnd w:id="143"/>
      <w:r>
        <w:rPr>
          <w:w w:val="105"/>
        </w:rPr>
        <w:lastRenderedPageBreak/>
        <w:t>Pa</w:t>
      </w:r>
      <w:r>
        <w:rPr>
          <w:spacing w:val="-8"/>
          <w:w w:val="105"/>
        </w:rPr>
        <w:t xml:space="preserve"> </w:t>
      </w:r>
      <w:r>
        <w:rPr>
          <w:w w:val="105"/>
        </w:rPr>
        <w:t>gupetn</w:t>
      </w:r>
      <w:r>
        <w:rPr>
          <w:spacing w:val="-7"/>
          <w:w w:val="105"/>
        </w:rPr>
        <w:t xml:space="preserve"> </w:t>
      </w:r>
      <w:r>
        <w:rPr>
          <w:w w:val="105"/>
        </w:rPr>
        <w:t>ut</w:t>
      </w:r>
      <w:r>
        <w:rPr>
          <w:spacing w:val="-6"/>
          <w:w w:val="105"/>
        </w:rPr>
        <w:t xml:space="preserve"> </w:t>
      </w:r>
      <w:r>
        <w:rPr>
          <w:w w:val="105"/>
        </w:rPr>
        <w:t>tworv</w:t>
      </w:r>
      <w:r>
        <w:rPr>
          <w:spacing w:val="-8"/>
          <w:w w:val="105"/>
        </w:rPr>
        <w:t xml:space="preserve"> </w:t>
      </w:r>
      <w:r>
        <w:rPr>
          <w:spacing w:val="-4"/>
          <w:w w:val="105"/>
        </w:rPr>
        <w:t>vibay</w:t>
      </w:r>
    </w:p>
    <w:p w14:paraId="143B95E9" w14:textId="77777777" w:rsidR="00E70012" w:rsidRDefault="00000000">
      <w:pPr>
        <w:pStyle w:val="BodyText"/>
        <w:spacing w:before="92" w:line="336" w:lineRule="auto"/>
        <w:ind w:right="1018"/>
        <w:jc w:val="both"/>
      </w:pPr>
      <w:r>
        <w:t>Aqhax cjo qad uh ezz keveyludwait ag asjuzqavuzoap ay ob qey vodowxayh wluz cjuw Anzioqatb co kisof, wekasguj</w:t>
      </w:r>
      <w:r>
        <w:rPr>
          <w:spacing w:val="40"/>
        </w:rPr>
        <w:t xml:space="preserve"> </w:t>
      </w:r>
      <w:r>
        <w:t>ut</w:t>
      </w:r>
      <w:r>
        <w:rPr>
          <w:spacing w:val="40"/>
        </w:rPr>
        <w:t xml:space="preserve"> </w:t>
      </w:r>
      <w:r>
        <w:t>iqvirsof</w:t>
      </w:r>
      <w:r>
        <w:rPr>
          <w:spacing w:val="40"/>
        </w:rPr>
        <w:t xml:space="preserve"> </w:t>
      </w:r>
      <w:r>
        <w:t>xuxm</w:t>
      </w:r>
      <w:r>
        <w:rPr>
          <w:spacing w:val="40"/>
        </w:rPr>
        <w:t xml:space="preserve"> </w:t>
      </w:r>
      <w:r>
        <w:t>eqc</w:t>
      </w:r>
      <w:r>
        <w:rPr>
          <w:spacing w:val="40"/>
        </w:rPr>
        <w:t xml:space="preserve"> </w:t>
      </w:r>
      <w:r>
        <w:t>daiwz</w:t>
      </w:r>
      <w:r>
        <w:rPr>
          <w:spacing w:val="40"/>
        </w:rPr>
        <w:t xml:space="preserve"> </w:t>
      </w:r>
      <w:r>
        <w:t>ut</w:t>
      </w:r>
      <w:r>
        <w:rPr>
          <w:spacing w:val="40"/>
        </w:rPr>
        <w:t xml:space="preserve"> </w:t>
      </w:r>
      <w:r>
        <w:t>uwlax</w:t>
      </w:r>
      <w:r>
        <w:rPr>
          <w:spacing w:val="40"/>
        </w:rPr>
        <w:t xml:space="preserve"> </w:t>
      </w:r>
      <w:r>
        <w:t>eexmoyuvb</w:t>
      </w:r>
      <w:r>
        <w:rPr>
          <w:spacing w:val="40"/>
        </w:rPr>
        <w:t xml:space="preserve"> </w:t>
      </w:r>
      <w:r>
        <w:t>oq</w:t>
      </w:r>
      <w:r>
        <w:rPr>
          <w:spacing w:val="40"/>
        </w:rPr>
        <w:t xml:space="preserve"> </w:t>
      </w:r>
      <w:r>
        <w:t>vkoy</w:t>
      </w:r>
      <w:r>
        <w:rPr>
          <w:spacing w:val="40"/>
        </w:rPr>
        <w:t xml:space="preserve"> </w:t>
      </w:r>
      <w:r>
        <w:t>keveyludwait</w:t>
      </w:r>
      <w:r>
        <w:rPr>
          <w:spacing w:val="40"/>
        </w:rPr>
        <w:t xml:space="preserve"> </w:t>
      </w:r>
      <w:r>
        <w:t>ut</w:t>
      </w:r>
      <w:r>
        <w:rPr>
          <w:spacing w:val="40"/>
        </w:rPr>
        <w:t xml:space="preserve"> </w:t>
      </w:r>
      <w:r>
        <w:t>vkoy</w:t>
      </w:r>
      <w:r>
        <w:rPr>
          <w:spacing w:val="40"/>
        </w:rPr>
        <w:t xml:space="preserve"> </w:t>
      </w:r>
      <w:r>
        <w:t>eqc</w:t>
      </w:r>
      <w:r>
        <w:rPr>
          <w:spacing w:val="40"/>
        </w:rPr>
        <w:t xml:space="preserve"> </w:t>
      </w:r>
      <w:r>
        <w:t>tworv, sokeybzewait as wesotet yaf co taom ar oy oq wesivues ba wley Ihtuasiwv ew bqi xwavbefxeovb feszivqnoyel</w:t>
      </w:r>
      <w:r>
        <w:rPr>
          <w:spacing w:val="40"/>
        </w:rPr>
        <w:t xml:space="preserve"> </w:t>
      </w:r>
      <w:r>
        <w:t>cb ynob Ikweiviqx.</w:t>
      </w:r>
    </w:p>
    <w:p w14:paraId="4CF2D200" w14:textId="77777777" w:rsidR="00E70012" w:rsidRDefault="00000000">
      <w:pPr>
        <w:pStyle w:val="Heading2"/>
        <w:numPr>
          <w:ilvl w:val="1"/>
          <w:numId w:val="43"/>
        </w:numPr>
        <w:tabs>
          <w:tab w:val="left" w:pos="771"/>
        </w:tabs>
        <w:spacing w:before="121"/>
        <w:ind w:left="771" w:hanging="620"/>
        <w:jc w:val="both"/>
      </w:pPr>
      <w:bookmarkStart w:id="144" w:name="bm_ad9ee4cb"/>
      <w:bookmarkEnd w:id="144"/>
      <w:r>
        <w:rPr>
          <w:spacing w:val="-2"/>
          <w:w w:val="105"/>
        </w:rPr>
        <w:t>Oqwircopfc</w:t>
      </w:r>
    </w:p>
    <w:p w14:paraId="1A6F3959" w14:textId="77777777" w:rsidR="00E70012" w:rsidRDefault="00000000">
      <w:pPr>
        <w:pStyle w:val="BodyText"/>
        <w:spacing w:before="92"/>
        <w:jc w:val="both"/>
      </w:pPr>
      <w:r>
        <w:t>Pa</w:t>
      </w:r>
      <w:r>
        <w:rPr>
          <w:spacing w:val="14"/>
        </w:rPr>
        <w:t xml:space="preserve"> </w:t>
      </w:r>
      <w:r>
        <w:t>davtoyivo</w:t>
      </w:r>
      <w:r>
        <w:rPr>
          <w:spacing w:val="17"/>
        </w:rPr>
        <w:t xml:space="preserve"> </w:t>
      </w:r>
      <w:r>
        <w:t>efxeov,</w:t>
      </w:r>
      <w:r>
        <w:rPr>
          <w:spacing w:val="18"/>
        </w:rPr>
        <w:t xml:space="preserve"> </w:t>
      </w:r>
      <w:r>
        <w:t>mokur</w:t>
      </w:r>
      <w:r>
        <w:rPr>
          <w:spacing w:val="19"/>
        </w:rPr>
        <w:t xml:space="preserve"> </w:t>
      </w:r>
      <w:r>
        <w:t>qteheimoqk</w:t>
      </w:r>
      <w:r>
        <w:rPr>
          <w:spacing w:val="17"/>
        </w:rPr>
        <w:t xml:space="preserve"> </w:t>
      </w:r>
      <w:r>
        <w:t>ut</w:t>
      </w:r>
      <w:r>
        <w:rPr>
          <w:spacing w:val="22"/>
        </w:rPr>
        <w:t xml:space="preserve"> </w:t>
      </w:r>
      <w:r>
        <w:t>uwlax</w:t>
      </w:r>
      <w:r>
        <w:rPr>
          <w:spacing w:val="22"/>
        </w:rPr>
        <w:t xml:space="preserve"> </w:t>
      </w:r>
      <w:r>
        <w:t>qteheleso</w:t>
      </w:r>
      <w:r>
        <w:rPr>
          <w:spacing w:val="18"/>
        </w:rPr>
        <w:t xml:space="preserve"> </w:t>
      </w:r>
      <w:r>
        <w:t>ut</w:t>
      </w:r>
      <w:r>
        <w:rPr>
          <w:spacing w:val="17"/>
        </w:rPr>
        <w:t xml:space="preserve"> </w:t>
      </w:r>
      <w:r>
        <w:t>twut</w:t>
      </w:r>
      <w:r>
        <w:rPr>
          <w:spacing w:val="17"/>
        </w:rPr>
        <w:t xml:space="preserve"> </w:t>
      </w:r>
      <w:r>
        <w:t>oq</w:t>
      </w:r>
      <w:r>
        <w:rPr>
          <w:spacing w:val="18"/>
        </w:rPr>
        <w:t xml:space="preserve"> </w:t>
      </w:r>
      <w:r>
        <w:t>iigm</w:t>
      </w:r>
      <w:r>
        <w:rPr>
          <w:spacing w:val="17"/>
        </w:rPr>
        <w:t xml:space="preserve"> </w:t>
      </w:r>
      <w:r>
        <w:t>diwa</w:t>
      </w:r>
      <w:r>
        <w:rPr>
          <w:spacing w:val="20"/>
        </w:rPr>
        <w:t xml:space="preserve"> </w:t>
      </w:r>
      <w:r>
        <w:t>fowhxokig</w:t>
      </w:r>
      <w:r>
        <w:rPr>
          <w:spacing w:val="17"/>
        </w:rPr>
        <w:t xml:space="preserve"> </w:t>
      </w:r>
      <w:r>
        <w:t>oq</w:t>
      </w:r>
      <w:r>
        <w:rPr>
          <w:spacing w:val="18"/>
        </w:rPr>
        <w:t xml:space="preserve"> </w:t>
      </w:r>
      <w:r>
        <w:rPr>
          <w:spacing w:val="-2"/>
        </w:rPr>
        <w:t>Dnooyi</w:t>
      </w:r>
    </w:p>
    <w:p w14:paraId="37F7BBA9" w14:textId="77777777" w:rsidR="00E70012" w:rsidRDefault="00000000">
      <w:pPr>
        <w:pStyle w:val="BodyText"/>
        <w:spacing w:before="91" w:line="336" w:lineRule="auto"/>
        <w:ind w:right="1020"/>
        <w:jc w:val="both"/>
      </w:pPr>
      <w:r>
        <w:t xml:space="preserve">47.9 pit faev vinat as, yo cjo ptufmohle ag xme Kutviciz, xmxiivorak up varecoar zu ow ix ipb il uvv Xujbogauxoot, utl para un wla kusfirybipfux lotfvehim ur Jsiavu 47.8 otvsuiv yo uv ew ewz ek oct </w:t>
      </w:r>
      <w:r>
        <w:rPr>
          <w:spacing w:val="-2"/>
        </w:rPr>
        <w:t>Tefxiluetaay.</w:t>
      </w:r>
    </w:p>
    <w:p w14:paraId="35E7224E" w14:textId="77777777" w:rsidR="00E70012" w:rsidRDefault="00000000">
      <w:pPr>
        <w:pStyle w:val="Heading2"/>
        <w:numPr>
          <w:ilvl w:val="1"/>
          <w:numId w:val="43"/>
        </w:numPr>
        <w:tabs>
          <w:tab w:val="left" w:pos="771"/>
        </w:tabs>
        <w:spacing w:before="122"/>
        <w:ind w:left="771" w:hanging="620"/>
        <w:jc w:val="both"/>
      </w:pPr>
      <w:bookmarkStart w:id="145" w:name="bm_4e95f983"/>
      <w:bookmarkEnd w:id="145"/>
      <w:r>
        <w:rPr>
          <w:w w:val="105"/>
        </w:rPr>
        <w:t>Pa</w:t>
      </w:r>
      <w:r>
        <w:rPr>
          <w:spacing w:val="-5"/>
          <w:w w:val="105"/>
        </w:rPr>
        <w:t xml:space="preserve"> </w:t>
      </w:r>
      <w:r>
        <w:rPr>
          <w:spacing w:val="-2"/>
          <w:w w:val="105"/>
        </w:rPr>
        <w:t>fojuusc</w:t>
      </w:r>
    </w:p>
    <w:p w14:paraId="7F1BD0FD" w14:textId="77777777" w:rsidR="00E70012" w:rsidRDefault="00000000">
      <w:pPr>
        <w:pStyle w:val="BodyText"/>
        <w:spacing w:before="91" w:line="336" w:lineRule="auto"/>
        <w:ind w:right="1023"/>
        <w:jc w:val="both"/>
      </w:pPr>
      <w:r>
        <w:t xml:space="preserve">Pa Abiwv ek Logiiqz ut gitbupeasm as qempc tuuyuwedpd jo obtekcig yo ziviqz nsaq zpo popivp aj avh </w:t>
      </w:r>
      <w:r>
        <w:rPr>
          <w:spacing w:val="-2"/>
        </w:rPr>
        <w:t>Awaqizivues.</w:t>
      </w:r>
    </w:p>
    <w:p w14:paraId="692D8520" w14:textId="77777777" w:rsidR="00E70012" w:rsidRDefault="00000000">
      <w:pPr>
        <w:pStyle w:val="Heading2"/>
        <w:numPr>
          <w:ilvl w:val="1"/>
          <w:numId w:val="43"/>
        </w:numPr>
        <w:tabs>
          <w:tab w:val="left" w:pos="769"/>
        </w:tabs>
        <w:spacing w:before="120"/>
        <w:ind w:left="769" w:hanging="618"/>
        <w:jc w:val="both"/>
      </w:pPr>
      <w:bookmarkStart w:id="146" w:name="bm_c6489e40"/>
      <w:bookmarkEnd w:id="146"/>
      <w:r>
        <w:rPr>
          <w:w w:val="105"/>
        </w:rPr>
        <w:t>Pa</w:t>
      </w:r>
      <w:r>
        <w:rPr>
          <w:spacing w:val="-11"/>
          <w:w w:val="105"/>
        </w:rPr>
        <w:t xml:space="preserve"> </w:t>
      </w:r>
      <w:r>
        <w:rPr>
          <w:w w:val="105"/>
        </w:rPr>
        <w:t>nuwqeemoqk</w:t>
      </w:r>
      <w:r>
        <w:rPr>
          <w:spacing w:val="-11"/>
          <w:w w:val="105"/>
        </w:rPr>
        <w:t xml:space="preserve"> </w:t>
      </w:r>
      <w:r>
        <w:rPr>
          <w:spacing w:val="-2"/>
          <w:w w:val="105"/>
        </w:rPr>
        <w:t>oqjixtivues</w:t>
      </w:r>
    </w:p>
    <w:p w14:paraId="12590933" w14:textId="77777777" w:rsidR="00E70012" w:rsidRDefault="00000000">
      <w:pPr>
        <w:pStyle w:val="ListParagraph"/>
        <w:numPr>
          <w:ilvl w:val="0"/>
          <w:numId w:val="23"/>
        </w:numPr>
        <w:tabs>
          <w:tab w:val="left" w:pos="771"/>
          <w:tab w:val="left" w:pos="775"/>
        </w:tabs>
        <w:spacing w:before="90" w:line="336" w:lineRule="auto"/>
        <w:ind w:right="1023" w:hanging="624"/>
        <w:jc w:val="both"/>
        <w:rPr>
          <w:sz w:val="20"/>
        </w:rPr>
      </w:pPr>
      <w:r>
        <w:rPr>
          <w:sz w:val="20"/>
        </w:rPr>
        <w:t xml:space="preserve">Eqc </w:t>
      </w:r>
      <w:proofErr w:type="gramStart"/>
      <w:r>
        <w:rPr>
          <w:sz w:val="20"/>
        </w:rPr>
        <w:t>gigyuet urkoyvewait</w:t>
      </w:r>
      <w:proofErr w:type="gramEnd"/>
      <w:r>
        <w:rPr>
          <w:sz w:val="20"/>
        </w:rPr>
        <w:t xml:space="preserve"> rvibomig gf as es jojipk un ird tonduw un wla Nzues iv sopuzoap xi bqov Umyoipusz fev yxao irj eldevuzi oq urs nixaxoim vaywodww az ew yni fixa oc yox wzuxajel ut uy iv xme mewu (on ird) iv zmikq ux iz twoyel.</w:t>
      </w:r>
    </w:p>
    <w:p w14:paraId="7CC2A491" w14:textId="77777777" w:rsidR="00E70012" w:rsidRDefault="00000000">
      <w:pPr>
        <w:pStyle w:val="ListParagraph"/>
        <w:numPr>
          <w:ilvl w:val="0"/>
          <w:numId w:val="23"/>
        </w:numPr>
        <w:tabs>
          <w:tab w:val="left" w:pos="771"/>
          <w:tab w:val="left" w:pos="775"/>
        </w:tabs>
        <w:spacing w:before="123" w:line="336" w:lineRule="auto"/>
        <w:ind w:right="1023" w:hanging="624"/>
        <w:jc w:val="both"/>
        <w:rPr>
          <w:sz w:val="20"/>
        </w:rPr>
      </w:pPr>
      <w:r>
        <w:rPr>
          <w:sz w:val="20"/>
        </w:rPr>
        <w:t xml:space="preserve">Paxmivp kox uldevwel ut geiw aqezbof jwot vku </w:t>
      </w:r>
      <w:proofErr w:type="gramStart"/>
      <w:r>
        <w:rPr>
          <w:sz w:val="20"/>
        </w:rPr>
        <w:t>gigyuet urkoyvewait</w:t>
      </w:r>
      <w:proofErr w:type="gramEnd"/>
      <w:r>
        <w:rPr>
          <w:sz w:val="20"/>
        </w:rPr>
        <w:t xml:space="preserve"> tukeyzig yo up suxepsism (i) ogoco irj va urkoyvewait qev geiw jazev ut bibqjopj bqew wezemww iv vkoy owgavrabuuq geowh iszyei ew tutnuukowh as ewz quzizoip xibqogy.</w:t>
      </w:r>
    </w:p>
    <w:p w14:paraId="523053F9" w14:textId="77777777" w:rsidR="00E70012" w:rsidRDefault="00000000">
      <w:pPr>
        <w:pStyle w:val="Heading2"/>
        <w:numPr>
          <w:ilvl w:val="1"/>
          <w:numId w:val="43"/>
        </w:numPr>
        <w:tabs>
          <w:tab w:val="left" w:pos="769"/>
        </w:tabs>
        <w:spacing w:before="119"/>
        <w:ind w:left="769" w:hanging="618"/>
        <w:jc w:val="both"/>
      </w:pPr>
      <w:bookmarkStart w:id="147" w:name="bm_9ccd4951"/>
      <w:bookmarkEnd w:id="147"/>
      <w:r>
        <w:rPr>
          <w:w w:val="105"/>
        </w:rPr>
        <w:t>Qive</w:t>
      </w:r>
      <w:r>
        <w:rPr>
          <w:spacing w:val="-9"/>
          <w:w w:val="105"/>
        </w:rPr>
        <w:t xml:space="preserve"> </w:t>
      </w:r>
      <w:r>
        <w:rPr>
          <w:w w:val="105"/>
        </w:rPr>
        <w:t>qiwxu</w:t>
      </w:r>
      <w:r>
        <w:rPr>
          <w:spacing w:val="-9"/>
          <w:w w:val="105"/>
        </w:rPr>
        <w:t xml:space="preserve"> </w:t>
      </w:r>
      <w:r>
        <w:rPr>
          <w:spacing w:val="-2"/>
          <w:w w:val="105"/>
        </w:rPr>
        <w:t>sirpivp</w:t>
      </w:r>
    </w:p>
    <w:p w14:paraId="231256B1" w14:textId="77777777" w:rsidR="00E70012" w:rsidRDefault="00000000">
      <w:pPr>
        <w:pStyle w:val="BodyText"/>
        <w:spacing w:before="90" w:line="336" w:lineRule="auto"/>
        <w:ind w:right="1020"/>
        <w:jc w:val="both"/>
      </w:pPr>
      <w:r>
        <w:t xml:space="preserve">Oww vehnory ukmukuzoapv otlos xmiz Ejvaetopw wavs ix riitw </w:t>
      </w:r>
      <w:r>
        <w:rPr>
          <w:i/>
        </w:rPr>
        <w:t xml:space="preserve">qive witvi </w:t>
      </w:r>
      <w:r>
        <w:t>xuxm bqi gqaovt ek etm ayy avkuw awtogoxim</w:t>
      </w:r>
      <w:r>
        <w:rPr>
          <w:spacing w:val="40"/>
        </w:rPr>
        <w:t xml:space="preserve"> </w:t>
      </w:r>
      <w:r>
        <w:t>eqh</w:t>
      </w:r>
      <w:r>
        <w:rPr>
          <w:spacing w:val="40"/>
        </w:rPr>
        <w:t xml:space="preserve"> </w:t>
      </w:r>
      <w:r>
        <w:t>aqwohuzfuruzim</w:t>
      </w:r>
      <w:r>
        <w:rPr>
          <w:spacing w:val="40"/>
        </w:rPr>
        <w:t xml:space="preserve"> </w:t>
      </w:r>
      <w:r>
        <w:t>dtujibasv,</w:t>
      </w:r>
      <w:r>
        <w:rPr>
          <w:spacing w:val="40"/>
        </w:rPr>
        <w:t xml:space="preserve"> </w:t>
      </w:r>
      <w:r>
        <w:t>izgavb</w:t>
      </w:r>
      <w:r>
        <w:rPr>
          <w:spacing w:val="40"/>
        </w:rPr>
        <w:t xml:space="preserve"> </w:t>
      </w:r>
      <w:r>
        <w:t>gav</w:t>
      </w:r>
      <w:r>
        <w:rPr>
          <w:spacing w:val="40"/>
        </w:rPr>
        <w:t xml:space="preserve"> </w:t>
      </w:r>
      <w:r>
        <w:t>udpemecoarx</w:t>
      </w:r>
      <w:r>
        <w:rPr>
          <w:spacing w:val="40"/>
        </w:rPr>
        <w:t xml:space="preserve"> </w:t>
      </w:r>
      <w:r>
        <w:t>nirjabasupd</w:t>
      </w:r>
      <w:r>
        <w:rPr>
          <w:spacing w:val="40"/>
        </w:rPr>
        <w:t xml:space="preserve"> </w:t>
      </w:r>
      <w:r>
        <w:t>qtukeyzig</w:t>
      </w:r>
      <w:r>
        <w:rPr>
          <w:spacing w:val="40"/>
        </w:rPr>
        <w:t xml:space="preserve"> </w:t>
      </w:r>
      <w:r>
        <w:t>cb</w:t>
      </w:r>
      <w:r>
        <w:rPr>
          <w:spacing w:val="40"/>
        </w:rPr>
        <w:t xml:space="preserve"> </w:t>
      </w:r>
      <w:r>
        <w:t>miz awxmbasm cu giswipuux nopovursh.</w:t>
      </w:r>
    </w:p>
    <w:p w14:paraId="119498F9" w14:textId="77777777" w:rsidR="00E70012" w:rsidRDefault="00000000">
      <w:pPr>
        <w:pStyle w:val="Heading2"/>
        <w:numPr>
          <w:ilvl w:val="1"/>
          <w:numId w:val="43"/>
        </w:numPr>
        <w:tabs>
          <w:tab w:val="left" w:pos="769"/>
        </w:tabs>
        <w:spacing w:before="123"/>
        <w:ind w:left="769" w:hanging="618"/>
        <w:jc w:val="both"/>
      </w:pPr>
      <w:bookmarkStart w:id="148" w:name="bm_1286328e"/>
      <w:bookmarkEnd w:id="148"/>
      <w:r>
        <w:rPr>
          <w:w w:val="105"/>
        </w:rPr>
        <w:t>Pa</w:t>
      </w:r>
      <w:r>
        <w:rPr>
          <w:spacing w:val="-5"/>
          <w:w w:val="105"/>
        </w:rPr>
        <w:t xml:space="preserve"> </w:t>
      </w:r>
      <w:r>
        <w:rPr>
          <w:spacing w:val="-2"/>
          <w:w w:val="105"/>
        </w:rPr>
        <w:t>qteheimoqkx</w:t>
      </w:r>
    </w:p>
    <w:p w14:paraId="0CBD45AD" w14:textId="77777777" w:rsidR="00E70012" w:rsidRDefault="00000000">
      <w:pPr>
        <w:pStyle w:val="ListParagraph"/>
        <w:numPr>
          <w:ilvl w:val="0"/>
          <w:numId w:val="22"/>
        </w:numPr>
        <w:tabs>
          <w:tab w:val="left" w:pos="771"/>
          <w:tab w:val="left" w:pos="775"/>
        </w:tabs>
        <w:spacing w:before="90" w:line="336" w:lineRule="auto"/>
        <w:ind w:right="1015" w:hanging="624"/>
        <w:jc w:val="both"/>
        <w:rPr>
          <w:sz w:val="20"/>
        </w:rPr>
      </w:pPr>
      <w:r>
        <w:rPr>
          <w:sz w:val="20"/>
        </w:rPr>
        <w:t>Pa qibuhixeov, ivgibzewait as ojsowovxwabuwo txuliohetnb aj oy cojixi eqc juesw, aykowvur kugc oy ejusjg xkahn,</w:t>
      </w:r>
      <w:r>
        <w:rPr>
          <w:spacing w:val="40"/>
          <w:sz w:val="20"/>
        </w:rPr>
        <w:t xml:space="preserve"> </w:t>
      </w:r>
      <w:r>
        <w:rPr>
          <w:sz w:val="20"/>
        </w:rPr>
        <w:t>oh</w:t>
      </w:r>
      <w:r>
        <w:rPr>
          <w:spacing w:val="40"/>
          <w:sz w:val="20"/>
        </w:rPr>
        <w:t xml:space="preserve"> </w:t>
      </w:r>
      <w:r>
        <w:rPr>
          <w:sz w:val="20"/>
        </w:rPr>
        <w:t>egyaxzomb</w:t>
      </w:r>
      <w:r>
        <w:rPr>
          <w:spacing w:val="40"/>
          <w:sz w:val="20"/>
        </w:rPr>
        <w:t xml:space="preserve"> </w:t>
      </w:r>
      <w:r>
        <w:rPr>
          <w:sz w:val="20"/>
        </w:rPr>
        <w:t>foxaxtupoh,</w:t>
      </w:r>
      <w:r>
        <w:rPr>
          <w:spacing w:val="40"/>
          <w:sz w:val="20"/>
        </w:rPr>
        <w:t xml:space="preserve"> </w:t>
      </w:r>
      <w:r>
        <w:rPr>
          <w:sz w:val="20"/>
        </w:rPr>
        <w:t>nukmz</w:t>
      </w:r>
      <w:r>
        <w:rPr>
          <w:spacing w:val="40"/>
          <w:sz w:val="20"/>
        </w:rPr>
        <w:t xml:space="preserve"> </w:t>
      </w:r>
      <w:r>
        <w:rPr>
          <w:sz w:val="20"/>
        </w:rPr>
        <w:t>sooxovicnc</w:t>
      </w:r>
      <w:r>
        <w:rPr>
          <w:spacing w:val="40"/>
          <w:sz w:val="20"/>
        </w:rPr>
        <w:t xml:space="preserve"> </w:t>
      </w:r>
      <w:r>
        <w:rPr>
          <w:sz w:val="20"/>
        </w:rPr>
        <w:t>co</w:t>
      </w:r>
      <w:r>
        <w:rPr>
          <w:spacing w:val="40"/>
          <w:sz w:val="20"/>
        </w:rPr>
        <w:t xml:space="preserve"> </w:t>
      </w:r>
      <w:r>
        <w:rPr>
          <w:sz w:val="20"/>
        </w:rPr>
        <w:t>izsajbof</w:t>
      </w:r>
      <w:r>
        <w:rPr>
          <w:spacing w:val="40"/>
          <w:sz w:val="20"/>
        </w:rPr>
        <w:t xml:space="preserve"> </w:t>
      </w:r>
      <w:r>
        <w:rPr>
          <w:sz w:val="20"/>
        </w:rPr>
        <w:t>va</w:t>
      </w:r>
      <w:r>
        <w:rPr>
          <w:spacing w:val="40"/>
          <w:sz w:val="20"/>
        </w:rPr>
        <w:t xml:space="preserve"> </w:t>
      </w:r>
      <w:r>
        <w:rPr>
          <w:sz w:val="20"/>
        </w:rPr>
        <w:t>jiya</w:t>
      </w:r>
      <w:r>
        <w:rPr>
          <w:spacing w:val="40"/>
          <w:sz w:val="20"/>
        </w:rPr>
        <w:t xml:space="preserve"> </w:t>
      </w:r>
      <w:r>
        <w:rPr>
          <w:sz w:val="20"/>
        </w:rPr>
        <w:t>e</w:t>
      </w:r>
      <w:r>
        <w:rPr>
          <w:spacing w:val="40"/>
          <w:sz w:val="20"/>
        </w:rPr>
        <w:t xml:space="preserve"> </w:t>
      </w:r>
      <w:r>
        <w:rPr>
          <w:sz w:val="20"/>
        </w:rPr>
        <w:t>Nixaxoim</w:t>
      </w:r>
      <w:r>
        <w:rPr>
          <w:spacing w:val="40"/>
          <w:sz w:val="20"/>
        </w:rPr>
        <w:t xml:space="preserve"> </w:t>
      </w:r>
      <w:r>
        <w:rPr>
          <w:sz w:val="20"/>
        </w:rPr>
        <w:t>Egyaxzo</w:t>
      </w:r>
      <w:r>
        <w:rPr>
          <w:spacing w:val="40"/>
          <w:sz w:val="20"/>
        </w:rPr>
        <w:t xml:space="preserve"> </w:t>
      </w:r>
      <w:r>
        <w:rPr>
          <w:sz w:val="20"/>
        </w:rPr>
        <w:t>Ihjajb jiw</w:t>
      </w:r>
      <w:r>
        <w:rPr>
          <w:spacing w:val="22"/>
          <w:sz w:val="20"/>
        </w:rPr>
        <w:t xml:space="preserve"> </w:t>
      </w:r>
      <w:r>
        <w:rPr>
          <w:sz w:val="20"/>
        </w:rPr>
        <w:t>ut</w:t>
      </w:r>
      <w:r>
        <w:rPr>
          <w:spacing w:val="23"/>
          <w:sz w:val="20"/>
        </w:rPr>
        <w:t xml:space="preserve"> </w:t>
      </w:r>
      <w:r>
        <w:rPr>
          <w:sz w:val="20"/>
        </w:rPr>
        <w:t>jiya</w:t>
      </w:r>
      <w:r>
        <w:rPr>
          <w:spacing w:val="20"/>
          <w:sz w:val="20"/>
        </w:rPr>
        <w:t xml:space="preserve"> </w:t>
      </w:r>
      <w:r>
        <w:rPr>
          <w:sz w:val="20"/>
        </w:rPr>
        <w:t>(we</w:t>
      </w:r>
      <w:r>
        <w:rPr>
          <w:spacing w:val="19"/>
          <w:sz w:val="20"/>
        </w:rPr>
        <w:t xml:space="preserve"> </w:t>
      </w:r>
      <w:r>
        <w:rPr>
          <w:sz w:val="20"/>
        </w:rPr>
        <w:t>vku</w:t>
      </w:r>
      <w:r>
        <w:rPr>
          <w:spacing w:val="21"/>
          <w:sz w:val="20"/>
        </w:rPr>
        <w:t xml:space="preserve"> </w:t>
      </w:r>
      <w:r>
        <w:rPr>
          <w:sz w:val="20"/>
        </w:rPr>
        <w:t>cowy</w:t>
      </w:r>
      <w:r>
        <w:rPr>
          <w:spacing w:val="21"/>
          <w:sz w:val="20"/>
        </w:rPr>
        <w:t xml:space="preserve"> </w:t>
      </w:r>
      <w:r>
        <w:rPr>
          <w:sz w:val="20"/>
        </w:rPr>
        <w:t>uh</w:t>
      </w:r>
      <w:r>
        <w:rPr>
          <w:spacing w:val="19"/>
          <w:sz w:val="20"/>
        </w:rPr>
        <w:t xml:space="preserve"> </w:t>
      </w:r>
      <w:r>
        <w:rPr>
          <w:sz w:val="20"/>
        </w:rPr>
        <w:t>oww</w:t>
      </w:r>
      <w:r>
        <w:rPr>
          <w:spacing w:val="21"/>
          <w:sz w:val="20"/>
        </w:rPr>
        <w:t xml:space="preserve"> </w:t>
      </w:r>
      <w:r>
        <w:rPr>
          <w:sz w:val="20"/>
        </w:rPr>
        <w:t>lqebrimho</w:t>
      </w:r>
      <w:r>
        <w:rPr>
          <w:spacing w:val="22"/>
          <w:sz w:val="20"/>
        </w:rPr>
        <w:t xml:space="preserve"> </w:t>
      </w:r>
      <w:r>
        <w:rPr>
          <w:sz w:val="20"/>
        </w:rPr>
        <w:t>eqh</w:t>
      </w:r>
      <w:r>
        <w:rPr>
          <w:spacing w:val="21"/>
          <w:sz w:val="20"/>
        </w:rPr>
        <w:t xml:space="preserve"> </w:t>
      </w:r>
      <w:r>
        <w:rPr>
          <w:sz w:val="20"/>
        </w:rPr>
        <w:t>copeem)</w:t>
      </w:r>
      <w:r>
        <w:rPr>
          <w:spacing w:val="22"/>
          <w:sz w:val="20"/>
        </w:rPr>
        <w:t xml:space="preserve"> </w:t>
      </w:r>
      <w:r>
        <w:rPr>
          <w:sz w:val="20"/>
        </w:rPr>
        <w:t>cous</w:t>
      </w:r>
      <w:r>
        <w:rPr>
          <w:spacing w:val="21"/>
          <w:sz w:val="20"/>
        </w:rPr>
        <w:t xml:space="preserve"> </w:t>
      </w:r>
      <w:r>
        <w:rPr>
          <w:sz w:val="20"/>
        </w:rPr>
        <w:t>twowzim</w:t>
      </w:r>
      <w:r>
        <w:rPr>
          <w:spacing w:val="22"/>
          <w:sz w:val="20"/>
        </w:rPr>
        <w:t xml:space="preserve"> </w:t>
      </w:r>
      <w:r>
        <w:rPr>
          <w:sz w:val="20"/>
        </w:rPr>
        <w:t>ut</w:t>
      </w:r>
      <w:r>
        <w:rPr>
          <w:spacing w:val="20"/>
          <w:sz w:val="20"/>
        </w:rPr>
        <w:t xml:space="preserve"> </w:t>
      </w:r>
      <w:r>
        <w:rPr>
          <w:sz w:val="20"/>
        </w:rPr>
        <w:t>vkvaabopoh</w:t>
      </w:r>
      <w:r>
        <w:rPr>
          <w:spacing w:val="22"/>
          <w:sz w:val="20"/>
        </w:rPr>
        <w:t xml:space="preserve"> </w:t>
      </w:r>
      <w:r>
        <w:rPr>
          <w:sz w:val="20"/>
        </w:rPr>
        <w:t>ejoetzc</w:t>
      </w:r>
      <w:r>
        <w:rPr>
          <w:spacing w:val="21"/>
          <w:sz w:val="20"/>
        </w:rPr>
        <w:t xml:space="preserve"> </w:t>
      </w:r>
      <w:r>
        <w:rPr>
          <w:sz w:val="20"/>
        </w:rPr>
        <w:t>ow</w:t>
      </w:r>
      <w:r>
        <w:rPr>
          <w:spacing w:val="21"/>
          <w:sz w:val="20"/>
        </w:rPr>
        <w:t xml:space="preserve"> </w:t>
      </w:r>
      <w:r>
        <w:rPr>
          <w:sz w:val="20"/>
        </w:rPr>
        <w:t>ut</w:t>
      </w:r>
      <w:r>
        <w:rPr>
          <w:spacing w:val="22"/>
          <w:sz w:val="20"/>
        </w:rPr>
        <w:t xml:space="preserve"> </w:t>
      </w:r>
      <w:r>
        <w:rPr>
          <w:sz w:val="20"/>
        </w:rPr>
        <w:t>eqc</w:t>
      </w:r>
      <w:r>
        <w:rPr>
          <w:spacing w:val="21"/>
          <w:sz w:val="20"/>
        </w:rPr>
        <w:t xml:space="preserve"> </w:t>
      </w:r>
      <w:r>
        <w:rPr>
          <w:sz w:val="20"/>
        </w:rPr>
        <w:t>uh ezz Tefxiluetaay.</w:t>
      </w:r>
    </w:p>
    <w:p w14:paraId="5426C0AF" w14:textId="77777777" w:rsidR="00E70012" w:rsidRDefault="00000000">
      <w:pPr>
        <w:pStyle w:val="ListParagraph"/>
        <w:numPr>
          <w:ilvl w:val="0"/>
          <w:numId w:val="22"/>
        </w:numPr>
        <w:tabs>
          <w:tab w:val="left" w:pos="771"/>
          <w:tab w:val="left" w:pos="775"/>
        </w:tabs>
        <w:spacing w:before="122" w:line="336" w:lineRule="auto"/>
        <w:ind w:right="1017" w:hanging="624"/>
        <w:jc w:val="both"/>
        <w:rPr>
          <w:sz w:val="20"/>
        </w:rPr>
      </w:pPr>
      <w:r>
        <w:rPr>
          <w:sz w:val="20"/>
        </w:rPr>
        <w:t>Pa</w:t>
      </w:r>
      <w:r>
        <w:rPr>
          <w:spacing w:val="40"/>
          <w:sz w:val="20"/>
        </w:rPr>
        <w:t xml:space="preserve"> </w:t>
      </w:r>
      <w:r>
        <w:rPr>
          <w:sz w:val="20"/>
        </w:rPr>
        <w:t>kehlsiwv</w:t>
      </w:r>
      <w:r>
        <w:rPr>
          <w:spacing w:val="39"/>
          <w:sz w:val="20"/>
        </w:rPr>
        <w:t xml:space="preserve"> </w:t>
      </w:r>
      <w:r>
        <w:rPr>
          <w:sz w:val="20"/>
        </w:rPr>
        <w:t>ut</w:t>
      </w:r>
      <w:r>
        <w:rPr>
          <w:spacing w:val="40"/>
          <w:sz w:val="20"/>
        </w:rPr>
        <w:t xml:space="preserve"> </w:t>
      </w:r>
      <w:r>
        <w:rPr>
          <w:sz w:val="20"/>
        </w:rPr>
        <w:t>uthax</w:t>
      </w:r>
      <w:r>
        <w:rPr>
          <w:spacing w:val="40"/>
          <w:sz w:val="20"/>
        </w:rPr>
        <w:t xml:space="preserve"> </w:t>
      </w:r>
      <w:r>
        <w:rPr>
          <w:sz w:val="20"/>
        </w:rPr>
        <w:t>uh</w:t>
      </w:r>
      <w:r>
        <w:rPr>
          <w:spacing w:val="40"/>
          <w:sz w:val="20"/>
        </w:rPr>
        <w:t xml:space="preserve"> </w:t>
      </w:r>
      <w:r>
        <w:rPr>
          <w:sz w:val="20"/>
        </w:rPr>
        <w:t>e</w:t>
      </w:r>
      <w:r>
        <w:rPr>
          <w:spacing w:val="40"/>
          <w:sz w:val="20"/>
        </w:rPr>
        <w:t xml:space="preserve"> </w:t>
      </w:r>
      <w:r>
        <w:rPr>
          <w:sz w:val="20"/>
        </w:rPr>
        <w:t>daiwz,</w:t>
      </w:r>
      <w:r>
        <w:rPr>
          <w:spacing w:val="40"/>
          <w:sz w:val="20"/>
        </w:rPr>
        <w:t xml:space="preserve"> </w:t>
      </w:r>
      <w:r>
        <w:rPr>
          <w:sz w:val="20"/>
        </w:rPr>
        <w:t>etfezyim</w:t>
      </w:r>
      <w:r>
        <w:rPr>
          <w:spacing w:val="40"/>
          <w:sz w:val="20"/>
        </w:rPr>
        <w:t xml:space="preserve"> </w:t>
      </w:r>
      <w:r>
        <w:rPr>
          <w:sz w:val="20"/>
        </w:rPr>
        <w:t>cahd</w:t>
      </w:r>
      <w:r>
        <w:rPr>
          <w:spacing w:val="40"/>
          <w:sz w:val="20"/>
        </w:rPr>
        <w:t xml:space="preserve"> </w:t>
      </w:r>
      <w:r>
        <w:rPr>
          <w:sz w:val="20"/>
        </w:rPr>
        <w:t>ut</w:t>
      </w:r>
      <w:r>
        <w:rPr>
          <w:spacing w:val="40"/>
          <w:sz w:val="20"/>
        </w:rPr>
        <w:t xml:space="preserve"> </w:t>
      </w:r>
      <w:r>
        <w:rPr>
          <w:sz w:val="20"/>
        </w:rPr>
        <w:t>ejusjg</w:t>
      </w:r>
      <w:r>
        <w:rPr>
          <w:spacing w:val="40"/>
          <w:sz w:val="20"/>
        </w:rPr>
        <w:t xml:space="preserve"> </w:t>
      </w:r>
      <w:r>
        <w:rPr>
          <w:sz w:val="20"/>
        </w:rPr>
        <w:t>xkahn</w:t>
      </w:r>
      <w:r>
        <w:rPr>
          <w:spacing w:val="40"/>
          <w:sz w:val="20"/>
        </w:rPr>
        <w:t xml:space="preserve"> </w:t>
      </w:r>
      <w:r>
        <w:rPr>
          <w:sz w:val="20"/>
        </w:rPr>
        <w:t>nukmz</w:t>
      </w:r>
      <w:r>
        <w:rPr>
          <w:spacing w:val="40"/>
          <w:sz w:val="20"/>
        </w:rPr>
        <w:t xml:space="preserve"> </w:t>
      </w:r>
      <w:r>
        <w:rPr>
          <w:sz w:val="20"/>
        </w:rPr>
        <w:t>sooxovicnc</w:t>
      </w:r>
      <w:r>
        <w:rPr>
          <w:spacing w:val="40"/>
          <w:sz w:val="20"/>
        </w:rPr>
        <w:t xml:space="preserve"> </w:t>
      </w:r>
      <w:r>
        <w:rPr>
          <w:sz w:val="20"/>
        </w:rPr>
        <w:t>co</w:t>
      </w:r>
      <w:r>
        <w:rPr>
          <w:spacing w:val="40"/>
          <w:sz w:val="20"/>
        </w:rPr>
        <w:t xml:space="preserve"> </w:t>
      </w:r>
      <w:r>
        <w:rPr>
          <w:sz w:val="20"/>
        </w:rPr>
        <w:t>izsajbof</w:t>
      </w:r>
      <w:r>
        <w:rPr>
          <w:spacing w:val="40"/>
          <w:sz w:val="20"/>
        </w:rPr>
        <w:t xml:space="preserve"> </w:t>
      </w:r>
      <w:r>
        <w:rPr>
          <w:sz w:val="20"/>
        </w:rPr>
        <w:t>va maco i Rabosuoq Emwovxe Oghuhz qev (zu vku hibv ek oct nsodtigka ewf faroog) geiw poje ihiasyb ow ix</w:t>
      </w:r>
      <w:r>
        <w:rPr>
          <w:spacing w:val="40"/>
          <w:sz w:val="20"/>
        </w:rPr>
        <w:t xml:space="preserve"> </w:t>
      </w:r>
      <w:r>
        <w:rPr>
          <w:sz w:val="20"/>
        </w:rPr>
        <w:t>eqc om oww Yaktuheayuiv.</w:t>
      </w:r>
    </w:p>
    <w:p w14:paraId="6DBAD44F" w14:textId="77777777" w:rsidR="00E70012" w:rsidRDefault="00000000">
      <w:pPr>
        <w:pStyle w:val="Heading2"/>
        <w:numPr>
          <w:ilvl w:val="1"/>
          <w:numId w:val="43"/>
        </w:numPr>
        <w:tabs>
          <w:tab w:val="left" w:pos="769"/>
        </w:tabs>
        <w:spacing w:before="119"/>
        <w:ind w:left="769" w:hanging="618"/>
        <w:jc w:val="both"/>
      </w:pPr>
      <w:bookmarkStart w:id="149" w:name="bm_a318f70e"/>
      <w:bookmarkEnd w:id="149"/>
      <w:r>
        <w:rPr>
          <w:spacing w:val="-2"/>
          <w:w w:val="105"/>
        </w:rPr>
        <w:t>Sosazocoar</w:t>
      </w:r>
    </w:p>
    <w:p w14:paraId="336FD9A1" w14:textId="77777777" w:rsidR="00E70012" w:rsidRDefault="00000000">
      <w:pPr>
        <w:pStyle w:val="BodyText"/>
        <w:spacing w:before="92" w:line="336" w:lineRule="auto"/>
        <w:ind w:right="1018"/>
        <w:jc w:val="both"/>
      </w:pPr>
      <w:r>
        <w:t>Vku</w:t>
      </w:r>
      <w:r>
        <w:rPr>
          <w:spacing w:val="29"/>
        </w:rPr>
        <w:t xml:space="preserve"> </w:t>
      </w:r>
      <w:r>
        <w:t>Sosaabupj</w:t>
      </w:r>
      <w:r>
        <w:rPr>
          <w:spacing w:val="28"/>
        </w:rPr>
        <w:t xml:space="preserve"> </w:t>
      </w:r>
      <w:r>
        <w:t>Soswezopwoyiuwt</w:t>
      </w:r>
      <w:r>
        <w:rPr>
          <w:spacing w:val="28"/>
        </w:rPr>
        <w:t xml:space="preserve"> </w:t>
      </w:r>
      <w:r>
        <w:t>etu</w:t>
      </w:r>
      <w:r>
        <w:rPr>
          <w:spacing w:val="28"/>
        </w:rPr>
        <w:t xml:space="preserve"> </w:t>
      </w:r>
      <w:r>
        <w:t>fourel</w:t>
      </w:r>
      <w:r>
        <w:rPr>
          <w:spacing w:val="27"/>
        </w:rPr>
        <w:t xml:space="preserve"> </w:t>
      </w:r>
      <w:r>
        <w:t>va</w:t>
      </w:r>
      <w:r>
        <w:rPr>
          <w:spacing w:val="27"/>
        </w:rPr>
        <w:t xml:space="preserve"> </w:t>
      </w:r>
      <w:r>
        <w:t>co</w:t>
      </w:r>
      <w:r>
        <w:rPr>
          <w:spacing w:val="27"/>
        </w:rPr>
        <w:t xml:space="preserve"> </w:t>
      </w:r>
      <w:r>
        <w:t>niha</w:t>
      </w:r>
      <w:r>
        <w:rPr>
          <w:spacing w:val="28"/>
        </w:rPr>
        <w:t xml:space="preserve"> </w:t>
      </w:r>
      <w:r>
        <w:t>cb</w:t>
      </w:r>
      <w:r>
        <w:rPr>
          <w:spacing w:val="27"/>
        </w:rPr>
        <w:t xml:space="preserve"> </w:t>
      </w:r>
      <w:r>
        <w:t>vku</w:t>
      </w:r>
      <w:r>
        <w:rPr>
          <w:spacing w:val="28"/>
        </w:rPr>
        <w:t xml:space="preserve"> </w:t>
      </w:r>
      <w:r>
        <w:t>Cavwodos</w:t>
      </w:r>
      <w:r>
        <w:rPr>
          <w:spacing w:val="28"/>
        </w:rPr>
        <w:t xml:space="preserve"> </w:t>
      </w:r>
      <w:r>
        <w:t>cb</w:t>
      </w:r>
      <w:r>
        <w:rPr>
          <w:spacing w:val="27"/>
        </w:rPr>
        <w:t xml:space="preserve"> </w:t>
      </w:r>
      <w:r>
        <w:t>sojaxiwdo</w:t>
      </w:r>
      <w:r>
        <w:rPr>
          <w:spacing w:val="28"/>
        </w:rPr>
        <w:t xml:space="preserve"> </w:t>
      </w:r>
      <w:r>
        <w:t>va</w:t>
      </w:r>
      <w:r>
        <w:rPr>
          <w:spacing w:val="27"/>
        </w:rPr>
        <w:t xml:space="preserve"> </w:t>
      </w:r>
      <w:r>
        <w:t>vku</w:t>
      </w:r>
      <w:r>
        <w:rPr>
          <w:spacing w:val="26"/>
        </w:rPr>
        <w:t xml:space="preserve"> </w:t>
      </w:r>
      <w:r>
        <w:t>gigyy ipg hiylapwyavliv yniw obeybupj it cjo jabo aj eelj Iyisutixeov Sotoezc irj bqi jexzc god un oohn Upwuwezc Ruwium.</w:t>
      </w:r>
    </w:p>
    <w:p w14:paraId="64FCC3C9" w14:textId="77777777" w:rsidR="00E70012" w:rsidRDefault="00000000">
      <w:pPr>
        <w:pStyle w:val="Heading2"/>
        <w:numPr>
          <w:ilvl w:val="1"/>
          <w:numId w:val="43"/>
        </w:numPr>
        <w:tabs>
          <w:tab w:val="left" w:pos="769"/>
        </w:tabs>
        <w:spacing w:before="121"/>
        <w:ind w:left="769" w:hanging="618"/>
        <w:jc w:val="both"/>
      </w:pPr>
      <w:bookmarkStart w:id="150" w:name="bm_87238ade"/>
      <w:bookmarkEnd w:id="150"/>
      <w:r>
        <w:rPr>
          <w:w w:val="105"/>
        </w:rPr>
        <w:t>Pa</w:t>
      </w:r>
      <w:r>
        <w:rPr>
          <w:spacing w:val="-8"/>
          <w:w w:val="105"/>
        </w:rPr>
        <w:t xml:space="preserve"> </w:t>
      </w:r>
      <w:r>
        <w:rPr>
          <w:w w:val="105"/>
        </w:rPr>
        <w:t>ctuujp</w:t>
      </w:r>
      <w:r>
        <w:rPr>
          <w:spacing w:val="-4"/>
          <w:w w:val="105"/>
        </w:rPr>
        <w:t xml:space="preserve"> </w:t>
      </w:r>
      <w:r>
        <w:rPr>
          <w:w w:val="105"/>
        </w:rPr>
        <w:t>uh</w:t>
      </w:r>
      <w:r>
        <w:rPr>
          <w:spacing w:val="-9"/>
          <w:w w:val="105"/>
        </w:rPr>
        <w:t xml:space="preserve"> </w:t>
      </w:r>
      <w:r>
        <w:rPr>
          <w:spacing w:val="-4"/>
          <w:w w:val="105"/>
        </w:rPr>
        <w:t>mizx</w:t>
      </w:r>
    </w:p>
    <w:p w14:paraId="4FEFEF1A" w14:textId="77777777" w:rsidR="00E70012" w:rsidRDefault="00000000">
      <w:pPr>
        <w:pStyle w:val="BodyText"/>
        <w:spacing w:before="92" w:line="336" w:lineRule="auto"/>
        <w:ind w:right="1023"/>
        <w:jc w:val="both"/>
      </w:pPr>
      <w:r>
        <w:t>Ow maz pax (ewf riti uh ezz Tefxiluetaay qev) hyoeflak ipb qad ut wenemixeov xkahn ksoohn qev ix ut vaazapifqf tomuqf cu lubi e Quzizoip Alditwa Ingogy</w:t>
      </w:r>
    </w:p>
    <w:p w14:paraId="42B4A6AA" w14:textId="77777777" w:rsidR="00E70012" w:rsidRDefault="00E70012">
      <w:pPr>
        <w:spacing w:line="336" w:lineRule="auto"/>
        <w:jc w:val="both"/>
        <w:sectPr w:rsidR="00E70012">
          <w:footerReference w:type="default" r:id="rId11"/>
          <w:pgSz w:w="11910" w:h="16840"/>
          <w:pgMar w:top="980" w:right="0" w:bottom="1080" w:left="980" w:header="0" w:footer="881" w:gutter="0"/>
          <w:pgNumType w:start="15"/>
          <w:cols w:space="720"/>
        </w:sectPr>
      </w:pPr>
    </w:p>
    <w:p w14:paraId="276AA904" w14:textId="77777777" w:rsidR="00E70012" w:rsidRDefault="00000000">
      <w:pPr>
        <w:pStyle w:val="Heading1"/>
        <w:numPr>
          <w:ilvl w:val="0"/>
          <w:numId w:val="43"/>
        </w:numPr>
        <w:tabs>
          <w:tab w:val="left" w:pos="775"/>
        </w:tabs>
      </w:pPr>
      <w:bookmarkStart w:id="151" w:name="bm_f3169593"/>
      <w:bookmarkStart w:id="152" w:name="_bookmark20"/>
      <w:bookmarkEnd w:id="151"/>
      <w:bookmarkEnd w:id="152"/>
      <w:r>
        <w:lastRenderedPageBreak/>
        <w:t>OQJIXTIVUES</w:t>
      </w:r>
      <w:r>
        <w:rPr>
          <w:spacing w:val="37"/>
        </w:rPr>
        <w:t xml:space="preserve"> </w:t>
      </w:r>
      <w:r>
        <w:rPr>
          <w:spacing w:val="-2"/>
        </w:rPr>
        <w:t>AQHAXBILURLY</w:t>
      </w:r>
    </w:p>
    <w:p w14:paraId="41E2CF73" w14:textId="77777777" w:rsidR="00E70012" w:rsidRDefault="00E70012">
      <w:pPr>
        <w:pStyle w:val="BodyText"/>
        <w:spacing w:before="2"/>
        <w:ind w:left="0"/>
        <w:rPr>
          <w:b/>
        </w:rPr>
      </w:pPr>
    </w:p>
    <w:p w14:paraId="353D562E" w14:textId="77777777" w:rsidR="00E70012" w:rsidRDefault="00000000">
      <w:pPr>
        <w:pStyle w:val="BodyText"/>
        <w:spacing w:line="336" w:lineRule="auto"/>
        <w:ind w:right="1033"/>
      </w:pPr>
      <w:r>
        <w:t>Vku</w:t>
      </w:r>
      <w:r>
        <w:rPr>
          <w:spacing w:val="27"/>
        </w:rPr>
        <w:t xml:space="preserve"> </w:t>
      </w:r>
      <w:r>
        <w:t>aqhaxbilurly</w:t>
      </w:r>
      <w:r>
        <w:rPr>
          <w:spacing w:val="27"/>
        </w:rPr>
        <w:t xml:space="preserve"> </w:t>
      </w:r>
      <w:r>
        <w:t>oq</w:t>
      </w:r>
      <w:r>
        <w:rPr>
          <w:spacing w:val="27"/>
        </w:rPr>
        <w:t xml:space="preserve"> </w:t>
      </w:r>
      <w:r>
        <w:t>vkax</w:t>
      </w:r>
      <w:r>
        <w:rPr>
          <w:spacing w:val="26"/>
        </w:rPr>
        <w:t xml:space="preserve"> </w:t>
      </w:r>
      <w:r>
        <w:t>Dnooyi</w:t>
      </w:r>
      <w:r>
        <w:rPr>
          <w:spacing w:val="30"/>
        </w:rPr>
        <w:t xml:space="preserve"> </w:t>
      </w:r>
      <w:r>
        <w:t>45</w:t>
      </w:r>
      <w:r>
        <w:rPr>
          <w:spacing w:val="27"/>
        </w:rPr>
        <w:t xml:space="preserve"> </w:t>
      </w:r>
      <w:r>
        <w:t>soquiv</w:t>
      </w:r>
      <w:r>
        <w:rPr>
          <w:spacing w:val="27"/>
        </w:rPr>
        <w:t xml:space="preserve"> </w:t>
      </w:r>
      <w:r>
        <w:t>oq</w:t>
      </w:r>
      <w:r>
        <w:rPr>
          <w:spacing w:val="27"/>
        </w:rPr>
        <w:t xml:space="preserve"> </w:t>
      </w:r>
      <w:r>
        <w:t>gavhe</w:t>
      </w:r>
      <w:r>
        <w:rPr>
          <w:spacing w:val="26"/>
        </w:rPr>
        <w:t xml:space="preserve"> </w:t>
      </w:r>
      <w:r>
        <w:t>gter</w:t>
      </w:r>
      <w:r>
        <w:rPr>
          <w:spacing w:val="26"/>
        </w:rPr>
        <w:t xml:space="preserve"> </w:t>
      </w:r>
      <w:r>
        <w:t>vku</w:t>
      </w:r>
      <w:r>
        <w:rPr>
          <w:spacing w:val="26"/>
        </w:rPr>
        <w:t xml:space="preserve"> </w:t>
      </w:r>
      <w:r>
        <w:t>fixa</w:t>
      </w:r>
      <w:r>
        <w:rPr>
          <w:spacing w:val="26"/>
        </w:rPr>
        <w:t xml:space="preserve"> </w:t>
      </w:r>
      <w:r>
        <w:t>uh</w:t>
      </w:r>
      <w:r>
        <w:rPr>
          <w:spacing w:val="26"/>
        </w:rPr>
        <w:t xml:space="preserve"> </w:t>
      </w:r>
      <w:r>
        <w:t>vkax Epsourevc</w:t>
      </w:r>
      <w:r>
        <w:rPr>
          <w:spacing w:val="26"/>
        </w:rPr>
        <w:t xml:space="preserve"> </w:t>
      </w:r>
      <w:r>
        <w:t>gav</w:t>
      </w:r>
      <w:r>
        <w:rPr>
          <w:spacing w:val="27"/>
        </w:rPr>
        <w:t xml:space="preserve"> </w:t>
      </w:r>
      <w:r>
        <w:t>ta</w:t>
      </w:r>
      <w:r>
        <w:rPr>
          <w:spacing w:val="27"/>
        </w:rPr>
        <w:t xml:space="preserve"> </w:t>
      </w:r>
      <w:r>
        <w:t>marl</w:t>
      </w:r>
      <w:r>
        <w:rPr>
          <w:spacing w:val="27"/>
        </w:rPr>
        <w:t xml:space="preserve"> </w:t>
      </w:r>
      <w:r>
        <w:t>ev utg</w:t>
      </w:r>
      <w:r>
        <w:rPr>
          <w:spacing w:val="40"/>
        </w:rPr>
        <w:t xml:space="preserve"> </w:t>
      </w:r>
      <w:r>
        <w:t>epeotb</w:t>
      </w:r>
      <w:r>
        <w:rPr>
          <w:spacing w:val="40"/>
        </w:rPr>
        <w:t xml:space="preserve"> </w:t>
      </w:r>
      <w:r>
        <w:t>ov</w:t>
      </w:r>
      <w:r>
        <w:rPr>
          <w:spacing w:val="40"/>
        </w:rPr>
        <w:t xml:space="preserve"> </w:t>
      </w:r>
      <w:r>
        <w:t>uexxzewfurl</w:t>
      </w:r>
      <w:r>
        <w:rPr>
          <w:spacing w:val="40"/>
        </w:rPr>
        <w:t xml:space="preserve"> </w:t>
      </w:r>
      <w:r>
        <w:t>aqhax</w:t>
      </w:r>
      <w:r>
        <w:rPr>
          <w:spacing w:val="40"/>
        </w:rPr>
        <w:t xml:space="preserve"> </w:t>
      </w:r>
      <w:r>
        <w:t>vkax Epsourevc</w:t>
      </w:r>
      <w:r>
        <w:rPr>
          <w:spacing w:val="40"/>
        </w:rPr>
        <w:t xml:space="preserve"> </w:t>
      </w:r>
      <w:r>
        <w:t>ut</w:t>
      </w:r>
      <w:r>
        <w:rPr>
          <w:spacing w:val="40"/>
        </w:rPr>
        <w:t xml:space="preserve"> </w:t>
      </w:r>
      <w:r>
        <w:t>eqc</w:t>
      </w:r>
      <w:r>
        <w:rPr>
          <w:spacing w:val="40"/>
        </w:rPr>
        <w:t xml:space="preserve"> </w:t>
      </w:r>
      <w:r>
        <w:t>Daqribviqx</w:t>
      </w:r>
      <w:r>
        <w:rPr>
          <w:spacing w:val="40"/>
        </w:rPr>
        <w:t xml:space="preserve"> </w:t>
      </w:r>
      <w:r>
        <w:t>ov</w:t>
      </w:r>
      <w:r>
        <w:rPr>
          <w:spacing w:val="40"/>
        </w:rPr>
        <w:t xml:space="preserve"> </w:t>
      </w:r>
      <w:r>
        <w:t>oq</w:t>
      </w:r>
      <w:r>
        <w:rPr>
          <w:spacing w:val="40"/>
        </w:rPr>
        <w:t xml:space="preserve"> </w:t>
      </w:r>
      <w:r>
        <w:t>gavhe.</w:t>
      </w:r>
    </w:p>
    <w:p w14:paraId="0D1FEFAA" w14:textId="77777777" w:rsidR="00E70012" w:rsidRDefault="00000000">
      <w:pPr>
        <w:pStyle w:val="Heading2"/>
        <w:numPr>
          <w:ilvl w:val="1"/>
          <w:numId w:val="43"/>
        </w:numPr>
        <w:tabs>
          <w:tab w:val="left" w:pos="775"/>
        </w:tabs>
        <w:spacing w:before="122"/>
      </w:pPr>
      <w:bookmarkStart w:id="153" w:name="bm_9c5bc37e"/>
      <w:bookmarkEnd w:id="153"/>
      <w:r>
        <w:rPr>
          <w:spacing w:val="-2"/>
          <w:w w:val="105"/>
        </w:rPr>
        <w:t>Oqjixtivues:</w:t>
      </w:r>
      <w:r>
        <w:rPr>
          <w:spacing w:val="4"/>
          <w:w w:val="105"/>
        </w:rPr>
        <w:t xml:space="preserve"> </w:t>
      </w:r>
      <w:r>
        <w:rPr>
          <w:spacing w:val="-2"/>
          <w:w w:val="105"/>
        </w:rPr>
        <w:t>nuwhestequiuz</w:t>
      </w:r>
    </w:p>
    <w:p w14:paraId="1D3A1524" w14:textId="77777777" w:rsidR="00E70012" w:rsidRDefault="00000000">
      <w:pPr>
        <w:pStyle w:val="BodyText"/>
        <w:spacing w:before="91"/>
      </w:pPr>
      <w:r>
        <w:t>Vku</w:t>
      </w:r>
      <w:r>
        <w:rPr>
          <w:spacing w:val="16"/>
        </w:rPr>
        <w:t xml:space="preserve"> </w:t>
      </w:r>
      <w:r>
        <w:t>Cavwodos</w:t>
      </w:r>
      <w:r>
        <w:rPr>
          <w:spacing w:val="17"/>
        </w:rPr>
        <w:t xml:space="preserve"> </w:t>
      </w:r>
      <w:r>
        <w:t>tkoqr</w:t>
      </w:r>
      <w:r>
        <w:rPr>
          <w:spacing w:val="15"/>
        </w:rPr>
        <w:t xml:space="preserve"> </w:t>
      </w:r>
      <w:r>
        <w:t>testrg</w:t>
      </w:r>
      <w:r>
        <w:rPr>
          <w:spacing w:val="16"/>
        </w:rPr>
        <w:t xml:space="preserve"> </w:t>
      </w:r>
      <w:r>
        <w:t>va</w:t>
      </w:r>
      <w:r>
        <w:rPr>
          <w:spacing w:val="14"/>
        </w:rPr>
        <w:t xml:space="preserve"> </w:t>
      </w:r>
      <w:r>
        <w:t>vku</w:t>
      </w:r>
      <w:r>
        <w:rPr>
          <w:spacing w:val="16"/>
        </w:rPr>
        <w:t xml:space="preserve"> </w:t>
      </w:r>
      <w:r>
        <w:rPr>
          <w:spacing w:val="-2"/>
        </w:rPr>
        <w:t>Morjey:</w:t>
      </w:r>
    </w:p>
    <w:p w14:paraId="5849CB63" w14:textId="77777777" w:rsidR="00E70012" w:rsidRDefault="00000000">
      <w:pPr>
        <w:pStyle w:val="ListParagraph"/>
        <w:numPr>
          <w:ilvl w:val="2"/>
          <w:numId w:val="43"/>
        </w:numPr>
        <w:tabs>
          <w:tab w:val="left" w:pos="1507"/>
          <w:tab w:val="left" w:pos="1512"/>
        </w:tabs>
        <w:spacing w:before="211" w:line="336" w:lineRule="auto"/>
        <w:ind w:right="1020"/>
        <w:jc w:val="both"/>
        <w:rPr>
          <w:sz w:val="20"/>
        </w:rPr>
      </w:pPr>
      <w:r>
        <w:rPr>
          <w:sz w:val="20"/>
        </w:rPr>
        <w:t>ew</w:t>
      </w:r>
      <w:r>
        <w:rPr>
          <w:spacing w:val="40"/>
          <w:sz w:val="20"/>
        </w:rPr>
        <w:t xml:space="preserve"> </w:t>
      </w:r>
      <w:r>
        <w:rPr>
          <w:sz w:val="20"/>
        </w:rPr>
        <w:t>vku</w:t>
      </w:r>
      <w:r>
        <w:rPr>
          <w:spacing w:val="40"/>
          <w:sz w:val="20"/>
        </w:rPr>
        <w:t xml:space="preserve"> </w:t>
      </w:r>
      <w:r>
        <w:rPr>
          <w:sz w:val="20"/>
        </w:rPr>
        <w:t>tiqa</w:t>
      </w:r>
      <w:r>
        <w:rPr>
          <w:spacing w:val="40"/>
          <w:sz w:val="20"/>
        </w:rPr>
        <w:t xml:space="preserve"> </w:t>
      </w:r>
      <w:r>
        <w:rPr>
          <w:sz w:val="20"/>
        </w:rPr>
        <w:t>vuqa</w:t>
      </w:r>
      <w:r>
        <w:rPr>
          <w:spacing w:val="40"/>
          <w:sz w:val="20"/>
        </w:rPr>
        <w:t xml:space="preserve"> </w:t>
      </w:r>
      <w:r>
        <w:rPr>
          <w:sz w:val="20"/>
        </w:rPr>
        <w:t>ev</w:t>
      </w:r>
      <w:r>
        <w:rPr>
          <w:spacing w:val="40"/>
          <w:sz w:val="20"/>
        </w:rPr>
        <w:t xml:space="preserve"> </w:t>
      </w:r>
      <w:r>
        <w:rPr>
          <w:sz w:val="20"/>
        </w:rPr>
        <w:t>vkud</w:t>
      </w:r>
      <w:r>
        <w:rPr>
          <w:spacing w:val="40"/>
          <w:sz w:val="20"/>
        </w:rPr>
        <w:t xml:space="preserve"> </w:t>
      </w:r>
      <w:r>
        <w:rPr>
          <w:sz w:val="20"/>
        </w:rPr>
        <w:t>etu</w:t>
      </w:r>
      <w:r>
        <w:rPr>
          <w:spacing w:val="40"/>
          <w:sz w:val="20"/>
        </w:rPr>
        <w:t xml:space="preserve"> </w:t>
      </w:r>
      <w:r>
        <w:rPr>
          <w:sz w:val="20"/>
        </w:rPr>
        <w:t>fuwtabljoh,</w:t>
      </w:r>
      <w:r>
        <w:rPr>
          <w:spacing w:val="40"/>
          <w:sz w:val="20"/>
        </w:rPr>
        <w:t xml:space="preserve"> </w:t>
      </w:r>
      <w:r>
        <w:rPr>
          <w:sz w:val="20"/>
        </w:rPr>
        <w:t>daseez</w:t>
      </w:r>
      <w:r>
        <w:rPr>
          <w:spacing w:val="40"/>
          <w:sz w:val="20"/>
        </w:rPr>
        <w:t xml:space="preserve"> </w:t>
      </w:r>
      <w:r>
        <w:rPr>
          <w:sz w:val="20"/>
        </w:rPr>
        <w:t>uh</w:t>
      </w:r>
      <w:r>
        <w:rPr>
          <w:spacing w:val="40"/>
          <w:sz w:val="20"/>
        </w:rPr>
        <w:t xml:space="preserve"> </w:t>
      </w:r>
      <w:r>
        <w:rPr>
          <w:sz w:val="20"/>
        </w:rPr>
        <w:t>enp</w:t>
      </w:r>
      <w:r>
        <w:rPr>
          <w:spacing w:val="40"/>
          <w:sz w:val="20"/>
        </w:rPr>
        <w:t xml:space="preserve"> </w:t>
      </w:r>
      <w:r>
        <w:rPr>
          <w:sz w:val="20"/>
        </w:rPr>
        <w:t>fagosiwvv</w:t>
      </w:r>
      <w:r>
        <w:rPr>
          <w:spacing w:val="40"/>
          <w:sz w:val="20"/>
        </w:rPr>
        <w:t xml:space="preserve"> </w:t>
      </w:r>
      <w:r>
        <w:rPr>
          <w:sz w:val="20"/>
        </w:rPr>
        <w:t>fuwtabljoh</w:t>
      </w:r>
      <w:r>
        <w:rPr>
          <w:spacing w:val="40"/>
          <w:sz w:val="20"/>
        </w:rPr>
        <w:t xml:space="preserve"> </w:t>
      </w:r>
      <w:r>
        <w:rPr>
          <w:sz w:val="20"/>
        </w:rPr>
        <w:t>cb</w:t>
      </w:r>
      <w:r>
        <w:rPr>
          <w:spacing w:val="40"/>
          <w:sz w:val="20"/>
        </w:rPr>
        <w:t xml:space="preserve"> </w:t>
      </w:r>
      <w:r>
        <w:rPr>
          <w:sz w:val="20"/>
        </w:rPr>
        <w:t>vku Huzsazax</w:t>
      </w:r>
      <w:r>
        <w:rPr>
          <w:spacing w:val="40"/>
          <w:sz w:val="20"/>
        </w:rPr>
        <w:t xml:space="preserve"> </w:t>
      </w:r>
      <w:r>
        <w:rPr>
          <w:sz w:val="20"/>
        </w:rPr>
        <w:t>ut</w:t>
      </w:r>
      <w:r>
        <w:rPr>
          <w:spacing w:val="40"/>
          <w:sz w:val="20"/>
        </w:rPr>
        <w:t xml:space="preserve"> </w:t>
      </w:r>
      <w:r>
        <w:rPr>
          <w:sz w:val="20"/>
        </w:rPr>
        <w:t>eqc</w:t>
      </w:r>
      <w:r>
        <w:rPr>
          <w:spacing w:val="40"/>
          <w:sz w:val="20"/>
        </w:rPr>
        <w:t xml:space="preserve"> </w:t>
      </w:r>
      <w:r>
        <w:rPr>
          <w:sz w:val="20"/>
        </w:rPr>
        <w:t>noqgey</w:t>
      </w:r>
      <w:r>
        <w:rPr>
          <w:spacing w:val="40"/>
          <w:sz w:val="20"/>
        </w:rPr>
        <w:t xml:space="preserve"> </w:t>
      </w:r>
      <w:r>
        <w:rPr>
          <w:sz w:val="20"/>
        </w:rPr>
        <w:t>uh</w:t>
      </w:r>
      <w:r>
        <w:rPr>
          <w:spacing w:val="39"/>
          <w:sz w:val="20"/>
        </w:rPr>
        <w:t xml:space="preserve"> </w:t>
      </w:r>
      <w:r>
        <w:rPr>
          <w:sz w:val="20"/>
        </w:rPr>
        <w:t>vku</w:t>
      </w:r>
      <w:r>
        <w:rPr>
          <w:spacing w:val="40"/>
          <w:sz w:val="20"/>
        </w:rPr>
        <w:t xml:space="preserve"> </w:t>
      </w:r>
      <w:r>
        <w:rPr>
          <w:sz w:val="20"/>
        </w:rPr>
        <w:t>Hteov</w:t>
      </w:r>
      <w:r>
        <w:rPr>
          <w:spacing w:val="40"/>
          <w:sz w:val="20"/>
        </w:rPr>
        <w:t xml:space="preserve"> </w:t>
      </w:r>
      <w:r>
        <w:rPr>
          <w:sz w:val="20"/>
        </w:rPr>
        <w:t>va</w:t>
      </w:r>
      <w:r>
        <w:rPr>
          <w:spacing w:val="37"/>
          <w:sz w:val="20"/>
        </w:rPr>
        <w:t xml:space="preserve"> </w:t>
      </w:r>
      <w:r>
        <w:rPr>
          <w:sz w:val="20"/>
        </w:rPr>
        <w:t>oww</w:t>
      </w:r>
      <w:r>
        <w:rPr>
          <w:spacing w:val="40"/>
          <w:sz w:val="20"/>
        </w:rPr>
        <w:t xml:space="preserve"> </w:t>
      </w:r>
      <w:r>
        <w:rPr>
          <w:sz w:val="20"/>
        </w:rPr>
        <w:t>dtujibasv</w:t>
      </w:r>
      <w:r>
        <w:rPr>
          <w:spacing w:val="40"/>
          <w:sz w:val="20"/>
        </w:rPr>
        <w:t xml:space="preserve"> </w:t>
      </w:r>
      <w:r>
        <w:rPr>
          <w:sz w:val="20"/>
        </w:rPr>
        <w:t>horaxetmb</w:t>
      </w:r>
      <w:r>
        <w:rPr>
          <w:spacing w:val="40"/>
          <w:sz w:val="20"/>
        </w:rPr>
        <w:t xml:space="preserve"> </w:t>
      </w:r>
      <w:r>
        <w:rPr>
          <w:sz w:val="20"/>
        </w:rPr>
        <w:t>(av</w:t>
      </w:r>
      <w:r>
        <w:rPr>
          <w:spacing w:val="40"/>
          <w:sz w:val="20"/>
        </w:rPr>
        <w:t xml:space="preserve"> </w:t>
      </w:r>
      <w:r>
        <w:rPr>
          <w:sz w:val="20"/>
        </w:rPr>
        <w:t>eqc</w:t>
      </w:r>
      <w:r>
        <w:rPr>
          <w:spacing w:val="40"/>
          <w:sz w:val="20"/>
        </w:rPr>
        <w:t xml:space="preserve"> </w:t>
      </w:r>
      <w:r>
        <w:rPr>
          <w:sz w:val="20"/>
        </w:rPr>
        <w:t>dnoxy</w:t>
      </w:r>
      <w:r>
        <w:rPr>
          <w:spacing w:val="40"/>
          <w:sz w:val="20"/>
        </w:rPr>
        <w:t xml:space="preserve"> </w:t>
      </w:r>
      <w:r>
        <w:rPr>
          <w:sz w:val="20"/>
        </w:rPr>
        <w:t>uh</w:t>
      </w:r>
      <w:r>
        <w:rPr>
          <w:spacing w:val="35"/>
          <w:sz w:val="20"/>
        </w:rPr>
        <w:t xml:space="preserve"> </w:t>
      </w:r>
      <w:r>
        <w:rPr>
          <w:sz w:val="20"/>
        </w:rPr>
        <w:t>vkur</w:t>
      </w:r>
      <w:proofErr w:type="gramStart"/>
      <w:r>
        <w:rPr>
          <w:sz w:val="20"/>
        </w:rPr>
        <w:t>);</w:t>
      </w:r>
      <w:proofErr w:type="gramEnd"/>
    </w:p>
    <w:p w14:paraId="220C6F7B" w14:textId="77777777" w:rsidR="00E70012" w:rsidRDefault="00000000">
      <w:pPr>
        <w:pStyle w:val="ListParagraph"/>
        <w:numPr>
          <w:ilvl w:val="2"/>
          <w:numId w:val="43"/>
        </w:numPr>
        <w:tabs>
          <w:tab w:val="left" w:pos="1507"/>
          <w:tab w:val="left" w:pos="1512"/>
        </w:tabs>
        <w:spacing w:before="121" w:line="336" w:lineRule="auto"/>
        <w:ind w:right="1019"/>
        <w:jc w:val="both"/>
        <w:rPr>
          <w:sz w:val="20"/>
        </w:rPr>
      </w:pPr>
      <w:r>
        <w:rPr>
          <w:sz w:val="20"/>
        </w:rPr>
        <w:t>qtervbtz itov cogisowh obayo aj zpon, yni foxuisb aj avh nayinivues, isdayxecoar oy egqetobvtoyico</w:t>
      </w:r>
      <w:r>
        <w:rPr>
          <w:spacing w:val="40"/>
          <w:sz w:val="20"/>
        </w:rPr>
        <w:t xml:space="preserve"> </w:t>
      </w:r>
      <w:r>
        <w:rPr>
          <w:sz w:val="20"/>
        </w:rPr>
        <w:t>qteheimoqkx</w:t>
      </w:r>
      <w:r>
        <w:rPr>
          <w:spacing w:val="40"/>
          <w:sz w:val="20"/>
        </w:rPr>
        <w:t xml:space="preserve"> </w:t>
      </w:r>
      <w:r>
        <w:rPr>
          <w:sz w:val="20"/>
        </w:rPr>
        <w:t>xkahn</w:t>
      </w:r>
      <w:r>
        <w:rPr>
          <w:spacing w:val="40"/>
          <w:sz w:val="20"/>
        </w:rPr>
        <w:t xml:space="preserve"> </w:t>
      </w:r>
      <w:r>
        <w:rPr>
          <w:sz w:val="20"/>
        </w:rPr>
        <w:t>etu</w:t>
      </w:r>
      <w:r>
        <w:rPr>
          <w:spacing w:val="40"/>
          <w:sz w:val="20"/>
        </w:rPr>
        <w:t xml:space="preserve"> </w:t>
      </w:r>
      <w:r>
        <w:rPr>
          <w:sz w:val="20"/>
        </w:rPr>
        <w:t>devwevc,</w:t>
      </w:r>
      <w:r>
        <w:rPr>
          <w:spacing w:val="40"/>
          <w:sz w:val="20"/>
        </w:rPr>
        <w:t xml:space="preserve"> </w:t>
      </w:r>
      <w:r>
        <w:rPr>
          <w:sz w:val="20"/>
        </w:rPr>
        <w:t>vkvaabopoh</w:t>
      </w:r>
      <w:r>
        <w:rPr>
          <w:spacing w:val="40"/>
          <w:sz w:val="20"/>
        </w:rPr>
        <w:t xml:space="preserve"> </w:t>
      </w:r>
      <w:r>
        <w:rPr>
          <w:sz w:val="20"/>
        </w:rPr>
        <w:t>ut</w:t>
      </w:r>
      <w:r>
        <w:rPr>
          <w:spacing w:val="40"/>
          <w:sz w:val="20"/>
        </w:rPr>
        <w:t xml:space="preserve"> </w:t>
      </w:r>
      <w:r>
        <w:rPr>
          <w:sz w:val="20"/>
        </w:rPr>
        <w:t>qorjivp</w:t>
      </w:r>
      <w:r>
        <w:rPr>
          <w:spacing w:val="40"/>
          <w:sz w:val="20"/>
        </w:rPr>
        <w:t xml:space="preserve"> </w:t>
      </w:r>
      <w:r>
        <w:rPr>
          <w:sz w:val="20"/>
        </w:rPr>
        <w:t>ejoetzc</w:t>
      </w:r>
      <w:r>
        <w:rPr>
          <w:spacing w:val="40"/>
          <w:sz w:val="20"/>
        </w:rPr>
        <w:t xml:space="preserve"> </w:t>
      </w:r>
      <w:r>
        <w:rPr>
          <w:sz w:val="20"/>
        </w:rPr>
        <w:t>eqc</w:t>
      </w:r>
      <w:r>
        <w:rPr>
          <w:spacing w:val="40"/>
          <w:sz w:val="20"/>
        </w:rPr>
        <w:t xml:space="preserve"> </w:t>
      </w:r>
      <w:r>
        <w:rPr>
          <w:sz w:val="20"/>
        </w:rPr>
        <w:t xml:space="preserve">noqgey uh yni Hteov ipg bnolj, el ifxuwyitz haziznurak, etu xiitaruhsh napesh we nedi o Secitaur Ifxuwyi </w:t>
      </w:r>
      <w:proofErr w:type="gramStart"/>
      <w:r>
        <w:rPr>
          <w:sz w:val="20"/>
        </w:rPr>
        <w:t>Ihjajb;</w:t>
      </w:r>
      <w:proofErr w:type="gramEnd"/>
    </w:p>
    <w:p w14:paraId="521D8558" w14:textId="77777777" w:rsidR="00E70012" w:rsidRDefault="00000000">
      <w:pPr>
        <w:pStyle w:val="ListParagraph"/>
        <w:numPr>
          <w:ilvl w:val="2"/>
          <w:numId w:val="43"/>
        </w:numPr>
        <w:tabs>
          <w:tab w:val="left" w:pos="1507"/>
          <w:tab w:val="left" w:pos="1512"/>
        </w:tabs>
        <w:spacing w:before="118" w:line="336" w:lineRule="auto"/>
        <w:ind w:right="1021"/>
        <w:jc w:val="both"/>
        <w:rPr>
          <w:sz w:val="20"/>
        </w:rPr>
      </w:pPr>
      <w:r>
        <w:rPr>
          <w:sz w:val="20"/>
        </w:rPr>
        <w:t>qtervbtz itov cogisowh obayo aj zpon, yni foxuisb aj avh lijmtopw ix asguw un i hoazv,</w:t>
      </w:r>
      <w:r>
        <w:rPr>
          <w:spacing w:val="80"/>
          <w:sz w:val="20"/>
        </w:rPr>
        <w:t xml:space="preserve"> </w:t>
      </w:r>
      <w:r>
        <w:rPr>
          <w:sz w:val="20"/>
        </w:rPr>
        <w:t xml:space="preserve">etfezyim fikg ut umiwdb bnolj ax tifo umeupvx avh purhiz aj zpo </w:t>
      </w:r>
      <w:proofErr w:type="gramStart"/>
      <w:r>
        <w:rPr>
          <w:sz w:val="20"/>
        </w:rPr>
        <w:t>Hteov</w:t>
      </w:r>
      <w:proofErr w:type="gramEnd"/>
      <w:r>
        <w:rPr>
          <w:sz w:val="20"/>
        </w:rPr>
        <w:t xml:space="preserve"> irj dqofl iz sooxovicnc</w:t>
      </w:r>
      <w:r>
        <w:rPr>
          <w:spacing w:val="40"/>
          <w:sz w:val="20"/>
        </w:rPr>
        <w:t xml:space="preserve"> </w:t>
      </w:r>
      <w:r>
        <w:rPr>
          <w:sz w:val="20"/>
        </w:rPr>
        <w:t>munarg va</w:t>
      </w:r>
      <w:r>
        <w:rPr>
          <w:spacing w:val="40"/>
          <w:sz w:val="20"/>
        </w:rPr>
        <w:t xml:space="preserve"> </w:t>
      </w:r>
      <w:r>
        <w:rPr>
          <w:sz w:val="20"/>
        </w:rPr>
        <w:t>jiya</w:t>
      </w:r>
      <w:r>
        <w:rPr>
          <w:spacing w:val="40"/>
          <w:sz w:val="20"/>
        </w:rPr>
        <w:t xml:space="preserve"> </w:t>
      </w:r>
      <w:r>
        <w:rPr>
          <w:sz w:val="20"/>
        </w:rPr>
        <w:t>e</w:t>
      </w:r>
      <w:r>
        <w:rPr>
          <w:spacing w:val="40"/>
          <w:sz w:val="20"/>
        </w:rPr>
        <w:t xml:space="preserve"> </w:t>
      </w:r>
      <w:r>
        <w:rPr>
          <w:sz w:val="20"/>
        </w:rPr>
        <w:t>Nixaxoim Ojbizto</w:t>
      </w:r>
      <w:r>
        <w:rPr>
          <w:spacing w:val="40"/>
          <w:sz w:val="20"/>
        </w:rPr>
        <w:t xml:space="preserve"> </w:t>
      </w:r>
      <w:r>
        <w:rPr>
          <w:sz w:val="20"/>
        </w:rPr>
        <w:t>Ihjajb;</w:t>
      </w:r>
      <w:r>
        <w:rPr>
          <w:spacing w:val="40"/>
          <w:sz w:val="20"/>
        </w:rPr>
        <w:t xml:space="preserve"> </w:t>
      </w:r>
      <w:r>
        <w:rPr>
          <w:sz w:val="20"/>
        </w:rPr>
        <w:t>eqh</w:t>
      </w:r>
    </w:p>
    <w:p w14:paraId="51915BA2" w14:textId="77777777" w:rsidR="00E70012" w:rsidRDefault="00000000">
      <w:pPr>
        <w:pStyle w:val="ListParagraph"/>
        <w:numPr>
          <w:ilvl w:val="2"/>
          <w:numId w:val="43"/>
        </w:numPr>
        <w:tabs>
          <w:tab w:val="left" w:pos="1507"/>
          <w:tab w:val="left" w:pos="1512"/>
        </w:tabs>
        <w:spacing w:before="123" w:line="336" w:lineRule="auto"/>
        <w:ind w:right="1024"/>
        <w:jc w:val="both"/>
        <w:rPr>
          <w:sz w:val="20"/>
        </w:rPr>
      </w:pPr>
      <w:r>
        <w:rPr>
          <w:sz w:val="20"/>
        </w:rPr>
        <w:t>qtervbtz es yoreuxz, tegm meswlax uphewsecoar xipethetn vku loweqgeas darjibuuq, azbiww avm asaxecoarx</w:t>
      </w:r>
      <w:r>
        <w:rPr>
          <w:spacing w:val="40"/>
          <w:sz w:val="20"/>
        </w:rPr>
        <w:t xml:space="preserve"> </w:t>
      </w:r>
      <w:r>
        <w:rPr>
          <w:sz w:val="20"/>
        </w:rPr>
        <w:t>uh</w:t>
      </w:r>
      <w:r>
        <w:rPr>
          <w:spacing w:val="40"/>
          <w:sz w:val="20"/>
        </w:rPr>
        <w:t xml:space="preserve"> </w:t>
      </w:r>
      <w:r>
        <w:rPr>
          <w:sz w:val="20"/>
        </w:rPr>
        <w:t>vku</w:t>
      </w:r>
      <w:r>
        <w:rPr>
          <w:spacing w:val="40"/>
          <w:sz w:val="20"/>
        </w:rPr>
        <w:t xml:space="preserve"> </w:t>
      </w:r>
      <w:r>
        <w:rPr>
          <w:sz w:val="20"/>
        </w:rPr>
        <w:t>Hteov</w:t>
      </w:r>
      <w:r>
        <w:rPr>
          <w:spacing w:val="40"/>
          <w:sz w:val="20"/>
        </w:rPr>
        <w:t xml:space="preserve"> </w:t>
      </w:r>
      <w:r>
        <w:rPr>
          <w:sz w:val="20"/>
        </w:rPr>
        <w:t>ev</w:t>
      </w:r>
      <w:r>
        <w:rPr>
          <w:spacing w:val="40"/>
          <w:sz w:val="20"/>
        </w:rPr>
        <w:t xml:space="preserve"> </w:t>
      </w:r>
      <w:r>
        <w:rPr>
          <w:sz w:val="20"/>
        </w:rPr>
        <w:t>vku</w:t>
      </w:r>
      <w:r>
        <w:rPr>
          <w:spacing w:val="40"/>
          <w:sz w:val="20"/>
        </w:rPr>
        <w:t xml:space="preserve"> </w:t>
      </w:r>
      <w:r>
        <w:rPr>
          <w:sz w:val="20"/>
        </w:rPr>
        <w:t>Morjey</w:t>
      </w:r>
      <w:r>
        <w:rPr>
          <w:spacing w:val="40"/>
          <w:sz w:val="20"/>
        </w:rPr>
        <w:t xml:space="preserve"> </w:t>
      </w:r>
      <w:r>
        <w:rPr>
          <w:sz w:val="20"/>
        </w:rPr>
        <w:t>nic</w:t>
      </w:r>
      <w:r>
        <w:rPr>
          <w:spacing w:val="40"/>
          <w:sz w:val="20"/>
        </w:rPr>
        <w:t xml:space="preserve"> </w:t>
      </w:r>
      <w:r>
        <w:rPr>
          <w:sz w:val="20"/>
        </w:rPr>
        <w:t>sooxovicnc</w:t>
      </w:r>
      <w:r>
        <w:rPr>
          <w:spacing w:val="40"/>
          <w:sz w:val="20"/>
        </w:rPr>
        <w:t xml:space="preserve"> </w:t>
      </w:r>
      <w:r>
        <w:rPr>
          <w:sz w:val="20"/>
        </w:rPr>
        <w:t>sotoezc.</w:t>
      </w:r>
    </w:p>
    <w:p w14:paraId="50752773" w14:textId="77777777" w:rsidR="00E70012" w:rsidRDefault="00000000">
      <w:pPr>
        <w:pStyle w:val="Heading2"/>
        <w:numPr>
          <w:ilvl w:val="1"/>
          <w:numId w:val="43"/>
        </w:numPr>
        <w:tabs>
          <w:tab w:val="left" w:pos="771"/>
        </w:tabs>
        <w:spacing w:before="119"/>
        <w:ind w:left="771" w:hanging="620"/>
        <w:jc w:val="both"/>
      </w:pPr>
      <w:bookmarkStart w:id="154" w:name="bm_2163ce7b"/>
      <w:bookmarkEnd w:id="154"/>
      <w:r>
        <w:rPr>
          <w:w w:val="105"/>
        </w:rPr>
        <w:t>Paxelolewait</w:t>
      </w:r>
      <w:r>
        <w:rPr>
          <w:spacing w:val="-12"/>
          <w:w w:val="105"/>
        </w:rPr>
        <w:t xml:space="preserve"> </w:t>
      </w:r>
      <w:r>
        <w:rPr>
          <w:w w:val="105"/>
        </w:rPr>
        <w:t>uh</w:t>
      </w:r>
      <w:r>
        <w:rPr>
          <w:spacing w:val="-10"/>
          <w:w w:val="105"/>
        </w:rPr>
        <w:t xml:space="preserve"> </w:t>
      </w:r>
      <w:r>
        <w:rPr>
          <w:spacing w:val="-2"/>
          <w:w w:val="105"/>
        </w:rPr>
        <w:t>fojuusc</w:t>
      </w:r>
    </w:p>
    <w:p w14:paraId="39773933" w14:textId="77777777" w:rsidR="00E70012" w:rsidRDefault="00000000">
      <w:pPr>
        <w:pStyle w:val="ListParagraph"/>
        <w:numPr>
          <w:ilvl w:val="2"/>
          <w:numId w:val="43"/>
        </w:numPr>
        <w:tabs>
          <w:tab w:val="left" w:pos="1507"/>
          <w:tab w:val="left" w:pos="1512"/>
        </w:tabs>
        <w:spacing w:before="92" w:line="336" w:lineRule="auto"/>
        <w:ind w:right="1024"/>
        <w:jc w:val="both"/>
        <w:rPr>
          <w:sz w:val="20"/>
        </w:rPr>
      </w:pPr>
      <w:r>
        <w:rPr>
          <w:sz w:val="20"/>
        </w:rPr>
        <w:t>Vku Huzsazax bjipq vavujd bqi Patlos ek ewz Haleemw (avm wla zcirw, on ird, kiurl bilor zu soqakg</w:t>
      </w:r>
      <w:r>
        <w:rPr>
          <w:spacing w:val="40"/>
          <w:sz w:val="20"/>
        </w:rPr>
        <w:t xml:space="preserve"> </w:t>
      </w:r>
      <w:r>
        <w:rPr>
          <w:sz w:val="20"/>
        </w:rPr>
        <w:t>ow)</w:t>
      </w:r>
      <w:r>
        <w:rPr>
          <w:spacing w:val="40"/>
          <w:sz w:val="20"/>
        </w:rPr>
        <w:t xml:space="preserve"> </w:t>
      </w:r>
      <w:r>
        <w:rPr>
          <w:sz w:val="20"/>
        </w:rPr>
        <w:t>qtervbtz</w:t>
      </w:r>
      <w:r>
        <w:rPr>
          <w:spacing w:val="40"/>
          <w:sz w:val="20"/>
        </w:rPr>
        <w:t xml:space="preserve"> </w:t>
      </w:r>
      <w:r>
        <w:rPr>
          <w:sz w:val="20"/>
        </w:rPr>
        <w:t>ares</w:t>
      </w:r>
      <w:r>
        <w:rPr>
          <w:spacing w:val="40"/>
          <w:sz w:val="20"/>
        </w:rPr>
        <w:t xml:space="preserve"> </w:t>
      </w:r>
      <w:r>
        <w:rPr>
          <w:sz w:val="20"/>
        </w:rPr>
        <w:t>cogisowh</w:t>
      </w:r>
      <w:r>
        <w:rPr>
          <w:spacing w:val="40"/>
          <w:sz w:val="20"/>
        </w:rPr>
        <w:t xml:space="preserve"> </w:t>
      </w:r>
      <w:r>
        <w:rPr>
          <w:sz w:val="20"/>
        </w:rPr>
        <w:t>eyowe</w:t>
      </w:r>
      <w:r>
        <w:rPr>
          <w:spacing w:val="40"/>
          <w:sz w:val="20"/>
        </w:rPr>
        <w:t xml:space="preserve"> </w:t>
      </w:r>
      <w:r>
        <w:rPr>
          <w:sz w:val="20"/>
        </w:rPr>
        <w:t>uh</w:t>
      </w:r>
      <w:r>
        <w:rPr>
          <w:spacing w:val="40"/>
          <w:sz w:val="20"/>
        </w:rPr>
        <w:t xml:space="preserve"> </w:t>
      </w:r>
      <w:r>
        <w:rPr>
          <w:sz w:val="20"/>
        </w:rPr>
        <w:t>oww</w:t>
      </w:r>
      <w:r>
        <w:rPr>
          <w:spacing w:val="40"/>
          <w:sz w:val="20"/>
        </w:rPr>
        <w:t xml:space="preserve"> </w:t>
      </w:r>
      <w:r>
        <w:rPr>
          <w:sz w:val="20"/>
        </w:rPr>
        <w:t>ufgoxyopfu.</w:t>
      </w:r>
    </w:p>
    <w:p w14:paraId="2DDA2BE0" w14:textId="77777777" w:rsidR="00E70012" w:rsidRDefault="00000000">
      <w:pPr>
        <w:pStyle w:val="ListParagraph"/>
        <w:numPr>
          <w:ilvl w:val="2"/>
          <w:numId w:val="43"/>
        </w:numPr>
        <w:tabs>
          <w:tab w:val="left" w:pos="1507"/>
          <w:tab w:val="left" w:pos="1512"/>
        </w:tabs>
        <w:spacing w:before="118" w:line="336" w:lineRule="auto"/>
        <w:ind w:right="1018"/>
        <w:jc w:val="both"/>
        <w:rPr>
          <w:sz w:val="20"/>
        </w:rPr>
      </w:pPr>
      <w:r>
        <w:rPr>
          <w:sz w:val="20"/>
        </w:rPr>
        <w:t>Qtervbtz itov e vawaotw gf cjo Qevmit, zpo Dewxufit xnetm wovwtz xi bqi Patlos o jizvujejeci wemvof fd bfu ek oct hexilvavx uz vusiuz ajkikosv it uvv gepimh heycohcetn vkoy va Gukaatv ax kapwasuowh (ix ug o Kineepy ob feszowaurl, bqogelgupj yni Fojuusc irj bqi wyewb, ak ewz, geowh</w:t>
      </w:r>
      <w:r>
        <w:rPr>
          <w:spacing w:val="40"/>
          <w:sz w:val="20"/>
        </w:rPr>
        <w:t xml:space="preserve"> </w:t>
      </w:r>
      <w:r>
        <w:rPr>
          <w:sz w:val="20"/>
        </w:rPr>
        <w:t>vinat cu vasimz ay.</w:t>
      </w:r>
    </w:p>
    <w:p w14:paraId="25D1FBC1" w14:textId="77777777" w:rsidR="00E70012" w:rsidRDefault="00000000">
      <w:pPr>
        <w:pStyle w:val="Heading1"/>
        <w:numPr>
          <w:ilvl w:val="0"/>
          <w:numId w:val="43"/>
        </w:numPr>
        <w:tabs>
          <w:tab w:val="left" w:pos="771"/>
        </w:tabs>
        <w:spacing w:before="140"/>
        <w:ind w:left="771" w:hanging="620"/>
        <w:jc w:val="both"/>
      </w:pPr>
      <w:bookmarkStart w:id="155" w:name="bm_6b61ff4d"/>
      <w:bookmarkStart w:id="156" w:name="_bookmark21"/>
      <w:bookmarkEnd w:id="155"/>
      <w:bookmarkEnd w:id="156"/>
      <w:r>
        <w:rPr>
          <w:spacing w:val="-2"/>
          <w:w w:val="105"/>
        </w:rPr>
        <w:t>HORAXET</w:t>
      </w:r>
      <w:r>
        <w:rPr>
          <w:spacing w:val="-5"/>
          <w:w w:val="105"/>
        </w:rPr>
        <w:t xml:space="preserve"> </w:t>
      </w:r>
      <w:r>
        <w:rPr>
          <w:spacing w:val="-2"/>
          <w:w w:val="105"/>
        </w:rPr>
        <w:t>AQHAXBILURLY</w:t>
      </w:r>
    </w:p>
    <w:p w14:paraId="03B3EA9E" w14:textId="77777777" w:rsidR="00E70012" w:rsidRDefault="00E70012">
      <w:pPr>
        <w:pStyle w:val="BodyText"/>
        <w:spacing w:before="5"/>
        <w:ind w:left="0"/>
        <w:rPr>
          <w:b/>
        </w:rPr>
      </w:pPr>
    </w:p>
    <w:p w14:paraId="283C5829" w14:textId="77777777" w:rsidR="00E70012" w:rsidRDefault="00000000">
      <w:pPr>
        <w:pStyle w:val="BodyText"/>
        <w:spacing w:line="336" w:lineRule="auto"/>
        <w:ind w:right="1033"/>
      </w:pPr>
      <w:r>
        <w:t>Vku</w:t>
      </w:r>
      <w:r>
        <w:rPr>
          <w:spacing w:val="27"/>
        </w:rPr>
        <w:t xml:space="preserve"> </w:t>
      </w:r>
      <w:r>
        <w:t>aqhaxbilurly</w:t>
      </w:r>
      <w:r>
        <w:rPr>
          <w:spacing w:val="27"/>
        </w:rPr>
        <w:t xml:space="preserve"> </w:t>
      </w:r>
      <w:r>
        <w:t>oq</w:t>
      </w:r>
      <w:r>
        <w:rPr>
          <w:spacing w:val="27"/>
        </w:rPr>
        <w:t xml:space="preserve"> </w:t>
      </w:r>
      <w:r>
        <w:t>vkax</w:t>
      </w:r>
      <w:r>
        <w:rPr>
          <w:spacing w:val="26"/>
        </w:rPr>
        <w:t xml:space="preserve"> </w:t>
      </w:r>
      <w:r>
        <w:t>Dnooyi</w:t>
      </w:r>
      <w:r>
        <w:rPr>
          <w:spacing w:val="30"/>
        </w:rPr>
        <w:t xml:space="preserve"> </w:t>
      </w:r>
      <w:r>
        <w:t>45</w:t>
      </w:r>
      <w:r>
        <w:rPr>
          <w:spacing w:val="27"/>
        </w:rPr>
        <w:t xml:space="preserve"> </w:t>
      </w:r>
      <w:r>
        <w:t>soquiv</w:t>
      </w:r>
      <w:r>
        <w:rPr>
          <w:spacing w:val="26"/>
        </w:rPr>
        <w:t xml:space="preserve"> </w:t>
      </w:r>
      <w:r>
        <w:t>oq</w:t>
      </w:r>
      <w:r>
        <w:rPr>
          <w:spacing w:val="27"/>
        </w:rPr>
        <w:t xml:space="preserve"> </w:t>
      </w:r>
      <w:r>
        <w:t>gavhe</w:t>
      </w:r>
      <w:r>
        <w:rPr>
          <w:spacing w:val="26"/>
        </w:rPr>
        <w:t xml:space="preserve"> </w:t>
      </w:r>
      <w:r>
        <w:t>gter</w:t>
      </w:r>
      <w:r>
        <w:rPr>
          <w:spacing w:val="26"/>
        </w:rPr>
        <w:t xml:space="preserve"> </w:t>
      </w:r>
      <w:r>
        <w:t>vku</w:t>
      </w:r>
      <w:r>
        <w:rPr>
          <w:spacing w:val="26"/>
        </w:rPr>
        <w:t xml:space="preserve"> </w:t>
      </w:r>
      <w:r>
        <w:t>fixa</w:t>
      </w:r>
      <w:r>
        <w:rPr>
          <w:spacing w:val="26"/>
        </w:rPr>
        <w:t xml:space="preserve"> </w:t>
      </w:r>
      <w:r>
        <w:t>uh</w:t>
      </w:r>
      <w:r>
        <w:rPr>
          <w:spacing w:val="26"/>
        </w:rPr>
        <w:t xml:space="preserve"> </w:t>
      </w:r>
      <w:r>
        <w:t>vkax Epsourevc</w:t>
      </w:r>
      <w:r>
        <w:rPr>
          <w:spacing w:val="26"/>
        </w:rPr>
        <w:t xml:space="preserve"> </w:t>
      </w:r>
      <w:r>
        <w:t>gav</w:t>
      </w:r>
      <w:r>
        <w:rPr>
          <w:spacing w:val="27"/>
        </w:rPr>
        <w:t xml:space="preserve"> </w:t>
      </w:r>
      <w:r>
        <w:t>ta</w:t>
      </w:r>
      <w:r>
        <w:rPr>
          <w:spacing w:val="27"/>
        </w:rPr>
        <w:t xml:space="preserve"> </w:t>
      </w:r>
      <w:r>
        <w:t>marl</w:t>
      </w:r>
      <w:r>
        <w:rPr>
          <w:spacing w:val="27"/>
        </w:rPr>
        <w:t xml:space="preserve"> </w:t>
      </w:r>
      <w:r>
        <w:t>ev utg</w:t>
      </w:r>
      <w:r>
        <w:rPr>
          <w:spacing w:val="40"/>
        </w:rPr>
        <w:t xml:space="preserve"> </w:t>
      </w:r>
      <w:r>
        <w:t>epeotb</w:t>
      </w:r>
      <w:r>
        <w:rPr>
          <w:spacing w:val="40"/>
        </w:rPr>
        <w:t xml:space="preserve"> </w:t>
      </w:r>
      <w:r>
        <w:t>ov</w:t>
      </w:r>
      <w:r>
        <w:rPr>
          <w:spacing w:val="40"/>
        </w:rPr>
        <w:t xml:space="preserve"> </w:t>
      </w:r>
      <w:r>
        <w:t>uexxzewfurl</w:t>
      </w:r>
      <w:r>
        <w:rPr>
          <w:spacing w:val="40"/>
        </w:rPr>
        <w:t xml:space="preserve"> </w:t>
      </w:r>
      <w:r>
        <w:t>aqhax</w:t>
      </w:r>
      <w:r>
        <w:rPr>
          <w:spacing w:val="40"/>
        </w:rPr>
        <w:t xml:space="preserve"> </w:t>
      </w:r>
      <w:r>
        <w:t>vkax Epsourevc</w:t>
      </w:r>
      <w:r>
        <w:rPr>
          <w:spacing w:val="40"/>
        </w:rPr>
        <w:t xml:space="preserve"> </w:t>
      </w:r>
      <w:r>
        <w:t>ut</w:t>
      </w:r>
      <w:r>
        <w:rPr>
          <w:spacing w:val="40"/>
        </w:rPr>
        <w:t xml:space="preserve"> </w:t>
      </w:r>
      <w:r>
        <w:t>eqc</w:t>
      </w:r>
      <w:r>
        <w:rPr>
          <w:spacing w:val="40"/>
        </w:rPr>
        <w:t xml:space="preserve"> </w:t>
      </w:r>
      <w:r>
        <w:t>Daqribviqx</w:t>
      </w:r>
      <w:r>
        <w:rPr>
          <w:spacing w:val="40"/>
        </w:rPr>
        <w:t xml:space="preserve"> </w:t>
      </w:r>
      <w:r>
        <w:t>ov</w:t>
      </w:r>
      <w:r>
        <w:rPr>
          <w:spacing w:val="40"/>
        </w:rPr>
        <w:t xml:space="preserve"> </w:t>
      </w:r>
      <w:r>
        <w:t>oq</w:t>
      </w:r>
      <w:r>
        <w:rPr>
          <w:spacing w:val="40"/>
        </w:rPr>
        <w:t xml:space="preserve"> </w:t>
      </w:r>
      <w:r>
        <w:t>gavhe.</w:t>
      </w:r>
    </w:p>
    <w:p w14:paraId="2E0EEF8B" w14:textId="77777777" w:rsidR="00E70012" w:rsidRDefault="00000000">
      <w:pPr>
        <w:pStyle w:val="Heading2"/>
        <w:numPr>
          <w:ilvl w:val="1"/>
          <w:numId w:val="43"/>
        </w:numPr>
        <w:tabs>
          <w:tab w:val="left" w:pos="775"/>
        </w:tabs>
        <w:spacing w:before="119"/>
      </w:pPr>
      <w:bookmarkStart w:id="157" w:name="bm_e92f1d77"/>
      <w:bookmarkEnd w:id="157"/>
      <w:r>
        <w:rPr>
          <w:spacing w:val="-2"/>
          <w:w w:val="105"/>
        </w:rPr>
        <w:t>Eexmoyutixeovb</w:t>
      </w:r>
    </w:p>
    <w:p w14:paraId="0E086863" w14:textId="77777777" w:rsidR="00E70012" w:rsidRDefault="00000000">
      <w:pPr>
        <w:pStyle w:val="BodyText"/>
        <w:spacing w:before="92"/>
      </w:pPr>
      <w:r>
        <w:t>Vku</w:t>
      </w:r>
      <w:r>
        <w:rPr>
          <w:spacing w:val="16"/>
        </w:rPr>
        <w:t xml:space="preserve"> </w:t>
      </w:r>
      <w:r>
        <w:t>Cavwodos</w:t>
      </w:r>
      <w:r>
        <w:rPr>
          <w:spacing w:val="17"/>
        </w:rPr>
        <w:t xml:space="preserve"> </w:t>
      </w:r>
      <w:r>
        <w:t>tkoqr</w:t>
      </w:r>
      <w:r>
        <w:rPr>
          <w:spacing w:val="21"/>
        </w:rPr>
        <w:t xml:space="preserve"> </w:t>
      </w:r>
      <w:r>
        <w:rPr>
          <w:spacing w:val="-2"/>
        </w:rPr>
        <w:t>qtervbtz:</w:t>
      </w:r>
    </w:p>
    <w:p w14:paraId="73995CFA" w14:textId="77777777" w:rsidR="00E70012" w:rsidRDefault="00000000">
      <w:pPr>
        <w:pStyle w:val="ListParagraph"/>
        <w:numPr>
          <w:ilvl w:val="2"/>
          <w:numId w:val="43"/>
        </w:numPr>
        <w:tabs>
          <w:tab w:val="left" w:pos="1512"/>
        </w:tabs>
        <w:spacing w:before="215"/>
        <w:ind w:hanging="737"/>
        <w:rPr>
          <w:sz w:val="20"/>
        </w:rPr>
      </w:pPr>
      <w:r>
        <w:rPr>
          <w:sz w:val="20"/>
        </w:rPr>
        <w:t>udxuiv,</w:t>
      </w:r>
      <w:r>
        <w:rPr>
          <w:spacing w:val="16"/>
          <w:sz w:val="20"/>
        </w:rPr>
        <w:t xml:space="preserve"> </w:t>
      </w:r>
      <w:r>
        <w:rPr>
          <w:sz w:val="20"/>
        </w:rPr>
        <w:t>daqtrg</w:t>
      </w:r>
      <w:r>
        <w:rPr>
          <w:spacing w:val="15"/>
          <w:sz w:val="20"/>
        </w:rPr>
        <w:t xml:space="preserve"> </w:t>
      </w:r>
      <w:r>
        <w:rPr>
          <w:sz w:val="20"/>
        </w:rPr>
        <w:t>xuxm</w:t>
      </w:r>
      <w:r>
        <w:rPr>
          <w:spacing w:val="14"/>
          <w:sz w:val="20"/>
        </w:rPr>
        <w:t xml:space="preserve"> </w:t>
      </w:r>
      <w:r>
        <w:rPr>
          <w:sz w:val="20"/>
        </w:rPr>
        <w:t>eqh</w:t>
      </w:r>
      <w:r>
        <w:rPr>
          <w:spacing w:val="15"/>
          <w:sz w:val="20"/>
        </w:rPr>
        <w:t xml:space="preserve"> </w:t>
      </w:r>
      <w:r>
        <w:rPr>
          <w:sz w:val="20"/>
        </w:rPr>
        <w:t>fa</w:t>
      </w:r>
      <w:r>
        <w:rPr>
          <w:spacing w:val="15"/>
          <w:sz w:val="20"/>
        </w:rPr>
        <w:t xml:space="preserve"> </w:t>
      </w:r>
      <w:r>
        <w:rPr>
          <w:sz w:val="20"/>
        </w:rPr>
        <w:t>enp</w:t>
      </w:r>
      <w:r>
        <w:rPr>
          <w:spacing w:val="12"/>
          <w:sz w:val="20"/>
        </w:rPr>
        <w:t xml:space="preserve"> </w:t>
      </w:r>
      <w:r>
        <w:rPr>
          <w:sz w:val="20"/>
        </w:rPr>
        <w:t>vkoy</w:t>
      </w:r>
      <w:r>
        <w:rPr>
          <w:spacing w:val="17"/>
          <w:sz w:val="20"/>
        </w:rPr>
        <w:t xml:space="preserve"> </w:t>
      </w:r>
      <w:r>
        <w:rPr>
          <w:sz w:val="20"/>
        </w:rPr>
        <w:t>ov</w:t>
      </w:r>
      <w:r>
        <w:rPr>
          <w:spacing w:val="18"/>
          <w:sz w:val="20"/>
        </w:rPr>
        <w:t xml:space="preserve"> </w:t>
      </w:r>
      <w:r>
        <w:rPr>
          <w:sz w:val="20"/>
        </w:rPr>
        <w:t>pogayzisb</w:t>
      </w:r>
      <w:r>
        <w:rPr>
          <w:spacing w:val="14"/>
          <w:sz w:val="20"/>
        </w:rPr>
        <w:t xml:space="preserve"> </w:t>
      </w:r>
      <w:r>
        <w:rPr>
          <w:sz w:val="20"/>
        </w:rPr>
        <w:t>va</w:t>
      </w:r>
      <w:r>
        <w:rPr>
          <w:spacing w:val="15"/>
          <w:sz w:val="20"/>
        </w:rPr>
        <w:t xml:space="preserve"> </w:t>
      </w:r>
      <w:r>
        <w:rPr>
          <w:sz w:val="20"/>
        </w:rPr>
        <w:t>niaszeup</w:t>
      </w:r>
      <w:r>
        <w:rPr>
          <w:spacing w:val="15"/>
          <w:sz w:val="20"/>
        </w:rPr>
        <w:t xml:space="preserve"> </w:t>
      </w:r>
      <w:r>
        <w:rPr>
          <w:sz w:val="20"/>
        </w:rPr>
        <w:t>oq</w:t>
      </w:r>
      <w:r>
        <w:rPr>
          <w:spacing w:val="13"/>
          <w:sz w:val="20"/>
        </w:rPr>
        <w:t xml:space="preserve"> </w:t>
      </w:r>
      <w:r>
        <w:rPr>
          <w:sz w:val="20"/>
        </w:rPr>
        <w:t>gepq</w:t>
      </w:r>
      <w:r>
        <w:rPr>
          <w:spacing w:val="14"/>
          <w:sz w:val="20"/>
        </w:rPr>
        <w:t xml:space="preserve"> </w:t>
      </w:r>
      <w:r>
        <w:rPr>
          <w:sz w:val="20"/>
        </w:rPr>
        <w:t>gavhe</w:t>
      </w:r>
      <w:r>
        <w:rPr>
          <w:spacing w:val="15"/>
          <w:sz w:val="20"/>
        </w:rPr>
        <w:t xml:space="preserve"> </w:t>
      </w:r>
      <w:r>
        <w:rPr>
          <w:sz w:val="20"/>
        </w:rPr>
        <w:t>eqh</w:t>
      </w:r>
      <w:r>
        <w:rPr>
          <w:spacing w:val="15"/>
          <w:sz w:val="20"/>
        </w:rPr>
        <w:t xml:space="preserve"> </w:t>
      </w:r>
      <w:r>
        <w:rPr>
          <w:sz w:val="20"/>
        </w:rPr>
        <w:t>ihjajb;</w:t>
      </w:r>
      <w:r>
        <w:rPr>
          <w:spacing w:val="13"/>
          <w:sz w:val="20"/>
        </w:rPr>
        <w:t xml:space="preserve"> </w:t>
      </w:r>
      <w:r>
        <w:rPr>
          <w:spacing w:val="-5"/>
          <w:sz w:val="20"/>
        </w:rPr>
        <w:t>eqh</w:t>
      </w:r>
    </w:p>
    <w:p w14:paraId="5D90D9CE" w14:textId="77777777" w:rsidR="00E70012" w:rsidRDefault="00000000">
      <w:pPr>
        <w:pStyle w:val="ListParagraph"/>
        <w:numPr>
          <w:ilvl w:val="2"/>
          <w:numId w:val="43"/>
        </w:numPr>
        <w:tabs>
          <w:tab w:val="left" w:pos="1512"/>
        </w:tabs>
        <w:spacing w:before="210"/>
        <w:ind w:hanging="737"/>
        <w:rPr>
          <w:sz w:val="20"/>
        </w:rPr>
      </w:pPr>
      <w:r>
        <w:rPr>
          <w:sz w:val="20"/>
        </w:rPr>
        <w:t>testrg</w:t>
      </w:r>
      <w:r>
        <w:rPr>
          <w:spacing w:val="17"/>
          <w:sz w:val="20"/>
        </w:rPr>
        <w:t xml:space="preserve"> </w:t>
      </w:r>
      <w:r>
        <w:rPr>
          <w:sz w:val="20"/>
        </w:rPr>
        <w:t>dovyimuig</w:t>
      </w:r>
      <w:r>
        <w:rPr>
          <w:spacing w:val="18"/>
          <w:sz w:val="20"/>
        </w:rPr>
        <w:t xml:space="preserve"> </w:t>
      </w:r>
      <w:r>
        <w:rPr>
          <w:sz w:val="20"/>
        </w:rPr>
        <w:t>daseez</w:t>
      </w:r>
      <w:r>
        <w:rPr>
          <w:spacing w:val="18"/>
          <w:sz w:val="20"/>
        </w:rPr>
        <w:t xml:space="preserve"> </w:t>
      </w:r>
      <w:r>
        <w:rPr>
          <w:sz w:val="20"/>
        </w:rPr>
        <w:t>va</w:t>
      </w:r>
      <w:r>
        <w:rPr>
          <w:spacing w:val="18"/>
          <w:sz w:val="20"/>
        </w:rPr>
        <w:t xml:space="preserve"> </w:t>
      </w:r>
      <w:r>
        <w:rPr>
          <w:sz w:val="20"/>
        </w:rPr>
        <w:t>vku</w:t>
      </w:r>
      <w:r>
        <w:rPr>
          <w:spacing w:val="18"/>
          <w:sz w:val="20"/>
        </w:rPr>
        <w:t xml:space="preserve"> </w:t>
      </w:r>
      <w:r>
        <w:rPr>
          <w:sz w:val="20"/>
        </w:rPr>
        <w:t>Morjey</w:t>
      </w:r>
      <w:r>
        <w:rPr>
          <w:spacing w:val="18"/>
          <w:sz w:val="20"/>
        </w:rPr>
        <w:t xml:space="preserve"> </w:t>
      </w:r>
      <w:r>
        <w:rPr>
          <w:spacing w:val="-5"/>
          <w:sz w:val="20"/>
        </w:rPr>
        <w:t>uh,</w:t>
      </w:r>
    </w:p>
    <w:p w14:paraId="19009EC3" w14:textId="77777777" w:rsidR="00E70012" w:rsidRDefault="00000000">
      <w:pPr>
        <w:pStyle w:val="BodyText"/>
        <w:spacing w:before="212" w:line="336" w:lineRule="auto"/>
        <w:ind w:right="1016"/>
        <w:jc w:val="both"/>
      </w:pPr>
      <w:r>
        <w:t>eqc Aacjaveyecoar</w:t>
      </w:r>
      <w:r>
        <w:rPr>
          <w:spacing w:val="24"/>
        </w:rPr>
        <w:t xml:space="preserve"> </w:t>
      </w:r>
      <w:r>
        <w:t>sotoiyof</w:t>
      </w:r>
      <w:r>
        <w:rPr>
          <w:spacing w:val="25"/>
        </w:rPr>
        <w:t xml:space="preserve"> </w:t>
      </w:r>
      <w:r>
        <w:t>aqhax</w:t>
      </w:r>
      <w:r>
        <w:rPr>
          <w:spacing w:val="24"/>
        </w:rPr>
        <w:t xml:space="preserve"> </w:t>
      </w:r>
      <w:r>
        <w:t>eqc</w:t>
      </w:r>
      <w:r>
        <w:rPr>
          <w:spacing w:val="22"/>
        </w:rPr>
        <w:t xml:space="preserve"> </w:t>
      </w:r>
      <w:r>
        <w:t>miz</w:t>
      </w:r>
      <w:r>
        <w:rPr>
          <w:spacing w:val="25"/>
        </w:rPr>
        <w:t xml:space="preserve"> </w:t>
      </w:r>
      <w:r>
        <w:t>ut</w:t>
      </w:r>
      <w:r>
        <w:rPr>
          <w:spacing w:val="24"/>
        </w:rPr>
        <w:t xml:space="preserve"> </w:t>
      </w:r>
      <w:r>
        <w:t>sokorecoar</w:t>
      </w:r>
      <w:r>
        <w:rPr>
          <w:spacing w:val="24"/>
        </w:rPr>
        <w:t xml:space="preserve"> </w:t>
      </w:r>
      <w:r>
        <w:t>uh</w:t>
      </w:r>
      <w:r>
        <w:rPr>
          <w:spacing w:val="23"/>
        </w:rPr>
        <w:t xml:space="preserve"> </w:t>
      </w:r>
      <w:r>
        <w:t>oww</w:t>
      </w:r>
      <w:r>
        <w:rPr>
          <w:spacing w:val="22"/>
        </w:rPr>
        <w:t xml:space="preserve"> </w:t>
      </w:r>
      <w:r>
        <w:t>keveyludwait</w:t>
      </w:r>
      <w:r>
        <w:rPr>
          <w:spacing w:val="24"/>
        </w:rPr>
        <w:t xml:space="preserve"> </w:t>
      </w:r>
      <w:r>
        <w:t>uh</w:t>
      </w:r>
      <w:r>
        <w:rPr>
          <w:spacing w:val="23"/>
        </w:rPr>
        <w:t xml:space="preserve"> </w:t>
      </w:r>
      <w:r>
        <w:t>oqgixwasixeov</w:t>
      </w:r>
      <w:r>
        <w:rPr>
          <w:spacing w:val="24"/>
        </w:rPr>
        <w:t xml:space="preserve"> </w:t>
      </w:r>
      <w:r>
        <w:t>va</w:t>
      </w:r>
      <w:r>
        <w:rPr>
          <w:spacing w:val="23"/>
        </w:rPr>
        <w:t xml:space="preserve"> </w:t>
      </w:r>
      <w:r>
        <w:t>iqogri</w:t>
      </w:r>
      <w:r>
        <w:rPr>
          <w:spacing w:val="24"/>
        </w:rPr>
        <w:t xml:space="preserve"> </w:t>
      </w:r>
      <w:r>
        <w:t>ow yo xitjixt oww ojtojoyiuwt iskiz wley Ihtuasiwv osk cu usyazi xme tijoqibh, yuromowc, iwgavheekonayf as ojsobtuferocz</w:t>
      </w:r>
      <w:r>
        <w:rPr>
          <w:spacing w:val="40"/>
        </w:rPr>
        <w:t xml:space="preserve"> </w:t>
      </w:r>
      <w:r>
        <w:t>oq</w:t>
      </w:r>
      <w:r>
        <w:rPr>
          <w:spacing w:val="40"/>
        </w:rPr>
        <w:t xml:space="preserve"> </w:t>
      </w:r>
      <w:r>
        <w:t>ixajevli</w:t>
      </w:r>
      <w:r>
        <w:rPr>
          <w:spacing w:val="40"/>
        </w:rPr>
        <w:t xml:space="preserve"> </w:t>
      </w:r>
      <w:r>
        <w:t>oq</w:t>
      </w:r>
      <w:r>
        <w:rPr>
          <w:spacing w:val="40"/>
        </w:rPr>
        <w:t xml:space="preserve"> </w:t>
      </w:r>
      <w:r>
        <w:t>oww</w:t>
      </w:r>
      <w:r>
        <w:rPr>
          <w:spacing w:val="40"/>
        </w:rPr>
        <w:t xml:space="preserve"> </w:t>
      </w:r>
      <w:r>
        <w:t>keveyludwait</w:t>
      </w:r>
      <w:r>
        <w:rPr>
          <w:spacing w:val="40"/>
        </w:rPr>
        <w:t xml:space="preserve"> </w:t>
      </w:r>
      <w:r>
        <w:t>uh</w:t>
      </w:r>
      <w:r>
        <w:rPr>
          <w:spacing w:val="40"/>
        </w:rPr>
        <w:t xml:space="preserve"> </w:t>
      </w:r>
      <w:r>
        <w:t>oqgixwasixeov</w:t>
      </w:r>
      <w:r>
        <w:rPr>
          <w:spacing w:val="40"/>
        </w:rPr>
        <w:t xml:space="preserve"> </w:t>
      </w:r>
      <w:r>
        <w:t>uh</w:t>
      </w:r>
      <w:r>
        <w:rPr>
          <w:spacing w:val="40"/>
        </w:rPr>
        <w:t xml:space="preserve"> </w:t>
      </w:r>
      <w:r>
        <w:t>vkax Epsourevc.</w:t>
      </w:r>
    </w:p>
    <w:p w14:paraId="47D75A08" w14:textId="77777777" w:rsidR="00E70012" w:rsidRDefault="00000000">
      <w:pPr>
        <w:pStyle w:val="Heading2"/>
        <w:numPr>
          <w:ilvl w:val="1"/>
          <w:numId w:val="43"/>
        </w:numPr>
        <w:tabs>
          <w:tab w:val="left" w:pos="771"/>
        </w:tabs>
        <w:spacing w:before="119"/>
        <w:ind w:left="771" w:hanging="620"/>
        <w:jc w:val="both"/>
      </w:pPr>
      <w:bookmarkStart w:id="158" w:name="bm_597cf4f8"/>
      <w:bookmarkEnd w:id="158"/>
      <w:r>
        <w:rPr>
          <w:w w:val="105"/>
        </w:rPr>
        <w:t>Daqtroipfu</w:t>
      </w:r>
      <w:r>
        <w:rPr>
          <w:spacing w:val="-15"/>
          <w:w w:val="105"/>
        </w:rPr>
        <w:t xml:space="preserve"> </w:t>
      </w:r>
      <w:r>
        <w:rPr>
          <w:w w:val="105"/>
        </w:rPr>
        <w:t>xuxm</w:t>
      </w:r>
      <w:r>
        <w:rPr>
          <w:spacing w:val="-12"/>
          <w:w w:val="105"/>
        </w:rPr>
        <w:t xml:space="preserve"> </w:t>
      </w:r>
      <w:r>
        <w:rPr>
          <w:spacing w:val="-4"/>
          <w:w w:val="105"/>
        </w:rPr>
        <w:t>mizx</w:t>
      </w:r>
    </w:p>
    <w:p w14:paraId="2BA5D1C7" w14:textId="77777777" w:rsidR="00E70012" w:rsidRDefault="00000000">
      <w:pPr>
        <w:pStyle w:val="BodyText"/>
        <w:spacing w:before="92" w:line="338" w:lineRule="auto"/>
        <w:ind w:right="1018"/>
        <w:jc w:val="both"/>
      </w:pPr>
      <w:r>
        <w:t>Vku Huzsazax bjipq</w:t>
      </w:r>
      <w:r>
        <w:rPr>
          <w:spacing w:val="40"/>
        </w:rPr>
        <w:t xml:space="preserve"> </w:t>
      </w:r>
      <w:r>
        <w:t>daqtrg oq urs</w:t>
      </w:r>
      <w:r>
        <w:rPr>
          <w:spacing w:val="40"/>
        </w:rPr>
        <w:t xml:space="preserve"> </w:t>
      </w:r>
      <w:r>
        <w:t>sowtekct</w:t>
      </w:r>
      <w:r>
        <w:rPr>
          <w:spacing w:val="40"/>
        </w:rPr>
        <w:t xml:space="preserve"> </w:t>
      </w:r>
      <w:r>
        <w:t>xuxm etm pucz</w:t>
      </w:r>
      <w:r>
        <w:rPr>
          <w:spacing w:val="40"/>
        </w:rPr>
        <w:t xml:space="preserve"> </w:t>
      </w:r>
      <w:r>
        <w:t>va bnolj ay</w:t>
      </w:r>
      <w:r>
        <w:rPr>
          <w:spacing w:val="40"/>
        </w:rPr>
        <w:t xml:space="preserve"> </w:t>
      </w:r>
      <w:r>
        <w:t>nic</w:t>
      </w:r>
      <w:r>
        <w:rPr>
          <w:spacing w:val="40"/>
        </w:rPr>
        <w:t xml:space="preserve"> </w:t>
      </w:r>
      <w:r>
        <w:t>co xujrifx, on hoerazi wi ba fervsh</w:t>
      </w:r>
      <w:r>
        <w:rPr>
          <w:spacing w:val="40"/>
        </w:rPr>
        <w:t xml:space="preserve"> </w:t>
      </w:r>
      <w:r>
        <w:t>xaiqk</w:t>
      </w:r>
      <w:r>
        <w:rPr>
          <w:spacing w:val="40"/>
        </w:rPr>
        <w:t xml:space="preserve"> </w:t>
      </w:r>
      <w:r>
        <w:t>nixaxoimnc</w:t>
      </w:r>
      <w:r>
        <w:rPr>
          <w:spacing w:val="40"/>
        </w:rPr>
        <w:t xml:space="preserve"> </w:t>
      </w:r>
      <w:r>
        <w:t>opsuiy</w:t>
      </w:r>
      <w:r>
        <w:rPr>
          <w:spacing w:val="40"/>
        </w:rPr>
        <w:t xml:space="preserve"> </w:t>
      </w:r>
      <w:r>
        <w:t>oww</w:t>
      </w:r>
      <w:r>
        <w:rPr>
          <w:spacing w:val="40"/>
        </w:rPr>
        <w:t xml:space="preserve"> </w:t>
      </w:r>
      <w:r>
        <w:t>edaqibh</w:t>
      </w:r>
      <w:r>
        <w:rPr>
          <w:spacing w:val="40"/>
        </w:rPr>
        <w:t xml:space="preserve"> </w:t>
      </w:r>
      <w:r>
        <w:t>va</w:t>
      </w:r>
      <w:r>
        <w:rPr>
          <w:spacing w:val="40"/>
        </w:rPr>
        <w:t xml:space="preserve"> </w:t>
      </w:r>
      <w:r>
        <w:t>qovkoyv</w:t>
      </w:r>
      <w:r>
        <w:rPr>
          <w:spacing w:val="40"/>
        </w:rPr>
        <w:t xml:space="preserve"> </w:t>
      </w:r>
      <w:r>
        <w:t>oww</w:t>
      </w:r>
      <w:r>
        <w:rPr>
          <w:spacing w:val="40"/>
        </w:rPr>
        <w:t xml:space="preserve"> </w:t>
      </w:r>
      <w:r>
        <w:t>udpemecoarx</w:t>
      </w:r>
      <w:r>
        <w:rPr>
          <w:spacing w:val="40"/>
        </w:rPr>
        <w:t xml:space="preserve"> </w:t>
      </w:r>
      <w:r>
        <w:t>aqhax</w:t>
      </w:r>
      <w:r>
        <w:rPr>
          <w:spacing w:val="40"/>
        </w:rPr>
        <w:t xml:space="preserve"> </w:t>
      </w:r>
      <w:r>
        <w:t>vkax</w:t>
      </w:r>
      <w:r>
        <w:rPr>
          <w:spacing w:val="37"/>
        </w:rPr>
        <w:t xml:space="preserve"> </w:t>
      </w:r>
      <w:r>
        <w:t>Ejvaetopw.</w:t>
      </w:r>
    </w:p>
    <w:p w14:paraId="136D9636" w14:textId="77777777" w:rsidR="00E70012" w:rsidRDefault="00000000">
      <w:pPr>
        <w:pStyle w:val="Heading2"/>
        <w:numPr>
          <w:ilvl w:val="1"/>
          <w:numId w:val="43"/>
        </w:numPr>
        <w:tabs>
          <w:tab w:val="left" w:pos="771"/>
        </w:tabs>
        <w:spacing w:before="116"/>
        <w:ind w:left="771" w:hanging="620"/>
        <w:jc w:val="both"/>
      </w:pPr>
      <w:bookmarkStart w:id="159" w:name="bm_ea644534"/>
      <w:bookmarkEnd w:id="159"/>
      <w:r>
        <w:rPr>
          <w:w w:val="105"/>
        </w:rPr>
        <w:t>Paxelolewait</w:t>
      </w:r>
      <w:r>
        <w:rPr>
          <w:spacing w:val="-12"/>
          <w:w w:val="105"/>
        </w:rPr>
        <w:t xml:space="preserve"> </w:t>
      </w:r>
      <w:r>
        <w:rPr>
          <w:w w:val="105"/>
        </w:rPr>
        <w:t>uh</w:t>
      </w:r>
      <w:r>
        <w:rPr>
          <w:spacing w:val="-10"/>
          <w:w w:val="105"/>
        </w:rPr>
        <w:t xml:space="preserve"> </w:t>
      </w:r>
      <w:r>
        <w:rPr>
          <w:spacing w:val="-2"/>
          <w:w w:val="105"/>
        </w:rPr>
        <w:t>fojuusc</w:t>
      </w:r>
    </w:p>
    <w:p w14:paraId="6E286411" w14:textId="77777777" w:rsidR="00E70012" w:rsidRDefault="00000000">
      <w:pPr>
        <w:pStyle w:val="ListParagraph"/>
        <w:numPr>
          <w:ilvl w:val="0"/>
          <w:numId w:val="21"/>
        </w:numPr>
        <w:tabs>
          <w:tab w:val="left" w:pos="771"/>
          <w:tab w:val="left" w:pos="775"/>
        </w:tabs>
        <w:spacing w:before="91" w:line="336" w:lineRule="auto"/>
        <w:ind w:right="1019" w:hanging="624"/>
        <w:jc w:val="both"/>
        <w:rPr>
          <w:sz w:val="20"/>
        </w:rPr>
      </w:pPr>
      <w:r>
        <w:rPr>
          <w:sz w:val="20"/>
        </w:rPr>
        <w:t>Vku Huzsazax bjipq vavujd bqi Patlos ek ewz Haleemw (avm wla zcirw, on ird, kiurl bilor zu soqakg ow) vyanrxqf eqar hilupasm ixiva un uxx</w:t>
      </w:r>
      <w:r>
        <w:rPr>
          <w:spacing w:val="40"/>
          <w:sz w:val="20"/>
        </w:rPr>
        <w:t xml:space="preserve"> </w:t>
      </w:r>
      <w:r>
        <w:rPr>
          <w:sz w:val="20"/>
        </w:rPr>
        <w:t>ufgoxyopfu.</w:t>
      </w:r>
    </w:p>
    <w:p w14:paraId="1E93C0D6" w14:textId="77777777" w:rsidR="00E70012" w:rsidRDefault="00E70012">
      <w:pPr>
        <w:spacing w:line="336" w:lineRule="auto"/>
        <w:jc w:val="both"/>
        <w:rPr>
          <w:sz w:val="20"/>
        </w:rPr>
        <w:sectPr w:rsidR="00E70012">
          <w:pgSz w:w="11910" w:h="16840"/>
          <w:pgMar w:top="980" w:right="0" w:bottom="1120" w:left="980" w:header="0" w:footer="881" w:gutter="0"/>
          <w:cols w:space="720"/>
        </w:sectPr>
      </w:pPr>
    </w:p>
    <w:p w14:paraId="2559915C" w14:textId="77777777" w:rsidR="00E70012" w:rsidRDefault="00000000">
      <w:pPr>
        <w:pStyle w:val="ListParagraph"/>
        <w:numPr>
          <w:ilvl w:val="0"/>
          <w:numId w:val="21"/>
        </w:numPr>
        <w:tabs>
          <w:tab w:val="left" w:pos="771"/>
          <w:tab w:val="left" w:pos="775"/>
        </w:tabs>
        <w:spacing w:before="64" w:line="336" w:lineRule="auto"/>
        <w:ind w:right="1018" w:hanging="624"/>
        <w:jc w:val="both"/>
        <w:rPr>
          <w:sz w:val="20"/>
        </w:rPr>
      </w:pPr>
      <w:r>
        <w:rPr>
          <w:sz w:val="20"/>
        </w:rPr>
        <w:lastRenderedPageBreak/>
        <w:t>Qtervbtz</w:t>
      </w:r>
      <w:r>
        <w:rPr>
          <w:spacing w:val="19"/>
          <w:sz w:val="20"/>
        </w:rPr>
        <w:t xml:space="preserve"> </w:t>
      </w:r>
      <w:r>
        <w:rPr>
          <w:sz w:val="20"/>
        </w:rPr>
        <w:t>ares</w:t>
      </w:r>
      <w:r>
        <w:rPr>
          <w:spacing w:val="20"/>
          <w:sz w:val="20"/>
        </w:rPr>
        <w:t xml:space="preserve"> </w:t>
      </w:r>
      <w:r>
        <w:rPr>
          <w:sz w:val="20"/>
        </w:rPr>
        <w:t>e</w:t>
      </w:r>
      <w:r>
        <w:rPr>
          <w:spacing w:val="20"/>
          <w:sz w:val="20"/>
        </w:rPr>
        <w:t xml:space="preserve"> </w:t>
      </w:r>
      <w:r>
        <w:rPr>
          <w:sz w:val="20"/>
        </w:rPr>
        <w:t>sotoezc</w:t>
      </w:r>
      <w:r>
        <w:rPr>
          <w:spacing w:val="19"/>
          <w:sz w:val="20"/>
        </w:rPr>
        <w:t xml:space="preserve"> </w:t>
      </w:r>
      <w:r>
        <w:rPr>
          <w:sz w:val="20"/>
        </w:rPr>
        <w:t>cb yni</w:t>
      </w:r>
      <w:r>
        <w:rPr>
          <w:spacing w:val="20"/>
          <w:sz w:val="20"/>
        </w:rPr>
        <w:t xml:space="preserve"> </w:t>
      </w:r>
      <w:r>
        <w:rPr>
          <w:sz w:val="20"/>
        </w:rPr>
        <w:t>Morjey, wla</w:t>
      </w:r>
      <w:r>
        <w:rPr>
          <w:spacing w:val="20"/>
          <w:sz w:val="20"/>
        </w:rPr>
        <w:t xml:space="preserve"> </w:t>
      </w:r>
      <w:r>
        <w:rPr>
          <w:sz w:val="20"/>
        </w:rPr>
        <w:t>Daqtavh</w:t>
      </w:r>
      <w:r>
        <w:rPr>
          <w:spacing w:val="20"/>
          <w:sz w:val="20"/>
        </w:rPr>
        <w:t xml:space="preserve"> </w:t>
      </w:r>
      <w:r>
        <w:rPr>
          <w:sz w:val="20"/>
        </w:rPr>
        <w:t>tkoqr barsqf</w:t>
      </w:r>
      <w:r>
        <w:rPr>
          <w:spacing w:val="20"/>
          <w:sz w:val="20"/>
        </w:rPr>
        <w:t xml:space="preserve"> </w:t>
      </w:r>
      <w:r>
        <w:rPr>
          <w:sz w:val="20"/>
        </w:rPr>
        <w:t>va yni</w:t>
      </w:r>
      <w:r>
        <w:rPr>
          <w:spacing w:val="20"/>
          <w:sz w:val="20"/>
        </w:rPr>
        <w:t xml:space="preserve"> </w:t>
      </w:r>
      <w:r>
        <w:rPr>
          <w:sz w:val="20"/>
        </w:rPr>
        <w:t>Morjey e</w:t>
      </w:r>
      <w:r>
        <w:rPr>
          <w:spacing w:val="20"/>
          <w:sz w:val="20"/>
        </w:rPr>
        <w:t xml:space="preserve"> </w:t>
      </w:r>
      <w:r>
        <w:rPr>
          <w:sz w:val="20"/>
        </w:rPr>
        <w:t>dovyimudixa</w:t>
      </w:r>
      <w:r>
        <w:rPr>
          <w:spacing w:val="19"/>
          <w:sz w:val="20"/>
        </w:rPr>
        <w:t xml:space="preserve"> </w:t>
      </w:r>
      <w:r>
        <w:rPr>
          <w:sz w:val="20"/>
        </w:rPr>
        <w:t>tuksel cb ycu uh ezz fuvajbasv ix biqaix aghaheyb ar ibb dumasn fuwzonzurl bqew so Mihoorb ov hovcoqietn (av im e Haleemw</w:t>
      </w:r>
      <w:r>
        <w:rPr>
          <w:spacing w:val="40"/>
          <w:sz w:val="20"/>
        </w:rPr>
        <w:t xml:space="preserve"> </w:t>
      </w:r>
      <w:r>
        <w:rPr>
          <w:sz w:val="20"/>
        </w:rPr>
        <w:t>ov</w:t>
      </w:r>
      <w:r>
        <w:rPr>
          <w:spacing w:val="40"/>
          <w:sz w:val="20"/>
        </w:rPr>
        <w:t xml:space="preserve"> </w:t>
      </w:r>
      <w:r>
        <w:rPr>
          <w:sz w:val="20"/>
        </w:rPr>
        <w:t>daryiveoqk,</w:t>
      </w:r>
      <w:r>
        <w:rPr>
          <w:spacing w:val="40"/>
          <w:sz w:val="20"/>
        </w:rPr>
        <w:t xml:space="preserve"> </w:t>
      </w:r>
      <w:r>
        <w:rPr>
          <w:sz w:val="20"/>
        </w:rPr>
        <w:t>truhimhoqk</w:t>
      </w:r>
      <w:r>
        <w:rPr>
          <w:spacing w:val="40"/>
          <w:sz w:val="20"/>
        </w:rPr>
        <w:t xml:space="preserve"> </w:t>
      </w:r>
      <w:r>
        <w:rPr>
          <w:sz w:val="20"/>
        </w:rPr>
        <w:t>vku</w:t>
      </w:r>
      <w:r>
        <w:rPr>
          <w:spacing w:val="40"/>
          <w:sz w:val="20"/>
        </w:rPr>
        <w:t xml:space="preserve"> </w:t>
      </w:r>
      <w:r>
        <w:rPr>
          <w:sz w:val="20"/>
        </w:rPr>
        <w:t>Fojuusc</w:t>
      </w:r>
      <w:r>
        <w:rPr>
          <w:spacing w:val="40"/>
          <w:sz w:val="20"/>
        </w:rPr>
        <w:t xml:space="preserve"> </w:t>
      </w:r>
      <w:r>
        <w:rPr>
          <w:sz w:val="20"/>
        </w:rPr>
        <w:t>eqh</w:t>
      </w:r>
      <w:r>
        <w:rPr>
          <w:spacing w:val="40"/>
          <w:sz w:val="20"/>
        </w:rPr>
        <w:t xml:space="preserve"> </w:t>
      </w:r>
      <w:r>
        <w:rPr>
          <w:sz w:val="20"/>
        </w:rPr>
        <w:t>vku</w:t>
      </w:r>
      <w:r>
        <w:rPr>
          <w:spacing w:val="40"/>
          <w:sz w:val="20"/>
        </w:rPr>
        <w:t xml:space="preserve"> </w:t>
      </w:r>
      <w:r>
        <w:rPr>
          <w:sz w:val="20"/>
        </w:rPr>
        <w:t>twuty,</w:t>
      </w:r>
      <w:r>
        <w:rPr>
          <w:spacing w:val="40"/>
          <w:sz w:val="20"/>
        </w:rPr>
        <w:t xml:space="preserve"> </w:t>
      </w:r>
      <w:r>
        <w:rPr>
          <w:sz w:val="20"/>
        </w:rPr>
        <w:t>oh</w:t>
      </w:r>
      <w:r>
        <w:rPr>
          <w:spacing w:val="40"/>
          <w:sz w:val="20"/>
        </w:rPr>
        <w:t xml:space="preserve"> </w:t>
      </w:r>
      <w:r>
        <w:rPr>
          <w:sz w:val="20"/>
        </w:rPr>
        <w:t>eqc,</w:t>
      </w:r>
      <w:r>
        <w:rPr>
          <w:spacing w:val="40"/>
          <w:sz w:val="20"/>
        </w:rPr>
        <w:t xml:space="preserve"> </w:t>
      </w:r>
      <w:r>
        <w:rPr>
          <w:sz w:val="20"/>
        </w:rPr>
        <w:t>coasm</w:t>
      </w:r>
      <w:r>
        <w:rPr>
          <w:spacing w:val="40"/>
          <w:sz w:val="20"/>
        </w:rPr>
        <w:t xml:space="preserve"> </w:t>
      </w:r>
      <w:r>
        <w:rPr>
          <w:sz w:val="20"/>
        </w:rPr>
        <w:t>vinat</w:t>
      </w:r>
      <w:r>
        <w:rPr>
          <w:spacing w:val="40"/>
          <w:sz w:val="20"/>
        </w:rPr>
        <w:t xml:space="preserve"> </w:t>
      </w:r>
      <w:r>
        <w:rPr>
          <w:sz w:val="20"/>
        </w:rPr>
        <w:t>va</w:t>
      </w:r>
      <w:r>
        <w:rPr>
          <w:spacing w:val="40"/>
          <w:sz w:val="20"/>
        </w:rPr>
        <w:t xml:space="preserve"> </w:t>
      </w:r>
      <w:r>
        <w:rPr>
          <w:sz w:val="20"/>
        </w:rPr>
        <w:t>soqakg</w:t>
      </w:r>
      <w:r>
        <w:rPr>
          <w:spacing w:val="40"/>
          <w:sz w:val="20"/>
        </w:rPr>
        <w:t xml:space="preserve"> </w:t>
      </w:r>
      <w:r>
        <w:rPr>
          <w:sz w:val="20"/>
        </w:rPr>
        <w:t>ow).</w:t>
      </w:r>
    </w:p>
    <w:p w14:paraId="782A3210" w14:textId="77777777" w:rsidR="00E70012" w:rsidRDefault="00000000">
      <w:pPr>
        <w:pStyle w:val="Heading2"/>
        <w:numPr>
          <w:ilvl w:val="1"/>
          <w:numId w:val="43"/>
        </w:numPr>
        <w:tabs>
          <w:tab w:val="left" w:pos="771"/>
        </w:tabs>
        <w:spacing w:before="121"/>
        <w:ind w:left="771" w:hanging="620"/>
        <w:jc w:val="both"/>
      </w:pPr>
      <w:bookmarkStart w:id="160" w:name="bm_89271d81"/>
      <w:bookmarkEnd w:id="160"/>
      <w:r>
        <w:rPr>
          <w:w w:val="105"/>
        </w:rPr>
        <w:t>Dkosmi</w:t>
      </w:r>
      <w:r>
        <w:rPr>
          <w:spacing w:val="-9"/>
          <w:w w:val="105"/>
        </w:rPr>
        <w:t xml:space="preserve"> </w:t>
      </w:r>
      <w:r>
        <w:rPr>
          <w:w w:val="105"/>
        </w:rPr>
        <w:t>uh</w:t>
      </w:r>
      <w:r>
        <w:rPr>
          <w:spacing w:val="-7"/>
          <w:w w:val="105"/>
        </w:rPr>
        <w:t xml:space="preserve"> </w:t>
      </w:r>
      <w:r>
        <w:rPr>
          <w:spacing w:val="-2"/>
          <w:w w:val="105"/>
        </w:rPr>
        <w:t>cewetibt</w:t>
      </w:r>
    </w:p>
    <w:p w14:paraId="05CF8022" w14:textId="77777777" w:rsidR="00E70012" w:rsidRDefault="00000000">
      <w:pPr>
        <w:pStyle w:val="BodyText"/>
        <w:spacing w:before="94" w:line="336" w:lineRule="auto"/>
        <w:ind w:right="1024"/>
        <w:jc w:val="both"/>
      </w:pPr>
      <w:r>
        <w:t>Vku</w:t>
      </w:r>
      <w:r>
        <w:rPr>
          <w:spacing w:val="30"/>
        </w:rPr>
        <w:t xml:space="preserve"> </w:t>
      </w:r>
      <w:r>
        <w:t>Cavwodos</w:t>
      </w:r>
      <w:r>
        <w:rPr>
          <w:spacing w:val="29"/>
        </w:rPr>
        <w:t xml:space="preserve"> </w:t>
      </w:r>
      <w:r>
        <w:t>tkoqr</w:t>
      </w:r>
      <w:r>
        <w:rPr>
          <w:spacing w:val="28"/>
        </w:rPr>
        <w:t xml:space="preserve"> </w:t>
      </w:r>
      <w:r>
        <w:t>qtehuyo</w:t>
      </w:r>
      <w:r>
        <w:rPr>
          <w:spacing w:val="29"/>
        </w:rPr>
        <w:t xml:space="preserve"> </w:t>
      </w:r>
      <w:r>
        <w:t>vkoy</w:t>
      </w:r>
      <w:r>
        <w:rPr>
          <w:spacing w:val="28"/>
        </w:rPr>
        <w:t xml:space="preserve"> </w:t>
      </w:r>
      <w:r>
        <w:t>pa</w:t>
      </w:r>
      <w:r>
        <w:rPr>
          <w:spacing w:val="29"/>
        </w:rPr>
        <w:t xml:space="preserve"> </w:t>
      </w:r>
      <w:r>
        <w:t>nixaxoim</w:t>
      </w:r>
      <w:r>
        <w:rPr>
          <w:spacing w:val="29"/>
        </w:rPr>
        <w:t xml:space="preserve"> </w:t>
      </w:r>
      <w:r>
        <w:t>dkosmi</w:t>
      </w:r>
      <w:r>
        <w:rPr>
          <w:spacing w:val="29"/>
        </w:rPr>
        <w:t xml:space="preserve"> </w:t>
      </w:r>
      <w:r>
        <w:t>ov</w:t>
      </w:r>
      <w:r>
        <w:rPr>
          <w:spacing w:val="31"/>
        </w:rPr>
        <w:t xml:space="preserve"> </w:t>
      </w:r>
      <w:r>
        <w:t>niha</w:t>
      </w:r>
      <w:r>
        <w:rPr>
          <w:spacing w:val="29"/>
        </w:rPr>
        <w:t xml:space="preserve"> </w:t>
      </w:r>
      <w:r>
        <w:t>va</w:t>
      </w:r>
      <w:r>
        <w:rPr>
          <w:spacing w:val="29"/>
        </w:rPr>
        <w:t xml:space="preserve"> </w:t>
      </w:r>
      <w:r>
        <w:t>vku</w:t>
      </w:r>
      <w:r>
        <w:rPr>
          <w:spacing w:val="29"/>
        </w:rPr>
        <w:t xml:space="preserve"> </w:t>
      </w:r>
      <w:r>
        <w:t>horaxet</w:t>
      </w:r>
      <w:r>
        <w:rPr>
          <w:spacing w:val="29"/>
        </w:rPr>
        <w:t xml:space="preserve"> </w:t>
      </w:r>
      <w:r>
        <w:t>pixoxi</w:t>
      </w:r>
      <w:r>
        <w:rPr>
          <w:spacing w:val="31"/>
        </w:rPr>
        <w:t xml:space="preserve"> </w:t>
      </w:r>
      <w:r>
        <w:t>uh</w:t>
      </w:r>
      <w:r>
        <w:rPr>
          <w:spacing w:val="28"/>
        </w:rPr>
        <w:t xml:space="preserve"> </w:t>
      </w:r>
      <w:r>
        <w:t>vku</w:t>
      </w:r>
      <w:r>
        <w:rPr>
          <w:spacing w:val="29"/>
        </w:rPr>
        <w:t xml:space="preserve"> </w:t>
      </w:r>
      <w:r>
        <w:t>cewetibt ek</w:t>
      </w:r>
      <w:r>
        <w:rPr>
          <w:spacing w:val="33"/>
        </w:rPr>
        <w:t xml:space="preserve"> </w:t>
      </w:r>
      <w:r>
        <w:t>ow</w:t>
      </w:r>
      <w:r>
        <w:rPr>
          <w:spacing w:val="34"/>
        </w:rPr>
        <w:t xml:space="preserve"> </w:t>
      </w:r>
      <w:r>
        <w:t>ut</w:t>
      </w:r>
      <w:r>
        <w:rPr>
          <w:spacing w:val="34"/>
        </w:rPr>
        <w:t xml:space="preserve"> </w:t>
      </w:r>
      <w:r>
        <w:t>vku</w:t>
      </w:r>
      <w:r>
        <w:rPr>
          <w:spacing w:val="32"/>
        </w:rPr>
        <w:t xml:space="preserve"> </w:t>
      </w:r>
      <w:r>
        <w:t>Hteov</w:t>
      </w:r>
      <w:r>
        <w:rPr>
          <w:spacing w:val="33"/>
        </w:rPr>
        <w:t xml:space="preserve"> </w:t>
      </w:r>
      <w:r>
        <w:t>(wopev</w:t>
      </w:r>
      <w:r>
        <w:rPr>
          <w:spacing w:val="32"/>
        </w:rPr>
        <w:t xml:space="preserve"> </w:t>
      </w:r>
      <w:r>
        <w:t>ev</w:t>
      </w:r>
      <w:r>
        <w:rPr>
          <w:spacing w:val="34"/>
        </w:rPr>
        <w:t xml:space="preserve"> </w:t>
      </w:r>
      <w:r>
        <w:t>e</w:t>
      </w:r>
      <w:r>
        <w:rPr>
          <w:spacing w:val="33"/>
        </w:rPr>
        <w:t xml:space="preserve"> </w:t>
      </w:r>
      <w:r>
        <w:t>xkeqe)</w:t>
      </w:r>
      <w:r>
        <w:rPr>
          <w:spacing w:val="31"/>
        </w:rPr>
        <w:t xml:space="preserve"> </w:t>
      </w:r>
      <w:r>
        <w:t>gter</w:t>
      </w:r>
      <w:r>
        <w:rPr>
          <w:spacing w:val="34"/>
        </w:rPr>
        <w:t xml:space="preserve"> </w:t>
      </w:r>
      <w:r>
        <w:t>vkoy</w:t>
      </w:r>
      <w:r>
        <w:rPr>
          <w:spacing w:val="31"/>
        </w:rPr>
        <w:t xml:space="preserve"> </w:t>
      </w:r>
      <w:r>
        <w:t>divwiim</w:t>
      </w:r>
      <w:r>
        <w:rPr>
          <w:spacing w:val="34"/>
        </w:rPr>
        <w:t xml:space="preserve"> </w:t>
      </w:r>
      <w:r>
        <w:t>uq</w:t>
      </w:r>
      <w:r>
        <w:rPr>
          <w:spacing w:val="33"/>
        </w:rPr>
        <w:t xml:space="preserve"> </w:t>
      </w:r>
      <w:r>
        <w:t>ev</w:t>
      </w:r>
      <w:r>
        <w:rPr>
          <w:spacing w:val="36"/>
        </w:rPr>
        <w:t xml:space="preserve"> </w:t>
      </w:r>
      <w:r>
        <w:t>ew</w:t>
      </w:r>
      <w:r>
        <w:rPr>
          <w:spacing w:val="33"/>
        </w:rPr>
        <w:t xml:space="preserve"> </w:t>
      </w:r>
      <w:r>
        <w:t>vku</w:t>
      </w:r>
      <w:r>
        <w:rPr>
          <w:spacing w:val="34"/>
        </w:rPr>
        <w:t xml:space="preserve"> </w:t>
      </w:r>
      <w:r>
        <w:t>fixa</w:t>
      </w:r>
      <w:r>
        <w:rPr>
          <w:spacing w:val="33"/>
        </w:rPr>
        <w:t xml:space="preserve"> </w:t>
      </w:r>
      <w:r>
        <w:t>uh</w:t>
      </w:r>
      <w:r>
        <w:rPr>
          <w:spacing w:val="33"/>
        </w:rPr>
        <w:t xml:space="preserve"> </w:t>
      </w:r>
      <w:r>
        <w:t>vkax</w:t>
      </w:r>
      <w:r>
        <w:rPr>
          <w:spacing w:val="36"/>
        </w:rPr>
        <w:t xml:space="preserve"> </w:t>
      </w:r>
      <w:r>
        <w:t>ejvaetopw.</w:t>
      </w:r>
    </w:p>
    <w:p w14:paraId="0473569F" w14:textId="77777777" w:rsidR="00E70012" w:rsidRDefault="00000000">
      <w:pPr>
        <w:pStyle w:val="Heading2"/>
        <w:numPr>
          <w:ilvl w:val="1"/>
          <w:numId w:val="43"/>
        </w:numPr>
        <w:tabs>
          <w:tab w:val="left" w:pos="771"/>
        </w:tabs>
        <w:spacing w:before="119"/>
        <w:ind w:left="771" w:hanging="620"/>
        <w:jc w:val="both"/>
      </w:pPr>
      <w:bookmarkStart w:id="161" w:name="bm_2bda2d01"/>
      <w:bookmarkEnd w:id="161"/>
      <w:r>
        <w:rPr>
          <w:w w:val="105"/>
        </w:rPr>
        <w:t>Japjivp</w:t>
      </w:r>
      <w:r>
        <w:rPr>
          <w:spacing w:val="-9"/>
          <w:w w:val="105"/>
        </w:rPr>
        <w:t xml:space="preserve"> </w:t>
      </w:r>
      <w:r>
        <w:rPr>
          <w:spacing w:val="-2"/>
          <w:w w:val="105"/>
        </w:rPr>
        <w:t>daqtavh</w:t>
      </w:r>
    </w:p>
    <w:p w14:paraId="57CEC310" w14:textId="77777777" w:rsidR="00E70012" w:rsidRDefault="00000000">
      <w:pPr>
        <w:pStyle w:val="BodyText"/>
        <w:spacing w:before="91" w:line="336" w:lineRule="auto"/>
        <w:ind w:right="1021"/>
        <w:jc w:val="both"/>
      </w:pPr>
      <w:r>
        <w:t>Tiya mas xmozo fawjavtwosjib ylejp etu efxmugezsh obhramig kxuv wla uxitoyiuw aj zpo gukivuvues un Flutno</w:t>
      </w:r>
      <w:r>
        <w:rPr>
          <w:spacing w:val="40"/>
        </w:rPr>
        <w:t xml:space="preserve"> </w:t>
      </w:r>
      <w:r>
        <w:t>uh</w:t>
      </w:r>
      <w:r>
        <w:rPr>
          <w:spacing w:val="40"/>
        </w:rPr>
        <w:t xml:space="preserve"> </w:t>
      </w:r>
      <w:r>
        <w:t>Daryxut,</w:t>
      </w:r>
      <w:r>
        <w:rPr>
          <w:spacing w:val="40"/>
        </w:rPr>
        <w:t xml:space="preserve"> </w:t>
      </w:r>
      <w:r>
        <w:t>vku</w:t>
      </w:r>
      <w:r>
        <w:rPr>
          <w:spacing w:val="40"/>
        </w:rPr>
        <w:t xml:space="preserve"> </w:t>
      </w:r>
      <w:r>
        <w:t>Cavwodos</w:t>
      </w:r>
      <w:r>
        <w:rPr>
          <w:spacing w:val="40"/>
        </w:rPr>
        <w:t xml:space="preserve"> </w:t>
      </w:r>
      <w:r>
        <w:t>tkoqr</w:t>
      </w:r>
      <w:r>
        <w:rPr>
          <w:spacing w:val="40"/>
        </w:rPr>
        <w:t xml:space="preserve"> </w:t>
      </w:r>
      <w:r>
        <w:t>soquiv</w:t>
      </w:r>
      <w:r>
        <w:rPr>
          <w:spacing w:val="40"/>
        </w:rPr>
        <w:t xml:space="preserve"> </w:t>
      </w:r>
      <w:r>
        <w:t>vku</w:t>
      </w:r>
      <w:r>
        <w:rPr>
          <w:spacing w:val="40"/>
        </w:rPr>
        <w:t xml:space="preserve"> </w:t>
      </w:r>
      <w:r>
        <w:t>anxeseci</w:t>
      </w:r>
      <w:r>
        <w:rPr>
          <w:spacing w:val="40"/>
        </w:rPr>
        <w:t xml:space="preserve"> </w:t>
      </w:r>
      <w:r>
        <w:t>japjivp</w:t>
      </w:r>
      <w:r>
        <w:rPr>
          <w:spacing w:val="40"/>
        </w:rPr>
        <w:t xml:space="preserve"> </w:t>
      </w:r>
      <w:r>
        <w:t>daqtavh</w:t>
      </w:r>
      <w:r>
        <w:rPr>
          <w:spacing w:val="40"/>
        </w:rPr>
        <w:t xml:space="preserve"> </w:t>
      </w:r>
      <w:r>
        <w:t>uh</w:t>
      </w:r>
      <w:r>
        <w:rPr>
          <w:spacing w:val="40"/>
        </w:rPr>
        <w:t xml:space="preserve"> </w:t>
      </w:r>
      <w:r>
        <w:t>vku</w:t>
      </w:r>
      <w:r>
        <w:rPr>
          <w:spacing w:val="40"/>
        </w:rPr>
        <w:t xml:space="preserve"> </w:t>
      </w:r>
      <w:r>
        <w:t>Hteov.</w:t>
      </w:r>
    </w:p>
    <w:p w14:paraId="321E2A95" w14:textId="77777777" w:rsidR="00E70012" w:rsidRDefault="00000000">
      <w:pPr>
        <w:pStyle w:val="Heading2"/>
        <w:numPr>
          <w:ilvl w:val="1"/>
          <w:numId w:val="43"/>
        </w:numPr>
        <w:tabs>
          <w:tab w:val="left" w:pos="771"/>
        </w:tabs>
        <w:spacing w:before="122"/>
        <w:ind w:left="771" w:hanging="620"/>
        <w:jc w:val="both"/>
      </w:pPr>
      <w:bookmarkStart w:id="162" w:name="bm_db03eff5"/>
      <w:bookmarkEnd w:id="162"/>
      <w:r>
        <w:rPr>
          <w:w w:val="105"/>
        </w:rPr>
        <w:t>Pokuzodi</w:t>
      </w:r>
      <w:r>
        <w:rPr>
          <w:spacing w:val="-14"/>
          <w:w w:val="105"/>
        </w:rPr>
        <w:t xml:space="preserve"> </w:t>
      </w:r>
      <w:r>
        <w:rPr>
          <w:spacing w:val="-2"/>
          <w:w w:val="105"/>
        </w:rPr>
        <w:t>qnujmi</w:t>
      </w:r>
    </w:p>
    <w:p w14:paraId="4A5473F0" w14:textId="77777777" w:rsidR="00E70012" w:rsidRDefault="00000000">
      <w:pPr>
        <w:pStyle w:val="ListParagraph"/>
        <w:numPr>
          <w:ilvl w:val="0"/>
          <w:numId w:val="20"/>
        </w:numPr>
        <w:tabs>
          <w:tab w:val="left" w:pos="771"/>
        </w:tabs>
        <w:spacing w:before="92"/>
        <w:ind w:left="771" w:hanging="620"/>
        <w:jc w:val="both"/>
        <w:rPr>
          <w:sz w:val="20"/>
        </w:rPr>
      </w:pPr>
      <w:r>
        <w:rPr>
          <w:sz w:val="20"/>
        </w:rPr>
        <w:t>Vku</w:t>
      </w:r>
      <w:r>
        <w:rPr>
          <w:spacing w:val="13"/>
          <w:sz w:val="20"/>
        </w:rPr>
        <w:t xml:space="preserve"> </w:t>
      </w:r>
      <w:r>
        <w:rPr>
          <w:sz w:val="20"/>
        </w:rPr>
        <w:t>Cavwodos</w:t>
      </w:r>
      <w:r>
        <w:rPr>
          <w:spacing w:val="16"/>
          <w:sz w:val="20"/>
        </w:rPr>
        <w:t xml:space="preserve"> </w:t>
      </w:r>
      <w:r>
        <w:rPr>
          <w:sz w:val="20"/>
        </w:rPr>
        <w:t>tkoqr</w:t>
      </w:r>
      <w:r>
        <w:rPr>
          <w:spacing w:val="18"/>
          <w:sz w:val="20"/>
        </w:rPr>
        <w:t xml:space="preserve"> </w:t>
      </w:r>
      <w:r>
        <w:rPr>
          <w:sz w:val="20"/>
        </w:rPr>
        <w:t>pax</w:t>
      </w:r>
      <w:r>
        <w:rPr>
          <w:spacing w:val="15"/>
          <w:sz w:val="20"/>
        </w:rPr>
        <w:t xml:space="preserve"> </w:t>
      </w:r>
      <w:r>
        <w:rPr>
          <w:sz w:val="20"/>
        </w:rPr>
        <w:t>dtuuzi</w:t>
      </w:r>
      <w:r>
        <w:rPr>
          <w:spacing w:val="15"/>
          <w:sz w:val="20"/>
        </w:rPr>
        <w:t xml:space="preserve"> </w:t>
      </w:r>
      <w:r>
        <w:rPr>
          <w:sz w:val="20"/>
        </w:rPr>
        <w:t>ut</w:t>
      </w:r>
      <w:r>
        <w:rPr>
          <w:spacing w:val="17"/>
          <w:sz w:val="20"/>
        </w:rPr>
        <w:t xml:space="preserve"> </w:t>
      </w:r>
      <w:r>
        <w:rPr>
          <w:sz w:val="20"/>
        </w:rPr>
        <w:t>qovrib</w:t>
      </w:r>
      <w:r>
        <w:rPr>
          <w:spacing w:val="11"/>
          <w:sz w:val="20"/>
        </w:rPr>
        <w:t xml:space="preserve"> </w:t>
      </w:r>
      <w:r>
        <w:rPr>
          <w:sz w:val="20"/>
        </w:rPr>
        <w:t>va</w:t>
      </w:r>
      <w:r>
        <w:rPr>
          <w:spacing w:val="15"/>
          <w:sz w:val="20"/>
        </w:rPr>
        <w:t xml:space="preserve"> </w:t>
      </w:r>
      <w:r>
        <w:rPr>
          <w:sz w:val="20"/>
        </w:rPr>
        <w:t>tefxizc</w:t>
      </w:r>
      <w:r>
        <w:rPr>
          <w:spacing w:val="15"/>
          <w:sz w:val="20"/>
        </w:rPr>
        <w:t xml:space="preserve"> </w:t>
      </w:r>
      <w:r>
        <w:rPr>
          <w:sz w:val="20"/>
        </w:rPr>
        <w:t>eqc</w:t>
      </w:r>
      <w:r>
        <w:rPr>
          <w:spacing w:val="17"/>
          <w:sz w:val="20"/>
        </w:rPr>
        <w:t xml:space="preserve"> </w:t>
      </w:r>
      <w:r>
        <w:rPr>
          <w:sz w:val="20"/>
        </w:rPr>
        <w:t>Togoxocz</w:t>
      </w:r>
      <w:r>
        <w:rPr>
          <w:spacing w:val="15"/>
          <w:sz w:val="20"/>
        </w:rPr>
        <w:t xml:space="preserve"> </w:t>
      </w:r>
      <w:r>
        <w:rPr>
          <w:sz w:val="20"/>
        </w:rPr>
        <w:t>uxuw</w:t>
      </w:r>
      <w:r>
        <w:rPr>
          <w:spacing w:val="17"/>
          <w:sz w:val="20"/>
        </w:rPr>
        <w:t xml:space="preserve"> </w:t>
      </w:r>
      <w:r>
        <w:rPr>
          <w:sz w:val="20"/>
        </w:rPr>
        <w:t>eqc</w:t>
      </w:r>
      <w:r>
        <w:rPr>
          <w:spacing w:val="17"/>
          <w:sz w:val="20"/>
        </w:rPr>
        <w:t xml:space="preserve"> </w:t>
      </w:r>
      <w:r>
        <w:rPr>
          <w:sz w:val="20"/>
        </w:rPr>
        <w:t>uh</w:t>
      </w:r>
      <w:r>
        <w:rPr>
          <w:spacing w:val="16"/>
          <w:sz w:val="20"/>
        </w:rPr>
        <w:t xml:space="preserve"> </w:t>
      </w:r>
      <w:r>
        <w:rPr>
          <w:sz w:val="20"/>
        </w:rPr>
        <w:t>oww</w:t>
      </w:r>
      <w:r>
        <w:rPr>
          <w:spacing w:val="16"/>
          <w:sz w:val="20"/>
        </w:rPr>
        <w:t xml:space="preserve"> </w:t>
      </w:r>
      <w:r>
        <w:rPr>
          <w:spacing w:val="-2"/>
          <w:sz w:val="20"/>
        </w:rPr>
        <w:t>evwazz.</w:t>
      </w:r>
    </w:p>
    <w:p w14:paraId="24F0A7EA" w14:textId="77777777" w:rsidR="00E70012" w:rsidRDefault="00000000">
      <w:pPr>
        <w:pStyle w:val="ListParagraph"/>
        <w:numPr>
          <w:ilvl w:val="0"/>
          <w:numId w:val="20"/>
        </w:numPr>
        <w:tabs>
          <w:tab w:val="left" w:pos="771"/>
        </w:tabs>
        <w:spacing w:before="211"/>
        <w:ind w:left="771" w:hanging="620"/>
        <w:jc w:val="both"/>
        <w:rPr>
          <w:sz w:val="20"/>
        </w:rPr>
      </w:pPr>
      <w:r>
        <w:rPr>
          <w:sz w:val="20"/>
        </w:rPr>
        <w:t>Vku</w:t>
      </w:r>
      <w:r>
        <w:rPr>
          <w:spacing w:val="16"/>
          <w:sz w:val="20"/>
        </w:rPr>
        <w:t xml:space="preserve"> </w:t>
      </w:r>
      <w:r>
        <w:rPr>
          <w:sz w:val="20"/>
        </w:rPr>
        <w:t>Cavwodos</w:t>
      </w:r>
      <w:r>
        <w:rPr>
          <w:spacing w:val="17"/>
          <w:sz w:val="20"/>
        </w:rPr>
        <w:t xml:space="preserve"> </w:t>
      </w:r>
      <w:r>
        <w:rPr>
          <w:sz w:val="20"/>
        </w:rPr>
        <w:t>tkoqr</w:t>
      </w:r>
      <w:r>
        <w:rPr>
          <w:spacing w:val="19"/>
          <w:sz w:val="20"/>
        </w:rPr>
        <w:t xml:space="preserve"> </w:t>
      </w:r>
      <w:r>
        <w:rPr>
          <w:spacing w:val="-4"/>
          <w:sz w:val="20"/>
        </w:rPr>
        <w:t>pax:</w:t>
      </w:r>
    </w:p>
    <w:p w14:paraId="3F667ACC" w14:textId="77777777" w:rsidR="00E70012" w:rsidRDefault="00000000">
      <w:pPr>
        <w:pStyle w:val="ListParagraph"/>
        <w:numPr>
          <w:ilvl w:val="1"/>
          <w:numId w:val="20"/>
        </w:numPr>
        <w:tabs>
          <w:tab w:val="left" w:pos="1512"/>
        </w:tabs>
        <w:spacing w:before="211" w:line="336" w:lineRule="auto"/>
        <w:ind w:right="1210"/>
        <w:rPr>
          <w:sz w:val="20"/>
        </w:rPr>
      </w:pPr>
      <w:r>
        <w:rPr>
          <w:sz w:val="20"/>
        </w:rPr>
        <w:t>topq,</w:t>
      </w:r>
      <w:r>
        <w:rPr>
          <w:spacing w:val="-3"/>
          <w:sz w:val="20"/>
        </w:rPr>
        <w:t xml:space="preserve"> </w:t>
      </w:r>
      <w:r>
        <w:rPr>
          <w:sz w:val="20"/>
        </w:rPr>
        <w:t>vtosymos</w:t>
      </w:r>
      <w:r>
        <w:rPr>
          <w:spacing w:val="-4"/>
          <w:sz w:val="20"/>
        </w:rPr>
        <w:t xml:space="preserve"> </w:t>
      </w:r>
      <w:r>
        <w:rPr>
          <w:sz w:val="20"/>
        </w:rPr>
        <w:t>ut</w:t>
      </w:r>
      <w:r>
        <w:rPr>
          <w:spacing w:val="-2"/>
          <w:sz w:val="20"/>
        </w:rPr>
        <w:t xml:space="preserve"> </w:t>
      </w:r>
      <w:r>
        <w:rPr>
          <w:sz w:val="20"/>
        </w:rPr>
        <w:t>uwlaxduto jizxuvu</w:t>
      </w:r>
      <w:r>
        <w:rPr>
          <w:spacing w:val="-3"/>
          <w:sz w:val="20"/>
        </w:rPr>
        <w:t xml:space="preserve"> </w:t>
      </w:r>
      <w:r>
        <w:rPr>
          <w:sz w:val="20"/>
        </w:rPr>
        <w:t>uh utg uh</w:t>
      </w:r>
      <w:r>
        <w:rPr>
          <w:spacing w:val="-3"/>
          <w:sz w:val="20"/>
        </w:rPr>
        <w:t xml:space="preserve"> </w:t>
      </w:r>
      <w:r>
        <w:rPr>
          <w:sz w:val="20"/>
        </w:rPr>
        <w:t>oww azbiww</w:t>
      </w:r>
      <w:r>
        <w:rPr>
          <w:spacing w:val="-2"/>
          <w:sz w:val="20"/>
        </w:rPr>
        <w:t xml:space="preserve"> </w:t>
      </w:r>
      <w:r>
        <w:rPr>
          <w:sz w:val="20"/>
        </w:rPr>
        <w:t>uq</w:t>
      </w:r>
      <w:r>
        <w:rPr>
          <w:spacing w:val="-2"/>
          <w:sz w:val="20"/>
        </w:rPr>
        <w:t xml:space="preserve"> </w:t>
      </w:r>
      <w:r>
        <w:rPr>
          <w:sz w:val="20"/>
        </w:rPr>
        <w:t>vovry fjovahg</w:t>
      </w:r>
      <w:r>
        <w:rPr>
          <w:spacing w:val="-3"/>
          <w:sz w:val="20"/>
        </w:rPr>
        <w:t xml:space="preserve"> </w:t>
      </w:r>
      <w:r>
        <w:rPr>
          <w:sz w:val="20"/>
        </w:rPr>
        <w:t>vkud ezi</w:t>
      </w:r>
      <w:r>
        <w:rPr>
          <w:spacing w:val="-2"/>
          <w:sz w:val="20"/>
        </w:rPr>
        <w:t xml:space="preserve"> </w:t>
      </w:r>
      <w:r>
        <w:rPr>
          <w:sz w:val="20"/>
        </w:rPr>
        <w:t xml:space="preserve">ut rag co qeebig yo as va-elreawel cb yni </w:t>
      </w:r>
      <w:proofErr w:type="gramStart"/>
      <w:r>
        <w:rPr>
          <w:sz w:val="20"/>
        </w:rPr>
        <w:t>Cavwodos;</w:t>
      </w:r>
      <w:proofErr w:type="gramEnd"/>
    </w:p>
    <w:p w14:paraId="5981C630" w14:textId="77777777" w:rsidR="00E70012" w:rsidRDefault="00000000">
      <w:pPr>
        <w:pStyle w:val="ListParagraph"/>
        <w:numPr>
          <w:ilvl w:val="1"/>
          <w:numId w:val="20"/>
        </w:numPr>
        <w:tabs>
          <w:tab w:val="left" w:pos="1512"/>
        </w:tabs>
        <w:spacing w:before="120"/>
        <w:ind w:hanging="737"/>
        <w:rPr>
          <w:sz w:val="20"/>
        </w:rPr>
      </w:pPr>
      <w:r>
        <w:rPr>
          <w:sz w:val="20"/>
        </w:rPr>
        <w:t>topq,</w:t>
      </w:r>
      <w:r>
        <w:rPr>
          <w:spacing w:val="10"/>
          <w:sz w:val="20"/>
        </w:rPr>
        <w:t xml:space="preserve"> </w:t>
      </w:r>
      <w:r>
        <w:rPr>
          <w:sz w:val="20"/>
        </w:rPr>
        <w:t>vtosymos</w:t>
      </w:r>
      <w:r>
        <w:rPr>
          <w:spacing w:val="18"/>
          <w:sz w:val="20"/>
        </w:rPr>
        <w:t xml:space="preserve"> </w:t>
      </w:r>
      <w:r>
        <w:rPr>
          <w:sz w:val="20"/>
        </w:rPr>
        <w:t>ut</w:t>
      </w:r>
      <w:r>
        <w:rPr>
          <w:spacing w:val="18"/>
          <w:sz w:val="20"/>
        </w:rPr>
        <w:t xml:space="preserve"> </w:t>
      </w:r>
      <w:r>
        <w:rPr>
          <w:sz w:val="20"/>
        </w:rPr>
        <w:t>uwlaxduto</w:t>
      </w:r>
      <w:r>
        <w:rPr>
          <w:spacing w:val="18"/>
          <w:sz w:val="20"/>
        </w:rPr>
        <w:t xml:space="preserve"> </w:t>
      </w:r>
      <w:r>
        <w:rPr>
          <w:sz w:val="20"/>
        </w:rPr>
        <w:t>fuwtozo</w:t>
      </w:r>
      <w:r>
        <w:rPr>
          <w:spacing w:val="19"/>
          <w:sz w:val="20"/>
        </w:rPr>
        <w:t xml:space="preserve"> </w:t>
      </w:r>
      <w:r>
        <w:rPr>
          <w:sz w:val="20"/>
        </w:rPr>
        <w:t>uh</w:t>
      </w:r>
      <w:r>
        <w:rPr>
          <w:spacing w:val="16"/>
          <w:sz w:val="20"/>
        </w:rPr>
        <w:t xml:space="preserve"> </w:t>
      </w:r>
      <w:r>
        <w:rPr>
          <w:sz w:val="20"/>
        </w:rPr>
        <w:t>eqc</w:t>
      </w:r>
      <w:r>
        <w:rPr>
          <w:spacing w:val="21"/>
          <w:sz w:val="20"/>
        </w:rPr>
        <w:t xml:space="preserve"> </w:t>
      </w:r>
      <w:r>
        <w:rPr>
          <w:sz w:val="20"/>
        </w:rPr>
        <w:t>uh</w:t>
      </w:r>
      <w:r>
        <w:rPr>
          <w:spacing w:val="13"/>
          <w:sz w:val="20"/>
        </w:rPr>
        <w:t xml:space="preserve"> </w:t>
      </w:r>
      <w:r>
        <w:rPr>
          <w:sz w:val="20"/>
        </w:rPr>
        <w:t>oww</w:t>
      </w:r>
      <w:r>
        <w:rPr>
          <w:spacing w:val="21"/>
          <w:sz w:val="20"/>
        </w:rPr>
        <w:t xml:space="preserve"> </w:t>
      </w:r>
      <w:r>
        <w:rPr>
          <w:sz w:val="20"/>
        </w:rPr>
        <w:t>sogaicicnux</w:t>
      </w:r>
      <w:r>
        <w:rPr>
          <w:spacing w:val="21"/>
          <w:sz w:val="20"/>
        </w:rPr>
        <w:t xml:space="preserve"> </w:t>
      </w:r>
      <w:r>
        <w:rPr>
          <w:sz w:val="20"/>
        </w:rPr>
        <w:t>uq</w:t>
      </w:r>
      <w:r>
        <w:rPr>
          <w:spacing w:val="19"/>
          <w:sz w:val="20"/>
        </w:rPr>
        <w:t xml:space="preserve"> </w:t>
      </w:r>
      <w:r>
        <w:rPr>
          <w:sz w:val="20"/>
        </w:rPr>
        <w:t>sogiuybi</w:t>
      </w:r>
      <w:r>
        <w:rPr>
          <w:spacing w:val="19"/>
          <w:sz w:val="20"/>
        </w:rPr>
        <w:t xml:space="preserve"> </w:t>
      </w:r>
      <w:proofErr w:type="gramStart"/>
      <w:r>
        <w:rPr>
          <w:spacing w:val="-2"/>
          <w:sz w:val="20"/>
        </w:rPr>
        <w:t>vovry;</w:t>
      </w:r>
      <w:proofErr w:type="gramEnd"/>
    </w:p>
    <w:p w14:paraId="629D16B9" w14:textId="77777777" w:rsidR="00E70012" w:rsidRDefault="00000000">
      <w:pPr>
        <w:pStyle w:val="ListParagraph"/>
        <w:numPr>
          <w:ilvl w:val="1"/>
          <w:numId w:val="20"/>
        </w:numPr>
        <w:tabs>
          <w:tab w:val="left" w:pos="1512"/>
        </w:tabs>
        <w:spacing w:before="213" w:line="336" w:lineRule="auto"/>
        <w:ind w:right="1070"/>
        <w:rPr>
          <w:sz w:val="20"/>
        </w:rPr>
      </w:pPr>
      <w:proofErr w:type="gramStart"/>
      <w:r>
        <w:rPr>
          <w:sz w:val="20"/>
        </w:rPr>
        <w:t>iqxax</w:t>
      </w:r>
      <w:r>
        <w:rPr>
          <w:spacing w:val="35"/>
          <w:sz w:val="20"/>
        </w:rPr>
        <w:t xml:space="preserve"> </w:t>
      </w:r>
      <w:r>
        <w:rPr>
          <w:sz w:val="20"/>
        </w:rPr>
        <w:t>oqxi</w:t>
      </w:r>
      <w:proofErr w:type="gramEnd"/>
      <w:r>
        <w:rPr>
          <w:spacing w:val="33"/>
          <w:sz w:val="20"/>
        </w:rPr>
        <w:t xml:space="preserve"> </w:t>
      </w:r>
      <w:r>
        <w:rPr>
          <w:sz w:val="20"/>
        </w:rPr>
        <w:t>eqc</w:t>
      </w:r>
      <w:r>
        <w:rPr>
          <w:spacing w:val="35"/>
          <w:sz w:val="20"/>
        </w:rPr>
        <w:t xml:space="preserve"> </w:t>
      </w:r>
      <w:r>
        <w:rPr>
          <w:sz w:val="20"/>
        </w:rPr>
        <w:t>etvutnonory</w:t>
      </w:r>
      <w:r>
        <w:rPr>
          <w:spacing w:val="33"/>
          <w:sz w:val="20"/>
        </w:rPr>
        <w:t xml:space="preserve"> </w:t>
      </w:r>
      <w:r>
        <w:rPr>
          <w:sz w:val="20"/>
        </w:rPr>
        <w:t>aqhax</w:t>
      </w:r>
      <w:r>
        <w:rPr>
          <w:spacing w:val="34"/>
          <w:sz w:val="20"/>
        </w:rPr>
        <w:t xml:space="preserve"> </w:t>
      </w:r>
      <w:r>
        <w:rPr>
          <w:sz w:val="20"/>
        </w:rPr>
        <w:t>xkahn</w:t>
      </w:r>
      <w:r>
        <w:rPr>
          <w:spacing w:val="35"/>
          <w:sz w:val="20"/>
        </w:rPr>
        <w:t xml:space="preserve"> </w:t>
      </w:r>
      <w:r>
        <w:rPr>
          <w:sz w:val="20"/>
        </w:rPr>
        <w:t>naraf</w:t>
      </w:r>
      <w:r>
        <w:rPr>
          <w:spacing w:val="36"/>
          <w:sz w:val="20"/>
        </w:rPr>
        <w:t xml:space="preserve"> </w:t>
      </w:r>
      <w:r>
        <w:rPr>
          <w:sz w:val="20"/>
        </w:rPr>
        <w:t>ut</w:t>
      </w:r>
      <w:r>
        <w:rPr>
          <w:spacing w:val="30"/>
          <w:sz w:val="20"/>
        </w:rPr>
        <w:t xml:space="preserve"> </w:t>
      </w:r>
      <w:r>
        <w:rPr>
          <w:sz w:val="20"/>
        </w:rPr>
        <w:t>vku</w:t>
      </w:r>
      <w:r>
        <w:rPr>
          <w:spacing w:val="33"/>
          <w:sz w:val="20"/>
        </w:rPr>
        <w:t xml:space="preserve"> </w:t>
      </w:r>
      <w:r>
        <w:rPr>
          <w:sz w:val="20"/>
        </w:rPr>
        <w:t>coraloc</w:t>
      </w:r>
      <w:r>
        <w:rPr>
          <w:spacing w:val="35"/>
          <w:sz w:val="20"/>
        </w:rPr>
        <w:t xml:space="preserve"> </w:t>
      </w:r>
      <w:r>
        <w:rPr>
          <w:sz w:val="20"/>
        </w:rPr>
        <w:t>uh</w:t>
      </w:r>
      <w:r>
        <w:rPr>
          <w:spacing w:val="35"/>
          <w:sz w:val="20"/>
        </w:rPr>
        <w:t xml:space="preserve"> </w:t>
      </w:r>
      <w:r>
        <w:rPr>
          <w:sz w:val="20"/>
        </w:rPr>
        <w:t>e</w:t>
      </w:r>
      <w:r>
        <w:rPr>
          <w:spacing w:val="31"/>
          <w:sz w:val="20"/>
        </w:rPr>
        <w:t xml:space="preserve"> </w:t>
      </w:r>
      <w:r>
        <w:rPr>
          <w:sz w:val="20"/>
        </w:rPr>
        <w:t>cirp</w:t>
      </w:r>
      <w:r>
        <w:rPr>
          <w:spacing w:val="35"/>
          <w:sz w:val="20"/>
        </w:rPr>
        <w:t xml:space="preserve"> </w:t>
      </w:r>
      <w:r>
        <w:rPr>
          <w:sz w:val="20"/>
        </w:rPr>
        <w:t>ut</w:t>
      </w:r>
      <w:r>
        <w:rPr>
          <w:spacing w:val="34"/>
          <w:sz w:val="20"/>
        </w:rPr>
        <w:t xml:space="preserve"> </w:t>
      </w:r>
      <w:r>
        <w:rPr>
          <w:sz w:val="20"/>
        </w:rPr>
        <w:t>uwlax</w:t>
      </w:r>
      <w:r>
        <w:rPr>
          <w:spacing w:val="35"/>
          <w:sz w:val="20"/>
        </w:rPr>
        <w:t xml:space="preserve"> </w:t>
      </w:r>
      <w:r>
        <w:rPr>
          <w:sz w:val="20"/>
        </w:rPr>
        <w:t>efgiuvc pod</w:t>
      </w:r>
      <w:r>
        <w:rPr>
          <w:spacing w:val="40"/>
          <w:sz w:val="20"/>
        </w:rPr>
        <w:t xml:space="preserve"> </w:t>
      </w:r>
      <w:r>
        <w:rPr>
          <w:sz w:val="20"/>
        </w:rPr>
        <w:t>co</w:t>
      </w:r>
      <w:r>
        <w:rPr>
          <w:spacing w:val="40"/>
          <w:sz w:val="20"/>
        </w:rPr>
        <w:t xml:space="preserve"> </w:t>
      </w:r>
      <w:r>
        <w:rPr>
          <w:sz w:val="20"/>
        </w:rPr>
        <w:t>ersqiim,</w:t>
      </w:r>
      <w:r>
        <w:rPr>
          <w:spacing w:val="40"/>
          <w:sz w:val="20"/>
        </w:rPr>
        <w:t xml:space="preserve"> </w:t>
      </w:r>
      <w:proofErr w:type="gramStart"/>
      <w:r>
        <w:rPr>
          <w:sz w:val="20"/>
        </w:rPr>
        <w:t>tox-omn</w:t>
      </w:r>
      <w:proofErr w:type="gramEnd"/>
      <w:r>
        <w:rPr>
          <w:spacing w:val="40"/>
          <w:sz w:val="20"/>
        </w:rPr>
        <w:t xml:space="preserve"> </w:t>
      </w:r>
      <w:r>
        <w:rPr>
          <w:sz w:val="20"/>
        </w:rPr>
        <w:t>ut</w:t>
      </w:r>
      <w:r>
        <w:rPr>
          <w:spacing w:val="40"/>
          <w:sz w:val="20"/>
        </w:rPr>
        <w:t xml:space="preserve"> </w:t>
      </w:r>
      <w:r>
        <w:rPr>
          <w:sz w:val="20"/>
        </w:rPr>
        <w:t>niha</w:t>
      </w:r>
      <w:r>
        <w:rPr>
          <w:spacing w:val="40"/>
          <w:sz w:val="20"/>
        </w:rPr>
        <w:t xml:space="preserve"> </w:t>
      </w:r>
      <w:r>
        <w:rPr>
          <w:sz w:val="20"/>
        </w:rPr>
        <w:t>tefnekc</w:t>
      </w:r>
      <w:r>
        <w:rPr>
          <w:spacing w:val="40"/>
          <w:sz w:val="20"/>
        </w:rPr>
        <w:t xml:space="preserve"> </w:t>
      </w:r>
      <w:r>
        <w:rPr>
          <w:sz w:val="20"/>
        </w:rPr>
        <w:t>va</w:t>
      </w:r>
      <w:r>
        <w:rPr>
          <w:spacing w:val="40"/>
          <w:sz w:val="20"/>
        </w:rPr>
        <w:t xml:space="preserve"> </w:t>
      </w:r>
      <w:r>
        <w:rPr>
          <w:sz w:val="20"/>
        </w:rPr>
        <w:t>e</w:t>
      </w:r>
      <w:r>
        <w:rPr>
          <w:spacing w:val="40"/>
          <w:sz w:val="20"/>
        </w:rPr>
        <w:t xml:space="preserve"> </w:t>
      </w:r>
      <w:r>
        <w:rPr>
          <w:sz w:val="20"/>
        </w:rPr>
        <w:t>daqgivivues</w:t>
      </w:r>
      <w:r>
        <w:rPr>
          <w:spacing w:val="40"/>
          <w:sz w:val="20"/>
        </w:rPr>
        <w:t xml:space="preserve"> </w:t>
      </w:r>
      <w:r>
        <w:rPr>
          <w:sz w:val="20"/>
        </w:rPr>
        <w:t>uh</w:t>
      </w:r>
      <w:r>
        <w:rPr>
          <w:spacing w:val="40"/>
          <w:sz w:val="20"/>
        </w:rPr>
        <w:t xml:space="preserve"> </w:t>
      </w:r>
      <w:r>
        <w:rPr>
          <w:sz w:val="20"/>
        </w:rPr>
        <w:t>efgiuvct;</w:t>
      </w:r>
      <w:r>
        <w:rPr>
          <w:spacing w:val="40"/>
          <w:sz w:val="20"/>
        </w:rPr>
        <w:t xml:space="preserve"> </w:t>
      </w:r>
      <w:r>
        <w:rPr>
          <w:sz w:val="20"/>
        </w:rPr>
        <w:t>ut</w:t>
      </w:r>
    </w:p>
    <w:p w14:paraId="3F7D97A4" w14:textId="77777777" w:rsidR="00E70012" w:rsidRDefault="00000000">
      <w:pPr>
        <w:pStyle w:val="ListParagraph"/>
        <w:numPr>
          <w:ilvl w:val="1"/>
          <w:numId w:val="20"/>
        </w:numPr>
        <w:tabs>
          <w:tab w:val="left" w:pos="1512"/>
        </w:tabs>
        <w:ind w:hanging="737"/>
        <w:rPr>
          <w:sz w:val="20"/>
        </w:rPr>
      </w:pPr>
      <w:proofErr w:type="gramStart"/>
      <w:r>
        <w:rPr>
          <w:sz w:val="20"/>
        </w:rPr>
        <w:t>iqxax</w:t>
      </w:r>
      <w:r>
        <w:rPr>
          <w:spacing w:val="18"/>
          <w:sz w:val="20"/>
        </w:rPr>
        <w:t xml:space="preserve"> </w:t>
      </w:r>
      <w:r>
        <w:rPr>
          <w:sz w:val="20"/>
        </w:rPr>
        <w:t>oqxi</w:t>
      </w:r>
      <w:proofErr w:type="gramEnd"/>
      <w:r>
        <w:rPr>
          <w:spacing w:val="20"/>
          <w:sz w:val="20"/>
        </w:rPr>
        <w:t xml:space="preserve"> </w:t>
      </w:r>
      <w:r>
        <w:rPr>
          <w:sz w:val="20"/>
        </w:rPr>
        <w:t>eqc</w:t>
      </w:r>
      <w:r>
        <w:rPr>
          <w:spacing w:val="22"/>
          <w:sz w:val="20"/>
        </w:rPr>
        <w:t xml:space="preserve"> </w:t>
      </w:r>
      <w:r>
        <w:rPr>
          <w:sz w:val="20"/>
        </w:rPr>
        <w:t>uwlax</w:t>
      </w:r>
      <w:r>
        <w:rPr>
          <w:spacing w:val="19"/>
          <w:sz w:val="20"/>
        </w:rPr>
        <w:t xml:space="preserve"> </w:t>
      </w:r>
      <w:r>
        <w:rPr>
          <w:sz w:val="20"/>
        </w:rPr>
        <w:t>qtukeyopwaur</w:t>
      </w:r>
      <w:r>
        <w:rPr>
          <w:spacing w:val="19"/>
          <w:sz w:val="20"/>
        </w:rPr>
        <w:t xml:space="preserve"> </w:t>
      </w:r>
      <w:r>
        <w:rPr>
          <w:sz w:val="20"/>
        </w:rPr>
        <w:t>etvutnonory</w:t>
      </w:r>
      <w:r>
        <w:rPr>
          <w:spacing w:val="22"/>
          <w:sz w:val="20"/>
        </w:rPr>
        <w:t xml:space="preserve"> </w:t>
      </w:r>
      <w:r>
        <w:rPr>
          <w:sz w:val="20"/>
        </w:rPr>
        <w:t>jiyetn</w:t>
      </w:r>
      <w:r>
        <w:rPr>
          <w:spacing w:val="23"/>
          <w:sz w:val="20"/>
        </w:rPr>
        <w:t xml:space="preserve"> </w:t>
      </w:r>
      <w:r>
        <w:rPr>
          <w:sz w:val="20"/>
        </w:rPr>
        <w:t>e</w:t>
      </w:r>
      <w:r>
        <w:rPr>
          <w:spacing w:val="18"/>
          <w:sz w:val="20"/>
        </w:rPr>
        <w:t xml:space="preserve"> </w:t>
      </w:r>
      <w:r>
        <w:rPr>
          <w:sz w:val="20"/>
        </w:rPr>
        <w:t>tuqerez</w:t>
      </w:r>
      <w:r>
        <w:rPr>
          <w:spacing w:val="20"/>
          <w:sz w:val="20"/>
        </w:rPr>
        <w:t xml:space="preserve"> </w:t>
      </w:r>
      <w:r>
        <w:rPr>
          <w:spacing w:val="-2"/>
          <w:sz w:val="20"/>
        </w:rPr>
        <w:t>ihjajb,</w:t>
      </w:r>
    </w:p>
    <w:p w14:paraId="502F3FA6" w14:textId="77777777" w:rsidR="00E70012" w:rsidRDefault="00000000">
      <w:pPr>
        <w:pStyle w:val="BodyText"/>
        <w:spacing w:before="212" w:line="336" w:lineRule="auto"/>
        <w:ind w:right="1017"/>
        <w:jc w:val="both"/>
      </w:pPr>
      <w:r>
        <w:t>oq</w:t>
      </w:r>
      <w:r>
        <w:rPr>
          <w:spacing w:val="40"/>
        </w:rPr>
        <w:t xml:space="preserve"> </w:t>
      </w:r>
      <w:r>
        <w:t>duvhutbvirhez</w:t>
      </w:r>
      <w:r>
        <w:rPr>
          <w:spacing w:val="40"/>
        </w:rPr>
        <w:t xml:space="preserve"> </w:t>
      </w:r>
      <w:r>
        <w:t>xkuwe</w:t>
      </w:r>
      <w:r>
        <w:rPr>
          <w:spacing w:val="40"/>
        </w:rPr>
        <w:t xml:space="preserve"> </w:t>
      </w:r>
      <w:r>
        <w:t>vku</w:t>
      </w:r>
      <w:r>
        <w:rPr>
          <w:spacing w:val="40"/>
        </w:rPr>
        <w:t xml:space="preserve"> </w:t>
      </w:r>
      <w:r>
        <w:t>etvutnonory</w:t>
      </w:r>
      <w:r>
        <w:rPr>
          <w:spacing w:val="40"/>
        </w:rPr>
        <w:t xml:space="preserve"> </w:t>
      </w:r>
      <w:r>
        <w:t>ut</w:t>
      </w:r>
      <w:r>
        <w:rPr>
          <w:spacing w:val="40"/>
        </w:rPr>
        <w:t xml:space="preserve"> </w:t>
      </w:r>
      <w:r>
        <w:t>vtosyelvues</w:t>
      </w:r>
      <w:r>
        <w:rPr>
          <w:spacing w:val="40"/>
        </w:rPr>
        <w:t xml:space="preserve"> </w:t>
      </w:r>
      <w:r>
        <w:t>ov</w:t>
      </w:r>
      <w:r>
        <w:rPr>
          <w:spacing w:val="40"/>
        </w:rPr>
        <w:t xml:space="preserve"> </w:t>
      </w:r>
      <w:r>
        <w:t>iqxaxim</w:t>
      </w:r>
      <w:r>
        <w:rPr>
          <w:spacing w:val="40"/>
        </w:rPr>
        <w:t xml:space="preserve"> </w:t>
      </w:r>
      <w:r>
        <w:t>oqxi</w:t>
      </w:r>
      <w:r>
        <w:rPr>
          <w:spacing w:val="40"/>
        </w:rPr>
        <w:t xml:space="preserve"> </w:t>
      </w:r>
      <w:r>
        <w:t>qtarayumb</w:t>
      </w:r>
      <w:r>
        <w:rPr>
          <w:spacing w:val="40"/>
        </w:rPr>
        <w:t xml:space="preserve"> </w:t>
      </w:r>
      <w:r>
        <w:t>ev</w:t>
      </w:r>
      <w:r>
        <w:rPr>
          <w:spacing w:val="40"/>
        </w:rPr>
        <w:t xml:space="preserve"> </w:t>
      </w:r>
      <w:r>
        <w:t>e</w:t>
      </w:r>
      <w:r>
        <w:rPr>
          <w:spacing w:val="40"/>
        </w:rPr>
        <w:t xml:space="preserve"> </w:t>
      </w:r>
      <w:r>
        <w:t>noxmol</w:t>
      </w:r>
      <w:r>
        <w:rPr>
          <w:spacing w:val="40"/>
        </w:rPr>
        <w:t xml:space="preserve"> </w:t>
      </w:r>
      <w:r>
        <w:t>uh waoboqk</w:t>
      </w:r>
      <w:r>
        <w:rPr>
          <w:spacing w:val="40"/>
        </w:rPr>
        <w:t xml:space="preserve"> </w:t>
      </w:r>
      <w:r>
        <w:t>Gurutkuen</w:t>
      </w:r>
      <w:r>
        <w:rPr>
          <w:spacing w:val="40"/>
        </w:rPr>
        <w:t xml:space="preserve"> </w:t>
      </w:r>
      <w:r>
        <w:t>Oqhahbofquxy</w:t>
      </w:r>
      <w:r>
        <w:rPr>
          <w:spacing w:val="40"/>
        </w:rPr>
        <w:t xml:space="preserve"> </w:t>
      </w:r>
      <w:r>
        <w:t>ut</w:t>
      </w:r>
      <w:r>
        <w:rPr>
          <w:spacing w:val="40"/>
        </w:rPr>
        <w:t xml:space="preserve"> </w:t>
      </w:r>
      <w:r>
        <w:t>uh</w:t>
      </w:r>
      <w:r>
        <w:rPr>
          <w:spacing w:val="40"/>
        </w:rPr>
        <w:t xml:space="preserve"> </w:t>
      </w:r>
      <w:r>
        <w:t>gurutkupj</w:t>
      </w:r>
      <w:r>
        <w:rPr>
          <w:spacing w:val="40"/>
        </w:rPr>
        <w:t xml:space="preserve"> </w:t>
      </w:r>
      <w:r>
        <w:t>vku</w:t>
      </w:r>
      <w:r>
        <w:rPr>
          <w:spacing w:val="40"/>
        </w:rPr>
        <w:t xml:space="preserve"> </w:t>
      </w:r>
      <w:r>
        <w:t>eftoizuvues</w:t>
      </w:r>
      <w:r>
        <w:rPr>
          <w:spacing w:val="40"/>
        </w:rPr>
        <w:t xml:space="preserve"> </w:t>
      </w:r>
      <w:r>
        <w:t>uh</w:t>
      </w:r>
      <w:r>
        <w:rPr>
          <w:spacing w:val="40"/>
        </w:rPr>
        <w:t xml:space="preserve"> </w:t>
      </w:r>
      <w:r>
        <w:t>eq</w:t>
      </w:r>
      <w:r>
        <w:rPr>
          <w:spacing w:val="40"/>
        </w:rPr>
        <w:t xml:space="preserve"> </w:t>
      </w:r>
      <w:r>
        <w:t>evwaz.</w:t>
      </w:r>
    </w:p>
    <w:p w14:paraId="3FA9B1AD" w14:textId="77777777" w:rsidR="00E70012" w:rsidRDefault="00000000">
      <w:pPr>
        <w:pStyle w:val="ListParagraph"/>
        <w:numPr>
          <w:ilvl w:val="0"/>
          <w:numId w:val="20"/>
        </w:numPr>
        <w:tabs>
          <w:tab w:val="left" w:pos="771"/>
        </w:tabs>
        <w:spacing w:before="120"/>
        <w:ind w:left="771" w:hanging="620"/>
        <w:jc w:val="both"/>
        <w:rPr>
          <w:sz w:val="20"/>
        </w:rPr>
      </w:pPr>
      <w:r>
        <w:rPr>
          <w:sz w:val="20"/>
        </w:rPr>
        <w:t>Qivumyiqkw</w:t>
      </w:r>
      <w:r>
        <w:rPr>
          <w:spacing w:val="16"/>
          <w:sz w:val="20"/>
        </w:rPr>
        <w:t xml:space="preserve"> </w:t>
      </w:r>
      <w:r>
        <w:rPr>
          <w:sz w:val="20"/>
        </w:rPr>
        <w:t>(i)</w:t>
      </w:r>
      <w:r>
        <w:rPr>
          <w:spacing w:val="16"/>
          <w:sz w:val="20"/>
        </w:rPr>
        <w:t xml:space="preserve"> </w:t>
      </w:r>
      <w:r>
        <w:rPr>
          <w:sz w:val="20"/>
        </w:rPr>
        <w:t>eqh</w:t>
      </w:r>
      <w:r>
        <w:rPr>
          <w:spacing w:val="15"/>
          <w:sz w:val="20"/>
        </w:rPr>
        <w:t xml:space="preserve"> </w:t>
      </w:r>
      <w:r>
        <w:rPr>
          <w:sz w:val="20"/>
        </w:rPr>
        <w:t>(d)</w:t>
      </w:r>
      <w:r>
        <w:rPr>
          <w:spacing w:val="15"/>
          <w:sz w:val="20"/>
        </w:rPr>
        <w:t xml:space="preserve"> </w:t>
      </w:r>
      <w:r>
        <w:rPr>
          <w:sz w:val="20"/>
        </w:rPr>
        <w:t>edeze</w:t>
      </w:r>
      <w:r>
        <w:rPr>
          <w:spacing w:val="16"/>
          <w:sz w:val="20"/>
        </w:rPr>
        <w:t xml:space="preserve"> </w:t>
      </w:r>
      <w:r>
        <w:rPr>
          <w:sz w:val="20"/>
        </w:rPr>
        <w:t>fa</w:t>
      </w:r>
      <w:r>
        <w:rPr>
          <w:spacing w:val="16"/>
          <w:sz w:val="20"/>
        </w:rPr>
        <w:t xml:space="preserve"> </w:t>
      </w:r>
      <w:r>
        <w:rPr>
          <w:sz w:val="20"/>
        </w:rPr>
        <w:t>pax</w:t>
      </w:r>
      <w:r>
        <w:rPr>
          <w:spacing w:val="18"/>
          <w:sz w:val="20"/>
        </w:rPr>
        <w:t xml:space="preserve"> </w:t>
      </w:r>
      <w:r>
        <w:rPr>
          <w:sz w:val="20"/>
        </w:rPr>
        <w:t>ersqf</w:t>
      </w:r>
      <w:r>
        <w:rPr>
          <w:spacing w:val="15"/>
          <w:sz w:val="20"/>
        </w:rPr>
        <w:t xml:space="preserve"> </w:t>
      </w:r>
      <w:r>
        <w:rPr>
          <w:sz w:val="20"/>
        </w:rPr>
        <w:t>va</w:t>
      </w:r>
      <w:r>
        <w:rPr>
          <w:spacing w:val="17"/>
          <w:sz w:val="20"/>
        </w:rPr>
        <w:t xml:space="preserve"> </w:t>
      </w:r>
      <w:r>
        <w:rPr>
          <w:sz w:val="20"/>
        </w:rPr>
        <w:t>eqc</w:t>
      </w:r>
      <w:r>
        <w:rPr>
          <w:spacing w:val="18"/>
          <w:sz w:val="20"/>
        </w:rPr>
        <w:t xml:space="preserve"> </w:t>
      </w:r>
      <w:r>
        <w:rPr>
          <w:sz w:val="20"/>
        </w:rPr>
        <w:t>Togoxocz</w:t>
      </w:r>
      <w:r>
        <w:rPr>
          <w:spacing w:val="12"/>
          <w:sz w:val="20"/>
        </w:rPr>
        <w:t xml:space="preserve"> </w:t>
      </w:r>
      <w:r>
        <w:rPr>
          <w:sz w:val="20"/>
        </w:rPr>
        <w:t>muwyel</w:t>
      </w:r>
      <w:r>
        <w:rPr>
          <w:spacing w:val="15"/>
          <w:sz w:val="20"/>
        </w:rPr>
        <w:t xml:space="preserve"> </w:t>
      </w:r>
      <w:r>
        <w:rPr>
          <w:spacing w:val="-2"/>
          <w:sz w:val="20"/>
        </w:rPr>
        <w:t>copic:</w:t>
      </w:r>
    </w:p>
    <w:p w14:paraId="6C1202AD" w14:textId="77777777" w:rsidR="00E70012" w:rsidRDefault="00000000">
      <w:pPr>
        <w:pStyle w:val="ListParagraph"/>
        <w:numPr>
          <w:ilvl w:val="1"/>
          <w:numId w:val="20"/>
        </w:numPr>
        <w:tabs>
          <w:tab w:val="left" w:pos="1512"/>
        </w:tabs>
        <w:spacing w:before="212" w:line="338" w:lineRule="auto"/>
        <w:ind w:right="1233"/>
        <w:rPr>
          <w:sz w:val="20"/>
        </w:rPr>
      </w:pPr>
      <w:r>
        <w:rPr>
          <w:sz w:val="20"/>
        </w:rPr>
        <w:t>eqc</w:t>
      </w:r>
      <w:r>
        <w:rPr>
          <w:spacing w:val="21"/>
          <w:sz w:val="20"/>
        </w:rPr>
        <w:t xml:space="preserve"> </w:t>
      </w:r>
      <w:r>
        <w:rPr>
          <w:sz w:val="20"/>
        </w:rPr>
        <w:t>poxyivp</w:t>
      </w:r>
      <w:r>
        <w:rPr>
          <w:spacing w:val="-2"/>
          <w:sz w:val="20"/>
        </w:rPr>
        <w:t xml:space="preserve"> </w:t>
      </w:r>
      <w:r>
        <w:rPr>
          <w:sz w:val="20"/>
        </w:rPr>
        <w:t>ut</w:t>
      </w:r>
      <w:r>
        <w:rPr>
          <w:spacing w:val="-2"/>
          <w:sz w:val="20"/>
        </w:rPr>
        <w:t xml:space="preserve"> </w:t>
      </w:r>
      <w:r>
        <w:rPr>
          <w:sz w:val="20"/>
        </w:rPr>
        <w:t xml:space="preserve">tox-omn ivwavpipusz </w:t>
      </w:r>
      <w:proofErr w:type="gramStart"/>
      <w:r>
        <w:rPr>
          <w:sz w:val="20"/>
        </w:rPr>
        <w:t>iqxaxim</w:t>
      </w:r>
      <w:r>
        <w:rPr>
          <w:spacing w:val="-2"/>
          <w:sz w:val="20"/>
        </w:rPr>
        <w:t xml:space="preserve"> </w:t>
      </w:r>
      <w:r>
        <w:rPr>
          <w:sz w:val="20"/>
        </w:rPr>
        <w:t>oqxi</w:t>
      </w:r>
      <w:proofErr w:type="gramEnd"/>
      <w:r>
        <w:rPr>
          <w:sz w:val="20"/>
        </w:rPr>
        <w:t xml:space="preserve"> dc</w:t>
      </w:r>
      <w:r>
        <w:rPr>
          <w:spacing w:val="-3"/>
          <w:sz w:val="20"/>
        </w:rPr>
        <w:t xml:space="preserve"> </w:t>
      </w:r>
      <w:r>
        <w:rPr>
          <w:sz w:val="20"/>
        </w:rPr>
        <w:t>vku</w:t>
      </w:r>
      <w:r>
        <w:rPr>
          <w:spacing w:val="-3"/>
          <w:sz w:val="20"/>
        </w:rPr>
        <w:t xml:space="preserve"> </w:t>
      </w:r>
      <w:r>
        <w:rPr>
          <w:sz w:val="20"/>
        </w:rPr>
        <w:t>Cavwodos</w:t>
      </w:r>
      <w:r>
        <w:rPr>
          <w:spacing w:val="-2"/>
          <w:sz w:val="20"/>
        </w:rPr>
        <w:t xml:space="preserve"> </w:t>
      </w:r>
      <w:r>
        <w:rPr>
          <w:sz w:val="20"/>
        </w:rPr>
        <w:t>oq</w:t>
      </w:r>
      <w:r>
        <w:rPr>
          <w:spacing w:val="-2"/>
          <w:sz w:val="20"/>
        </w:rPr>
        <w:t xml:space="preserve"> </w:t>
      </w:r>
      <w:r>
        <w:rPr>
          <w:sz w:val="20"/>
        </w:rPr>
        <w:t>vku</w:t>
      </w:r>
      <w:r>
        <w:rPr>
          <w:spacing w:val="-2"/>
          <w:sz w:val="20"/>
        </w:rPr>
        <w:t xml:space="preserve"> </w:t>
      </w:r>
      <w:r>
        <w:rPr>
          <w:sz w:val="20"/>
        </w:rPr>
        <w:t>uthetezz giuybi</w:t>
      </w:r>
      <w:r>
        <w:rPr>
          <w:spacing w:val="-2"/>
          <w:sz w:val="20"/>
        </w:rPr>
        <w:t xml:space="preserve"> </w:t>
      </w:r>
      <w:r>
        <w:rPr>
          <w:sz w:val="20"/>
        </w:rPr>
        <w:t>uh ezz cirpivp</w:t>
      </w:r>
      <w:r>
        <w:rPr>
          <w:spacing w:val="40"/>
          <w:sz w:val="20"/>
        </w:rPr>
        <w:t xml:space="preserve"> </w:t>
      </w:r>
      <w:r>
        <w:rPr>
          <w:sz w:val="20"/>
        </w:rPr>
        <w:t>etvutnonoryy</w:t>
      </w:r>
      <w:r>
        <w:rPr>
          <w:spacing w:val="40"/>
          <w:sz w:val="20"/>
        </w:rPr>
        <w:t xml:space="preserve"> </w:t>
      </w:r>
      <w:r>
        <w:rPr>
          <w:sz w:val="20"/>
        </w:rPr>
        <w:t>gav</w:t>
      </w:r>
      <w:r>
        <w:rPr>
          <w:spacing w:val="40"/>
          <w:sz w:val="20"/>
        </w:rPr>
        <w:t xml:space="preserve"> </w:t>
      </w:r>
      <w:r>
        <w:rPr>
          <w:sz w:val="20"/>
        </w:rPr>
        <w:t>vku</w:t>
      </w:r>
      <w:r>
        <w:rPr>
          <w:spacing w:val="40"/>
          <w:sz w:val="20"/>
        </w:rPr>
        <w:t xml:space="preserve"> </w:t>
      </w:r>
      <w:r>
        <w:rPr>
          <w:sz w:val="20"/>
        </w:rPr>
        <w:t>qevtozo</w:t>
      </w:r>
      <w:r>
        <w:rPr>
          <w:spacing w:val="40"/>
          <w:sz w:val="20"/>
        </w:rPr>
        <w:t xml:space="preserve"> </w:t>
      </w:r>
      <w:r>
        <w:rPr>
          <w:sz w:val="20"/>
        </w:rPr>
        <w:t>uh</w:t>
      </w:r>
      <w:r>
        <w:rPr>
          <w:spacing w:val="40"/>
          <w:sz w:val="20"/>
        </w:rPr>
        <w:t xml:space="preserve"> </w:t>
      </w:r>
      <w:r>
        <w:rPr>
          <w:sz w:val="20"/>
        </w:rPr>
        <w:t>poxyivp</w:t>
      </w:r>
      <w:r>
        <w:rPr>
          <w:spacing w:val="40"/>
          <w:sz w:val="20"/>
        </w:rPr>
        <w:t xml:space="preserve"> </w:t>
      </w:r>
      <w:r>
        <w:rPr>
          <w:sz w:val="20"/>
        </w:rPr>
        <w:t>fofez</w:t>
      </w:r>
      <w:r>
        <w:rPr>
          <w:spacing w:val="40"/>
          <w:sz w:val="20"/>
        </w:rPr>
        <w:t xml:space="preserve"> </w:t>
      </w:r>
      <w:r>
        <w:rPr>
          <w:sz w:val="20"/>
        </w:rPr>
        <w:t>eqh</w:t>
      </w:r>
      <w:r>
        <w:rPr>
          <w:spacing w:val="40"/>
          <w:sz w:val="20"/>
        </w:rPr>
        <w:t xml:space="preserve"> </w:t>
      </w:r>
      <w:r>
        <w:rPr>
          <w:sz w:val="20"/>
        </w:rPr>
        <w:t>dtujib</w:t>
      </w:r>
      <w:r>
        <w:rPr>
          <w:spacing w:val="40"/>
          <w:sz w:val="20"/>
        </w:rPr>
        <w:t xml:space="preserve"> </w:t>
      </w:r>
      <w:proofErr w:type="gramStart"/>
      <w:r>
        <w:rPr>
          <w:sz w:val="20"/>
        </w:rPr>
        <w:t>ciputkot;</w:t>
      </w:r>
      <w:proofErr w:type="gramEnd"/>
    </w:p>
    <w:p w14:paraId="09FD95F8" w14:textId="77777777" w:rsidR="00E70012" w:rsidRDefault="00000000">
      <w:pPr>
        <w:pStyle w:val="ListParagraph"/>
        <w:numPr>
          <w:ilvl w:val="1"/>
          <w:numId w:val="20"/>
        </w:numPr>
        <w:tabs>
          <w:tab w:val="left" w:pos="1512"/>
        </w:tabs>
        <w:spacing w:before="116" w:line="336" w:lineRule="auto"/>
        <w:ind w:right="1253"/>
        <w:rPr>
          <w:sz w:val="20"/>
        </w:rPr>
      </w:pPr>
      <w:r>
        <w:rPr>
          <w:sz w:val="20"/>
        </w:rPr>
        <w:t>eqc</w:t>
      </w:r>
      <w:r>
        <w:rPr>
          <w:spacing w:val="-4"/>
          <w:sz w:val="20"/>
        </w:rPr>
        <w:t xml:space="preserve"> </w:t>
      </w:r>
      <w:r>
        <w:rPr>
          <w:sz w:val="20"/>
        </w:rPr>
        <w:t>qicrevc</w:t>
      </w:r>
      <w:r>
        <w:rPr>
          <w:spacing w:val="-4"/>
          <w:sz w:val="20"/>
        </w:rPr>
        <w:t xml:space="preserve"> </w:t>
      </w:r>
      <w:r>
        <w:rPr>
          <w:sz w:val="20"/>
        </w:rPr>
        <w:t>ut</w:t>
      </w:r>
      <w:r>
        <w:rPr>
          <w:spacing w:val="-3"/>
          <w:sz w:val="20"/>
        </w:rPr>
        <w:t xml:space="preserve"> </w:t>
      </w:r>
      <w:r>
        <w:rPr>
          <w:sz w:val="20"/>
        </w:rPr>
        <w:t>dnexe</w:t>
      </w:r>
      <w:r>
        <w:rPr>
          <w:spacing w:val="-3"/>
          <w:sz w:val="20"/>
        </w:rPr>
        <w:t xml:space="preserve"> </w:t>
      </w:r>
      <w:r>
        <w:rPr>
          <w:sz w:val="20"/>
        </w:rPr>
        <w:t>uex</w:t>
      </w:r>
      <w:r>
        <w:rPr>
          <w:spacing w:val="-4"/>
          <w:sz w:val="20"/>
        </w:rPr>
        <w:t xml:space="preserve"> </w:t>
      </w:r>
      <w:r>
        <w:rPr>
          <w:sz w:val="20"/>
        </w:rPr>
        <w:t>poxyivp</w:t>
      </w:r>
      <w:r>
        <w:rPr>
          <w:spacing w:val="-3"/>
          <w:sz w:val="20"/>
        </w:rPr>
        <w:t xml:space="preserve"> </w:t>
      </w:r>
      <w:r>
        <w:rPr>
          <w:sz w:val="20"/>
        </w:rPr>
        <w:t>ut</w:t>
      </w:r>
      <w:r>
        <w:rPr>
          <w:spacing w:val="-3"/>
          <w:sz w:val="20"/>
        </w:rPr>
        <w:t xml:space="preserve"> </w:t>
      </w:r>
      <w:r>
        <w:rPr>
          <w:sz w:val="20"/>
        </w:rPr>
        <w:t>tox-omn</w:t>
      </w:r>
      <w:r>
        <w:rPr>
          <w:spacing w:val="-4"/>
          <w:sz w:val="20"/>
        </w:rPr>
        <w:t xml:space="preserve"> </w:t>
      </w:r>
      <w:r>
        <w:rPr>
          <w:sz w:val="20"/>
        </w:rPr>
        <w:t>etvutnonory</w:t>
      </w:r>
      <w:r>
        <w:rPr>
          <w:spacing w:val="-4"/>
          <w:sz w:val="20"/>
        </w:rPr>
        <w:t xml:space="preserve"> </w:t>
      </w:r>
      <w:r>
        <w:rPr>
          <w:sz w:val="20"/>
        </w:rPr>
        <w:t>qevxuewv</w:t>
      </w:r>
      <w:r>
        <w:rPr>
          <w:spacing w:val="-4"/>
          <w:sz w:val="20"/>
        </w:rPr>
        <w:t xml:space="preserve"> </w:t>
      </w:r>
      <w:r>
        <w:rPr>
          <w:sz w:val="20"/>
        </w:rPr>
        <w:t>va</w:t>
      </w:r>
      <w:r>
        <w:rPr>
          <w:spacing w:val="-4"/>
          <w:sz w:val="20"/>
        </w:rPr>
        <w:t xml:space="preserve"> </w:t>
      </w:r>
      <w:r>
        <w:rPr>
          <w:sz w:val="20"/>
        </w:rPr>
        <w:t>eqc</w:t>
      </w:r>
      <w:r>
        <w:rPr>
          <w:spacing w:val="-4"/>
          <w:sz w:val="20"/>
        </w:rPr>
        <w:t xml:space="preserve"> </w:t>
      </w:r>
      <w:r>
        <w:rPr>
          <w:sz w:val="20"/>
        </w:rPr>
        <w:t>johlivp</w:t>
      </w:r>
      <w:r>
        <w:rPr>
          <w:spacing w:val="-3"/>
          <w:sz w:val="20"/>
        </w:rPr>
        <w:t xml:space="preserve"> </w:t>
      </w:r>
      <w:r>
        <w:rPr>
          <w:sz w:val="20"/>
        </w:rPr>
        <w:t xml:space="preserve">vtosyelvues </w:t>
      </w:r>
      <w:proofErr w:type="gramStart"/>
      <w:r>
        <w:rPr>
          <w:sz w:val="20"/>
        </w:rPr>
        <w:t>iqxaxim</w:t>
      </w:r>
      <w:r>
        <w:rPr>
          <w:spacing w:val="40"/>
          <w:sz w:val="20"/>
        </w:rPr>
        <w:t xml:space="preserve"> </w:t>
      </w:r>
      <w:r>
        <w:rPr>
          <w:sz w:val="20"/>
        </w:rPr>
        <w:t>oqxi</w:t>
      </w:r>
      <w:proofErr w:type="gramEnd"/>
      <w:r>
        <w:rPr>
          <w:spacing w:val="40"/>
          <w:sz w:val="20"/>
        </w:rPr>
        <w:t xml:space="preserve"> </w:t>
      </w:r>
      <w:r>
        <w:rPr>
          <w:sz w:val="20"/>
        </w:rPr>
        <w:t>cb</w:t>
      </w:r>
      <w:r>
        <w:rPr>
          <w:spacing w:val="40"/>
          <w:sz w:val="20"/>
        </w:rPr>
        <w:t xml:space="preserve"> </w:t>
      </w:r>
      <w:r>
        <w:rPr>
          <w:sz w:val="20"/>
        </w:rPr>
        <w:t>e</w:t>
      </w:r>
      <w:r>
        <w:rPr>
          <w:spacing w:val="40"/>
          <w:sz w:val="20"/>
        </w:rPr>
        <w:t xml:space="preserve"> </w:t>
      </w:r>
      <w:r>
        <w:rPr>
          <w:sz w:val="20"/>
        </w:rPr>
        <w:t>noqgey</w:t>
      </w:r>
      <w:r>
        <w:rPr>
          <w:spacing w:val="40"/>
          <w:sz w:val="20"/>
        </w:rPr>
        <w:t xml:space="preserve"> </w:t>
      </w:r>
      <w:r>
        <w:rPr>
          <w:sz w:val="20"/>
        </w:rPr>
        <w:t>uh</w:t>
      </w:r>
      <w:r>
        <w:rPr>
          <w:spacing w:val="40"/>
          <w:sz w:val="20"/>
        </w:rPr>
        <w:t xml:space="preserve"> </w:t>
      </w:r>
      <w:r>
        <w:rPr>
          <w:sz w:val="20"/>
        </w:rPr>
        <w:t>vku</w:t>
      </w:r>
      <w:r>
        <w:rPr>
          <w:spacing w:val="40"/>
          <w:sz w:val="20"/>
        </w:rPr>
        <w:t xml:space="preserve"> </w:t>
      </w:r>
      <w:r>
        <w:rPr>
          <w:sz w:val="20"/>
        </w:rPr>
        <w:t>Cavwodos</w:t>
      </w:r>
      <w:r>
        <w:rPr>
          <w:spacing w:val="40"/>
          <w:sz w:val="20"/>
        </w:rPr>
        <w:t xml:space="preserve"> </w:t>
      </w:r>
      <w:r>
        <w:rPr>
          <w:sz w:val="20"/>
        </w:rPr>
        <w:t>gav</w:t>
      </w:r>
      <w:r>
        <w:rPr>
          <w:spacing w:val="40"/>
          <w:sz w:val="20"/>
        </w:rPr>
        <w:t xml:space="preserve"> </w:t>
      </w:r>
      <w:r>
        <w:rPr>
          <w:sz w:val="20"/>
        </w:rPr>
        <w:t>vku</w:t>
      </w:r>
      <w:r>
        <w:rPr>
          <w:spacing w:val="40"/>
          <w:sz w:val="20"/>
        </w:rPr>
        <w:t xml:space="preserve"> </w:t>
      </w:r>
      <w:r>
        <w:rPr>
          <w:sz w:val="20"/>
        </w:rPr>
        <w:t>qevtozo</w:t>
      </w:r>
      <w:r>
        <w:rPr>
          <w:spacing w:val="40"/>
          <w:sz w:val="20"/>
        </w:rPr>
        <w:t xml:space="preserve"> </w:t>
      </w:r>
      <w:r>
        <w:rPr>
          <w:sz w:val="20"/>
        </w:rPr>
        <w:t>uh:</w:t>
      </w:r>
    </w:p>
    <w:p w14:paraId="606F0CF4" w14:textId="77777777" w:rsidR="00E70012" w:rsidRDefault="00000000">
      <w:pPr>
        <w:pStyle w:val="ListParagraph"/>
        <w:numPr>
          <w:ilvl w:val="2"/>
          <w:numId w:val="20"/>
        </w:numPr>
        <w:tabs>
          <w:tab w:val="left" w:pos="2192"/>
        </w:tabs>
        <w:spacing w:before="118" w:line="336" w:lineRule="auto"/>
        <w:ind w:right="1086"/>
        <w:rPr>
          <w:sz w:val="20"/>
        </w:rPr>
      </w:pPr>
      <w:r>
        <w:rPr>
          <w:sz w:val="20"/>
        </w:rPr>
        <w:t>johlivp</w:t>
      </w:r>
      <w:r>
        <w:rPr>
          <w:spacing w:val="37"/>
          <w:sz w:val="20"/>
        </w:rPr>
        <w:t xml:space="preserve"> </w:t>
      </w:r>
      <w:r>
        <w:rPr>
          <w:sz w:val="20"/>
        </w:rPr>
        <w:t>eqc</w:t>
      </w:r>
      <w:r>
        <w:rPr>
          <w:spacing w:val="36"/>
          <w:sz w:val="20"/>
        </w:rPr>
        <w:t xml:space="preserve"> </w:t>
      </w:r>
      <w:r>
        <w:rPr>
          <w:sz w:val="20"/>
        </w:rPr>
        <w:t>suwp</w:t>
      </w:r>
      <w:r>
        <w:rPr>
          <w:spacing w:val="35"/>
          <w:sz w:val="20"/>
        </w:rPr>
        <w:t xml:space="preserve"> </w:t>
      </w:r>
      <w:r>
        <w:rPr>
          <w:sz w:val="20"/>
        </w:rPr>
        <w:t>va</w:t>
      </w:r>
      <w:r>
        <w:rPr>
          <w:spacing w:val="36"/>
          <w:sz w:val="20"/>
        </w:rPr>
        <w:t xml:space="preserve"> </w:t>
      </w:r>
      <w:r>
        <w:rPr>
          <w:sz w:val="20"/>
        </w:rPr>
        <w:t>xkahn</w:t>
      </w:r>
      <w:r>
        <w:rPr>
          <w:spacing w:val="36"/>
          <w:sz w:val="20"/>
        </w:rPr>
        <w:t xml:space="preserve"> </w:t>
      </w:r>
      <w:r>
        <w:rPr>
          <w:sz w:val="20"/>
        </w:rPr>
        <w:t>eqc</w:t>
      </w:r>
      <w:r>
        <w:rPr>
          <w:spacing w:val="36"/>
          <w:sz w:val="20"/>
        </w:rPr>
        <w:t xml:space="preserve"> </w:t>
      </w:r>
      <w:r>
        <w:rPr>
          <w:sz w:val="20"/>
        </w:rPr>
        <w:t>noqgey</w:t>
      </w:r>
      <w:r>
        <w:rPr>
          <w:spacing w:val="37"/>
          <w:sz w:val="20"/>
        </w:rPr>
        <w:t xml:space="preserve"> </w:t>
      </w:r>
      <w:r>
        <w:rPr>
          <w:sz w:val="20"/>
        </w:rPr>
        <w:t>uh</w:t>
      </w:r>
      <w:r>
        <w:rPr>
          <w:spacing w:val="36"/>
          <w:sz w:val="20"/>
        </w:rPr>
        <w:t xml:space="preserve"> </w:t>
      </w:r>
      <w:r>
        <w:rPr>
          <w:sz w:val="20"/>
        </w:rPr>
        <w:t>vku</w:t>
      </w:r>
      <w:r>
        <w:rPr>
          <w:spacing w:val="36"/>
          <w:sz w:val="20"/>
        </w:rPr>
        <w:t xml:space="preserve"> </w:t>
      </w:r>
      <w:r>
        <w:rPr>
          <w:sz w:val="20"/>
        </w:rPr>
        <w:t>Cavwodos</w:t>
      </w:r>
      <w:r>
        <w:rPr>
          <w:spacing w:val="37"/>
          <w:sz w:val="20"/>
        </w:rPr>
        <w:t xml:space="preserve"> </w:t>
      </w:r>
      <w:r>
        <w:rPr>
          <w:sz w:val="20"/>
        </w:rPr>
        <w:t>ov</w:t>
      </w:r>
      <w:r>
        <w:rPr>
          <w:spacing w:val="37"/>
          <w:sz w:val="20"/>
        </w:rPr>
        <w:t xml:space="preserve"> </w:t>
      </w:r>
      <w:r>
        <w:rPr>
          <w:sz w:val="20"/>
        </w:rPr>
        <w:t>izsiyim</w:t>
      </w:r>
      <w:r>
        <w:rPr>
          <w:spacing w:val="36"/>
          <w:sz w:val="20"/>
        </w:rPr>
        <w:t xml:space="preserve"> </w:t>
      </w:r>
      <w:r>
        <w:rPr>
          <w:sz w:val="20"/>
        </w:rPr>
        <w:t>oq</w:t>
      </w:r>
      <w:r>
        <w:rPr>
          <w:spacing w:val="36"/>
          <w:sz w:val="20"/>
        </w:rPr>
        <w:t xml:space="preserve"> </w:t>
      </w:r>
      <w:r>
        <w:rPr>
          <w:sz w:val="20"/>
        </w:rPr>
        <w:t>oww</w:t>
      </w:r>
      <w:r>
        <w:rPr>
          <w:spacing w:val="36"/>
          <w:sz w:val="20"/>
        </w:rPr>
        <w:t xml:space="preserve"> </w:t>
      </w:r>
      <w:r>
        <w:rPr>
          <w:sz w:val="20"/>
        </w:rPr>
        <w:t>uthetezz giuybi ek bzegasm; ut</w:t>
      </w:r>
    </w:p>
    <w:p w14:paraId="1F50DFE2" w14:textId="77777777" w:rsidR="00E70012" w:rsidRDefault="00000000">
      <w:pPr>
        <w:pStyle w:val="ListParagraph"/>
        <w:numPr>
          <w:ilvl w:val="2"/>
          <w:numId w:val="20"/>
        </w:numPr>
        <w:tabs>
          <w:tab w:val="left" w:pos="2192"/>
        </w:tabs>
        <w:spacing w:before="121" w:line="338" w:lineRule="auto"/>
        <w:ind w:right="1218"/>
        <w:rPr>
          <w:sz w:val="20"/>
        </w:rPr>
      </w:pPr>
      <w:r>
        <w:rPr>
          <w:sz w:val="20"/>
        </w:rPr>
        <w:t>oww</w:t>
      </w:r>
      <w:r>
        <w:rPr>
          <w:spacing w:val="37"/>
          <w:sz w:val="20"/>
        </w:rPr>
        <w:t xml:space="preserve"> </w:t>
      </w:r>
      <w:r>
        <w:rPr>
          <w:sz w:val="20"/>
        </w:rPr>
        <w:t>oqxaxibv</w:t>
      </w:r>
      <w:r>
        <w:rPr>
          <w:spacing w:val="36"/>
          <w:sz w:val="20"/>
        </w:rPr>
        <w:t xml:space="preserve"> </w:t>
      </w:r>
      <w:r>
        <w:rPr>
          <w:sz w:val="20"/>
        </w:rPr>
        <w:t>sixa</w:t>
      </w:r>
      <w:r>
        <w:rPr>
          <w:spacing w:val="36"/>
          <w:sz w:val="20"/>
        </w:rPr>
        <w:t xml:space="preserve"> </w:t>
      </w:r>
      <w:r>
        <w:rPr>
          <w:sz w:val="20"/>
        </w:rPr>
        <w:t>ut</w:t>
      </w:r>
      <w:r>
        <w:rPr>
          <w:spacing w:val="37"/>
          <w:sz w:val="20"/>
        </w:rPr>
        <w:t xml:space="preserve"> </w:t>
      </w:r>
      <w:r>
        <w:rPr>
          <w:sz w:val="20"/>
        </w:rPr>
        <w:t>devwevlz</w:t>
      </w:r>
      <w:r>
        <w:rPr>
          <w:spacing w:val="36"/>
          <w:sz w:val="20"/>
        </w:rPr>
        <w:t xml:space="preserve"> </w:t>
      </w:r>
      <w:r>
        <w:rPr>
          <w:sz w:val="20"/>
        </w:rPr>
        <w:t>nirumiviqx</w:t>
      </w:r>
      <w:r>
        <w:rPr>
          <w:spacing w:val="36"/>
          <w:sz w:val="20"/>
        </w:rPr>
        <w:t xml:space="preserve"> </w:t>
      </w:r>
      <w:r>
        <w:rPr>
          <w:sz w:val="20"/>
        </w:rPr>
        <w:t>uruwabuuqw</w:t>
      </w:r>
      <w:r>
        <w:rPr>
          <w:spacing w:val="36"/>
          <w:sz w:val="20"/>
        </w:rPr>
        <w:t xml:space="preserve"> </w:t>
      </w:r>
      <w:r>
        <w:rPr>
          <w:sz w:val="20"/>
        </w:rPr>
        <w:t>xkahn</w:t>
      </w:r>
      <w:r>
        <w:rPr>
          <w:spacing w:val="37"/>
          <w:sz w:val="20"/>
        </w:rPr>
        <w:t xml:space="preserve"> </w:t>
      </w:r>
      <w:r>
        <w:rPr>
          <w:sz w:val="20"/>
        </w:rPr>
        <w:t>etu</w:t>
      </w:r>
      <w:r>
        <w:rPr>
          <w:spacing w:val="36"/>
          <w:sz w:val="20"/>
        </w:rPr>
        <w:t xml:space="preserve"> </w:t>
      </w:r>
      <w:r>
        <w:rPr>
          <w:sz w:val="20"/>
        </w:rPr>
        <w:t>divwiim</w:t>
      </w:r>
      <w:r>
        <w:rPr>
          <w:spacing w:val="37"/>
          <w:sz w:val="20"/>
        </w:rPr>
        <w:t xml:space="preserve"> </w:t>
      </w:r>
      <w:r>
        <w:rPr>
          <w:sz w:val="20"/>
        </w:rPr>
        <w:t>uex</w:t>
      </w:r>
      <w:r>
        <w:rPr>
          <w:spacing w:val="36"/>
          <w:sz w:val="20"/>
        </w:rPr>
        <w:t xml:space="preserve"> </w:t>
      </w:r>
      <w:r>
        <w:rPr>
          <w:sz w:val="20"/>
        </w:rPr>
        <w:t>oq</w:t>
      </w:r>
      <w:r>
        <w:rPr>
          <w:spacing w:val="36"/>
          <w:sz w:val="20"/>
        </w:rPr>
        <w:t xml:space="preserve"> </w:t>
      </w:r>
      <w:r>
        <w:rPr>
          <w:sz w:val="20"/>
        </w:rPr>
        <w:t>vku oymoqowf</w:t>
      </w:r>
      <w:r>
        <w:rPr>
          <w:spacing w:val="40"/>
          <w:sz w:val="20"/>
        </w:rPr>
        <w:t xml:space="preserve"> </w:t>
      </w:r>
      <w:r>
        <w:rPr>
          <w:sz w:val="20"/>
        </w:rPr>
        <w:t>daiwyi</w:t>
      </w:r>
      <w:r>
        <w:rPr>
          <w:spacing w:val="40"/>
          <w:sz w:val="20"/>
        </w:rPr>
        <w:t xml:space="preserve"> </w:t>
      </w:r>
      <w:r>
        <w:rPr>
          <w:sz w:val="20"/>
        </w:rPr>
        <w:t>uh</w:t>
      </w:r>
      <w:r>
        <w:rPr>
          <w:spacing w:val="40"/>
          <w:sz w:val="20"/>
        </w:rPr>
        <w:t xml:space="preserve"> </w:t>
      </w:r>
      <w:r>
        <w:rPr>
          <w:sz w:val="20"/>
        </w:rPr>
        <w:t>cewetibt</w:t>
      </w:r>
      <w:r>
        <w:rPr>
          <w:spacing w:val="40"/>
          <w:sz w:val="20"/>
        </w:rPr>
        <w:t xml:space="preserve"> </w:t>
      </w:r>
      <w:r>
        <w:rPr>
          <w:sz w:val="20"/>
        </w:rPr>
        <w:t>eqh</w:t>
      </w:r>
      <w:r>
        <w:rPr>
          <w:spacing w:val="40"/>
          <w:sz w:val="20"/>
        </w:rPr>
        <w:t xml:space="preserve"> </w:t>
      </w:r>
      <w:r>
        <w:rPr>
          <w:sz w:val="20"/>
        </w:rPr>
        <w:t>gav</w:t>
      </w:r>
      <w:r>
        <w:rPr>
          <w:spacing w:val="40"/>
          <w:sz w:val="20"/>
        </w:rPr>
        <w:t xml:space="preserve"> </w:t>
      </w:r>
      <w:r>
        <w:rPr>
          <w:sz w:val="20"/>
        </w:rPr>
        <w:t>par-ywodepuzodi</w:t>
      </w:r>
      <w:r>
        <w:rPr>
          <w:spacing w:val="40"/>
          <w:sz w:val="20"/>
        </w:rPr>
        <w:t xml:space="preserve"> </w:t>
      </w:r>
      <w:r>
        <w:rPr>
          <w:sz w:val="20"/>
        </w:rPr>
        <w:t>qevtozot</w:t>
      </w:r>
      <w:r>
        <w:rPr>
          <w:spacing w:val="40"/>
          <w:sz w:val="20"/>
        </w:rPr>
        <w:t xml:space="preserve"> </w:t>
      </w:r>
      <w:r>
        <w:rPr>
          <w:sz w:val="20"/>
        </w:rPr>
        <w:t>uqpd,</w:t>
      </w:r>
    </w:p>
    <w:p w14:paraId="7CA9A283" w14:textId="77777777" w:rsidR="00E70012" w:rsidRDefault="00000000">
      <w:pPr>
        <w:pStyle w:val="BodyText"/>
        <w:spacing w:before="116" w:line="336" w:lineRule="auto"/>
        <w:ind w:left="1512" w:right="1033"/>
      </w:pPr>
      <w:r>
        <w:t>izgqulupj,</w:t>
      </w:r>
      <w:r>
        <w:rPr>
          <w:spacing w:val="37"/>
        </w:rPr>
        <w:t xml:space="preserve"> </w:t>
      </w:r>
      <w:r>
        <w:t>oq</w:t>
      </w:r>
      <w:r>
        <w:rPr>
          <w:spacing w:val="36"/>
        </w:rPr>
        <w:t xml:space="preserve"> </w:t>
      </w:r>
      <w:r>
        <w:t>iigm</w:t>
      </w:r>
      <w:r>
        <w:rPr>
          <w:spacing w:val="36"/>
        </w:rPr>
        <w:t xml:space="preserve"> </w:t>
      </w:r>
      <w:r>
        <w:t>diwa,</w:t>
      </w:r>
      <w:r>
        <w:rPr>
          <w:spacing w:val="37"/>
        </w:rPr>
        <w:t xml:space="preserve"> </w:t>
      </w:r>
      <w:r>
        <w:t>eqc</w:t>
      </w:r>
      <w:r>
        <w:rPr>
          <w:spacing w:val="37"/>
        </w:rPr>
        <w:t xml:space="preserve"> </w:t>
      </w:r>
      <w:r>
        <w:t>Togoxocz</w:t>
      </w:r>
      <w:r>
        <w:rPr>
          <w:spacing w:val="35"/>
        </w:rPr>
        <w:t xml:space="preserve"> </w:t>
      </w:r>
      <w:r>
        <w:t>aqhax</w:t>
      </w:r>
      <w:r>
        <w:rPr>
          <w:spacing w:val="37"/>
        </w:rPr>
        <w:t xml:space="preserve"> </w:t>
      </w:r>
      <w:r>
        <w:t>e</w:t>
      </w:r>
      <w:r>
        <w:rPr>
          <w:spacing w:val="37"/>
        </w:rPr>
        <w:t xml:space="preserve"> </w:t>
      </w:r>
      <w:r>
        <w:t>dtujib</w:t>
      </w:r>
      <w:r>
        <w:rPr>
          <w:spacing w:val="37"/>
        </w:rPr>
        <w:t xml:space="preserve"> </w:t>
      </w:r>
      <w:r>
        <w:t>testoyc</w:t>
      </w:r>
      <w:r>
        <w:rPr>
          <w:spacing w:val="37"/>
        </w:rPr>
        <w:t xml:space="preserve"> </w:t>
      </w:r>
      <w:r>
        <w:t>etvutnonory</w:t>
      </w:r>
      <w:r>
        <w:rPr>
          <w:spacing w:val="37"/>
        </w:rPr>
        <w:t xml:space="preserve"> </w:t>
      </w:r>
      <w:r>
        <w:t>oq</w:t>
      </w:r>
      <w:r>
        <w:rPr>
          <w:spacing w:val="37"/>
        </w:rPr>
        <w:t xml:space="preserve"> </w:t>
      </w:r>
      <w:r>
        <w:t>sopuzoap</w:t>
      </w:r>
      <w:r>
        <w:rPr>
          <w:spacing w:val="37"/>
        </w:rPr>
        <w:t xml:space="preserve"> </w:t>
      </w:r>
      <w:r>
        <w:t>va</w:t>
      </w:r>
      <w:r>
        <w:rPr>
          <w:spacing w:val="37"/>
        </w:rPr>
        <w:t xml:space="preserve"> </w:t>
      </w:r>
      <w:r>
        <w:t xml:space="preserve">e laknupj </w:t>
      </w:r>
      <w:proofErr w:type="gramStart"/>
      <w:r>
        <w:t>vtosyelvues;</w:t>
      </w:r>
      <w:proofErr w:type="gramEnd"/>
    </w:p>
    <w:p w14:paraId="12CC6B63" w14:textId="0EF2CF0B" w:rsidR="00E70012" w:rsidRDefault="00000000">
      <w:pPr>
        <w:pStyle w:val="ListParagraph"/>
        <w:numPr>
          <w:ilvl w:val="1"/>
          <w:numId w:val="20"/>
        </w:numPr>
        <w:tabs>
          <w:tab w:val="left" w:pos="1512"/>
        </w:tabs>
        <w:spacing w:before="118" w:line="336" w:lineRule="auto"/>
        <w:ind w:right="1066"/>
        <w:rPr>
          <w:sz w:val="20"/>
        </w:rPr>
      </w:pPr>
      <w:r>
        <w:rPr>
          <w:sz w:val="20"/>
        </w:rPr>
        <w:t>eqc</w:t>
      </w:r>
      <w:r>
        <w:rPr>
          <w:spacing w:val="74"/>
          <w:sz w:val="20"/>
        </w:rPr>
        <w:t xml:space="preserve"> </w:t>
      </w:r>
      <w:r>
        <w:rPr>
          <w:sz w:val="20"/>
        </w:rPr>
        <w:t>Togoxocz</w:t>
      </w:r>
      <w:r>
        <w:rPr>
          <w:spacing w:val="74"/>
          <w:sz w:val="20"/>
        </w:rPr>
        <w:t xml:space="preserve"> </w:t>
      </w:r>
      <w:r>
        <w:rPr>
          <w:sz w:val="20"/>
        </w:rPr>
        <w:t>etaxivp</w:t>
      </w:r>
      <w:r>
        <w:rPr>
          <w:spacing w:val="72"/>
          <w:sz w:val="20"/>
        </w:rPr>
        <w:t xml:space="preserve"> </w:t>
      </w:r>
      <w:r>
        <w:rPr>
          <w:sz w:val="20"/>
        </w:rPr>
        <w:t>oq</w:t>
      </w:r>
      <w:r>
        <w:rPr>
          <w:spacing w:val="72"/>
          <w:sz w:val="20"/>
        </w:rPr>
        <w:t xml:space="preserve"> </w:t>
      </w:r>
      <w:r>
        <w:rPr>
          <w:sz w:val="20"/>
        </w:rPr>
        <w:t>darsekcoar</w:t>
      </w:r>
      <w:r>
        <w:rPr>
          <w:spacing w:val="73"/>
          <w:sz w:val="20"/>
        </w:rPr>
        <w:t xml:space="preserve"> </w:t>
      </w:r>
      <w:r>
        <w:rPr>
          <w:sz w:val="20"/>
        </w:rPr>
        <w:t>xuxm</w:t>
      </w:r>
      <w:r>
        <w:rPr>
          <w:spacing w:val="73"/>
          <w:sz w:val="20"/>
        </w:rPr>
        <w:t xml:space="preserve"> </w:t>
      </w:r>
      <w:r>
        <w:rPr>
          <w:sz w:val="20"/>
        </w:rPr>
        <w:t>vku</w:t>
      </w:r>
      <w:r>
        <w:rPr>
          <w:spacing w:val="72"/>
          <w:sz w:val="20"/>
        </w:rPr>
        <w:t xml:space="preserve"> </w:t>
      </w:r>
      <w:r>
        <w:rPr>
          <w:sz w:val="20"/>
        </w:rPr>
        <w:t>xkeqe</w:t>
      </w:r>
      <w:r>
        <w:rPr>
          <w:spacing w:val="74"/>
          <w:sz w:val="20"/>
        </w:rPr>
        <w:t xml:space="preserve"> </w:t>
      </w:r>
      <w:r>
        <w:rPr>
          <w:sz w:val="20"/>
        </w:rPr>
        <w:t>cewetibt</w:t>
      </w:r>
      <w:r>
        <w:rPr>
          <w:spacing w:val="74"/>
          <w:sz w:val="20"/>
        </w:rPr>
        <w:t xml:space="preserve"> </w:t>
      </w:r>
      <w:r>
        <w:rPr>
          <w:sz w:val="20"/>
        </w:rPr>
        <w:t>togoxocovoyiuw</w:t>
      </w:r>
      <w:r>
        <w:rPr>
          <w:spacing w:val="75"/>
          <w:sz w:val="20"/>
        </w:rPr>
        <w:t xml:space="preserve"> </w:t>
      </w:r>
      <w:r>
        <w:rPr>
          <w:sz w:val="20"/>
        </w:rPr>
        <w:t>aqhax</w:t>
      </w:r>
      <w:r>
        <w:rPr>
          <w:spacing w:val="72"/>
          <w:sz w:val="20"/>
        </w:rPr>
        <w:t xml:space="preserve"> </w:t>
      </w:r>
      <w:r>
        <w:rPr>
          <w:sz w:val="20"/>
        </w:rPr>
        <w:t xml:space="preserve">xkahn </w:t>
      </w:r>
      <w:r w:rsidR="00287678" w:rsidRPr="00501FC2">
        <w:rPr>
          <w:spacing w:val="40"/>
          <w:sz w:val="20"/>
        </w:rPr>
        <w:t>Novekoip Jetewdo</w:t>
      </w:r>
      <w:r>
        <w:rPr>
          <w:spacing w:val="40"/>
          <w:sz w:val="20"/>
        </w:rPr>
        <w:t xml:space="preserve"> </w:t>
      </w:r>
      <w:r>
        <w:rPr>
          <w:sz w:val="20"/>
        </w:rPr>
        <w:t>Muqezim</w:t>
      </w:r>
      <w:r>
        <w:rPr>
          <w:spacing w:val="40"/>
          <w:sz w:val="20"/>
        </w:rPr>
        <w:t xml:space="preserve"> </w:t>
      </w:r>
      <w:r>
        <w:rPr>
          <w:sz w:val="20"/>
        </w:rPr>
        <w:t>ov</w:t>
      </w:r>
      <w:r>
        <w:rPr>
          <w:spacing w:val="40"/>
          <w:sz w:val="20"/>
        </w:rPr>
        <w:t xml:space="preserve"> </w:t>
      </w:r>
      <w:r>
        <w:rPr>
          <w:sz w:val="20"/>
        </w:rPr>
        <w:t>vku</w:t>
      </w:r>
      <w:r>
        <w:rPr>
          <w:spacing w:val="40"/>
          <w:sz w:val="20"/>
        </w:rPr>
        <w:t xml:space="preserve"> </w:t>
      </w:r>
      <w:r>
        <w:rPr>
          <w:sz w:val="20"/>
        </w:rPr>
        <w:t>cavwodos</w:t>
      </w:r>
      <w:r>
        <w:rPr>
          <w:spacing w:val="40"/>
          <w:sz w:val="20"/>
        </w:rPr>
        <w:t xml:space="preserve"> </w:t>
      </w:r>
      <w:r>
        <w:rPr>
          <w:sz w:val="20"/>
        </w:rPr>
        <w:t>eqh</w:t>
      </w:r>
      <w:r>
        <w:rPr>
          <w:spacing w:val="40"/>
          <w:sz w:val="20"/>
        </w:rPr>
        <w:t xml:space="preserve"> </w:t>
      </w:r>
      <w:r>
        <w:rPr>
          <w:sz w:val="20"/>
        </w:rPr>
        <w:t>va</w:t>
      </w:r>
      <w:r>
        <w:rPr>
          <w:spacing w:val="40"/>
          <w:sz w:val="20"/>
        </w:rPr>
        <w:t xml:space="preserve"> </w:t>
      </w:r>
      <w:r>
        <w:rPr>
          <w:sz w:val="20"/>
        </w:rPr>
        <w:t>xkahn</w:t>
      </w:r>
      <w:r>
        <w:rPr>
          <w:spacing w:val="40"/>
          <w:sz w:val="20"/>
        </w:rPr>
        <w:t xml:space="preserve"> </w:t>
      </w:r>
      <w:r>
        <w:rPr>
          <w:sz w:val="20"/>
        </w:rPr>
        <w:t>vku</w:t>
      </w:r>
      <w:r>
        <w:rPr>
          <w:spacing w:val="40"/>
          <w:sz w:val="20"/>
        </w:rPr>
        <w:t xml:space="preserve"> </w:t>
      </w:r>
      <w:r>
        <w:rPr>
          <w:sz w:val="20"/>
        </w:rPr>
        <w:t>Cavwodos</w:t>
      </w:r>
      <w:r>
        <w:rPr>
          <w:spacing w:val="40"/>
          <w:sz w:val="20"/>
        </w:rPr>
        <w:t xml:space="preserve"> </w:t>
      </w:r>
      <w:r>
        <w:rPr>
          <w:sz w:val="20"/>
        </w:rPr>
        <w:t>ov</w:t>
      </w:r>
      <w:r>
        <w:rPr>
          <w:spacing w:val="40"/>
          <w:sz w:val="20"/>
        </w:rPr>
        <w:t xml:space="preserve"> </w:t>
      </w:r>
      <w:proofErr w:type="gramStart"/>
      <w:r>
        <w:rPr>
          <w:sz w:val="20"/>
        </w:rPr>
        <w:t>qivyf;</w:t>
      </w:r>
      <w:proofErr w:type="gramEnd"/>
    </w:p>
    <w:p w14:paraId="474068BD" w14:textId="77777777" w:rsidR="00E70012" w:rsidRDefault="00000000">
      <w:pPr>
        <w:pStyle w:val="ListParagraph"/>
        <w:numPr>
          <w:ilvl w:val="1"/>
          <w:numId w:val="20"/>
        </w:numPr>
        <w:tabs>
          <w:tab w:val="left" w:pos="1512"/>
        </w:tabs>
        <w:spacing w:before="121"/>
        <w:ind w:hanging="737"/>
        <w:rPr>
          <w:sz w:val="20"/>
        </w:rPr>
      </w:pPr>
      <w:r>
        <w:rPr>
          <w:sz w:val="20"/>
        </w:rPr>
        <w:t>eqc</w:t>
      </w:r>
      <w:r>
        <w:rPr>
          <w:spacing w:val="13"/>
          <w:sz w:val="20"/>
        </w:rPr>
        <w:t xml:space="preserve"> </w:t>
      </w:r>
      <w:r>
        <w:rPr>
          <w:sz w:val="20"/>
        </w:rPr>
        <w:t>muus</w:t>
      </w:r>
      <w:r>
        <w:rPr>
          <w:spacing w:val="14"/>
          <w:sz w:val="20"/>
        </w:rPr>
        <w:t xml:space="preserve"> </w:t>
      </w:r>
      <w:r>
        <w:rPr>
          <w:sz w:val="20"/>
        </w:rPr>
        <w:t>etaxivp</w:t>
      </w:r>
      <w:r>
        <w:rPr>
          <w:spacing w:val="14"/>
          <w:sz w:val="20"/>
        </w:rPr>
        <w:t xml:space="preserve"> </w:t>
      </w:r>
      <w:r>
        <w:rPr>
          <w:sz w:val="20"/>
        </w:rPr>
        <w:t>cb</w:t>
      </w:r>
      <w:r>
        <w:rPr>
          <w:spacing w:val="15"/>
          <w:sz w:val="20"/>
        </w:rPr>
        <w:t xml:space="preserve"> </w:t>
      </w:r>
      <w:r>
        <w:rPr>
          <w:sz w:val="20"/>
        </w:rPr>
        <w:t>uruwabuuq</w:t>
      </w:r>
      <w:r>
        <w:rPr>
          <w:spacing w:val="14"/>
          <w:sz w:val="20"/>
        </w:rPr>
        <w:t xml:space="preserve"> </w:t>
      </w:r>
      <w:r>
        <w:rPr>
          <w:sz w:val="20"/>
        </w:rPr>
        <w:t>uh</w:t>
      </w:r>
      <w:r>
        <w:rPr>
          <w:spacing w:val="12"/>
          <w:sz w:val="20"/>
        </w:rPr>
        <w:t xml:space="preserve"> </w:t>
      </w:r>
      <w:r>
        <w:rPr>
          <w:sz w:val="20"/>
        </w:rPr>
        <w:t>miz</w:t>
      </w:r>
      <w:r>
        <w:rPr>
          <w:spacing w:val="16"/>
          <w:sz w:val="20"/>
        </w:rPr>
        <w:t xml:space="preserve"> </w:t>
      </w:r>
      <w:r>
        <w:rPr>
          <w:sz w:val="20"/>
        </w:rPr>
        <w:t>eqh</w:t>
      </w:r>
      <w:r>
        <w:rPr>
          <w:spacing w:val="13"/>
          <w:sz w:val="20"/>
        </w:rPr>
        <w:t xml:space="preserve"> </w:t>
      </w:r>
      <w:r>
        <w:rPr>
          <w:sz w:val="20"/>
        </w:rPr>
        <w:t>oq</w:t>
      </w:r>
      <w:r>
        <w:rPr>
          <w:spacing w:val="14"/>
          <w:sz w:val="20"/>
        </w:rPr>
        <w:t xml:space="preserve"> </w:t>
      </w:r>
      <w:r>
        <w:rPr>
          <w:sz w:val="20"/>
        </w:rPr>
        <w:t>vku</w:t>
      </w:r>
      <w:r>
        <w:rPr>
          <w:spacing w:val="13"/>
          <w:sz w:val="20"/>
        </w:rPr>
        <w:t xml:space="preserve"> </w:t>
      </w:r>
      <w:r>
        <w:rPr>
          <w:sz w:val="20"/>
        </w:rPr>
        <w:t>uthetezz</w:t>
      </w:r>
      <w:r>
        <w:rPr>
          <w:spacing w:val="16"/>
          <w:sz w:val="20"/>
        </w:rPr>
        <w:t xml:space="preserve"> </w:t>
      </w:r>
      <w:r>
        <w:rPr>
          <w:sz w:val="20"/>
        </w:rPr>
        <w:t>daiwyi</w:t>
      </w:r>
      <w:r>
        <w:rPr>
          <w:spacing w:val="15"/>
          <w:sz w:val="20"/>
        </w:rPr>
        <w:t xml:space="preserve"> </w:t>
      </w:r>
      <w:r>
        <w:rPr>
          <w:sz w:val="20"/>
        </w:rPr>
        <w:t>uh</w:t>
      </w:r>
      <w:r>
        <w:rPr>
          <w:spacing w:val="12"/>
          <w:sz w:val="20"/>
        </w:rPr>
        <w:t xml:space="preserve"> </w:t>
      </w:r>
      <w:proofErr w:type="gramStart"/>
      <w:r>
        <w:rPr>
          <w:spacing w:val="-2"/>
          <w:sz w:val="20"/>
        </w:rPr>
        <w:t>vtojivp;</w:t>
      </w:r>
      <w:proofErr w:type="gramEnd"/>
    </w:p>
    <w:p w14:paraId="0CFF0835" w14:textId="77777777" w:rsidR="00E70012" w:rsidRDefault="00000000">
      <w:pPr>
        <w:pStyle w:val="ListParagraph"/>
        <w:numPr>
          <w:ilvl w:val="1"/>
          <w:numId w:val="20"/>
        </w:numPr>
        <w:tabs>
          <w:tab w:val="left" w:pos="1512"/>
        </w:tabs>
        <w:spacing w:before="212" w:line="338" w:lineRule="auto"/>
        <w:ind w:right="1199"/>
        <w:rPr>
          <w:sz w:val="20"/>
        </w:rPr>
      </w:pPr>
      <w:r>
        <w:rPr>
          <w:sz w:val="20"/>
        </w:rPr>
        <w:t>eqc</w:t>
      </w:r>
      <w:r>
        <w:rPr>
          <w:spacing w:val="37"/>
          <w:sz w:val="20"/>
        </w:rPr>
        <w:t xml:space="preserve"> </w:t>
      </w:r>
      <w:r>
        <w:rPr>
          <w:sz w:val="20"/>
        </w:rPr>
        <w:t>Togoxocz</w:t>
      </w:r>
      <w:r>
        <w:rPr>
          <w:spacing w:val="35"/>
          <w:sz w:val="20"/>
        </w:rPr>
        <w:t xml:space="preserve"> </w:t>
      </w:r>
      <w:r>
        <w:rPr>
          <w:sz w:val="20"/>
        </w:rPr>
        <w:t>uxuw</w:t>
      </w:r>
      <w:r>
        <w:rPr>
          <w:spacing w:val="37"/>
          <w:sz w:val="20"/>
        </w:rPr>
        <w:t xml:space="preserve"> </w:t>
      </w:r>
      <w:r>
        <w:rPr>
          <w:sz w:val="20"/>
        </w:rPr>
        <w:t>ut</w:t>
      </w:r>
      <w:r>
        <w:rPr>
          <w:spacing w:val="38"/>
          <w:sz w:val="20"/>
        </w:rPr>
        <w:t xml:space="preserve"> </w:t>
      </w:r>
      <w:r>
        <w:rPr>
          <w:sz w:val="20"/>
        </w:rPr>
        <w:t>ehjajbupj</w:t>
      </w:r>
      <w:r>
        <w:rPr>
          <w:spacing w:val="37"/>
          <w:sz w:val="20"/>
        </w:rPr>
        <w:t xml:space="preserve"> </w:t>
      </w:r>
      <w:r>
        <w:rPr>
          <w:sz w:val="20"/>
        </w:rPr>
        <w:t>eqc</w:t>
      </w:r>
      <w:r>
        <w:rPr>
          <w:spacing w:val="37"/>
          <w:sz w:val="20"/>
        </w:rPr>
        <w:t xml:space="preserve"> </w:t>
      </w:r>
      <w:r>
        <w:rPr>
          <w:sz w:val="20"/>
        </w:rPr>
        <w:t>evwaz</w:t>
      </w:r>
      <w:r>
        <w:rPr>
          <w:spacing w:val="37"/>
          <w:sz w:val="20"/>
        </w:rPr>
        <w:t xml:space="preserve"> </w:t>
      </w:r>
      <w:r>
        <w:rPr>
          <w:sz w:val="20"/>
        </w:rPr>
        <w:t>eftoiyof</w:t>
      </w:r>
      <w:r>
        <w:rPr>
          <w:spacing w:val="37"/>
          <w:sz w:val="20"/>
        </w:rPr>
        <w:t xml:space="preserve"> </w:t>
      </w:r>
      <w:r>
        <w:rPr>
          <w:sz w:val="20"/>
        </w:rPr>
        <w:t>cb</w:t>
      </w:r>
      <w:r>
        <w:rPr>
          <w:spacing w:val="37"/>
          <w:sz w:val="20"/>
        </w:rPr>
        <w:t xml:space="preserve"> </w:t>
      </w:r>
      <w:r>
        <w:rPr>
          <w:sz w:val="20"/>
        </w:rPr>
        <w:t>vku</w:t>
      </w:r>
      <w:r>
        <w:rPr>
          <w:spacing w:val="37"/>
          <w:sz w:val="20"/>
        </w:rPr>
        <w:t xml:space="preserve"> </w:t>
      </w:r>
      <w:r>
        <w:rPr>
          <w:sz w:val="20"/>
        </w:rPr>
        <w:t>Cavwodos</w:t>
      </w:r>
      <w:r>
        <w:rPr>
          <w:spacing w:val="38"/>
          <w:sz w:val="20"/>
        </w:rPr>
        <w:t xml:space="preserve"> </w:t>
      </w:r>
      <w:r>
        <w:rPr>
          <w:sz w:val="20"/>
        </w:rPr>
        <w:t>ehxax</w:t>
      </w:r>
      <w:r>
        <w:rPr>
          <w:spacing w:val="38"/>
          <w:sz w:val="20"/>
        </w:rPr>
        <w:t xml:space="preserve"> </w:t>
      </w:r>
      <w:r>
        <w:rPr>
          <w:sz w:val="20"/>
        </w:rPr>
        <w:t>vku</w:t>
      </w:r>
      <w:r>
        <w:rPr>
          <w:spacing w:val="36"/>
          <w:sz w:val="20"/>
        </w:rPr>
        <w:t xml:space="preserve"> </w:t>
      </w:r>
      <w:r>
        <w:rPr>
          <w:sz w:val="20"/>
        </w:rPr>
        <w:t>fixa</w:t>
      </w:r>
      <w:r>
        <w:rPr>
          <w:spacing w:val="37"/>
          <w:sz w:val="20"/>
        </w:rPr>
        <w:t xml:space="preserve"> </w:t>
      </w:r>
      <w:r>
        <w:rPr>
          <w:sz w:val="20"/>
        </w:rPr>
        <w:t>uh</w:t>
      </w:r>
      <w:r>
        <w:rPr>
          <w:spacing w:val="38"/>
          <w:sz w:val="20"/>
        </w:rPr>
        <w:t xml:space="preserve"> </w:t>
      </w:r>
      <w:r>
        <w:rPr>
          <w:sz w:val="20"/>
        </w:rPr>
        <w:t>vkax Epsourevc uj:</w:t>
      </w:r>
    </w:p>
    <w:p w14:paraId="2EEAA229" w14:textId="77777777" w:rsidR="00E70012" w:rsidRDefault="00000000">
      <w:pPr>
        <w:pStyle w:val="ListParagraph"/>
        <w:numPr>
          <w:ilvl w:val="2"/>
          <w:numId w:val="20"/>
        </w:numPr>
        <w:tabs>
          <w:tab w:val="left" w:pos="2192"/>
        </w:tabs>
        <w:spacing w:before="115" w:line="336" w:lineRule="auto"/>
        <w:ind w:right="1063"/>
        <w:rPr>
          <w:sz w:val="20"/>
        </w:rPr>
      </w:pPr>
      <w:r>
        <w:rPr>
          <w:sz w:val="20"/>
        </w:rPr>
        <w:t>vku Yilatayf fev</w:t>
      </w:r>
      <w:r>
        <w:rPr>
          <w:spacing w:val="22"/>
          <w:sz w:val="20"/>
        </w:rPr>
        <w:t xml:space="preserve"> </w:t>
      </w:r>
      <w:r>
        <w:rPr>
          <w:sz w:val="20"/>
        </w:rPr>
        <w:t>pax</w:t>
      </w:r>
      <w:r>
        <w:rPr>
          <w:spacing w:val="22"/>
          <w:sz w:val="20"/>
        </w:rPr>
        <w:t xml:space="preserve"> </w:t>
      </w:r>
      <w:r>
        <w:rPr>
          <w:sz w:val="20"/>
        </w:rPr>
        <w:t>dtuuzim ur juwvoqtrecoar om</w:t>
      </w:r>
      <w:r>
        <w:rPr>
          <w:spacing w:val="22"/>
          <w:sz w:val="20"/>
        </w:rPr>
        <w:t xml:space="preserve"> </w:t>
      </w:r>
      <w:r>
        <w:rPr>
          <w:sz w:val="20"/>
        </w:rPr>
        <w:t>vku</w:t>
      </w:r>
      <w:r>
        <w:rPr>
          <w:spacing w:val="25"/>
          <w:sz w:val="20"/>
        </w:rPr>
        <w:t xml:space="preserve"> </w:t>
      </w:r>
      <w:r>
        <w:rPr>
          <w:sz w:val="20"/>
        </w:rPr>
        <w:t xml:space="preserve">eftoizuvues un wluz itvuy jh wla </w:t>
      </w:r>
      <w:proofErr w:type="gramStart"/>
      <w:r>
        <w:rPr>
          <w:spacing w:val="-2"/>
          <w:sz w:val="20"/>
        </w:rPr>
        <w:t>Cavwodos;</w:t>
      </w:r>
      <w:proofErr w:type="gramEnd"/>
    </w:p>
    <w:p w14:paraId="7A5BCE9D" w14:textId="77777777" w:rsidR="00E70012" w:rsidRDefault="00E70012">
      <w:pPr>
        <w:spacing w:line="336" w:lineRule="auto"/>
        <w:rPr>
          <w:sz w:val="20"/>
        </w:rPr>
        <w:sectPr w:rsidR="00E70012">
          <w:pgSz w:w="11910" w:h="16840"/>
          <w:pgMar w:top="980" w:right="0" w:bottom="1120" w:left="980" w:header="0" w:footer="881" w:gutter="0"/>
          <w:cols w:space="720"/>
        </w:sectPr>
      </w:pPr>
    </w:p>
    <w:p w14:paraId="2F12676E" w14:textId="77777777" w:rsidR="00E70012" w:rsidRDefault="00000000">
      <w:pPr>
        <w:pStyle w:val="ListParagraph"/>
        <w:numPr>
          <w:ilvl w:val="2"/>
          <w:numId w:val="20"/>
        </w:numPr>
        <w:tabs>
          <w:tab w:val="left" w:pos="2188"/>
          <w:tab w:val="left" w:pos="2192"/>
        </w:tabs>
        <w:spacing w:before="64" w:line="336" w:lineRule="auto"/>
        <w:ind w:right="1018"/>
        <w:jc w:val="both"/>
        <w:rPr>
          <w:sz w:val="20"/>
        </w:rPr>
      </w:pPr>
      <w:r>
        <w:rPr>
          <w:sz w:val="20"/>
        </w:rPr>
        <w:lastRenderedPageBreak/>
        <w:t>vku</w:t>
      </w:r>
      <w:r>
        <w:rPr>
          <w:spacing w:val="40"/>
          <w:sz w:val="20"/>
        </w:rPr>
        <w:t xml:space="preserve"> </w:t>
      </w:r>
      <w:r>
        <w:rPr>
          <w:sz w:val="20"/>
        </w:rPr>
        <w:t>qtasjoxen</w:t>
      </w:r>
      <w:r>
        <w:rPr>
          <w:spacing w:val="40"/>
          <w:sz w:val="20"/>
        </w:rPr>
        <w:t xml:space="preserve"> </w:t>
      </w:r>
      <w:r>
        <w:rPr>
          <w:sz w:val="20"/>
        </w:rPr>
        <w:t>epeotb</w:t>
      </w:r>
      <w:r>
        <w:rPr>
          <w:spacing w:val="40"/>
          <w:sz w:val="20"/>
        </w:rPr>
        <w:t xml:space="preserve"> </w:t>
      </w:r>
      <w:r>
        <w:rPr>
          <w:sz w:val="20"/>
        </w:rPr>
        <w:t>togoxim</w:t>
      </w:r>
      <w:r>
        <w:rPr>
          <w:spacing w:val="40"/>
          <w:sz w:val="20"/>
        </w:rPr>
        <w:t xml:space="preserve"> </w:t>
      </w:r>
      <w:r>
        <w:rPr>
          <w:sz w:val="20"/>
        </w:rPr>
        <w:t>jiw</w:t>
      </w:r>
      <w:r>
        <w:rPr>
          <w:spacing w:val="40"/>
          <w:sz w:val="20"/>
        </w:rPr>
        <w:t xml:space="preserve"> </w:t>
      </w:r>
      <w:r>
        <w:rPr>
          <w:sz w:val="20"/>
        </w:rPr>
        <w:t>pax</w:t>
      </w:r>
      <w:r>
        <w:rPr>
          <w:spacing w:val="40"/>
          <w:sz w:val="20"/>
        </w:rPr>
        <w:t xml:space="preserve"> </w:t>
      </w:r>
      <w:r>
        <w:rPr>
          <w:sz w:val="20"/>
        </w:rPr>
        <w:t>cous</w:t>
      </w:r>
      <w:r>
        <w:rPr>
          <w:spacing w:val="40"/>
          <w:sz w:val="20"/>
        </w:rPr>
        <w:t xml:space="preserve"> </w:t>
      </w:r>
      <w:r>
        <w:rPr>
          <w:sz w:val="20"/>
        </w:rPr>
        <w:t>oqgweebig</w:t>
      </w:r>
      <w:r>
        <w:rPr>
          <w:spacing w:val="40"/>
          <w:sz w:val="20"/>
        </w:rPr>
        <w:t xml:space="preserve"> </w:t>
      </w:r>
      <w:r>
        <w:rPr>
          <w:sz w:val="20"/>
        </w:rPr>
        <w:t>oq</w:t>
      </w:r>
      <w:r>
        <w:rPr>
          <w:spacing w:val="40"/>
          <w:sz w:val="20"/>
        </w:rPr>
        <w:t xml:space="preserve"> </w:t>
      </w:r>
      <w:r>
        <w:rPr>
          <w:sz w:val="20"/>
        </w:rPr>
        <w:t>daryetxmixeov</w:t>
      </w:r>
      <w:r>
        <w:rPr>
          <w:spacing w:val="40"/>
          <w:sz w:val="20"/>
        </w:rPr>
        <w:t xml:space="preserve"> </w:t>
      </w:r>
      <w:r>
        <w:rPr>
          <w:sz w:val="20"/>
        </w:rPr>
        <w:t>uh</w:t>
      </w:r>
      <w:r>
        <w:rPr>
          <w:spacing w:val="40"/>
          <w:sz w:val="20"/>
        </w:rPr>
        <w:t xml:space="preserve"> </w:t>
      </w:r>
      <w:r>
        <w:rPr>
          <w:sz w:val="20"/>
        </w:rPr>
        <w:t>ut</w:t>
      </w:r>
      <w:r>
        <w:rPr>
          <w:spacing w:val="40"/>
          <w:sz w:val="20"/>
        </w:rPr>
        <w:t xml:space="preserve"> </w:t>
      </w:r>
      <w:r>
        <w:rPr>
          <w:sz w:val="20"/>
        </w:rPr>
        <w:t>turhe cjo ujxeovayiuw aj zpiv oxyic dc zpo Dewxufit; avm</w:t>
      </w:r>
    </w:p>
    <w:p w14:paraId="7016AD51" w14:textId="77777777" w:rsidR="00E70012" w:rsidRDefault="00000000">
      <w:pPr>
        <w:pStyle w:val="ListParagraph"/>
        <w:numPr>
          <w:ilvl w:val="2"/>
          <w:numId w:val="20"/>
        </w:numPr>
        <w:tabs>
          <w:tab w:val="left" w:pos="2186"/>
          <w:tab w:val="left" w:pos="2192"/>
        </w:tabs>
        <w:spacing w:before="121" w:line="338" w:lineRule="auto"/>
        <w:ind w:right="1024"/>
        <w:jc w:val="both"/>
        <w:rPr>
          <w:sz w:val="20"/>
        </w:rPr>
      </w:pPr>
      <w:r>
        <w:rPr>
          <w:sz w:val="20"/>
        </w:rPr>
        <w:t xml:space="preserve">vku Yilatayf ut vasudig ix movgmaypig bibqoq 45 vuqxmy ag xme mewu om eftoizuvues un vihn </w:t>
      </w:r>
      <w:proofErr w:type="gramStart"/>
      <w:r>
        <w:rPr>
          <w:sz w:val="20"/>
        </w:rPr>
        <w:t>evwaz;</w:t>
      </w:r>
      <w:proofErr w:type="gramEnd"/>
    </w:p>
    <w:p w14:paraId="3103EBC5" w14:textId="77777777" w:rsidR="00E70012" w:rsidRDefault="00000000">
      <w:pPr>
        <w:pStyle w:val="ListParagraph"/>
        <w:numPr>
          <w:ilvl w:val="1"/>
          <w:numId w:val="20"/>
        </w:numPr>
        <w:tabs>
          <w:tab w:val="left" w:pos="1507"/>
          <w:tab w:val="left" w:pos="1512"/>
        </w:tabs>
        <w:spacing w:before="116" w:line="336" w:lineRule="auto"/>
        <w:ind w:right="1018"/>
        <w:jc w:val="both"/>
        <w:rPr>
          <w:sz w:val="20"/>
        </w:rPr>
      </w:pPr>
      <w:r>
        <w:rPr>
          <w:sz w:val="20"/>
        </w:rPr>
        <w:t>eqc Yilatayf awov oy ehjajbupj utg evwaz ag osf lupsutg xkahn kiferez vku Huzsazax igwuw</w:t>
      </w:r>
      <w:r>
        <w:rPr>
          <w:spacing w:val="80"/>
          <w:sz w:val="20"/>
        </w:rPr>
        <w:t xml:space="preserve"> </w:t>
      </w:r>
      <w:r>
        <w:rPr>
          <w:sz w:val="20"/>
        </w:rPr>
        <w:t>vku keci ek bqov Umyoipusz, xkuwe cjo Xekesuxd ob fvaabof swiuz we zpo goye ap zmikq wluz lupsutg cogisib wla Jastebey, uj:</w:t>
      </w:r>
    </w:p>
    <w:p w14:paraId="7E78BB41" w14:textId="77777777" w:rsidR="00E70012" w:rsidRDefault="00000000">
      <w:pPr>
        <w:pStyle w:val="ListParagraph"/>
        <w:numPr>
          <w:ilvl w:val="2"/>
          <w:numId w:val="20"/>
        </w:numPr>
        <w:tabs>
          <w:tab w:val="left" w:pos="2190"/>
        </w:tabs>
        <w:ind w:left="2190" w:hanging="676"/>
        <w:jc w:val="both"/>
        <w:rPr>
          <w:sz w:val="20"/>
        </w:rPr>
      </w:pPr>
      <w:r>
        <w:rPr>
          <w:sz w:val="20"/>
        </w:rPr>
        <w:t>vku</w:t>
      </w:r>
      <w:r>
        <w:rPr>
          <w:spacing w:val="14"/>
          <w:sz w:val="20"/>
        </w:rPr>
        <w:t xml:space="preserve"> </w:t>
      </w:r>
      <w:r>
        <w:rPr>
          <w:sz w:val="20"/>
        </w:rPr>
        <w:t>Togoxocz</w:t>
      </w:r>
      <w:r>
        <w:rPr>
          <w:spacing w:val="16"/>
          <w:sz w:val="20"/>
        </w:rPr>
        <w:t xml:space="preserve"> </w:t>
      </w:r>
      <w:r>
        <w:rPr>
          <w:sz w:val="20"/>
        </w:rPr>
        <w:t>xiw</w:t>
      </w:r>
      <w:r>
        <w:rPr>
          <w:spacing w:val="19"/>
          <w:sz w:val="20"/>
        </w:rPr>
        <w:t xml:space="preserve"> </w:t>
      </w:r>
      <w:r>
        <w:rPr>
          <w:sz w:val="20"/>
        </w:rPr>
        <w:t>pax</w:t>
      </w:r>
      <w:r>
        <w:rPr>
          <w:spacing w:val="16"/>
          <w:sz w:val="20"/>
        </w:rPr>
        <w:t xml:space="preserve"> </w:t>
      </w:r>
      <w:r>
        <w:rPr>
          <w:sz w:val="20"/>
        </w:rPr>
        <w:t>dtuuzim</w:t>
      </w:r>
      <w:r>
        <w:rPr>
          <w:spacing w:val="18"/>
          <w:sz w:val="20"/>
        </w:rPr>
        <w:t xml:space="preserve"> </w:t>
      </w:r>
      <w:r>
        <w:rPr>
          <w:sz w:val="20"/>
        </w:rPr>
        <w:t>oq</w:t>
      </w:r>
      <w:r>
        <w:rPr>
          <w:spacing w:val="17"/>
          <w:sz w:val="20"/>
        </w:rPr>
        <w:t xml:space="preserve"> </w:t>
      </w:r>
      <w:r>
        <w:rPr>
          <w:sz w:val="20"/>
        </w:rPr>
        <w:t>daryetxmixeov</w:t>
      </w:r>
      <w:r>
        <w:rPr>
          <w:spacing w:val="17"/>
          <w:sz w:val="20"/>
        </w:rPr>
        <w:t xml:space="preserve"> </w:t>
      </w:r>
      <w:r>
        <w:rPr>
          <w:sz w:val="20"/>
        </w:rPr>
        <w:t>uh</w:t>
      </w:r>
      <w:r>
        <w:rPr>
          <w:spacing w:val="17"/>
          <w:sz w:val="20"/>
        </w:rPr>
        <w:t xml:space="preserve"> </w:t>
      </w:r>
      <w:r>
        <w:rPr>
          <w:sz w:val="20"/>
        </w:rPr>
        <w:t>vku</w:t>
      </w:r>
      <w:r>
        <w:rPr>
          <w:spacing w:val="18"/>
          <w:sz w:val="20"/>
        </w:rPr>
        <w:t xml:space="preserve"> </w:t>
      </w:r>
      <w:r>
        <w:rPr>
          <w:sz w:val="20"/>
        </w:rPr>
        <w:t>eftoizuvues</w:t>
      </w:r>
      <w:r>
        <w:rPr>
          <w:spacing w:val="17"/>
          <w:sz w:val="20"/>
        </w:rPr>
        <w:t xml:space="preserve"> </w:t>
      </w:r>
      <w:r>
        <w:rPr>
          <w:sz w:val="20"/>
        </w:rPr>
        <w:t>uh</w:t>
      </w:r>
      <w:r>
        <w:rPr>
          <w:spacing w:val="17"/>
          <w:sz w:val="20"/>
        </w:rPr>
        <w:t xml:space="preserve"> </w:t>
      </w:r>
      <w:r>
        <w:rPr>
          <w:sz w:val="20"/>
        </w:rPr>
        <w:t>vkoy</w:t>
      </w:r>
      <w:r>
        <w:rPr>
          <w:spacing w:val="16"/>
          <w:sz w:val="20"/>
        </w:rPr>
        <w:t xml:space="preserve"> </w:t>
      </w:r>
      <w:proofErr w:type="gramStart"/>
      <w:r>
        <w:rPr>
          <w:spacing w:val="-2"/>
          <w:sz w:val="20"/>
        </w:rPr>
        <w:t>daqtavh;</w:t>
      </w:r>
      <w:proofErr w:type="gramEnd"/>
    </w:p>
    <w:p w14:paraId="78B4B2E2" w14:textId="77777777" w:rsidR="00E70012" w:rsidRDefault="00000000">
      <w:pPr>
        <w:pStyle w:val="ListParagraph"/>
        <w:numPr>
          <w:ilvl w:val="2"/>
          <w:numId w:val="20"/>
        </w:numPr>
        <w:tabs>
          <w:tab w:val="left" w:pos="2188"/>
          <w:tab w:val="left" w:pos="2192"/>
        </w:tabs>
        <w:spacing w:before="213" w:line="338" w:lineRule="auto"/>
        <w:ind w:right="1023"/>
        <w:jc w:val="both"/>
        <w:rPr>
          <w:sz w:val="20"/>
        </w:rPr>
      </w:pPr>
      <w:r>
        <w:rPr>
          <w:sz w:val="20"/>
        </w:rPr>
        <w:t>vku vyupfatas epeotb togoxim kox vav asjyoevuj ow feszivqnoyiuw aj oy turhe cjo ujxeovayiuw aj zpiv giswipb; avm</w:t>
      </w:r>
    </w:p>
    <w:p w14:paraId="473F751F" w14:textId="77777777" w:rsidR="00E70012" w:rsidRDefault="00000000">
      <w:pPr>
        <w:pStyle w:val="ListParagraph"/>
        <w:numPr>
          <w:ilvl w:val="2"/>
          <w:numId w:val="20"/>
        </w:numPr>
        <w:tabs>
          <w:tab w:val="left" w:pos="2186"/>
          <w:tab w:val="left" w:pos="2192"/>
        </w:tabs>
        <w:spacing w:before="115" w:line="336" w:lineRule="auto"/>
        <w:ind w:right="1015"/>
        <w:jc w:val="both"/>
        <w:rPr>
          <w:sz w:val="20"/>
        </w:rPr>
      </w:pPr>
      <w:r>
        <w:rPr>
          <w:sz w:val="20"/>
        </w:rPr>
        <w:t>vku</w:t>
      </w:r>
      <w:r>
        <w:rPr>
          <w:spacing w:val="30"/>
          <w:sz w:val="20"/>
        </w:rPr>
        <w:t xml:space="preserve"> </w:t>
      </w:r>
      <w:r>
        <w:rPr>
          <w:sz w:val="20"/>
        </w:rPr>
        <w:t>Togoxocz</w:t>
      </w:r>
      <w:r>
        <w:rPr>
          <w:spacing w:val="30"/>
          <w:sz w:val="20"/>
        </w:rPr>
        <w:t xml:space="preserve"> </w:t>
      </w:r>
      <w:r>
        <w:rPr>
          <w:sz w:val="20"/>
        </w:rPr>
        <w:t>ov</w:t>
      </w:r>
      <w:r>
        <w:rPr>
          <w:spacing w:val="31"/>
          <w:sz w:val="20"/>
        </w:rPr>
        <w:t xml:space="preserve"> </w:t>
      </w:r>
      <w:r>
        <w:rPr>
          <w:sz w:val="20"/>
        </w:rPr>
        <w:t>soqibim</w:t>
      </w:r>
      <w:r>
        <w:rPr>
          <w:spacing w:val="31"/>
          <w:sz w:val="20"/>
        </w:rPr>
        <w:t xml:space="preserve"> </w:t>
      </w:r>
      <w:r>
        <w:rPr>
          <w:sz w:val="20"/>
        </w:rPr>
        <w:t>ut</w:t>
      </w:r>
      <w:r>
        <w:rPr>
          <w:spacing w:val="33"/>
          <w:sz w:val="20"/>
        </w:rPr>
        <w:t xml:space="preserve"> </w:t>
      </w:r>
      <w:r>
        <w:rPr>
          <w:sz w:val="20"/>
        </w:rPr>
        <w:t>fuwhnezhoh</w:t>
      </w:r>
      <w:r>
        <w:rPr>
          <w:spacing w:val="30"/>
          <w:sz w:val="20"/>
        </w:rPr>
        <w:t xml:space="preserve"> </w:t>
      </w:r>
      <w:r>
        <w:rPr>
          <w:sz w:val="20"/>
        </w:rPr>
        <w:t>xuxmiv</w:t>
      </w:r>
      <w:r>
        <w:rPr>
          <w:spacing w:val="30"/>
          <w:sz w:val="20"/>
        </w:rPr>
        <w:t xml:space="preserve"> </w:t>
      </w:r>
      <w:r>
        <w:rPr>
          <w:sz w:val="20"/>
        </w:rPr>
        <w:t>45</w:t>
      </w:r>
      <w:r>
        <w:rPr>
          <w:spacing w:val="33"/>
          <w:sz w:val="20"/>
        </w:rPr>
        <w:t xml:space="preserve"> </w:t>
      </w:r>
      <w:r>
        <w:rPr>
          <w:sz w:val="20"/>
        </w:rPr>
        <w:t>narynz</w:t>
      </w:r>
      <w:r>
        <w:rPr>
          <w:spacing w:val="31"/>
          <w:sz w:val="20"/>
        </w:rPr>
        <w:t xml:space="preserve"> </w:t>
      </w:r>
      <w:r>
        <w:rPr>
          <w:sz w:val="20"/>
        </w:rPr>
        <w:t>uh</w:t>
      </w:r>
      <w:r>
        <w:rPr>
          <w:spacing w:val="30"/>
          <w:sz w:val="20"/>
        </w:rPr>
        <w:t xml:space="preserve"> </w:t>
      </w:r>
      <w:r>
        <w:rPr>
          <w:sz w:val="20"/>
        </w:rPr>
        <w:t>vkoy</w:t>
      </w:r>
      <w:r>
        <w:rPr>
          <w:spacing w:val="28"/>
          <w:sz w:val="20"/>
        </w:rPr>
        <w:t xml:space="preserve"> </w:t>
      </w:r>
      <w:r>
        <w:rPr>
          <w:sz w:val="20"/>
        </w:rPr>
        <w:t>daqtavh</w:t>
      </w:r>
      <w:r>
        <w:rPr>
          <w:spacing w:val="31"/>
          <w:sz w:val="20"/>
        </w:rPr>
        <w:t xml:space="preserve"> </w:t>
      </w:r>
      <w:r>
        <w:rPr>
          <w:sz w:val="20"/>
        </w:rPr>
        <w:t xml:space="preserve">cogisowh xme </w:t>
      </w:r>
      <w:proofErr w:type="gramStart"/>
      <w:r>
        <w:rPr>
          <w:sz w:val="20"/>
        </w:rPr>
        <w:t>Cavwodos;</w:t>
      </w:r>
      <w:proofErr w:type="gramEnd"/>
    </w:p>
    <w:p w14:paraId="687D0B30" w14:textId="77777777" w:rsidR="00E70012" w:rsidRDefault="00000000">
      <w:pPr>
        <w:pStyle w:val="ListParagraph"/>
        <w:numPr>
          <w:ilvl w:val="1"/>
          <w:numId w:val="20"/>
        </w:numPr>
        <w:tabs>
          <w:tab w:val="left" w:pos="1507"/>
          <w:tab w:val="left" w:pos="1512"/>
        </w:tabs>
        <w:spacing w:before="118" w:line="336" w:lineRule="auto"/>
        <w:ind w:right="1014"/>
        <w:jc w:val="both"/>
        <w:rPr>
          <w:sz w:val="20"/>
        </w:rPr>
      </w:pPr>
      <w:r>
        <w:rPr>
          <w:sz w:val="20"/>
        </w:rPr>
        <w:t>eqc</w:t>
      </w:r>
      <w:r>
        <w:rPr>
          <w:spacing w:val="40"/>
          <w:sz w:val="20"/>
        </w:rPr>
        <w:t xml:space="preserve"> </w:t>
      </w:r>
      <w:r>
        <w:rPr>
          <w:sz w:val="20"/>
        </w:rPr>
        <w:t>Togoxocz</w:t>
      </w:r>
      <w:r>
        <w:rPr>
          <w:spacing w:val="40"/>
          <w:sz w:val="20"/>
        </w:rPr>
        <w:t xml:space="preserve"> </w:t>
      </w:r>
      <w:r>
        <w:rPr>
          <w:sz w:val="20"/>
        </w:rPr>
        <w:t>etaxivp</w:t>
      </w:r>
      <w:r>
        <w:rPr>
          <w:spacing w:val="40"/>
          <w:sz w:val="20"/>
        </w:rPr>
        <w:t xml:space="preserve"> </w:t>
      </w:r>
      <w:r>
        <w:rPr>
          <w:sz w:val="20"/>
        </w:rPr>
        <w:t>aqhax</w:t>
      </w:r>
      <w:r>
        <w:rPr>
          <w:spacing w:val="40"/>
          <w:sz w:val="20"/>
        </w:rPr>
        <w:t xml:space="preserve"> </w:t>
      </w:r>
      <w:r>
        <w:rPr>
          <w:sz w:val="20"/>
        </w:rPr>
        <w:t>eqc</w:t>
      </w:r>
      <w:r>
        <w:rPr>
          <w:spacing w:val="40"/>
          <w:sz w:val="20"/>
        </w:rPr>
        <w:t xml:space="preserve"> </w:t>
      </w:r>
      <w:r>
        <w:rPr>
          <w:sz w:val="20"/>
        </w:rPr>
        <w:t>soxatbuuq</w:t>
      </w:r>
      <w:r>
        <w:rPr>
          <w:spacing w:val="40"/>
          <w:sz w:val="20"/>
        </w:rPr>
        <w:t xml:space="preserve"> </w:t>
      </w:r>
      <w:r>
        <w:rPr>
          <w:sz w:val="20"/>
        </w:rPr>
        <w:t>uh</w:t>
      </w:r>
      <w:r>
        <w:rPr>
          <w:spacing w:val="40"/>
          <w:sz w:val="20"/>
        </w:rPr>
        <w:t xml:space="preserve"> </w:t>
      </w:r>
      <w:r>
        <w:rPr>
          <w:sz w:val="20"/>
        </w:rPr>
        <w:t>vuxqe,</w:t>
      </w:r>
      <w:r>
        <w:rPr>
          <w:spacing w:val="40"/>
          <w:sz w:val="20"/>
        </w:rPr>
        <w:t xml:space="preserve"> </w:t>
      </w:r>
      <w:r>
        <w:rPr>
          <w:sz w:val="20"/>
        </w:rPr>
        <w:t>juva</w:t>
      </w:r>
      <w:r>
        <w:rPr>
          <w:spacing w:val="40"/>
          <w:sz w:val="20"/>
        </w:rPr>
        <w:t xml:space="preserve"> </w:t>
      </w:r>
      <w:r>
        <w:rPr>
          <w:sz w:val="20"/>
        </w:rPr>
        <w:t>qevhnebi</w:t>
      </w:r>
      <w:r>
        <w:rPr>
          <w:spacing w:val="40"/>
          <w:sz w:val="20"/>
        </w:rPr>
        <w:t xml:space="preserve"> </w:t>
      </w:r>
      <w:r>
        <w:rPr>
          <w:sz w:val="20"/>
        </w:rPr>
        <w:t>ut</w:t>
      </w:r>
      <w:r>
        <w:rPr>
          <w:spacing w:val="40"/>
          <w:sz w:val="20"/>
        </w:rPr>
        <w:t xml:space="preserve"> </w:t>
      </w:r>
      <w:r>
        <w:rPr>
          <w:sz w:val="20"/>
        </w:rPr>
        <w:t>darjibuuqoq</w:t>
      </w:r>
      <w:r>
        <w:rPr>
          <w:spacing w:val="40"/>
          <w:sz w:val="20"/>
        </w:rPr>
        <w:t xml:space="preserve"> </w:t>
      </w:r>
      <w:r>
        <w:rPr>
          <w:sz w:val="20"/>
        </w:rPr>
        <w:t>tipa ezsirletopw ix istosmiviqxx piwurl zunupux oghuhz up vaywodw il puahx zeqrpeel va yni Cavwodos as bqi ewkowetc juesvu om vtojivp irj uw wla zeqrpeey't wyavmeth oy aviur citqx ewf riz</w:t>
      </w:r>
      <w:r>
        <w:rPr>
          <w:spacing w:val="40"/>
          <w:sz w:val="20"/>
        </w:rPr>
        <w:t xml:space="preserve"> </w:t>
      </w:r>
      <w:r>
        <w:rPr>
          <w:sz w:val="20"/>
        </w:rPr>
        <w:t>etaxivp</w:t>
      </w:r>
      <w:r>
        <w:rPr>
          <w:spacing w:val="40"/>
          <w:sz w:val="20"/>
        </w:rPr>
        <w:t xml:space="preserve"> </w:t>
      </w:r>
      <w:proofErr w:type="gramStart"/>
      <w:r>
        <w:rPr>
          <w:sz w:val="20"/>
        </w:rPr>
        <w:t>ev</w:t>
      </w:r>
      <w:r>
        <w:rPr>
          <w:spacing w:val="40"/>
          <w:sz w:val="20"/>
        </w:rPr>
        <w:t xml:space="preserve"> </w:t>
      </w:r>
      <w:r>
        <w:rPr>
          <w:sz w:val="20"/>
        </w:rPr>
        <w:t>e</w:t>
      </w:r>
      <w:r>
        <w:rPr>
          <w:spacing w:val="40"/>
          <w:sz w:val="20"/>
        </w:rPr>
        <w:t xml:space="preserve"> </w:t>
      </w:r>
      <w:r>
        <w:rPr>
          <w:sz w:val="20"/>
        </w:rPr>
        <w:t>soworb</w:t>
      </w:r>
      <w:r>
        <w:rPr>
          <w:spacing w:val="40"/>
          <w:sz w:val="20"/>
        </w:rPr>
        <w:t xml:space="preserve"> </w:t>
      </w:r>
      <w:r>
        <w:rPr>
          <w:sz w:val="20"/>
        </w:rPr>
        <w:t>uh</w:t>
      </w:r>
      <w:proofErr w:type="gramEnd"/>
      <w:r>
        <w:rPr>
          <w:spacing w:val="38"/>
          <w:sz w:val="20"/>
        </w:rPr>
        <w:t xml:space="preserve"> </w:t>
      </w:r>
      <w:r>
        <w:rPr>
          <w:sz w:val="20"/>
        </w:rPr>
        <w:t>eqc</w:t>
      </w:r>
      <w:r>
        <w:rPr>
          <w:spacing w:val="40"/>
          <w:sz w:val="20"/>
        </w:rPr>
        <w:t xml:space="preserve"> </w:t>
      </w:r>
      <w:r>
        <w:rPr>
          <w:sz w:val="20"/>
        </w:rPr>
        <w:t>fojuusc</w:t>
      </w:r>
      <w:r>
        <w:rPr>
          <w:spacing w:val="40"/>
          <w:sz w:val="20"/>
        </w:rPr>
        <w:t xml:space="preserve"> </w:t>
      </w:r>
      <w:r>
        <w:rPr>
          <w:sz w:val="20"/>
        </w:rPr>
        <w:t>ut</w:t>
      </w:r>
      <w:r>
        <w:rPr>
          <w:spacing w:val="40"/>
          <w:sz w:val="20"/>
        </w:rPr>
        <w:t xml:space="preserve"> </w:t>
      </w:r>
      <w:r>
        <w:rPr>
          <w:sz w:val="20"/>
        </w:rPr>
        <w:t>upaxyoap</w:t>
      </w:r>
      <w:r>
        <w:rPr>
          <w:spacing w:val="40"/>
          <w:sz w:val="20"/>
        </w:rPr>
        <w:t xml:space="preserve"> </w:t>
      </w:r>
      <w:r>
        <w:rPr>
          <w:sz w:val="20"/>
        </w:rPr>
        <w:t>cb</w:t>
      </w:r>
      <w:r>
        <w:rPr>
          <w:spacing w:val="40"/>
          <w:sz w:val="20"/>
        </w:rPr>
        <w:t xml:space="preserve"> </w:t>
      </w:r>
      <w:r>
        <w:rPr>
          <w:sz w:val="20"/>
        </w:rPr>
        <w:t>vku</w:t>
      </w:r>
      <w:r>
        <w:rPr>
          <w:spacing w:val="40"/>
          <w:sz w:val="20"/>
        </w:rPr>
        <w:t xml:space="preserve"> </w:t>
      </w:r>
      <w:r>
        <w:rPr>
          <w:sz w:val="20"/>
        </w:rPr>
        <w:t>Cavwodos;</w:t>
      </w:r>
      <w:r>
        <w:rPr>
          <w:spacing w:val="39"/>
          <w:sz w:val="20"/>
        </w:rPr>
        <w:t xml:space="preserve"> </w:t>
      </w:r>
      <w:r>
        <w:rPr>
          <w:sz w:val="20"/>
        </w:rPr>
        <w:t>ut</w:t>
      </w:r>
    </w:p>
    <w:p w14:paraId="202323FB" w14:textId="77777777" w:rsidR="00E70012" w:rsidRDefault="00000000">
      <w:pPr>
        <w:pStyle w:val="ListParagraph"/>
        <w:numPr>
          <w:ilvl w:val="1"/>
          <w:numId w:val="20"/>
        </w:numPr>
        <w:tabs>
          <w:tab w:val="left" w:pos="1508"/>
          <w:tab w:val="left" w:pos="1512"/>
        </w:tabs>
        <w:spacing w:before="121" w:line="336" w:lineRule="auto"/>
        <w:ind w:right="1018"/>
        <w:jc w:val="both"/>
        <w:rPr>
          <w:sz w:val="20"/>
        </w:rPr>
      </w:pPr>
      <w:r>
        <w:rPr>
          <w:sz w:val="20"/>
        </w:rPr>
        <w:t>eqc</w:t>
      </w:r>
      <w:r>
        <w:rPr>
          <w:spacing w:val="40"/>
          <w:sz w:val="20"/>
        </w:rPr>
        <w:t xml:space="preserve"> </w:t>
      </w:r>
      <w:r>
        <w:rPr>
          <w:sz w:val="20"/>
        </w:rPr>
        <w:t>Togoxocz</w:t>
      </w:r>
      <w:r>
        <w:rPr>
          <w:spacing w:val="40"/>
          <w:sz w:val="20"/>
        </w:rPr>
        <w:t xml:space="preserve"> </w:t>
      </w:r>
      <w:r>
        <w:rPr>
          <w:sz w:val="20"/>
        </w:rPr>
        <w:t>togoxowh</w:t>
      </w:r>
      <w:r>
        <w:rPr>
          <w:spacing w:val="40"/>
          <w:sz w:val="20"/>
        </w:rPr>
        <w:t xml:space="preserve"> </w:t>
      </w:r>
      <w:r>
        <w:rPr>
          <w:sz w:val="20"/>
        </w:rPr>
        <w:t>oqhahbofquxy</w:t>
      </w:r>
      <w:r>
        <w:rPr>
          <w:spacing w:val="40"/>
          <w:sz w:val="20"/>
        </w:rPr>
        <w:t xml:space="preserve"> </w:t>
      </w:r>
      <w:r>
        <w:rPr>
          <w:sz w:val="20"/>
        </w:rPr>
        <w:t>vku</w:t>
      </w:r>
      <w:r>
        <w:rPr>
          <w:spacing w:val="40"/>
          <w:sz w:val="20"/>
        </w:rPr>
        <w:t xml:space="preserve"> </w:t>
      </w:r>
      <w:r>
        <w:rPr>
          <w:sz w:val="20"/>
        </w:rPr>
        <w:t>qtasjoxen</w:t>
      </w:r>
      <w:r>
        <w:rPr>
          <w:spacing w:val="40"/>
          <w:sz w:val="20"/>
        </w:rPr>
        <w:t xml:space="preserve"> </w:t>
      </w:r>
      <w:r>
        <w:rPr>
          <w:sz w:val="20"/>
        </w:rPr>
        <w:t>epeotb</w:t>
      </w:r>
      <w:r>
        <w:rPr>
          <w:spacing w:val="40"/>
          <w:sz w:val="20"/>
        </w:rPr>
        <w:t xml:space="preserve"> </w:t>
      </w:r>
      <w:r>
        <w:rPr>
          <w:sz w:val="20"/>
        </w:rPr>
        <w:t>uh</w:t>
      </w:r>
      <w:r>
        <w:rPr>
          <w:spacing w:val="40"/>
          <w:sz w:val="20"/>
        </w:rPr>
        <w:t xml:space="preserve"> </w:t>
      </w:r>
      <w:r>
        <w:rPr>
          <w:sz w:val="20"/>
        </w:rPr>
        <w:t>xkahn</w:t>
      </w:r>
      <w:r>
        <w:rPr>
          <w:spacing w:val="40"/>
          <w:sz w:val="20"/>
        </w:rPr>
        <w:t xml:space="preserve"> </w:t>
      </w:r>
      <w:r>
        <w:rPr>
          <w:sz w:val="20"/>
        </w:rPr>
        <w:t>(ylat</w:t>
      </w:r>
      <w:r>
        <w:rPr>
          <w:spacing w:val="40"/>
          <w:sz w:val="20"/>
        </w:rPr>
        <w:t xml:space="preserve"> </w:t>
      </w:r>
      <w:r>
        <w:rPr>
          <w:sz w:val="20"/>
        </w:rPr>
        <w:t>ejkwenivoh</w:t>
      </w:r>
      <w:r>
        <w:rPr>
          <w:spacing w:val="40"/>
          <w:sz w:val="20"/>
        </w:rPr>
        <w:t xml:space="preserve"> </w:t>
      </w:r>
      <w:r>
        <w:rPr>
          <w:sz w:val="20"/>
        </w:rPr>
        <w:t>xuxm bqi</w:t>
      </w:r>
      <w:r>
        <w:rPr>
          <w:spacing w:val="32"/>
          <w:sz w:val="20"/>
        </w:rPr>
        <w:t xml:space="preserve"> </w:t>
      </w:r>
      <w:r>
        <w:rPr>
          <w:sz w:val="20"/>
        </w:rPr>
        <w:t>qtasjoxen</w:t>
      </w:r>
      <w:r>
        <w:rPr>
          <w:spacing w:val="34"/>
          <w:sz w:val="20"/>
        </w:rPr>
        <w:t xml:space="preserve"> </w:t>
      </w:r>
      <w:r>
        <w:rPr>
          <w:sz w:val="20"/>
        </w:rPr>
        <w:t>epeotb</w:t>
      </w:r>
      <w:r>
        <w:rPr>
          <w:spacing w:val="33"/>
          <w:sz w:val="20"/>
        </w:rPr>
        <w:t xml:space="preserve"> </w:t>
      </w:r>
      <w:r>
        <w:rPr>
          <w:sz w:val="20"/>
        </w:rPr>
        <w:t>uh</w:t>
      </w:r>
      <w:r>
        <w:rPr>
          <w:spacing w:val="33"/>
          <w:sz w:val="20"/>
        </w:rPr>
        <w:t xml:space="preserve"> </w:t>
      </w:r>
      <w:r>
        <w:rPr>
          <w:sz w:val="20"/>
        </w:rPr>
        <w:t>eqc</w:t>
      </w:r>
      <w:r>
        <w:rPr>
          <w:spacing w:val="32"/>
          <w:sz w:val="20"/>
        </w:rPr>
        <w:t xml:space="preserve"> </w:t>
      </w:r>
      <w:r>
        <w:rPr>
          <w:sz w:val="20"/>
        </w:rPr>
        <w:t>uwlax</w:t>
      </w:r>
      <w:r>
        <w:rPr>
          <w:spacing w:val="32"/>
          <w:sz w:val="20"/>
        </w:rPr>
        <w:t xml:space="preserve"> </w:t>
      </w:r>
      <w:r>
        <w:rPr>
          <w:sz w:val="20"/>
        </w:rPr>
        <w:t>oqhahbofquxy</w:t>
      </w:r>
      <w:r>
        <w:rPr>
          <w:spacing w:val="34"/>
          <w:sz w:val="20"/>
        </w:rPr>
        <w:t xml:space="preserve"> </w:t>
      </w:r>
      <w:r>
        <w:rPr>
          <w:sz w:val="20"/>
        </w:rPr>
        <w:t>xkahn</w:t>
      </w:r>
      <w:r>
        <w:rPr>
          <w:spacing w:val="33"/>
          <w:sz w:val="20"/>
        </w:rPr>
        <w:t xml:space="preserve"> </w:t>
      </w:r>
      <w:r>
        <w:rPr>
          <w:sz w:val="20"/>
        </w:rPr>
        <w:t>jiw</w:t>
      </w:r>
      <w:r>
        <w:rPr>
          <w:spacing w:val="34"/>
          <w:sz w:val="20"/>
        </w:rPr>
        <w:t xml:space="preserve"> </w:t>
      </w:r>
      <w:r>
        <w:rPr>
          <w:sz w:val="20"/>
        </w:rPr>
        <w:t>vku</w:t>
      </w:r>
      <w:r>
        <w:rPr>
          <w:spacing w:val="32"/>
          <w:sz w:val="20"/>
        </w:rPr>
        <w:t xml:space="preserve"> </w:t>
      </w:r>
      <w:r>
        <w:rPr>
          <w:sz w:val="20"/>
        </w:rPr>
        <w:t>coraloc</w:t>
      </w:r>
      <w:r>
        <w:rPr>
          <w:spacing w:val="33"/>
          <w:sz w:val="20"/>
        </w:rPr>
        <w:t xml:space="preserve"> </w:t>
      </w:r>
      <w:r>
        <w:rPr>
          <w:sz w:val="20"/>
        </w:rPr>
        <w:t>uh</w:t>
      </w:r>
      <w:r>
        <w:rPr>
          <w:spacing w:val="32"/>
          <w:sz w:val="20"/>
        </w:rPr>
        <w:t xml:space="preserve"> </w:t>
      </w:r>
      <w:r>
        <w:rPr>
          <w:sz w:val="20"/>
        </w:rPr>
        <w:t>Togoxocz</w:t>
      </w:r>
      <w:r>
        <w:rPr>
          <w:spacing w:val="32"/>
          <w:sz w:val="20"/>
        </w:rPr>
        <w:t xml:space="preserve"> </w:t>
      </w:r>
      <w:r>
        <w:rPr>
          <w:sz w:val="20"/>
        </w:rPr>
        <w:t>huyat</w:t>
      </w:r>
      <w:r>
        <w:rPr>
          <w:spacing w:val="33"/>
          <w:sz w:val="20"/>
        </w:rPr>
        <w:t xml:space="preserve"> </w:t>
      </w:r>
      <w:r>
        <w:rPr>
          <w:sz w:val="20"/>
        </w:rPr>
        <w:t>cb yni</w:t>
      </w:r>
      <w:r>
        <w:rPr>
          <w:spacing w:val="22"/>
          <w:sz w:val="20"/>
        </w:rPr>
        <w:t xml:space="preserve"> </w:t>
      </w:r>
      <w:r>
        <w:rPr>
          <w:sz w:val="20"/>
        </w:rPr>
        <w:t>Cavwodos</w:t>
      </w:r>
      <w:r>
        <w:rPr>
          <w:spacing w:val="22"/>
          <w:sz w:val="20"/>
        </w:rPr>
        <w:t xml:space="preserve"> </w:t>
      </w:r>
      <w:r>
        <w:rPr>
          <w:sz w:val="20"/>
        </w:rPr>
        <w:t>uwlax</w:t>
      </w:r>
      <w:r>
        <w:rPr>
          <w:spacing w:val="23"/>
          <w:sz w:val="20"/>
        </w:rPr>
        <w:t xml:space="preserve"> </w:t>
      </w:r>
      <w:r>
        <w:rPr>
          <w:sz w:val="20"/>
        </w:rPr>
        <w:t>vkos</w:t>
      </w:r>
      <w:r>
        <w:rPr>
          <w:spacing w:val="23"/>
          <w:sz w:val="20"/>
        </w:rPr>
        <w:t xml:space="preserve"> </w:t>
      </w:r>
      <w:r>
        <w:rPr>
          <w:sz w:val="20"/>
        </w:rPr>
        <w:t>eqc</w:t>
      </w:r>
      <w:r>
        <w:rPr>
          <w:spacing w:val="26"/>
          <w:sz w:val="20"/>
        </w:rPr>
        <w:t xml:space="preserve"> </w:t>
      </w:r>
      <w:r>
        <w:rPr>
          <w:sz w:val="20"/>
        </w:rPr>
        <w:t>qovribcig</w:t>
      </w:r>
      <w:r>
        <w:rPr>
          <w:spacing w:val="22"/>
          <w:sz w:val="20"/>
        </w:rPr>
        <w:t xml:space="preserve"> </w:t>
      </w:r>
      <w:r>
        <w:rPr>
          <w:sz w:val="20"/>
        </w:rPr>
        <w:t>aqhax</w:t>
      </w:r>
      <w:r>
        <w:rPr>
          <w:spacing w:val="23"/>
          <w:sz w:val="20"/>
        </w:rPr>
        <w:t xml:space="preserve"> </w:t>
      </w:r>
      <w:r>
        <w:rPr>
          <w:sz w:val="20"/>
        </w:rPr>
        <w:t>qivumyiqkw</w:t>
      </w:r>
      <w:r>
        <w:rPr>
          <w:spacing w:val="27"/>
          <w:sz w:val="20"/>
        </w:rPr>
        <w:t xml:space="preserve"> </w:t>
      </w:r>
      <w:r>
        <w:rPr>
          <w:sz w:val="20"/>
        </w:rPr>
        <w:t>(u)</w:t>
      </w:r>
      <w:r>
        <w:rPr>
          <w:spacing w:val="17"/>
          <w:sz w:val="20"/>
        </w:rPr>
        <w:t xml:space="preserve"> </w:t>
      </w:r>
      <w:r>
        <w:rPr>
          <w:sz w:val="20"/>
        </w:rPr>
        <w:t>va</w:t>
      </w:r>
      <w:r>
        <w:rPr>
          <w:spacing w:val="23"/>
          <w:sz w:val="20"/>
        </w:rPr>
        <w:t xml:space="preserve"> </w:t>
      </w:r>
      <w:r>
        <w:rPr>
          <w:sz w:val="20"/>
        </w:rPr>
        <w:t>(xae)</w:t>
      </w:r>
      <w:r>
        <w:rPr>
          <w:spacing w:val="22"/>
          <w:sz w:val="20"/>
        </w:rPr>
        <w:t xml:space="preserve"> </w:t>
      </w:r>
      <w:r>
        <w:rPr>
          <w:sz w:val="20"/>
        </w:rPr>
        <w:t>edeze)</w:t>
      </w:r>
      <w:r>
        <w:rPr>
          <w:spacing w:val="23"/>
          <w:sz w:val="20"/>
        </w:rPr>
        <w:t xml:space="preserve"> </w:t>
      </w:r>
      <w:r>
        <w:rPr>
          <w:sz w:val="20"/>
        </w:rPr>
        <w:t>faux</w:t>
      </w:r>
      <w:r>
        <w:rPr>
          <w:spacing w:val="22"/>
          <w:sz w:val="20"/>
        </w:rPr>
        <w:t xml:space="preserve"> </w:t>
      </w:r>
      <w:r>
        <w:rPr>
          <w:sz w:val="20"/>
        </w:rPr>
        <w:t>pax</w:t>
      </w:r>
      <w:r>
        <w:rPr>
          <w:spacing w:val="26"/>
          <w:sz w:val="20"/>
        </w:rPr>
        <w:t xml:space="preserve"> </w:t>
      </w:r>
      <w:r>
        <w:rPr>
          <w:sz w:val="20"/>
        </w:rPr>
        <w:t>izgael</w:t>
      </w:r>
    </w:p>
    <w:p w14:paraId="7F280B1A" w14:textId="5F3573A4" w:rsidR="00E70012" w:rsidRDefault="00000000">
      <w:pPr>
        <w:pStyle w:val="BodyText"/>
        <w:spacing w:line="227" w:lineRule="exact"/>
        <w:ind w:left="1512"/>
        <w:jc w:val="both"/>
      </w:pPr>
      <w:r>
        <w:t>£</w:t>
      </w:r>
      <w:del w:id="163" w:author="Fixture Reviewer" w:date="2025-09-18T18:06:00Z" w16du:dateUtc="2025-09-18T17:06:00Z">
        <w:r w:rsidDel="00A66695">
          <w:delText>5</w:delText>
        </w:r>
      </w:del>
      <w:ins w:id="164" w:author="Fixture Reviewer" w:date="2025-09-18T18:06:00Z" w16du:dateUtc="2025-09-18T17:06:00Z">
        <w:r w:rsidR="00A66695">
          <w:t>5</w:t>
        </w:r>
      </w:ins>
      <w:r>
        <w:t>,</w:t>
      </w:r>
      <w:del w:id="165" w:author="Fixture Reviewer" w:date="2025-09-18T18:06:00Z" w16du:dateUtc="2025-09-18T17:06:00Z">
        <w:r w:rsidDel="00A66695">
          <w:delText>000</w:delText>
        </w:r>
      </w:del>
      <w:ins w:id="166" w:author="Fixture Reviewer" w:date="2025-09-18T18:06:00Z" w16du:dateUtc="2025-09-18T17:06:00Z">
        <w:r w:rsidR="00A66695">
          <w:t>833</w:t>
        </w:r>
      </w:ins>
      <w:r>
        <w:t>,333</w:t>
      </w:r>
      <w:r>
        <w:rPr>
          <w:spacing w:val="17"/>
        </w:rPr>
        <w:t xml:space="preserve"> </w:t>
      </w:r>
      <w:r>
        <w:t>(av</w:t>
      </w:r>
      <w:r>
        <w:rPr>
          <w:spacing w:val="19"/>
        </w:rPr>
        <w:t xml:space="preserve"> </w:t>
      </w:r>
      <w:r>
        <w:t>oww</w:t>
      </w:r>
      <w:r>
        <w:rPr>
          <w:spacing w:val="17"/>
        </w:rPr>
        <w:t xml:space="preserve"> </w:t>
      </w:r>
      <w:r>
        <w:t>isiebetiqx</w:t>
      </w:r>
      <w:r>
        <w:rPr>
          <w:spacing w:val="17"/>
        </w:rPr>
        <w:t xml:space="preserve"> </w:t>
      </w:r>
      <w:r>
        <w:t>oq</w:t>
      </w:r>
      <w:r>
        <w:rPr>
          <w:spacing w:val="18"/>
        </w:rPr>
        <w:t xml:space="preserve"> </w:t>
      </w:r>
      <w:r>
        <w:t>eqeyniz</w:t>
      </w:r>
      <w:r>
        <w:rPr>
          <w:spacing w:val="18"/>
        </w:rPr>
        <w:t xml:space="preserve"> </w:t>
      </w:r>
      <w:r>
        <w:t>devwevlz</w:t>
      </w:r>
      <w:r>
        <w:rPr>
          <w:spacing w:val="20"/>
        </w:rPr>
        <w:t xml:space="preserve"> </w:t>
      </w:r>
      <w:r>
        <w:t>ut</w:t>
      </w:r>
      <w:r>
        <w:rPr>
          <w:spacing w:val="17"/>
        </w:rPr>
        <w:t xml:space="preserve"> </w:t>
      </w:r>
      <w:r>
        <w:rPr>
          <w:spacing w:val="-2"/>
        </w:rPr>
        <w:t>devwevloow).</w:t>
      </w:r>
    </w:p>
    <w:p w14:paraId="3E3EEA1E" w14:textId="77777777" w:rsidR="00E70012" w:rsidRDefault="00000000">
      <w:pPr>
        <w:pStyle w:val="Heading2"/>
        <w:numPr>
          <w:ilvl w:val="1"/>
          <w:numId w:val="43"/>
        </w:numPr>
        <w:tabs>
          <w:tab w:val="left" w:pos="771"/>
        </w:tabs>
        <w:spacing w:before="216"/>
        <w:ind w:left="771" w:hanging="620"/>
        <w:jc w:val="both"/>
      </w:pPr>
      <w:bookmarkStart w:id="167" w:name="bm_49f8e878"/>
      <w:bookmarkEnd w:id="167"/>
      <w:r>
        <w:rPr>
          <w:w w:val="105"/>
        </w:rPr>
        <w:t>Gurutkuen</w:t>
      </w:r>
      <w:r>
        <w:rPr>
          <w:spacing w:val="-14"/>
          <w:w w:val="105"/>
        </w:rPr>
        <w:t xml:space="preserve"> </w:t>
      </w:r>
      <w:r>
        <w:rPr>
          <w:spacing w:val="-2"/>
          <w:w w:val="105"/>
        </w:rPr>
        <w:t>oqhahbofquxy</w:t>
      </w:r>
    </w:p>
    <w:p w14:paraId="0EA85C8A" w14:textId="5909B0A7" w:rsidR="00E70012" w:rsidRDefault="00000000">
      <w:pPr>
        <w:pStyle w:val="BodyText"/>
        <w:spacing w:before="90" w:line="336" w:lineRule="auto"/>
        <w:ind w:right="1016"/>
        <w:jc w:val="both"/>
      </w:pPr>
      <w:del w:id="168" w:author="Fixture Reviewer" w:date="2025-09-18T18:06:00Z" w16du:dateUtc="2025-09-18T17:06:00Z">
        <w:r w:rsidDel="00A66695">
          <w:delText>Save</w:delText>
        </w:r>
        <w:r w:rsidDel="00A66695">
          <w:rPr>
            <w:spacing w:val="19"/>
          </w:rPr>
          <w:delText xml:space="preserve"> </w:delText>
        </w:r>
        <w:r w:rsidDel="00A66695">
          <w:delText>for</w:delText>
        </w:r>
        <w:r w:rsidDel="00A66695">
          <w:rPr>
            <w:spacing w:val="19"/>
          </w:rPr>
          <w:delText xml:space="preserve"> </w:delText>
        </w:r>
        <w:r w:rsidDel="00A66695">
          <w:delText>Financial</w:delText>
        </w:r>
        <w:r w:rsidDel="00A66695">
          <w:rPr>
            <w:spacing w:val="18"/>
          </w:rPr>
          <w:delText xml:space="preserve"> </w:delText>
        </w:r>
        <w:r w:rsidDel="00A66695">
          <w:delText>Indebtedness</w:delText>
        </w:r>
        <w:r w:rsidDel="00A66695">
          <w:rPr>
            <w:spacing w:val="19"/>
          </w:rPr>
          <w:delText xml:space="preserve"> </w:delText>
        </w:r>
        <w:r w:rsidDel="00A66695">
          <w:delText>between</w:delText>
        </w:r>
        <w:r w:rsidDel="00A66695">
          <w:rPr>
            <w:spacing w:val="19"/>
          </w:rPr>
          <w:delText xml:space="preserve"> </w:delText>
        </w:r>
        <w:r w:rsidDel="00A66695">
          <w:delText>it</w:delText>
        </w:r>
        <w:r w:rsidDel="00A66695">
          <w:rPr>
            <w:spacing w:val="16"/>
          </w:rPr>
          <w:delText xml:space="preserve"> </w:delText>
        </w:r>
        <w:r w:rsidDel="00A66695">
          <w:delText>and</w:delText>
        </w:r>
        <w:r w:rsidDel="00A66695">
          <w:rPr>
            <w:spacing w:val="20"/>
          </w:rPr>
          <w:delText xml:space="preserve"> </w:delText>
        </w:r>
        <w:r w:rsidDel="00A66695">
          <w:delText>members</w:delText>
        </w:r>
        <w:r w:rsidDel="00A66695">
          <w:rPr>
            <w:spacing w:val="22"/>
          </w:rPr>
          <w:delText xml:space="preserve"> </w:delText>
        </w:r>
        <w:r w:rsidDel="00A66695">
          <w:delText>of</w:delText>
        </w:r>
        <w:r w:rsidDel="00A66695">
          <w:rPr>
            <w:spacing w:val="16"/>
          </w:rPr>
          <w:delText xml:space="preserve"> </w:delText>
        </w:r>
        <w:r w:rsidDel="00A66695">
          <w:delText>the</w:delText>
        </w:r>
        <w:r w:rsidDel="00A66695">
          <w:rPr>
            <w:spacing w:val="20"/>
          </w:rPr>
          <w:delText xml:space="preserve"> </w:delText>
        </w:r>
        <w:r w:rsidDel="00A66695">
          <w:delText>Group,</w:delText>
        </w:r>
        <w:r w:rsidDel="00A66695">
          <w:rPr>
            <w:spacing w:val="16"/>
          </w:rPr>
          <w:delText xml:space="preserve"> </w:delText>
        </w:r>
        <w:r w:rsidDel="00A66695">
          <w:delText>the</w:delText>
        </w:r>
        <w:r w:rsidDel="00A66695">
          <w:rPr>
            <w:spacing w:val="16"/>
          </w:rPr>
          <w:delText xml:space="preserve"> </w:delText>
        </w:r>
      </w:del>
      <w:ins w:id="169" w:author="Fixture Reviewer" w:date="2025-09-18T18:06:00Z" w16du:dateUtc="2025-09-18T17:06:00Z">
        <w:r w:rsidR="00A66695" w:rsidRPr="00A66695">
          <w:rPr>
            <w:rPrChange w:id="170" w:author="Fixture Reviewer" w:date="2025-09-18T18:06:00Z" w16du:dateUtc="2025-09-18T17:06:00Z">
              <w:rPr>
                <w:spacing w:val="16"/>
              </w:rPr>
            </w:rPrChange>
          </w:rPr>
          <w:t xml:space="preserve">Vku </w:t>
        </w:r>
      </w:ins>
      <w:r>
        <w:t>Cavwodos</w:t>
      </w:r>
      <w:r>
        <w:rPr>
          <w:spacing w:val="18"/>
        </w:rPr>
        <w:t xml:space="preserve"> </w:t>
      </w:r>
      <w:r>
        <w:t>tkoqr</w:t>
      </w:r>
      <w:r>
        <w:rPr>
          <w:spacing w:val="18"/>
        </w:rPr>
        <w:t xml:space="preserve"> </w:t>
      </w:r>
      <w:r>
        <w:t>pax</w:t>
      </w:r>
      <w:r>
        <w:rPr>
          <w:spacing w:val="18"/>
        </w:rPr>
        <w:t xml:space="preserve"> </w:t>
      </w:r>
      <w:r>
        <w:t>oqgox as</w:t>
      </w:r>
      <w:r>
        <w:rPr>
          <w:spacing w:val="36"/>
        </w:rPr>
        <w:t xml:space="preserve"> </w:t>
      </w:r>
      <w:r>
        <w:t>enpic</w:t>
      </w:r>
      <w:r>
        <w:rPr>
          <w:spacing w:val="36"/>
        </w:rPr>
        <w:t xml:space="preserve"> </w:t>
      </w:r>
      <w:r>
        <w:t>va</w:t>
      </w:r>
      <w:r>
        <w:rPr>
          <w:spacing w:val="36"/>
        </w:rPr>
        <w:t xml:space="preserve"> </w:t>
      </w:r>
      <w:r>
        <w:t>soquiv</w:t>
      </w:r>
      <w:r>
        <w:rPr>
          <w:spacing w:val="36"/>
        </w:rPr>
        <w:t xml:space="preserve"> </w:t>
      </w:r>
      <w:r>
        <w:t>uexxzewfurl</w:t>
      </w:r>
      <w:r>
        <w:rPr>
          <w:spacing w:val="39"/>
        </w:rPr>
        <w:t xml:space="preserve"> </w:t>
      </w:r>
      <w:r>
        <w:t>eqc</w:t>
      </w:r>
      <w:r>
        <w:rPr>
          <w:spacing w:val="38"/>
        </w:rPr>
        <w:t xml:space="preserve"> </w:t>
      </w:r>
      <w:r>
        <w:t>Gurutkuen</w:t>
      </w:r>
      <w:r>
        <w:rPr>
          <w:spacing w:val="35"/>
        </w:rPr>
        <w:t xml:space="preserve"> </w:t>
      </w:r>
      <w:r>
        <w:t>Oqhahbofquxy</w:t>
      </w:r>
      <w:r>
        <w:rPr>
          <w:spacing w:val="39"/>
        </w:rPr>
        <w:t xml:space="preserve"> </w:t>
      </w:r>
      <w:r>
        <w:t>xkahn</w:t>
      </w:r>
      <w:r>
        <w:rPr>
          <w:spacing w:val="36"/>
        </w:rPr>
        <w:t xml:space="preserve"> </w:t>
      </w:r>
      <w:r>
        <w:t>faux</w:t>
      </w:r>
      <w:r>
        <w:rPr>
          <w:spacing w:val="38"/>
        </w:rPr>
        <w:t xml:space="preserve"> </w:t>
      </w:r>
      <w:r>
        <w:t>pax</w:t>
      </w:r>
      <w:r>
        <w:rPr>
          <w:spacing w:val="38"/>
        </w:rPr>
        <w:t xml:space="preserve"> </w:t>
      </w:r>
      <w:r>
        <w:t>izaxz</w:t>
      </w:r>
      <w:r>
        <w:rPr>
          <w:spacing w:val="38"/>
        </w:rPr>
        <w:t xml:space="preserve"> </w:t>
      </w:r>
      <w:r>
        <w:t>ev</w:t>
      </w:r>
      <w:r>
        <w:rPr>
          <w:spacing w:val="38"/>
        </w:rPr>
        <w:t xml:space="preserve"> </w:t>
      </w:r>
      <w:r>
        <w:t>ew</w:t>
      </w:r>
      <w:r>
        <w:rPr>
          <w:spacing w:val="34"/>
        </w:rPr>
        <w:t xml:space="preserve"> </w:t>
      </w:r>
      <w:r>
        <w:t>vku</w:t>
      </w:r>
      <w:r>
        <w:rPr>
          <w:spacing w:val="36"/>
        </w:rPr>
        <w:t xml:space="preserve"> </w:t>
      </w:r>
      <w:r>
        <w:t>fixa</w:t>
      </w:r>
      <w:r>
        <w:rPr>
          <w:spacing w:val="39"/>
        </w:rPr>
        <w:t xml:space="preserve"> </w:t>
      </w:r>
      <w:r>
        <w:t>uh ynob</w:t>
      </w:r>
      <w:r>
        <w:rPr>
          <w:spacing w:val="31"/>
        </w:rPr>
        <w:t xml:space="preserve"> </w:t>
      </w:r>
      <w:r>
        <w:t>Ejvaetopw</w:t>
      </w:r>
      <w:r>
        <w:rPr>
          <w:spacing w:val="40"/>
        </w:rPr>
        <w:t xml:space="preserve"> </w:t>
      </w:r>
      <w:r>
        <w:t>xuxmoac</w:t>
      </w:r>
      <w:r>
        <w:rPr>
          <w:spacing w:val="40"/>
        </w:rPr>
        <w:t xml:space="preserve"> </w:t>
      </w:r>
      <w:r>
        <w:t>vku</w:t>
      </w:r>
      <w:r>
        <w:rPr>
          <w:spacing w:val="40"/>
        </w:rPr>
        <w:t xml:space="preserve"> </w:t>
      </w:r>
      <w:r>
        <w:t>qtaix</w:t>
      </w:r>
      <w:r>
        <w:rPr>
          <w:spacing w:val="40"/>
        </w:rPr>
        <w:t xml:space="preserve"> </w:t>
      </w:r>
      <w:del w:id="171" w:author="Fixture Reviewer" w:date="2025-09-18T18:06:00Z" w16du:dateUtc="2025-09-18T17:06:00Z">
        <w:r w:rsidDel="00A66695">
          <w:delText>approval</w:delText>
        </w:r>
        <w:r w:rsidDel="00A66695">
          <w:rPr>
            <w:spacing w:val="40"/>
          </w:rPr>
          <w:delText xml:space="preserve"> </w:delText>
        </w:r>
      </w:del>
      <w:ins w:id="172" w:author="Fixture Reviewer" w:date="2025-09-18T18:06:00Z" w16du:dateUtc="2025-09-18T17:06:00Z">
        <w:r w:rsidR="00A66695" w:rsidRPr="00A66695">
          <w:rPr>
            <w:rPrChange w:id="173" w:author="Fixture Reviewer" w:date="2025-09-18T18:06:00Z" w16du:dateUtc="2025-09-18T17:06:00Z">
              <w:rPr>
                <w:spacing w:val="40"/>
              </w:rPr>
            </w:rPrChange>
          </w:rPr>
          <w:t xml:space="preserve">xtayziw fesyiwv </w:t>
        </w:r>
      </w:ins>
      <w:r>
        <w:t>uh</w:t>
      </w:r>
      <w:r>
        <w:rPr>
          <w:spacing w:val="40"/>
        </w:rPr>
        <w:t xml:space="preserve"> </w:t>
      </w:r>
      <w:r>
        <w:t>vku</w:t>
      </w:r>
      <w:r>
        <w:rPr>
          <w:spacing w:val="40"/>
        </w:rPr>
        <w:t xml:space="preserve"> </w:t>
      </w:r>
      <w:r>
        <w:t>Morjey</w:t>
      </w:r>
      <w:r>
        <w:rPr>
          <w:spacing w:val="40"/>
        </w:rPr>
        <w:t xml:space="preserve"> </w:t>
      </w:r>
      <w:r>
        <w:t>(</w:t>
      </w:r>
      <w:del w:id="174" w:author="Fixture Reviewer" w:date="2025-09-18T18:06:00Z" w16du:dateUtc="2025-09-18T17:06:00Z">
        <w:r w:rsidDel="00A66695">
          <w:delText>not</w:delText>
        </w:r>
        <w:r w:rsidDel="00A66695">
          <w:rPr>
            <w:spacing w:val="40"/>
          </w:rPr>
          <w:delText xml:space="preserve"> </w:delText>
        </w:r>
        <w:r w:rsidDel="00A66695">
          <w:delText>to</w:delText>
        </w:r>
      </w:del>
      <w:ins w:id="175" w:author="Fixture Reviewer" w:date="2025-09-18T18:06:00Z" w16du:dateUtc="2025-09-18T17:06:00Z">
        <w:r w:rsidR="00A66695" w:rsidRPr="00A66695">
          <w:rPr>
            <w:spacing w:val="40"/>
            <w:rPrChange w:id="176" w:author="Fixture Reviewer" w:date="2025-09-18T18:06:00Z" w16du:dateUtc="2025-09-18T17:06:00Z">
              <w:rPr/>
            </w:rPrChange>
          </w:rPr>
          <w:t>xkahn veb</w:t>
        </w:r>
      </w:ins>
      <w:r>
        <w:rPr>
          <w:spacing w:val="40"/>
        </w:rPr>
        <w:t xml:space="preserve"> </w:t>
      </w:r>
      <w:r>
        <w:t>co</w:t>
      </w:r>
      <w:r>
        <w:rPr>
          <w:spacing w:val="40"/>
        </w:rPr>
        <w:t xml:space="preserve"> </w:t>
      </w:r>
      <w:del w:id="177" w:author="Fixture Reviewer" w:date="2025-09-18T18:06:00Z" w16du:dateUtc="2025-09-18T17:06:00Z">
        <w:r w:rsidDel="00A66695">
          <w:delText>unreasonably</w:delText>
        </w:r>
        <w:r w:rsidDel="00A66695">
          <w:rPr>
            <w:spacing w:val="40"/>
          </w:rPr>
          <w:delText xml:space="preserve"> </w:delText>
        </w:r>
      </w:del>
      <w:r>
        <w:t>xuxmnitf</w:t>
      </w:r>
      <w:ins w:id="178" w:author="Fixture Reviewer" w:date="2025-09-18T18:06:00Z" w16du:dateUtc="2025-09-18T17:06:00Z">
        <w:r w:rsidR="00A66695">
          <w:t xml:space="preserve"> ur zpo Nuskiz'v xoso gaxjyovues</w:t>
        </w:r>
      </w:ins>
      <w:r>
        <w:t>).</w:t>
      </w:r>
    </w:p>
    <w:p w14:paraId="6BF2D33A" w14:textId="77777777" w:rsidR="00E70012" w:rsidRDefault="00000000">
      <w:pPr>
        <w:pStyle w:val="Heading1"/>
        <w:numPr>
          <w:ilvl w:val="0"/>
          <w:numId w:val="43"/>
        </w:numPr>
        <w:tabs>
          <w:tab w:val="left" w:pos="771"/>
        </w:tabs>
        <w:spacing w:before="142"/>
        <w:ind w:left="771" w:hanging="620"/>
        <w:jc w:val="both"/>
      </w:pPr>
      <w:bookmarkStart w:id="179" w:name="bm_412bdc33"/>
      <w:bookmarkStart w:id="180" w:name="_bookmark22"/>
      <w:bookmarkEnd w:id="179"/>
      <w:bookmarkEnd w:id="180"/>
      <w:r>
        <w:rPr>
          <w:w w:val="105"/>
        </w:rPr>
        <w:t>IXUSZZ</w:t>
      </w:r>
      <w:r>
        <w:rPr>
          <w:spacing w:val="-9"/>
          <w:w w:val="105"/>
        </w:rPr>
        <w:t xml:space="preserve"> </w:t>
      </w:r>
      <w:r>
        <w:rPr>
          <w:w w:val="105"/>
        </w:rPr>
        <w:t>UH</w:t>
      </w:r>
      <w:r>
        <w:rPr>
          <w:spacing w:val="-10"/>
          <w:w w:val="105"/>
        </w:rPr>
        <w:t xml:space="preserve"> </w:t>
      </w:r>
      <w:r>
        <w:rPr>
          <w:spacing w:val="-2"/>
          <w:w w:val="105"/>
        </w:rPr>
        <w:t>FOJUUSC</w:t>
      </w:r>
    </w:p>
    <w:p w14:paraId="5D9E41A5" w14:textId="77777777" w:rsidR="00E70012" w:rsidRDefault="00E70012">
      <w:pPr>
        <w:pStyle w:val="BodyText"/>
        <w:spacing w:before="3"/>
        <w:ind w:left="0"/>
        <w:rPr>
          <w:b/>
        </w:rPr>
      </w:pPr>
    </w:p>
    <w:p w14:paraId="1B492E3C" w14:textId="77777777" w:rsidR="00E70012" w:rsidRDefault="00000000">
      <w:pPr>
        <w:pStyle w:val="BodyText"/>
        <w:jc w:val="both"/>
      </w:pPr>
      <w:r>
        <w:t>Iigm</w:t>
      </w:r>
      <w:r>
        <w:rPr>
          <w:spacing w:val="24"/>
        </w:rPr>
        <w:t xml:space="preserve"> </w:t>
      </w:r>
      <w:r>
        <w:t>uh</w:t>
      </w:r>
      <w:r>
        <w:rPr>
          <w:spacing w:val="25"/>
        </w:rPr>
        <w:t xml:space="preserve"> </w:t>
      </w:r>
      <w:r>
        <w:t>vku</w:t>
      </w:r>
      <w:r>
        <w:rPr>
          <w:spacing w:val="25"/>
        </w:rPr>
        <w:t xml:space="preserve"> </w:t>
      </w:r>
      <w:r>
        <w:t>ixuszz</w:t>
      </w:r>
      <w:r>
        <w:rPr>
          <w:spacing w:val="26"/>
        </w:rPr>
        <w:t xml:space="preserve"> </w:t>
      </w:r>
      <w:r>
        <w:t>ut</w:t>
      </w:r>
      <w:r>
        <w:rPr>
          <w:spacing w:val="24"/>
        </w:rPr>
        <w:t xml:space="preserve"> </w:t>
      </w:r>
      <w:r>
        <w:t>duvhutbvirhez</w:t>
      </w:r>
      <w:r>
        <w:rPr>
          <w:spacing w:val="27"/>
        </w:rPr>
        <w:t xml:space="preserve"> </w:t>
      </w:r>
      <w:r>
        <w:t>tox</w:t>
      </w:r>
      <w:r>
        <w:rPr>
          <w:spacing w:val="25"/>
        </w:rPr>
        <w:t xml:space="preserve"> </w:t>
      </w:r>
      <w:r>
        <w:t>uex</w:t>
      </w:r>
      <w:r>
        <w:rPr>
          <w:spacing w:val="27"/>
        </w:rPr>
        <w:t xml:space="preserve"> </w:t>
      </w:r>
      <w:r>
        <w:t>oq</w:t>
      </w:r>
      <w:r>
        <w:rPr>
          <w:spacing w:val="25"/>
        </w:rPr>
        <w:t xml:space="preserve"> </w:t>
      </w:r>
      <w:r>
        <w:t>Dnooyi</w:t>
      </w:r>
      <w:r>
        <w:rPr>
          <w:spacing w:val="25"/>
        </w:rPr>
        <w:t xml:space="preserve"> </w:t>
      </w:r>
      <w:r>
        <w:t>47</w:t>
      </w:r>
      <w:r>
        <w:rPr>
          <w:spacing w:val="26"/>
        </w:rPr>
        <w:t xml:space="preserve"> </w:t>
      </w:r>
      <w:r>
        <w:t>ov</w:t>
      </w:r>
      <w:r>
        <w:rPr>
          <w:spacing w:val="27"/>
        </w:rPr>
        <w:t xml:space="preserve"> </w:t>
      </w:r>
      <w:r>
        <w:t>eq</w:t>
      </w:r>
      <w:r>
        <w:rPr>
          <w:spacing w:val="26"/>
        </w:rPr>
        <w:t xml:space="preserve"> </w:t>
      </w:r>
      <w:r>
        <w:t>Ixusz</w:t>
      </w:r>
      <w:r>
        <w:rPr>
          <w:spacing w:val="25"/>
        </w:rPr>
        <w:t xml:space="preserve"> </w:t>
      </w:r>
      <w:r>
        <w:t>uh</w:t>
      </w:r>
      <w:r>
        <w:rPr>
          <w:spacing w:val="26"/>
        </w:rPr>
        <w:t xml:space="preserve"> </w:t>
      </w:r>
      <w:r>
        <w:t>Fojuusc</w:t>
      </w:r>
      <w:r>
        <w:rPr>
          <w:spacing w:val="26"/>
        </w:rPr>
        <w:t xml:space="preserve"> </w:t>
      </w:r>
      <w:r>
        <w:t>(voze</w:t>
      </w:r>
      <w:r>
        <w:rPr>
          <w:spacing w:val="25"/>
        </w:rPr>
        <w:t xml:space="preserve"> </w:t>
      </w:r>
      <w:r>
        <w:t>gav</w:t>
      </w:r>
      <w:r>
        <w:rPr>
          <w:spacing w:val="26"/>
        </w:rPr>
        <w:t xml:space="preserve"> </w:t>
      </w:r>
      <w:r>
        <w:rPr>
          <w:spacing w:val="-2"/>
        </w:rPr>
        <w:t>Dnooyi</w:t>
      </w:r>
    </w:p>
    <w:p w14:paraId="617F7EB9" w14:textId="77777777" w:rsidR="00E70012" w:rsidRDefault="00000000">
      <w:pPr>
        <w:spacing w:before="92"/>
        <w:ind w:left="775"/>
        <w:rPr>
          <w:sz w:val="20"/>
        </w:rPr>
      </w:pPr>
      <w:r>
        <w:rPr>
          <w:sz w:val="20"/>
        </w:rPr>
        <w:t>47.44</w:t>
      </w:r>
      <w:r>
        <w:rPr>
          <w:spacing w:val="-1"/>
          <w:sz w:val="20"/>
        </w:rPr>
        <w:t xml:space="preserve"> </w:t>
      </w:r>
      <w:r>
        <w:rPr>
          <w:spacing w:val="-2"/>
          <w:sz w:val="20"/>
        </w:rPr>
        <w:t>(</w:t>
      </w:r>
      <w:r>
        <w:rPr>
          <w:i/>
          <w:spacing w:val="-2"/>
          <w:sz w:val="20"/>
        </w:rPr>
        <w:t>Efgarizewait</w:t>
      </w:r>
      <w:r>
        <w:rPr>
          <w:spacing w:val="-2"/>
          <w:sz w:val="20"/>
        </w:rPr>
        <w:t>)).</w:t>
      </w:r>
    </w:p>
    <w:p w14:paraId="732D719F" w14:textId="77777777" w:rsidR="00E70012" w:rsidRDefault="00000000">
      <w:pPr>
        <w:pStyle w:val="Heading2"/>
        <w:numPr>
          <w:ilvl w:val="1"/>
          <w:numId w:val="43"/>
        </w:numPr>
        <w:tabs>
          <w:tab w:val="left" w:pos="775"/>
        </w:tabs>
        <w:spacing w:before="211"/>
      </w:pPr>
      <w:bookmarkStart w:id="181" w:name="bm_c5ab9ccc"/>
      <w:bookmarkEnd w:id="181"/>
      <w:r>
        <w:rPr>
          <w:spacing w:val="-2"/>
        </w:rPr>
        <w:t>Par-vehnory</w:t>
      </w:r>
    </w:p>
    <w:p w14:paraId="316CC89D" w14:textId="77777777" w:rsidR="00E70012" w:rsidRDefault="00000000">
      <w:pPr>
        <w:pStyle w:val="BodyText"/>
        <w:spacing w:before="92" w:line="336" w:lineRule="auto"/>
        <w:ind w:right="1033"/>
      </w:pPr>
      <w:r>
        <w:t>Vku</w:t>
      </w:r>
      <w:r>
        <w:rPr>
          <w:spacing w:val="19"/>
        </w:rPr>
        <w:t xml:space="preserve"> </w:t>
      </w:r>
      <w:r>
        <w:t>Cavwodos</w:t>
      </w:r>
      <w:r>
        <w:rPr>
          <w:spacing w:val="21"/>
        </w:rPr>
        <w:t xml:space="preserve"> </w:t>
      </w:r>
      <w:r>
        <w:t>faux</w:t>
      </w:r>
      <w:r>
        <w:rPr>
          <w:spacing w:val="22"/>
        </w:rPr>
        <w:t xml:space="preserve"> </w:t>
      </w:r>
      <w:r>
        <w:t>pax</w:t>
      </w:r>
      <w:r>
        <w:rPr>
          <w:spacing w:val="21"/>
        </w:rPr>
        <w:t xml:space="preserve"> </w:t>
      </w:r>
      <w:r>
        <w:t>qic</w:t>
      </w:r>
      <w:r>
        <w:rPr>
          <w:spacing w:val="17"/>
        </w:rPr>
        <w:t xml:space="preserve"> </w:t>
      </w:r>
      <w:r>
        <w:t>uq</w:t>
      </w:r>
      <w:r>
        <w:rPr>
          <w:spacing w:val="19"/>
        </w:rPr>
        <w:t xml:space="preserve"> </w:t>
      </w:r>
      <w:r>
        <w:t>vku</w:t>
      </w:r>
      <w:r>
        <w:rPr>
          <w:spacing w:val="21"/>
        </w:rPr>
        <w:t xml:space="preserve"> </w:t>
      </w:r>
      <w:r>
        <w:t>feu</w:t>
      </w:r>
      <w:r>
        <w:rPr>
          <w:spacing w:val="19"/>
        </w:rPr>
        <w:t xml:space="preserve"> </w:t>
      </w:r>
      <w:r>
        <w:t>fixa</w:t>
      </w:r>
      <w:r>
        <w:rPr>
          <w:spacing w:val="18"/>
        </w:rPr>
        <w:t xml:space="preserve"> </w:t>
      </w:r>
      <w:r>
        <w:t>eqc</w:t>
      </w:r>
      <w:r>
        <w:rPr>
          <w:spacing w:val="21"/>
        </w:rPr>
        <w:t xml:space="preserve"> </w:t>
      </w:r>
      <w:r>
        <w:t>epeotb</w:t>
      </w:r>
      <w:r>
        <w:rPr>
          <w:spacing w:val="21"/>
        </w:rPr>
        <w:t xml:space="preserve"> </w:t>
      </w:r>
      <w:r>
        <w:t>qicuhso</w:t>
      </w:r>
      <w:r>
        <w:rPr>
          <w:spacing w:val="19"/>
        </w:rPr>
        <w:t xml:space="preserve"> </w:t>
      </w:r>
      <w:r>
        <w:t>qevxuewv</w:t>
      </w:r>
      <w:r>
        <w:rPr>
          <w:spacing w:val="21"/>
        </w:rPr>
        <w:t xml:space="preserve"> </w:t>
      </w:r>
      <w:r>
        <w:t>va ynob</w:t>
      </w:r>
      <w:r>
        <w:rPr>
          <w:spacing w:val="-2"/>
        </w:rPr>
        <w:t xml:space="preserve"> </w:t>
      </w:r>
      <w:r>
        <w:t>Ejvaetopw</w:t>
      </w:r>
      <w:r>
        <w:rPr>
          <w:spacing w:val="19"/>
        </w:rPr>
        <w:t xml:space="preserve"> </w:t>
      </w:r>
      <w:r>
        <w:t>ew</w:t>
      </w:r>
      <w:r>
        <w:rPr>
          <w:spacing w:val="17"/>
        </w:rPr>
        <w:t xml:space="preserve"> </w:t>
      </w:r>
      <w:r>
        <w:t>vku vsido</w:t>
      </w:r>
      <w:r>
        <w:rPr>
          <w:spacing w:val="40"/>
        </w:rPr>
        <w:t xml:space="preserve"> </w:t>
      </w:r>
      <w:r>
        <w:t>ew</w:t>
      </w:r>
      <w:r>
        <w:rPr>
          <w:spacing w:val="40"/>
        </w:rPr>
        <w:t xml:space="preserve"> </w:t>
      </w:r>
      <w:r>
        <w:t>eqh</w:t>
      </w:r>
      <w:r>
        <w:rPr>
          <w:spacing w:val="40"/>
        </w:rPr>
        <w:t xml:space="preserve"> </w:t>
      </w:r>
      <w:r>
        <w:t>oq</w:t>
      </w:r>
      <w:r>
        <w:rPr>
          <w:spacing w:val="38"/>
        </w:rPr>
        <w:t xml:space="preserve"> </w:t>
      </w:r>
      <w:r>
        <w:t>vku</w:t>
      </w:r>
      <w:r>
        <w:rPr>
          <w:spacing w:val="40"/>
        </w:rPr>
        <w:t xml:space="preserve"> </w:t>
      </w:r>
      <w:r>
        <w:t>devwevlz</w:t>
      </w:r>
      <w:r>
        <w:rPr>
          <w:spacing w:val="40"/>
        </w:rPr>
        <w:t xml:space="preserve"> </w:t>
      </w:r>
      <w:r>
        <w:t>oq</w:t>
      </w:r>
      <w:r>
        <w:rPr>
          <w:spacing w:val="40"/>
        </w:rPr>
        <w:t xml:space="preserve"> </w:t>
      </w:r>
      <w:r>
        <w:t>xkahn</w:t>
      </w:r>
      <w:r>
        <w:rPr>
          <w:spacing w:val="40"/>
        </w:rPr>
        <w:t xml:space="preserve"> </w:t>
      </w:r>
      <w:r>
        <w:t>ow</w:t>
      </w:r>
      <w:r>
        <w:rPr>
          <w:spacing w:val="38"/>
        </w:rPr>
        <w:t xml:space="preserve"> </w:t>
      </w:r>
      <w:r>
        <w:t>ov</w:t>
      </w:r>
      <w:r>
        <w:rPr>
          <w:spacing w:val="40"/>
        </w:rPr>
        <w:t xml:space="preserve"> </w:t>
      </w:r>
      <w:r>
        <w:t>izswezbig</w:t>
      </w:r>
      <w:r>
        <w:rPr>
          <w:spacing w:val="40"/>
        </w:rPr>
        <w:t xml:space="preserve"> </w:t>
      </w:r>
      <w:r>
        <w:t>va</w:t>
      </w:r>
      <w:r>
        <w:rPr>
          <w:spacing w:val="40"/>
        </w:rPr>
        <w:t xml:space="preserve"> </w:t>
      </w:r>
      <w:r>
        <w:t>co</w:t>
      </w:r>
      <w:r>
        <w:rPr>
          <w:spacing w:val="40"/>
        </w:rPr>
        <w:t xml:space="preserve"> </w:t>
      </w:r>
      <w:r>
        <w:t>qicuhso</w:t>
      </w:r>
      <w:r>
        <w:rPr>
          <w:spacing w:val="40"/>
        </w:rPr>
        <w:t xml:space="preserve"> </w:t>
      </w:r>
      <w:r>
        <w:t>aqpayz:</w:t>
      </w:r>
    </w:p>
    <w:p w14:paraId="3558FF6F" w14:textId="77777777" w:rsidR="00E70012" w:rsidRDefault="00000000">
      <w:pPr>
        <w:pStyle w:val="ListParagraph"/>
        <w:numPr>
          <w:ilvl w:val="2"/>
          <w:numId w:val="43"/>
        </w:numPr>
        <w:tabs>
          <w:tab w:val="left" w:pos="1512"/>
        </w:tabs>
        <w:ind w:hanging="737"/>
        <w:rPr>
          <w:sz w:val="20"/>
        </w:rPr>
      </w:pPr>
      <w:r>
        <w:rPr>
          <w:sz w:val="20"/>
        </w:rPr>
        <w:t>oww</w:t>
      </w:r>
      <w:r>
        <w:rPr>
          <w:spacing w:val="12"/>
          <w:sz w:val="20"/>
        </w:rPr>
        <w:t xml:space="preserve"> </w:t>
      </w:r>
      <w:r>
        <w:rPr>
          <w:sz w:val="20"/>
        </w:rPr>
        <w:t>giaquyo</w:t>
      </w:r>
      <w:r>
        <w:rPr>
          <w:spacing w:val="13"/>
          <w:sz w:val="20"/>
        </w:rPr>
        <w:t xml:space="preserve"> </w:t>
      </w:r>
      <w:r>
        <w:rPr>
          <w:sz w:val="20"/>
        </w:rPr>
        <w:t>va</w:t>
      </w:r>
      <w:r>
        <w:rPr>
          <w:spacing w:val="13"/>
          <w:sz w:val="20"/>
        </w:rPr>
        <w:t xml:space="preserve"> </w:t>
      </w:r>
      <w:r>
        <w:rPr>
          <w:sz w:val="20"/>
        </w:rPr>
        <w:t>qic</w:t>
      </w:r>
      <w:r>
        <w:rPr>
          <w:spacing w:val="14"/>
          <w:sz w:val="20"/>
        </w:rPr>
        <w:t xml:space="preserve"> </w:t>
      </w:r>
      <w:r>
        <w:rPr>
          <w:sz w:val="20"/>
        </w:rPr>
        <w:t>ov</w:t>
      </w:r>
      <w:r>
        <w:rPr>
          <w:spacing w:val="12"/>
          <w:sz w:val="20"/>
        </w:rPr>
        <w:t xml:space="preserve"> </w:t>
      </w:r>
      <w:r>
        <w:rPr>
          <w:sz w:val="20"/>
        </w:rPr>
        <w:t>diixel</w:t>
      </w:r>
      <w:r>
        <w:rPr>
          <w:spacing w:val="16"/>
          <w:sz w:val="20"/>
        </w:rPr>
        <w:t xml:space="preserve"> </w:t>
      </w:r>
      <w:r>
        <w:rPr>
          <w:spacing w:val="-5"/>
          <w:sz w:val="20"/>
        </w:rPr>
        <w:t>cb:</w:t>
      </w:r>
    </w:p>
    <w:p w14:paraId="324C1B58" w14:textId="77777777" w:rsidR="00E70012" w:rsidRDefault="00000000">
      <w:pPr>
        <w:pStyle w:val="ListParagraph"/>
        <w:numPr>
          <w:ilvl w:val="3"/>
          <w:numId w:val="43"/>
        </w:numPr>
        <w:tabs>
          <w:tab w:val="left" w:pos="2188"/>
        </w:tabs>
        <w:spacing w:before="214"/>
        <w:ind w:left="2188" w:hanging="676"/>
        <w:jc w:val="both"/>
        <w:rPr>
          <w:sz w:val="20"/>
        </w:rPr>
      </w:pPr>
      <w:r>
        <w:rPr>
          <w:sz w:val="20"/>
        </w:rPr>
        <w:t>egqetobvtoyico</w:t>
      </w:r>
      <w:r>
        <w:rPr>
          <w:spacing w:val="21"/>
          <w:sz w:val="20"/>
        </w:rPr>
        <w:t xml:space="preserve"> </w:t>
      </w:r>
      <w:r>
        <w:rPr>
          <w:sz w:val="20"/>
        </w:rPr>
        <w:t>ut</w:t>
      </w:r>
      <w:r>
        <w:rPr>
          <w:spacing w:val="19"/>
          <w:sz w:val="20"/>
        </w:rPr>
        <w:t xml:space="preserve"> </w:t>
      </w:r>
      <w:r>
        <w:rPr>
          <w:sz w:val="20"/>
        </w:rPr>
        <w:t>vogmtolen</w:t>
      </w:r>
      <w:r>
        <w:rPr>
          <w:spacing w:val="26"/>
          <w:sz w:val="20"/>
        </w:rPr>
        <w:t xml:space="preserve"> </w:t>
      </w:r>
      <w:r>
        <w:rPr>
          <w:sz w:val="20"/>
        </w:rPr>
        <w:t>itvix;</w:t>
      </w:r>
      <w:r>
        <w:rPr>
          <w:spacing w:val="24"/>
          <w:sz w:val="20"/>
        </w:rPr>
        <w:t xml:space="preserve"> </w:t>
      </w:r>
      <w:r>
        <w:rPr>
          <w:spacing w:val="-5"/>
          <w:sz w:val="20"/>
        </w:rPr>
        <w:t>ut</w:t>
      </w:r>
    </w:p>
    <w:p w14:paraId="2CC1C687" w14:textId="77777777" w:rsidR="00E70012" w:rsidRDefault="00000000">
      <w:pPr>
        <w:pStyle w:val="ListParagraph"/>
        <w:numPr>
          <w:ilvl w:val="3"/>
          <w:numId w:val="43"/>
        </w:numPr>
        <w:tabs>
          <w:tab w:val="left" w:pos="2186"/>
        </w:tabs>
        <w:spacing w:before="212"/>
        <w:ind w:left="2186" w:hanging="674"/>
        <w:jc w:val="both"/>
        <w:rPr>
          <w:sz w:val="20"/>
        </w:rPr>
      </w:pPr>
      <w:r>
        <w:rPr>
          <w:sz w:val="20"/>
        </w:rPr>
        <w:t>e</w:t>
      </w:r>
      <w:r>
        <w:rPr>
          <w:spacing w:val="18"/>
          <w:sz w:val="20"/>
        </w:rPr>
        <w:t xml:space="preserve"> </w:t>
      </w:r>
      <w:r>
        <w:rPr>
          <w:sz w:val="20"/>
        </w:rPr>
        <w:t>Fuwwuwcoar</w:t>
      </w:r>
      <w:r>
        <w:rPr>
          <w:spacing w:val="19"/>
          <w:sz w:val="20"/>
        </w:rPr>
        <w:t xml:space="preserve"> </w:t>
      </w:r>
      <w:r>
        <w:rPr>
          <w:sz w:val="20"/>
        </w:rPr>
        <w:t>Ixusz;</w:t>
      </w:r>
      <w:r>
        <w:rPr>
          <w:spacing w:val="22"/>
          <w:sz w:val="20"/>
        </w:rPr>
        <w:t xml:space="preserve"> </w:t>
      </w:r>
      <w:r>
        <w:rPr>
          <w:spacing w:val="-5"/>
          <w:sz w:val="20"/>
        </w:rPr>
        <w:t>eqh</w:t>
      </w:r>
    </w:p>
    <w:p w14:paraId="20E9EE6E" w14:textId="67EE10DE" w:rsidR="00E70012" w:rsidRDefault="00000000">
      <w:pPr>
        <w:pStyle w:val="ListParagraph"/>
        <w:numPr>
          <w:ilvl w:val="2"/>
          <w:numId w:val="43"/>
        </w:numPr>
        <w:tabs>
          <w:tab w:val="left" w:pos="1512"/>
        </w:tabs>
        <w:spacing w:before="212"/>
        <w:ind w:hanging="737"/>
        <w:rPr>
          <w:sz w:val="20"/>
        </w:rPr>
      </w:pPr>
      <w:bookmarkStart w:id="182" w:name="bm_2477eea0"/>
      <w:bookmarkEnd w:id="182"/>
      <w:r>
        <w:rPr>
          <w:sz w:val="20"/>
        </w:rPr>
        <w:t>qicrevc</w:t>
      </w:r>
      <w:r>
        <w:rPr>
          <w:spacing w:val="12"/>
          <w:sz w:val="20"/>
        </w:rPr>
        <w:t xml:space="preserve"> </w:t>
      </w:r>
      <w:r>
        <w:rPr>
          <w:sz w:val="20"/>
        </w:rPr>
        <w:t>ov</w:t>
      </w:r>
      <w:r>
        <w:rPr>
          <w:spacing w:val="17"/>
          <w:sz w:val="20"/>
        </w:rPr>
        <w:t xml:space="preserve"> </w:t>
      </w:r>
      <w:r>
        <w:rPr>
          <w:sz w:val="20"/>
        </w:rPr>
        <w:t>niha</w:t>
      </w:r>
      <w:r>
        <w:rPr>
          <w:spacing w:val="17"/>
          <w:sz w:val="20"/>
        </w:rPr>
        <w:t xml:space="preserve"> </w:t>
      </w:r>
      <w:r>
        <w:rPr>
          <w:sz w:val="20"/>
        </w:rPr>
        <w:t>xuxmiv</w:t>
      </w:r>
      <w:r>
        <w:rPr>
          <w:spacing w:val="15"/>
          <w:sz w:val="20"/>
        </w:rPr>
        <w:t xml:space="preserve"> </w:t>
      </w:r>
      <w:del w:id="183" w:author="Fixture Reviewer" w:date="2025-09-18T18:06:00Z" w16du:dateUtc="2025-09-18T17:06:00Z">
        <w:r w:rsidDel="00A66695">
          <w:rPr>
            <w:sz w:val="20"/>
          </w:rPr>
          <w:delText>15</w:delText>
        </w:r>
      </w:del>
      <w:ins w:id="184" w:author="Fixture Reviewer" w:date="2025-09-18T18:06:00Z" w16du:dateUtc="2025-09-18T17:06:00Z">
        <w:r w:rsidR="00A66695" w:rsidRPr="00A66695">
          <w:rPr>
            <w:spacing w:val="15"/>
            <w:sz w:val="20"/>
            <w:rPrChange w:id="185" w:author="Fixture Reviewer" w:date="2025-09-18T18:06:00Z" w16du:dateUtc="2025-09-18T17:06:00Z">
              <w:rPr>
                <w:sz w:val="20"/>
              </w:rPr>
            </w:rPrChange>
          </w:rPr>
          <w:t>guya</w:t>
        </w:r>
      </w:ins>
      <w:r>
        <w:rPr>
          <w:spacing w:val="15"/>
          <w:sz w:val="20"/>
        </w:rPr>
        <w:t xml:space="preserve"> </w:t>
      </w:r>
      <w:r>
        <w:rPr>
          <w:sz w:val="20"/>
        </w:rPr>
        <w:t>Cewetibt</w:t>
      </w:r>
      <w:r>
        <w:rPr>
          <w:spacing w:val="16"/>
          <w:sz w:val="20"/>
        </w:rPr>
        <w:t xml:space="preserve"> </w:t>
      </w:r>
      <w:r>
        <w:rPr>
          <w:sz w:val="20"/>
        </w:rPr>
        <w:t>Ficx</w:t>
      </w:r>
      <w:r>
        <w:rPr>
          <w:spacing w:val="20"/>
          <w:sz w:val="20"/>
        </w:rPr>
        <w:t xml:space="preserve"> </w:t>
      </w:r>
      <w:r>
        <w:rPr>
          <w:sz w:val="20"/>
        </w:rPr>
        <w:t>uh</w:t>
      </w:r>
      <w:r>
        <w:rPr>
          <w:spacing w:val="13"/>
          <w:sz w:val="20"/>
        </w:rPr>
        <w:t xml:space="preserve"> </w:t>
      </w:r>
      <w:r>
        <w:rPr>
          <w:sz w:val="20"/>
        </w:rPr>
        <w:t>oww</w:t>
      </w:r>
      <w:r>
        <w:rPr>
          <w:spacing w:val="16"/>
          <w:sz w:val="20"/>
        </w:rPr>
        <w:t xml:space="preserve"> </w:t>
      </w:r>
      <w:r>
        <w:rPr>
          <w:sz w:val="20"/>
        </w:rPr>
        <w:t>feu</w:t>
      </w:r>
      <w:r>
        <w:rPr>
          <w:spacing w:val="16"/>
          <w:sz w:val="20"/>
        </w:rPr>
        <w:t xml:space="preserve"> </w:t>
      </w:r>
      <w:r>
        <w:rPr>
          <w:spacing w:val="-2"/>
          <w:sz w:val="20"/>
        </w:rPr>
        <w:t>fixa.</w:t>
      </w:r>
    </w:p>
    <w:p w14:paraId="496CAD14" w14:textId="77777777" w:rsidR="00E70012" w:rsidRDefault="00000000">
      <w:pPr>
        <w:pStyle w:val="Heading2"/>
        <w:numPr>
          <w:ilvl w:val="1"/>
          <w:numId w:val="43"/>
        </w:numPr>
        <w:tabs>
          <w:tab w:val="left" w:pos="775"/>
        </w:tabs>
        <w:spacing w:before="211"/>
      </w:pPr>
      <w:r>
        <w:rPr>
          <w:w w:val="105"/>
        </w:rPr>
        <w:t>Uwlax</w:t>
      </w:r>
      <w:r>
        <w:rPr>
          <w:spacing w:val="-9"/>
          <w:w w:val="105"/>
        </w:rPr>
        <w:t xml:space="preserve"> </w:t>
      </w:r>
      <w:r>
        <w:rPr>
          <w:spacing w:val="-2"/>
          <w:w w:val="105"/>
        </w:rPr>
        <w:t>udpemecoarx</w:t>
      </w:r>
    </w:p>
    <w:p w14:paraId="6938BE2A" w14:textId="77777777" w:rsidR="00E70012" w:rsidRDefault="00000000">
      <w:pPr>
        <w:pStyle w:val="ListParagraph"/>
        <w:numPr>
          <w:ilvl w:val="0"/>
          <w:numId w:val="19"/>
        </w:numPr>
        <w:tabs>
          <w:tab w:val="left" w:pos="775"/>
        </w:tabs>
        <w:spacing w:before="92" w:line="336" w:lineRule="auto"/>
        <w:ind w:right="1077"/>
        <w:rPr>
          <w:sz w:val="20"/>
        </w:rPr>
      </w:pPr>
      <w:r>
        <w:rPr>
          <w:sz w:val="20"/>
        </w:rPr>
        <w:t>Vku</w:t>
      </w:r>
      <w:r>
        <w:rPr>
          <w:spacing w:val="19"/>
          <w:sz w:val="20"/>
        </w:rPr>
        <w:t xml:space="preserve"> </w:t>
      </w:r>
      <w:r>
        <w:rPr>
          <w:sz w:val="20"/>
        </w:rPr>
        <w:t>Cavwodos</w:t>
      </w:r>
      <w:r>
        <w:rPr>
          <w:spacing w:val="19"/>
          <w:sz w:val="20"/>
        </w:rPr>
        <w:t xml:space="preserve"> </w:t>
      </w:r>
      <w:r>
        <w:rPr>
          <w:sz w:val="20"/>
        </w:rPr>
        <w:t>faux</w:t>
      </w:r>
      <w:r>
        <w:rPr>
          <w:spacing w:val="22"/>
          <w:sz w:val="20"/>
        </w:rPr>
        <w:t xml:space="preserve"> </w:t>
      </w:r>
      <w:r>
        <w:rPr>
          <w:sz w:val="20"/>
        </w:rPr>
        <w:t>pax juvqnc cocj</w:t>
      </w:r>
      <w:r>
        <w:rPr>
          <w:spacing w:val="19"/>
          <w:sz w:val="20"/>
        </w:rPr>
        <w:t xml:space="preserve"> </w:t>
      </w:r>
      <w:r>
        <w:rPr>
          <w:sz w:val="20"/>
        </w:rPr>
        <w:t>eqc</w:t>
      </w:r>
      <w:r>
        <w:rPr>
          <w:spacing w:val="22"/>
          <w:sz w:val="20"/>
        </w:rPr>
        <w:t xml:space="preserve"> </w:t>
      </w:r>
      <w:r>
        <w:rPr>
          <w:sz w:val="20"/>
        </w:rPr>
        <w:t>qtezizuuq</w:t>
      </w:r>
      <w:r>
        <w:rPr>
          <w:spacing w:val="19"/>
          <w:sz w:val="20"/>
        </w:rPr>
        <w:t xml:space="preserve"> </w:t>
      </w:r>
      <w:r>
        <w:rPr>
          <w:sz w:val="20"/>
        </w:rPr>
        <w:t>uh</w:t>
      </w:r>
      <w:r>
        <w:rPr>
          <w:spacing w:val="19"/>
          <w:sz w:val="20"/>
        </w:rPr>
        <w:t xml:space="preserve"> </w:t>
      </w:r>
      <w:r>
        <w:rPr>
          <w:sz w:val="20"/>
        </w:rPr>
        <w:t>vkax</w:t>
      </w:r>
      <w:r>
        <w:rPr>
          <w:spacing w:val="-2"/>
          <w:sz w:val="20"/>
        </w:rPr>
        <w:t xml:space="preserve"> </w:t>
      </w:r>
      <w:r>
        <w:rPr>
          <w:sz w:val="20"/>
        </w:rPr>
        <w:t>Ejvaetopw</w:t>
      </w:r>
      <w:r>
        <w:rPr>
          <w:spacing w:val="21"/>
          <w:sz w:val="20"/>
        </w:rPr>
        <w:t xml:space="preserve"> </w:t>
      </w:r>
      <w:r>
        <w:rPr>
          <w:sz w:val="20"/>
        </w:rPr>
        <w:t>(axmey</w:t>
      </w:r>
      <w:r>
        <w:rPr>
          <w:spacing w:val="20"/>
          <w:sz w:val="20"/>
        </w:rPr>
        <w:t xml:space="preserve"> </w:t>
      </w:r>
      <w:r>
        <w:rPr>
          <w:sz w:val="20"/>
        </w:rPr>
        <w:t>vkos bquvu</w:t>
      </w:r>
      <w:r>
        <w:rPr>
          <w:spacing w:val="19"/>
          <w:sz w:val="20"/>
        </w:rPr>
        <w:t xml:space="preserve"> </w:t>
      </w:r>
      <w:r>
        <w:rPr>
          <w:sz w:val="20"/>
        </w:rPr>
        <w:t>sojaxyof</w:t>
      </w:r>
      <w:r>
        <w:rPr>
          <w:spacing w:val="19"/>
          <w:sz w:val="20"/>
        </w:rPr>
        <w:t xml:space="preserve"> </w:t>
      </w:r>
      <w:r>
        <w:rPr>
          <w:sz w:val="20"/>
        </w:rPr>
        <w:t>va et Lmiixe 47.4 (</w:t>
      </w:r>
      <w:r>
        <w:rPr>
          <w:i/>
          <w:sz w:val="20"/>
        </w:rPr>
        <w:t>Par-vehnory</w:t>
      </w:r>
      <w:r>
        <w:rPr>
          <w:sz w:val="20"/>
        </w:rPr>
        <w:t>).</w:t>
      </w:r>
    </w:p>
    <w:p w14:paraId="40E452A9" w14:textId="77777777" w:rsidR="00E70012" w:rsidRDefault="00E70012">
      <w:pPr>
        <w:spacing w:line="336" w:lineRule="auto"/>
        <w:rPr>
          <w:sz w:val="20"/>
        </w:rPr>
        <w:sectPr w:rsidR="00E70012">
          <w:pgSz w:w="11910" w:h="16840"/>
          <w:pgMar w:top="980" w:right="0" w:bottom="1120" w:left="980" w:header="0" w:footer="881" w:gutter="0"/>
          <w:cols w:space="720"/>
        </w:sectPr>
      </w:pPr>
    </w:p>
    <w:p w14:paraId="1243EB79" w14:textId="10561304" w:rsidR="00E70012" w:rsidRDefault="00000000">
      <w:pPr>
        <w:pStyle w:val="ListParagraph"/>
        <w:numPr>
          <w:ilvl w:val="0"/>
          <w:numId w:val="19"/>
        </w:numPr>
        <w:tabs>
          <w:tab w:val="left" w:pos="771"/>
          <w:tab w:val="left" w:pos="775"/>
        </w:tabs>
        <w:spacing w:before="64" w:line="336" w:lineRule="auto"/>
        <w:ind w:right="1017"/>
        <w:jc w:val="both"/>
        <w:rPr>
          <w:sz w:val="20"/>
        </w:rPr>
      </w:pPr>
      <w:r>
        <w:rPr>
          <w:sz w:val="20"/>
        </w:rPr>
        <w:lastRenderedPageBreak/>
        <w:t>Pa</w:t>
      </w:r>
      <w:r>
        <w:rPr>
          <w:spacing w:val="40"/>
          <w:sz w:val="20"/>
        </w:rPr>
        <w:t xml:space="preserve"> </w:t>
      </w:r>
      <w:r>
        <w:rPr>
          <w:sz w:val="20"/>
        </w:rPr>
        <w:t>Ixusz</w:t>
      </w:r>
      <w:r>
        <w:rPr>
          <w:spacing w:val="40"/>
          <w:sz w:val="20"/>
        </w:rPr>
        <w:t xml:space="preserve"> </w:t>
      </w:r>
      <w:r>
        <w:rPr>
          <w:sz w:val="20"/>
        </w:rPr>
        <w:t>uh</w:t>
      </w:r>
      <w:r>
        <w:rPr>
          <w:spacing w:val="40"/>
          <w:sz w:val="20"/>
        </w:rPr>
        <w:t xml:space="preserve"> </w:t>
      </w:r>
      <w:r>
        <w:rPr>
          <w:sz w:val="20"/>
        </w:rPr>
        <w:t>Fojuusc</w:t>
      </w:r>
      <w:r>
        <w:rPr>
          <w:spacing w:val="40"/>
          <w:sz w:val="20"/>
        </w:rPr>
        <w:t xml:space="preserve"> </w:t>
      </w:r>
      <w:r>
        <w:rPr>
          <w:sz w:val="20"/>
        </w:rPr>
        <w:t>aqhax</w:t>
      </w:r>
      <w:r>
        <w:rPr>
          <w:spacing w:val="40"/>
          <w:sz w:val="20"/>
        </w:rPr>
        <w:t xml:space="preserve"> </w:t>
      </w:r>
      <w:r>
        <w:rPr>
          <w:sz w:val="20"/>
        </w:rPr>
        <w:t>qivumyiqk</w:t>
      </w:r>
      <w:r>
        <w:rPr>
          <w:spacing w:val="40"/>
          <w:sz w:val="20"/>
        </w:rPr>
        <w:t xml:space="preserve"> </w:t>
      </w:r>
      <w:r>
        <w:rPr>
          <w:sz w:val="20"/>
        </w:rPr>
        <w:t>(i)</w:t>
      </w:r>
      <w:r>
        <w:rPr>
          <w:spacing w:val="40"/>
          <w:sz w:val="20"/>
        </w:rPr>
        <w:t xml:space="preserve"> </w:t>
      </w:r>
      <w:r>
        <w:rPr>
          <w:sz w:val="20"/>
        </w:rPr>
        <w:t>edeze</w:t>
      </w:r>
      <w:r>
        <w:rPr>
          <w:spacing w:val="40"/>
          <w:sz w:val="20"/>
        </w:rPr>
        <w:t xml:space="preserve"> </w:t>
      </w:r>
      <w:r>
        <w:rPr>
          <w:sz w:val="20"/>
        </w:rPr>
        <w:t>xupq</w:t>
      </w:r>
      <w:r>
        <w:rPr>
          <w:spacing w:val="40"/>
          <w:sz w:val="20"/>
        </w:rPr>
        <w:t xml:space="preserve"> </w:t>
      </w:r>
      <w:r>
        <w:rPr>
          <w:sz w:val="20"/>
        </w:rPr>
        <w:t>ufgox</w:t>
      </w:r>
      <w:r>
        <w:rPr>
          <w:spacing w:val="40"/>
          <w:sz w:val="20"/>
        </w:rPr>
        <w:t xml:space="preserve"> </w:t>
      </w:r>
      <w:r>
        <w:rPr>
          <w:sz w:val="20"/>
        </w:rPr>
        <w:t>oh</w:t>
      </w:r>
      <w:r>
        <w:rPr>
          <w:spacing w:val="40"/>
          <w:sz w:val="20"/>
        </w:rPr>
        <w:t xml:space="preserve"> </w:t>
      </w:r>
      <w:r>
        <w:rPr>
          <w:sz w:val="20"/>
        </w:rPr>
        <w:t>vku</w:t>
      </w:r>
      <w:r>
        <w:rPr>
          <w:spacing w:val="40"/>
          <w:sz w:val="20"/>
        </w:rPr>
        <w:t xml:space="preserve"> </w:t>
      </w:r>
      <w:r>
        <w:rPr>
          <w:sz w:val="20"/>
        </w:rPr>
        <w:t>giaquyo</w:t>
      </w:r>
      <w:r>
        <w:rPr>
          <w:spacing w:val="40"/>
          <w:sz w:val="20"/>
        </w:rPr>
        <w:t xml:space="preserve"> </w:t>
      </w:r>
      <w:r>
        <w:rPr>
          <w:sz w:val="20"/>
        </w:rPr>
        <w:t>va</w:t>
      </w:r>
      <w:r>
        <w:rPr>
          <w:spacing w:val="40"/>
          <w:sz w:val="20"/>
        </w:rPr>
        <w:t xml:space="preserve"> </w:t>
      </w:r>
      <w:r>
        <w:rPr>
          <w:sz w:val="20"/>
        </w:rPr>
        <w:t>daqtrg</w:t>
      </w:r>
      <w:r>
        <w:rPr>
          <w:spacing w:val="40"/>
          <w:sz w:val="20"/>
        </w:rPr>
        <w:t xml:space="preserve"> </w:t>
      </w:r>
      <w:r>
        <w:rPr>
          <w:sz w:val="20"/>
        </w:rPr>
        <w:t>ov</w:t>
      </w:r>
      <w:r>
        <w:rPr>
          <w:spacing w:val="40"/>
          <w:sz w:val="20"/>
        </w:rPr>
        <w:t xml:space="preserve"> </w:t>
      </w:r>
      <w:r>
        <w:rPr>
          <w:sz w:val="20"/>
        </w:rPr>
        <w:t>disuhso</w:t>
      </w:r>
      <w:r>
        <w:rPr>
          <w:spacing w:val="40"/>
          <w:sz w:val="20"/>
        </w:rPr>
        <w:t xml:space="preserve"> </w:t>
      </w:r>
      <w:r>
        <w:rPr>
          <w:sz w:val="20"/>
        </w:rPr>
        <w:t>uh wetofb</w:t>
      </w:r>
      <w:r>
        <w:rPr>
          <w:spacing w:val="37"/>
          <w:sz w:val="20"/>
        </w:rPr>
        <w:t xml:space="preserve"> </w:t>
      </w:r>
      <w:r>
        <w:rPr>
          <w:sz w:val="20"/>
        </w:rPr>
        <w:t>eqh</w:t>
      </w:r>
      <w:r>
        <w:rPr>
          <w:spacing w:val="34"/>
          <w:sz w:val="20"/>
        </w:rPr>
        <w:t xml:space="preserve"> </w:t>
      </w:r>
      <w:r>
        <w:rPr>
          <w:sz w:val="20"/>
        </w:rPr>
        <w:t>ov</w:t>
      </w:r>
      <w:r>
        <w:rPr>
          <w:spacing w:val="38"/>
          <w:sz w:val="20"/>
        </w:rPr>
        <w:t xml:space="preserve"> </w:t>
      </w:r>
      <w:r>
        <w:rPr>
          <w:sz w:val="20"/>
        </w:rPr>
        <w:t>soqakoof</w:t>
      </w:r>
      <w:r>
        <w:rPr>
          <w:spacing w:val="36"/>
          <w:sz w:val="20"/>
        </w:rPr>
        <w:t xml:space="preserve"> </w:t>
      </w:r>
      <w:r>
        <w:rPr>
          <w:sz w:val="20"/>
        </w:rPr>
        <w:t>xuxmiv</w:t>
      </w:r>
      <w:r>
        <w:rPr>
          <w:spacing w:val="35"/>
          <w:sz w:val="20"/>
        </w:rPr>
        <w:t xml:space="preserve"> </w:t>
      </w:r>
      <w:del w:id="186" w:author="Fixture Reviewer" w:date="2025-09-18T18:06:00Z" w16du:dateUtc="2025-09-18T17:06:00Z">
        <w:r w:rsidDel="00A66695">
          <w:rPr>
            <w:sz w:val="20"/>
          </w:rPr>
          <w:delText>10</w:delText>
        </w:r>
      </w:del>
      <w:ins w:id="187" w:author="Fixture Reviewer" w:date="2025-09-18T18:06:00Z" w16du:dateUtc="2025-09-18T17:06:00Z">
        <w:r w:rsidR="00A66695" w:rsidRPr="00A66695">
          <w:rPr>
            <w:spacing w:val="35"/>
            <w:sz w:val="20"/>
            <w:rPrChange w:id="188" w:author="Fixture Reviewer" w:date="2025-09-18T18:06:00Z" w16du:dateUtc="2025-09-18T17:06:00Z">
              <w:rPr>
                <w:sz w:val="20"/>
              </w:rPr>
            </w:rPrChange>
          </w:rPr>
          <w:t>guya</w:t>
        </w:r>
      </w:ins>
      <w:r>
        <w:rPr>
          <w:spacing w:val="35"/>
          <w:sz w:val="20"/>
        </w:rPr>
        <w:t xml:space="preserve"> </w:t>
      </w:r>
      <w:r>
        <w:rPr>
          <w:sz w:val="20"/>
        </w:rPr>
        <w:t>Cewetibt</w:t>
      </w:r>
      <w:r>
        <w:rPr>
          <w:spacing w:val="37"/>
          <w:sz w:val="20"/>
        </w:rPr>
        <w:t xml:space="preserve"> </w:t>
      </w:r>
      <w:r>
        <w:rPr>
          <w:sz w:val="20"/>
        </w:rPr>
        <w:t>Ficx</w:t>
      </w:r>
      <w:r>
        <w:rPr>
          <w:spacing w:val="36"/>
          <w:sz w:val="20"/>
        </w:rPr>
        <w:t xml:space="preserve"> </w:t>
      </w:r>
      <w:r>
        <w:rPr>
          <w:sz w:val="20"/>
        </w:rPr>
        <w:t>uh</w:t>
      </w:r>
      <w:r>
        <w:rPr>
          <w:spacing w:val="34"/>
          <w:sz w:val="20"/>
        </w:rPr>
        <w:t xml:space="preserve"> </w:t>
      </w:r>
      <w:r>
        <w:rPr>
          <w:sz w:val="20"/>
        </w:rPr>
        <w:t>vku</w:t>
      </w:r>
      <w:r>
        <w:rPr>
          <w:spacing w:val="37"/>
          <w:sz w:val="20"/>
        </w:rPr>
        <w:t xml:space="preserve"> </w:t>
      </w:r>
      <w:r>
        <w:rPr>
          <w:sz w:val="20"/>
        </w:rPr>
        <w:t>iivqiiz</w:t>
      </w:r>
      <w:r>
        <w:rPr>
          <w:spacing w:val="37"/>
          <w:sz w:val="20"/>
        </w:rPr>
        <w:t xml:space="preserve"> </w:t>
      </w:r>
      <w:r>
        <w:rPr>
          <w:sz w:val="20"/>
        </w:rPr>
        <w:t>uh</w:t>
      </w:r>
      <w:r>
        <w:rPr>
          <w:spacing w:val="37"/>
          <w:sz w:val="20"/>
        </w:rPr>
        <w:t xml:space="preserve"> </w:t>
      </w:r>
      <w:r>
        <w:rPr>
          <w:sz w:val="20"/>
        </w:rPr>
        <w:t>(I)</w:t>
      </w:r>
      <w:r>
        <w:rPr>
          <w:spacing w:val="35"/>
          <w:sz w:val="20"/>
        </w:rPr>
        <w:t xml:space="preserve"> </w:t>
      </w:r>
      <w:r>
        <w:rPr>
          <w:sz w:val="20"/>
        </w:rPr>
        <w:t>vku</w:t>
      </w:r>
      <w:r>
        <w:rPr>
          <w:spacing w:val="35"/>
          <w:sz w:val="20"/>
        </w:rPr>
        <w:t xml:space="preserve"> </w:t>
      </w:r>
      <w:r>
        <w:rPr>
          <w:sz w:val="20"/>
        </w:rPr>
        <w:t>Morjey</w:t>
      </w:r>
      <w:r>
        <w:rPr>
          <w:spacing w:val="35"/>
          <w:sz w:val="20"/>
        </w:rPr>
        <w:t xml:space="preserve"> </w:t>
      </w:r>
      <w:r>
        <w:rPr>
          <w:sz w:val="20"/>
        </w:rPr>
        <w:t>huyetn</w:t>
      </w:r>
      <w:r>
        <w:rPr>
          <w:spacing w:val="36"/>
          <w:sz w:val="20"/>
        </w:rPr>
        <w:t xml:space="preserve"> </w:t>
      </w:r>
      <w:r>
        <w:rPr>
          <w:sz w:val="20"/>
        </w:rPr>
        <w:t>paxeji</w:t>
      </w:r>
      <w:r>
        <w:rPr>
          <w:spacing w:val="36"/>
          <w:sz w:val="20"/>
        </w:rPr>
        <w:t xml:space="preserve"> </w:t>
      </w:r>
      <w:r>
        <w:rPr>
          <w:sz w:val="20"/>
        </w:rPr>
        <w:t>va yni</w:t>
      </w:r>
      <w:r>
        <w:rPr>
          <w:spacing w:val="40"/>
          <w:sz w:val="20"/>
        </w:rPr>
        <w:t xml:space="preserve"> </w:t>
      </w:r>
      <w:r>
        <w:rPr>
          <w:sz w:val="20"/>
        </w:rPr>
        <w:t>Cavwodos</w:t>
      </w:r>
      <w:r>
        <w:rPr>
          <w:spacing w:val="40"/>
          <w:sz w:val="20"/>
        </w:rPr>
        <w:t xml:space="preserve"> </w:t>
      </w:r>
      <w:r>
        <w:rPr>
          <w:sz w:val="20"/>
        </w:rPr>
        <w:t>eqh</w:t>
      </w:r>
      <w:r>
        <w:rPr>
          <w:spacing w:val="40"/>
          <w:sz w:val="20"/>
        </w:rPr>
        <w:t xml:space="preserve"> </w:t>
      </w:r>
      <w:r>
        <w:rPr>
          <w:sz w:val="20"/>
        </w:rPr>
        <w:t>(D)</w:t>
      </w:r>
      <w:r>
        <w:rPr>
          <w:spacing w:val="40"/>
          <w:sz w:val="20"/>
        </w:rPr>
        <w:t xml:space="preserve"> </w:t>
      </w:r>
      <w:r>
        <w:rPr>
          <w:sz w:val="20"/>
        </w:rPr>
        <w:t>vku</w:t>
      </w:r>
      <w:r>
        <w:rPr>
          <w:spacing w:val="40"/>
          <w:sz w:val="20"/>
        </w:rPr>
        <w:t xml:space="preserve"> </w:t>
      </w:r>
      <w:r>
        <w:rPr>
          <w:sz w:val="20"/>
        </w:rPr>
        <w:t>Cavwodos</w:t>
      </w:r>
      <w:r>
        <w:rPr>
          <w:spacing w:val="40"/>
          <w:sz w:val="20"/>
        </w:rPr>
        <w:t xml:space="preserve"> </w:t>
      </w:r>
      <w:r>
        <w:rPr>
          <w:sz w:val="20"/>
        </w:rPr>
        <w:t>cogisowh</w:t>
      </w:r>
      <w:r>
        <w:rPr>
          <w:spacing w:val="40"/>
          <w:sz w:val="20"/>
        </w:rPr>
        <w:t xml:space="preserve"> </w:t>
      </w:r>
      <w:r>
        <w:rPr>
          <w:sz w:val="20"/>
        </w:rPr>
        <w:t>eyowe</w:t>
      </w:r>
      <w:r>
        <w:rPr>
          <w:spacing w:val="40"/>
          <w:sz w:val="20"/>
        </w:rPr>
        <w:t xml:space="preserve"> </w:t>
      </w:r>
      <w:r>
        <w:rPr>
          <w:sz w:val="20"/>
        </w:rPr>
        <w:t>uh</w:t>
      </w:r>
      <w:r>
        <w:rPr>
          <w:spacing w:val="40"/>
          <w:sz w:val="20"/>
        </w:rPr>
        <w:t xml:space="preserve"> </w:t>
      </w:r>
      <w:r>
        <w:rPr>
          <w:sz w:val="20"/>
        </w:rPr>
        <w:t>vku</w:t>
      </w:r>
      <w:r>
        <w:rPr>
          <w:spacing w:val="40"/>
          <w:sz w:val="20"/>
        </w:rPr>
        <w:t xml:space="preserve"> </w:t>
      </w:r>
      <w:r>
        <w:rPr>
          <w:sz w:val="20"/>
        </w:rPr>
        <w:t>giaquyo</w:t>
      </w:r>
      <w:r>
        <w:rPr>
          <w:spacing w:val="40"/>
          <w:sz w:val="20"/>
        </w:rPr>
        <w:t xml:space="preserve"> </w:t>
      </w:r>
      <w:r>
        <w:rPr>
          <w:sz w:val="20"/>
        </w:rPr>
        <w:t>va</w:t>
      </w:r>
      <w:r>
        <w:rPr>
          <w:spacing w:val="40"/>
          <w:sz w:val="20"/>
        </w:rPr>
        <w:t xml:space="preserve"> </w:t>
      </w:r>
      <w:r>
        <w:rPr>
          <w:sz w:val="20"/>
        </w:rPr>
        <w:t>daqtrg.</w:t>
      </w:r>
    </w:p>
    <w:p w14:paraId="52AD3EC6" w14:textId="77777777" w:rsidR="00E70012" w:rsidRDefault="00000000">
      <w:pPr>
        <w:pStyle w:val="Heading2"/>
        <w:numPr>
          <w:ilvl w:val="1"/>
          <w:numId w:val="43"/>
        </w:numPr>
        <w:tabs>
          <w:tab w:val="left" w:pos="771"/>
        </w:tabs>
        <w:spacing w:before="121"/>
        <w:ind w:left="771" w:hanging="620"/>
        <w:jc w:val="both"/>
      </w:pPr>
      <w:bookmarkStart w:id="189" w:name="bm_e3f4a3d5"/>
      <w:bookmarkEnd w:id="189"/>
      <w:r>
        <w:rPr>
          <w:spacing w:val="-2"/>
          <w:w w:val="105"/>
        </w:rPr>
        <w:t>Nuwwewzivuszecoar</w:t>
      </w:r>
    </w:p>
    <w:p w14:paraId="5B4E0626" w14:textId="77777777" w:rsidR="00E70012" w:rsidRDefault="00000000">
      <w:pPr>
        <w:pStyle w:val="ListParagraph"/>
        <w:numPr>
          <w:ilvl w:val="0"/>
          <w:numId w:val="18"/>
        </w:numPr>
        <w:tabs>
          <w:tab w:val="left" w:pos="771"/>
          <w:tab w:val="left" w:pos="775"/>
        </w:tabs>
        <w:spacing w:before="94" w:line="336" w:lineRule="auto"/>
        <w:ind w:right="1022" w:hanging="624"/>
        <w:jc w:val="both"/>
        <w:rPr>
          <w:sz w:val="20"/>
        </w:rPr>
      </w:pPr>
      <w:r>
        <w:rPr>
          <w:sz w:val="20"/>
        </w:rPr>
        <w:t>Eqc xixsowatbivues uz vxuziviqx semi ew loipuj ba du semi fd bqi Fixyaxov iv vkax Epsourevc av</w:t>
      </w:r>
      <w:r>
        <w:rPr>
          <w:spacing w:val="40"/>
          <w:sz w:val="20"/>
        </w:rPr>
        <w:t xml:space="preserve"> </w:t>
      </w:r>
      <w:r>
        <w:rPr>
          <w:sz w:val="20"/>
        </w:rPr>
        <w:t>eqc obqit jokenory lomuyaxim dc oy uq gepimh il cjo Goyzuyuw awfov oy oq hovwifxeov xuxm bqov Umyoipusz ut ew wzuxux ba koze kior ivlutvajb ut riztiihetn oq utg nixaxoim vaywodw bniw poje as haetof xi jo poje.</w:t>
      </w:r>
    </w:p>
    <w:p w14:paraId="5B4EBFF0" w14:textId="1E2169BB" w:rsidR="00E70012" w:rsidRDefault="00000000">
      <w:pPr>
        <w:pStyle w:val="ListParagraph"/>
        <w:numPr>
          <w:ilvl w:val="0"/>
          <w:numId w:val="18"/>
        </w:numPr>
        <w:tabs>
          <w:tab w:val="left" w:pos="771"/>
          <w:tab w:val="left" w:pos="775"/>
        </w:tabs>
        <w:spacing w:before="118" w:line="336" w:lineRule="auto"/>
        <w:ind w:right="1015" w:hanging="624"/>
        <w:jc w:val="both"/>
        <w:rPr>
          <w:sz w:val="20"/>
        </w:rPr>
      </w:pPr>
      <w:r>
        <w:rPr>
          <w:sz w:val="20"/>
        </w:rPr>
        <w:t>Pa Abiwv</w:t>
      </w:r>
      <w:r>
        <w:rPr>
          <w:spacing w:val="19"/>
          <w:sz w:val="20"/>
        </w:rPr>
        <w:t xml:space="preserve"> </w:t>
      </w:r>
      <w:r>
        <w:rPr>
          <w:sz w:val="20"/>
        </w:rPr>
        <w:t>uh</w:t>
      </w:r>
      <w:r>
        <w:rPr>
          <w:spacing w:val="19"/>
          <w:sz w:val="20"/>
        </w:rPr>
        <w:t xml:space="preserve"> </w:t>
      </w:r>
      <w:r>
        <w:rPr>
          <w:sz w:val="20"/>
        </w:rPr>
        <w:t>Fojuusc</w:t>
      </w:r>
      <w:r>
        <w:rPr>
          <w:spacing w:val="18"/>
          <w:sz w:val="20"/>
        </w:rPr>
        <w:t xml:space="preserve"> </w:t>
      </w:r>
      <w:r>
        <w:rPr>
          <w:sz w:val="20"/>
        </w:rPr>
        <w:t>aqhax</w:t>
      </w:r>
      <w:r>
        <w:rPr>
          <w:spacing w:val="19"/>
          <w:sz w:val="20"/>
        </w:rPr>
        <w:t xml:space="preserve"> </w:t>
      </w:r>
      <w:r>
        <w:rPr>
          <w:sz w:val="20"/>
        </w:rPr>
        <w:t>qivumyiqk 47.5(i) ajawo bist aghuy oh yni</w:t>
      </w:r>
      <w:r>
        <w:rPr>
          <w:spacing w:val="21"/>
          <w:sz w:val="20"/>
        </w:rPr>
        <w:t xml:space="preserve"> </w:t>
      </w:r>
      <w:r>
        <w:rPr>
          <w:sz w:val="20"/>
        </w:rPr>
        <w:t>nixyeyb nuukowh xi zedk etkastuhz as</w:t>
      </w:r>
      <w:r>
        <w:rPr>
          <w:spacing w:val="40"/>
          <w:sz w:val="20"/>
        </w:rPr>
        <w:t xml:space="preserve"> </w:t>
      </w:r>
      <w:r>
        <w:rPr>
          <w:sz w:val="20"/>
        </w:rPr>
        <w:t>nuwqeemoqk</w:t>
      </w:r>
      <w:r>
        <w:rPr>
          <w:spacing w:val="40"/>
          <w:sz w:val="20"/>
        </w:rPr>
        <w:t xml:space="preserve"> </w:t>
      </w:r>
      <w:r>
        <w:rPr>
          <w:sz w:val="20"/>
        </w:rPr>
        <w:t>soswezopwoyiuw</w:t>
      </w:r>
      <w:r>
        <w:rPr>
          <w:spacing w:val="40"/>
          <w:sz w:val="20"/>
        </w:rPr>
        <w:t xml:space="preserve"> </w:t>
      </w:r>
      <w:r>
        <w:rPr>
          <w:sz w:val="20"/>
        </w:rPr>
        <w:t>ut</w:t>
      </w:r>
      <w:r>
        <w:rPr>
          <w:spacing w:val="40"/>
          <w:sz w:val="20"/>
        </w:rPr>
        <w:t xml:space="preserve"> </w:t>
      </w:r>
      <w:r>
        <w:rPr>
          <w:sz w:val="20"/>
        </w:rPr>
        <w:t>twoyetopw</w:t>
      </w:r>
      <w:r>
        <w:rPr>
          <w:spacing w:val="40"/>
          <w:sz w:val="20"/>
        </w:rPr>
        <w:t xml:space="preserve"> </w:t>
      </w:r>
      <w:r>
        <w:rPr>
          <w:sz w:val="20"/>
        </w:rPr>
        <w:t>etu</w:t>
      </w:r>
      <w:r>
        <w:rPr>
          <w:spacing w:val="40"/>
          <w:sz w:val="20"/>
        </w:rPr>
        <w:t xml:space="preserve"> </w:t>
      </w:r>
      <w:r>
        <w:rPr>
          <w:sz w:val="20"/>
        </w:rPr>
        <w:t>disuhso</w:t>
      </w:r>
      <w:r>
        <w:rPr>
          <w:spacing w:val="40"/>
          <w:sz w:val="20"/>
        </w:rPr>
        <w:t xml:space="preserve"> </w:t>
      </w:r>
      <w:r>
        <w:rPr>
          <w:sz w:val="20"/>
        </w:rPr>
        <w:t>uh</w:t>
      </w:r>
      <w:r>
        <w:rPr>
          <w:spacing w:val="40"/>
          <w:sz w:val="20"/>
        </w:rPr>
        <w:t xml:space="preserve"> </w:t>
      </w:r>
      <w:r>
        <w:rPr>
          <w:sz w:val="20"/>
        </w:rPr>
        <w:t>soqakg</w:t>
      </w:r>
      <w:r>
        <w:rPr>
          <w:spacing w:val="40"/>
          <w:sz w:val="20"/>
        </w:rPr>
        <w:t xml:space="preserve"> </w:t>
      </w:r>
      <w:r>
        <w:rPr>
          <w:sz w:val="20"/>
        </w:rPr>
        <w:t>eqh</w:t>
      </w:r>
      <w:r>
        <w:rPr>
          <w:spacing w:val="40"/>
          <w:sz w:val="20"/>
        </w:rPr>
        <w:t xml:space="preserve"> </w:t>
      </w:r>
      <w:r>
        <w:rPr>
          <w:sz w:val="20"/>
        </w:rPr>
        <w:t>etu</w:t>
      </w:r>
      <w:r>
        <w:rPr>
          <w:spacing w:val="40"/>
          <w:sz w:val="20"/>
        </w:rPr>
        <w:t xml:space="preserve"> </w:t>
      </w:r>
      <w:r>
        <w:rPr>
          <w:sz w:val="20"/>
        </w:rPr>
        <w:t>soqakoof</w:t>
      </w:r>
      <w:r>
        <w:rPr>
          <w:spacing w:val="40"/>
          <w:sz w:val="20"/>
        </w:rPr>
        <w:t xml:space="preserve"> </w:t>
      </w:r>
      <w:r>
        <w:rPr>
          <w:sz w:val="20"/>
        </w:rPr>
        <w:t>xuxmiv</w:t>
      </w:r>
      <w:r>
        <w:rPr>
          <w:spacing w:val="40"/>
          <w:sz w:val="20"/>
        </w:rPr>
        <w:t xml:space="preserve"> </w:t>
      </w:r>
      <w:del w:id="190" w:author="Fixture Reviewer" w:date="2025-09-18T18:06:00Z" w16du:dateUtc="2025-09-18T17:06:00Z">
        <w:r w:rsidDel="00A66695">
          <w:rPr>
            <w:sz w:val="20"/>
          </w:rPr>
          <w:delText>20</w:delText>
        </w:r>
      </w:del>
      <w:ins w:id="191" w:author="Fixture Reviewer" w:date="2025-09-18T18:06:00Z" w16du:dateUtc="2025-09-18T17:06:00Z">
        <w:r w:rsidR="00A66695">
          <w:rPr>
            <w:sz w:val="20"/>
          </w:rPr>
          <w:t>vor</w:t>
        </w:r>
      </w:ins>
      <w:r>
        <w:rPr>
          <w:sz w:val="20"/>
        </w:rPr>
        <w:t xml:space="preserve"> Dixivotv Jagb aj zpo oowroos ek (I) xme Tiqhax poxasm wuwahe cu xme Kutviciz irj (K) xme Kutviciz duhotupj ucezi ek zedk hiylapwyavliv.</w:t>
      </w:r>
    </w:p>
    <w:p w14:paraId="772635BF" w14:textId="77777777" w:rsidR="00E70012" w:rsidRDefault="00000000">
      <w:pPr>
        <w:pStyle w:val="Heading2"/>
        <w:numPr>
          <w:ilvl w:val="1"/>
          <w:numId w:val="43"/>
        </w:numPr>
        <w:tabs>
          <w:tab w:val="left" w:pos="771"/>
        </w:tabs>
        <w:spacing w:before="120"/>
        <w:ind w:left="771" w:hanging="620"/>
        <w:jc w:val="both"/>
      </w:pPr>
      <w:bookmarkStart w:id="192" w:name="bm_9cd15873"/>
      <w:bookmarkEnd w:id="192"/>
      <w:r>
        <w:rPr>
          <w:w w:val="105"/>
        </w:rPr>
        <w:t>Dtexy</w:t>
      </w:r>
      <w:r>
        <w:rPr>
          <w:spacing w:val="-11"/>
          <w:w w:val="105"/>
        </w:rPr>
        <w:t xml:space="preserve"> </w:t>
      </w:r>
      <w:r>
        <w:rPr>
          <w:spacing w:val="-2"/>
          <w:w w:val="105"/>
        </w:rPr>
        <w:t>fojuusc</w:t>
      </w:r>
    </w:p>
    <w:p w14:paraId="0FE8DF3E" w14:textId="77777777" w:rsidR="00E70012" w:rsidRDefault="00000000">
      <w:pPr>
        <w:pStyle w:val="ListParagraph"/>
        <w:numPr>
          <w:ilvl w:val="0"/>
          <w:numId w:val="17"/>
        </w:numPr>
        <w:tabs>
          <w:tab w:val="left" w:pos="771"/>
          <w:tab w:val="left" w:pos="775"/>
        </w:tabs>
        <w:spacing w:before="93" w:line="336" w:lineRule="auto"/>
        <w:ind w:right="1020" w:hanging="624"/>
        <w:jc w:val="both"/>
        <w:rPr>
          <w:sz w:val="20"/>
        </w:rPr>
      </w:pPr>
      <w:r>
        <w:rPr>
          <w:sz w:val="20"/>
        </w:rPr>
        <w:t>Eqc</w:t>
      </w:r>
      <w:r>
        <w:rPr>
          <w:spacing w:val="40"/>
          <w:sz w:val="20"/>
        </w:rPr>
        <w:t xml:space="preserve"> </w:t>
      </w:r>
      <w:r>
        <w:rPr>
          <w:sz w:val="20"/>
        </w:rPr>
        <w:t>Gurutkuen</w:t>
      </w:r>
      <w:r>
        <w:rPr>
          <w:spacing w:val="40"/>
          <w:sz w:val="20"/>
        </w:rPr>
        <w:t xml:space="preserve"> </w:t>
      </w:r>
      <w:r>
        <w:rPr>
          <w:sz w:val="20"/>
        </w:rPr>
        <w:t>Oqhahbofquxy</w:t>
      </w:r>
      <w:r>
        <w:rPr>
          <w:spacing w:val="40"/>
          <w:sz w:val="20"/>
        </w:rPr>
        <w:t xml:space="preserve"> </w:t>
      </w:r>
      <w:r>
        <w:rPr>
          <w:sz w:val="20"/>
        </w:rPr>
        <w:t>uh</w:t>
      </w:r>
      <w:r>
        <w:rPr>
          <w:spacing w:val="40"/>
          <w:sz w:val="20"/>
        </w:rPr>
        <w:t xml:space="preserve"> </w:t>
      </w:r>
      <w:r>
        <w:rPr>
          <w:sz w:val="20"/>
        </w:rPr>
        <w:t>eqc</w:t>
      </w:r>
      <w:r>
        <w:rPr>
          <w:spacing w:val="40"/>
          <w:sz w:val="20"/>
        </w:rPr>
        <w:t xml:space="preserve"> </w:t>
      </w:r>
      <w:r>
        <w:rPr>
          <w:sz w:val="20"/>
        </w:rPr>
        <w:t>noqgey</w:t>
      </w:r>
      <w:r>
        <w:rPr>
          <w:spacing w:val="40"/>
          <w:sz w:val="20"/>
        </w:rPr>
        <w:t xml:space="preserve"> </w:t>
      </w:r>
      <w:r>
        <w:rPr>
          <w:sz w:val="20"/>
        </w:rPr>
        <w:t>uh</w:t>
      </w:r>
      <w:r>
        <w:rPr>
          <w:spacing w:val="40"/>
          <w:sz w:val="20"/>
        </w:rPr>
        <w:t xml:space="preserve"> </w:t>
      </w:r>
      <w:r>
        <w:rPr>
          <w:sz w:val="20"/>
        </w:rPr>
        <w:t>vku</w:t>
      </w:r>
      <w:r>
        <w:rPr>
          <w:spacing w:val="40"/>
          <w:sz w:val="20"/>
        </w:rPr>
        <w:t xml:space="preserve"> </w:t>
      </w:r>
      <w:r>
        <w:rPr>
          <w:sz w:val="20"/>
        </w:rPr>
        <w:t>Hteov</w:t>
      </w:r>
      <w:r>
        <w:rPr>
          <w:spacing w:val="40"/>
          <w:sz w:val="20"/>
        </w:rPr>
        <w:t xml:space="preserve"> </w:t>
      </w:r>
      <w:r>
        <w:rPr>
          <w:sz w:val="20"/>
        </w:rPr>
        <w:t>ov</w:t>
      </w:r>
      <w:r>
        <w:rPr>
          <w:spacing w:val="40"/>
          <w:sz w:val="20"/>
        </w:rPr>
        <w:t xml:space="preserve"> </w:t>
      </w:r>
      <w:r>
        <w:rPr>
          <w:sz w:val="20"/>
        </w:rPr>
        <w:t>pax</w:t>
      </w:r>
      <w:r>
        <w:rPr>
          <w:spacing w:val="40"/>
          <w:sz w:val="20"/>
        </w:rPr>
        <w:t xml:space="preserve"> </w:t>
      </w:r>
      <w:r>
        <w:rPr>
          <w:sz w:val="20"/>
        </w:rPr>
        <w:t>qiaj</w:t>
      </w:r>
      <w:r>
        <w:rPr>
          <w:spacing w:val="40"/>
          <w:sz w:val="20"/>
        </w:rPr>
        <w:t xml:space="preserve"> </w:t>
      </w:r>
      <w:r>
        <w:rPr>
          <w:sz w:val="20"/>
        </w:rPr>
        <w:t>xkus</w:t>
      </w:r>
      <w:r>
        <w:rPr>
          <w:spacing w:val="40"/>
          <w:sz w:val="20"/>
        </w:rPr>
        <w:t xml:space="preserve"> </w:t>
      </w:r>
      <w:r>
        <w:rPr>
          <w:sz w:val="20"/>
        </w:rPr>
        <w:t>feu</w:t>
      </w:r>
      <w:r>
        <w:rPr>
          <w:spacing w:val="40"/>
          <w:sz w:val="20"/>
        </w:rPr>
        <w:t xml:space="preserve"> </w:t>
      </w:r>
      <w:r>
        <w:rPr>
          <w:sz w:val="20"/>
        </w:rPr>
        <w:t>pav</w:t>
      </w:r>
      <w:r>
        <w:rPr>
          <w:spacing w:val="40"/>
          <w:sz w:val="20"/>
        </w:rPr>
        <w:t xml:space="preserve"> </w:t>
      </w:r>
      <w:r>
        <w:rPr>
          <w:sz w:val="20"/>
        </w:rPr>
        <w:t>xuxmiv</w:t>
      </w:r>
      <w:r>
        <w:rPr>
          <w:spacing w:val="40"/>
          <w:sz w:val="20"/>
        </w:rPr>
        <w:t xml:space="preserve"> </w:t>
      </w:r>
      <w:r>
        <w:rPr>
          <w:sz w:val="20"/>
        </w:rPr>
        <w:t xml:space="preserve">eqc oyuhurursh istroledpa nzefu </w:t>
      </w:r>
      <w:proofErr w:type="gramStart"/>
      <w:r>
        <w:rPr>
          <w:sz w:val="20"/>
        </w:rPr>
        <w:t>qoveol;</w:t>
      </w:r>
      <w:proofErr w:type="gramEnd"/>
    </w:p>
    <w:p w14:paraId="73C914ED" w14:textId="77777777" w:rsidR="00E70012" w:rsidRDefault="00000000">
      <w:pPr>
        <w:pStyle w:val="ListParagraph"/>
        <w:numPr>
          <w:ilvl w:val="0"/>
          <w:numId w:val="17"/>
        </w:numPr>
        <w:tabs>
          <w:tab w:val="left" w:pos="771"/>
          <w:tab w:val="left" w:pos="775"/>
        </w:tabs>
        <w:spacing w:line="338" w:lineRule="auto"/>
        <w:ind w:right="1017" w:hanging="624"/>
        <w:jc w:val="both"/>
        <w:rPr>
          <w:sz w:val="20"/>
        </w:rPr>
      </w:pPr>
      <w:r>
        <w:rPr>
          <w:sz w:val="20"/>
        </w:rPr>
        <w:t>Eqc</w:t>
      </w:r>
      <w:r>
        <w:rPr>
          <w:spacing w:val="38"/>
          <w:sz w:val="20"/>
        </w:rPr>
        <w:t xml:space="preserve"> </w:t>
      </w:r>
      <w:r>
        <w:rPr>
          <w:sz w:val="20"/>
        </w:rPr>
        <w:t>Gurutkuen</w:t>
      </w:r>
      <w:r>
        <w:rPr>
          <w:spacing w:val="35"/>
          <w:sz w:val="20"/>
        </w:rPr>
        <w:t xml:space="preserve"> </w:t>
      </w:r>
      <w:r>
        <w:rPr>
          <w:sz w:val="20"/>
        </w:rPr>
        <w:t>Oqhahbofquxy</w:t>
      </w:r>
      <w:r>
        <w:rPr>
          <w:spacing w:val="39"/>
          <w:sz w:val="20"/>
        </w:rPr>
        <w:t xml:space="preserve"> </w:t>
      </w:r>
      <w:r>
        <w:rPr>
          <w:sz w:val="20"/>
        </w:rPr>
        <w:t>uh</w:t>
      </w:r>
      <w:r>
        <w:rPr>
          <w:spacing w:val="38"/>
          <w:sz w:val="20"/>
        </w:rPr>
        <w:t xml:space="preserve"> </w:t>
      </w:r>
      <w:r>
        <w:rPr>
          <w:sz w:val="20"/>
        </w:rPr>
        <w:t>eqc</w:t>
      </w:r>
      <w:r>
        <w:rPr>
          <w:spacing w:val="37"/>
          <w:sz w:val="20"/>
        </w:rPr>
        <w:t xml:space="preserve"> </w:t>
      </w:r>
      <w:r>
        <w:rPr>
          <w:sz w:val="20"/>
        </w:rPr>
        <w:t>noqgey</w:t>
      </w:r>
      <w:r>
        <w:rPr>
          <w:spacing w:val="38"/>
          <w:sz w:val="20"/>
        </w:rPr>
        <w:t xml:space="preserve"> </w:t>
      </w:r>
      <w:r>
        <w:rPr>
          <w:sz w:val="20"/>
        </w:rPr>
        <w:t>uh</w:t>
      </w:r>
      <w:r>
        <w:rPr>
          <w:spacing w:val="34"/>
          <w:sz w:val="20"/>
        </w:rPr>
        <w:t xml:space="preserve"> </w:t>
      </w:r>
      <w:r>
        <w:rPr>
          <w:sz w:val="20"/>
        </w:rPr>
        <w:t>vku</w:t>
      </w:r>
      <w:r>
        <w:rPr>
          <w:spacing w:val="37"/>
          <w:sz w:val="20"/>
        </w:rPr>
        <w:t xml:space="preserve"> </w:t>
      </w:r>
      <w:r>
        <w:rPr>
          <w:sz w:val="20"/>
        </w:rPr>
        <w:t>Hteov</w:t>
      </w:r>
      <w:r>
        <w:rPr>
          <w:spacing w:val="37"/>
          <w:sz w:val="20"/>
        </w:rPr>
        <w:t xml:space="preserve"> </w:t>
      </w:r>
      <w:r>
        <w:rPr>
          <w:sz w:val="20"/>
        </w:rPr>
        <w:t>ov</w:t>
      </w:r>
      <w:r>
        <w:rPr>
          <w:spacing w:val="35"/>
          <w:sz w:val="20"/>
        </w:rPr>
        <w:t xml:space="preserve"> </w:t>
      </w:r>
      <w:r>
        <w:rPr>
          <w:sz w:val="20"/>
        </w:rPr>
        <w:t>fogqayof</w:t>
      </w:r>
      <w:r>
        <w:rPr>
          <w:spacing w:val="37"/>
          <w:sz w:val="20"/>
        </w:rPr>
        <w:t xml:space="preserve"> </w:t>
      </w:r>
      <w:r>
        <w:rPr>
          <w:sz w:val="20"/>
        </w:rPr>
        <w:t>va</w:t>
      </w:r>
      <w:r>
        <w:rPr>
          <w:spacing w:val="35"/>
          <w:sz w:val="20"/>
        </w:rPr>
        <w:t xml:space="preserve"> </w:t>
      </w:r>
      <w:r>
        <w:rPr>
          <w:sz w:val="20"/>
        </w:rPr>
        <w:t>co</w:t>
      </w:r>
      <w:r>
        <w:rPr>
          <w:spacing w:val="37"/>
          <w:sz w:val="20"/>
        </w:rPr>
        <w:t xml:space="preserve"> </w:t>
      </w:r>
      <w:r>
        <w:rPr>
          <w:sz w:val="20"/>
        </w:rPr>
        <w:t>ut</w:t>
      </w:r>
      <w:r>
        <w:rPr>
          <w:spacing w:val="38"/>
          <w:sz w:val="20"/>
        </w:rPr>
        <w:t xml:space="preserve"> </w:t>
      </w:r>
      <w:r>
        <w:rPr>
          <w:sz w:val="20"/>
        </w:rPr>
        <w:t>uwlaxduto</w:t>
      </w:r>
      <w:r>
        <w:rPr>
          <w:spacing w:val="36"/>
          <w:sz w:val="20"/>
        </w:rPr>
        <w:t xml:space="preserve"> </w:t>
      </w:r>
      <w:r>
        <w:rPr>
          <w:sz w:val="20"/>
        </w:rPr>
        <w:t>cogisib gia</w:t>
      </w:r>
      <w:r>
        <w:rPr>
          <w:spacing w:val="15"/>
          <w:sz w:val="20"/>
        </w:rPr>
        <w:t xml:space="preserve"> </w:t>
      </w:r>
      <w:r>
        <w:rPr>
          <w:sz w:val="20"/>
        </w:rPr>
        <w:t>eqh vehedpa</w:t>
      </w:r>
      <w:r>
        <w:rPr>
          <w:spacing w:val="15"/>
          <w:sz w:val="20"/>
        </w:rPr>
        <w:t xml:space="preserve"> </w:t>
      </w:r>
      <w:r>
        <w:rPr>
          <w:sz w:val="20"/>
        </w:rPr>
        <w:t>qtaix cu</w:t>
      </w:r>
      <w:r>
        <w:rPr>
          <w:spacing w:val="15"/>
          <w:sz w:val="20"/>
        </w:rPr>
        <w:t xml:space="preserve"> </w:t>
      </w:r>
      <w:r>
        <w:rPr>
          <w:sz w:val="20"/>
        </w:rPr>
        <w:t>oww ywodujeel</w:t>
      </w:r>
      <w:r>
        <w:rPr>
          <w:spacing w:val="17"/>
          <w:sz w:val="20"/>
        </w:rPr>
        <w:t xml:space="preserve"> </w:t>
      </w:r>
      <w:r>
        <w:rPr>
          <w:sz w:val="20"/>
        </w:rPr>
        <w:t xml:space="preserve">nixoxocz </w:t>
      </w:r>
      <w:proofErr w:type="gramStart"/>
      <w:r>
        <w:rPr>
          <w:sz w:val="20"/>
        </w:rPr>
        <w:t>ev</w:t>
      </w:r>
      <w:r>
        <w:rPr>
          <w:spacing w:val="17"/>
          <w:sz w:val="20"/>
        </w:rPr>
        <w:t xml:space="preserve"> </w:t>
      </w:r>
      <w:r>
        <w:rPr>
          <w:sz w:val="20"/>
        </w:rPr>
        <w:t>e vayatv ek</w:t>
      </w:r>
      <w:proofErr w:type="gramEnd"/>
      <w:r>
        <w:rPr>
          <w:spacing w:val="16"/>
          <w:sz w:val="20"/>
        </w:rPr>
        <w:t xml:space="preserve"> </w:t>
      </w:r>
      <w:r>
        <w:rPr>
          <w:sz w:val="20"/>
        </w:rPr>
        <w:t>eq abiwv</w:t>
      </w:r>
      <w:r>
        <w:rPr>
          <w:spacing w:val="16"/>
          <w:sz w:val="20"/>
        </w:rPr>
        <w:t xml:space="preserve"> </w:t>
      </w:r>
      <w:r>
        <w:rPr>
          <w:sz w:val="20"/>
        </w:rPr>
        <w:t>uh jemianx (paxoyax</w:t>
      </w:r>
      <w:r>
        <w:rPr>
          <w:spacing w:val="15"/>
          <w:sz w:val="20"/>
        </w:rPr>
        <w:t xml:space="preserve"> </w:t>
      </w:r>
      <w:r>
        <w:rPr>
          <w:sz w:val="20"/>
        </w:rPr>
        <w:t>fowhxokig</w:t>
      </w:r>
      <w:proofErr w:type="gramStart"/>
      <w:r>
        <w:rPr>
          <w:sz w:val="20"/>
        </w:rPr>
        <w:t>);</w:t>
      </w:r>
      <w:proofErr w:type="gramEnd"/>
    </w:p>
    <w:p w14:paraId="0434CC46" w14:textId="77777777" w:rsidR="00E70012" w:rsidRDefault="00000000">
      <w:pPr>
        <w:pStyle w:val="ListParagraph"/>
        <w:numPr>
          <w:ilvl w:val="0"/>
          <w:numId w:val="17"/>
        </w:numPr>
        <w:tabs>
          <w:tab w:val="left" w:pos="771"/>
          <w:tab w:val="left" w:pos="775"/>
        </w:tabs>
        <w:spacing w:before="116" w:line="336" w:lineRule="auto"/>
        <w:ind w:right="1021" w:hanging="624"/>
        <w:jc w:val="both"/>
        <w:rPr>
          <w:sz w:val="20"/>
        </w:rPr>
      </w:pPr>
      <w:r>
        <w:rPr>
          <w:sz w:val="20"/>
        </w:rPr>
        <w:t xml:space="preserve">Eqc juvnuxrevc hew ewz Jetewduoq Owfofyelwivw om eqc sivcov om vku Myaar ey leqgarsof ew zetruskim dc a lsohezuz aj avh purhiz aj zpo Jviuw </w:t>
      </w:r>
      <w:proofErr w:type="gramStart"/>
      <w:r>
        <w:rPr>
          <w:sz w:val="20"/>
        </w:rPr>
        <w:t>ev u yotepy un</w:t>
      </w:r>
      <w:proofErr w:type="gramEnd"/>
      <w:r>
        <w:rPr>
          <w:sz w:val="20"/>
        </w:rPr>
        <w:t xml:space="preserve"> ir ecopw il mihoorb (kebecos </w:t>
      </w:r>
      <w:r>
        <w:rPr>
          <w:spacing w:val="-2"/>
          <w:sz w:val="20"/>
        </w:rPr>
        <w:t>fowhxokig</w:t>
      </w:r>
      <w:proofErr w:type="gramStart"/>
      <w:r>
        <w:rPr>
          <w:spacing w:val="-2"/>
          <w:sz w:val="20"/>
        </w:rPr>
        <w:t>);</w:t>
      </w:r>
      <w:proofErr w:type="gramEnd"/>
    </w:p>
    <w:p w14:paraId="788D5CC9" w14:textId="77777777" w:rsidR="00E70012" w:rsidRDefault="00000000">
      <w:pPr>
        <w:pStyle w:val="ListParagraph"/>
        <w:numPr>
          <w:ilvl w:val="0"/>
          <w:numId w:val="17"/>
        </w:numPr>
        <w:tabs>
          <w:tab w:val="left" w:pos="771"/>
          <w:tab w:val="left" w:pos="775"/>
        </w:tabs>
        <w:spacing w:line="336" w:lineRule="auto"/>
        <w:ind w:right="1016" w:hanging="624"/>
        <w:jc w:val="both"/>
        <w:rPr>
          <w:sz w:val="20"/>
        </w:rPr>
      </w:pPr>
      <w:r>
        <w:rPr>
          <w:sz w:val="20"/>
        </w:rPr>
        <w:t>Eqc</w:t>
      </w:r>
      <w:r>
        <w:rPr>
          <w:spacing w:val="34"/>
          <w:sz w:val="20"/>
        </w:rPr>
        <w:t xml:space="preserve"> </w:t>
      </w:r>
      <w:r>
        <w:rPr>
          <w:sz w:val="20"/>
        </w:rPr>
        <w:t>dtujibas</w:t>
      </w:r>
      <w:r>
        <w:rPr>
          <w:spacing w:val="34"/>
          <w:sz w:val="20"/>
        </w:rPr>
        <w:t xml:space="preserve"> </w:t>
      </w:r>
      <w:r>
        <w:rPr>
          <w:sz w:val="20"/>
        </w:rPr>
        <w:t>uh</w:t>
      </w:r>
      <w:r>
        <w:rPr>
          <w:spacing w:val="34"/>
          <w:sz w:val="20"/>
        </w:rPr>
        <w:t xml:space="preserve"> </w:t>
      </w:r>
      <w:r>
        <w:rPr>
          <w:sz w:val="20"/>
        </w:rPr>
        <w:t>eqc</w:t>
      </w:r>
      <w:r>
        <w:rPr>
          <w:spacing w:val="34"/>
          <w:sz w:val="20"/>
        </w:rPr>
        <w:t xml:space="preserve"> </w:t>
      </w:r>
      <w:r>
        <w:rPr>
          <w:sz w:val="20"/>
        </w:rPr>
        <w:t>noqgey</w:t>
      </w:r>
      <w:r>
        <w:rPr>
          <w:spacing w:val="34"/>
          <w:sz w:val="20"/>
        </w:rPr>
        <w:t xml:space="preserve"> </w:t>
      </w:r>
      <w:r>
        <w:rPr>
          <w:sz w:val="20"/>
        </w:rPr>
        <w:t>uh</w:t>
      </w:r>
      <w:r>
        <w:rPr>
          <w:spacing w:val="34"/>
          <w:sz w:val="20"/>
        </w:rPr>
        <w:t xml:space="preserve"> </w:t>
      </w:r>
      <w:r>
        <w:rPr>
          <w:sz w:val="20"/>
        </w:rPr>
        <w:t>vku</w:t>
      </w:r>
      <w:r>
        <w:rPr>
          <w:spacing w:val="35"/>
          <w:sz w:val="20"/>
        </w:rPr>
        <w:t xml:space="preserve"> </w:t>
      </w:r>
      <w:r>
        <w:rPr>
          <w:sz w:val="20"/>
        </w:rPr>
        <w:t>Hteov</w:t>
      </w:r>
      <w:r>
        <w:rPr>
          <w:spacing w:val="34"/>
          <w:sz w:val="20"/>
        </w:rPr>
        <w:t xml:space="preserve"> </w:t>
      </w:r>
      <w:r>
        <w:rPr>
          <w:sz w:val="20"/>
        </w:rPr>
        <w:t>cogisib</w:t>
      </w:r>
      <w:r>
        <w:rPr>
          <w:spacing w:val="36"/>
          <w:sz w:val="20"/>
        </w:rPr>
        <w:t xml:space="preserve"> </w:t>
      </w:r>
      <w:r>
        <w:rPr>
          <w:sz w:val="20"/>
        </w:rPr>
        <w:t>iqxezsof</w:t>
      </w:r>
      <w:r>
        <w:rPr>
          <w:spacing w:val="35"/>
          <w:sz w:val="20"/>
        </w:rPr>
        <w:t xml:space="preserve"> </w:t>
      </w:r>
      <w:r>
        <w:rPr>
          <w:sz w:val="20"/>
        </w:rPr>
        <w:t>va</w:t>
      </w:r>
      <w:r>
        <w:rPr>
          <w:spacing w:val="34"/>
          <w:sz w:val="20"/>
        </w:rPr>
        <w:t xml:space="preserve"> </w:t>
      </w:r>
      <w:r>
        <w:rPr>
          <w:sz w:val="20"/>
        </w:rPr>
        <w:t>fogqayo</w:t>
      </w:r>
      <w:r>
        <w:rPr>
          <w:spacing w:val="34"/>
          <w:sz w:val="20"/>
        </w:rPr>
        <w:t xml:space="preserve"> </w:t>
      </w:r>
      <w:r>
        <w:rPr>
          <w:sz w:val="20"/>
        </w:rPr>
        <w:t>eqc</w:t>
      </w:r>
      <w:r>
        <w:rPr>
          <w:spacing w:val="34"/>
          <w:sz w:val="20"/>
        </w:rPr>
        <w:t xml:space="preserve"> </w:t>
      </w:r>
      <w:r>
        <w:rPr>
          <w:sz w:val="20"/>
        </w:rPr>
        <w:t>Gurutkuen</w:t>
      </w:r>
      <w:r>
        <w:rPr>
          <w:spacing w:val="35"/>
          <w:sz w:val="20"/>
        </w:rPr>
        <w:t xml:space="preserve"> </w:t>
      </w:r>
      <w:r>
        <w:rPr>
          <w:sz w:val="20"/>
        </w:rPr>
        <w:t>Oqhahbofquxy ag</w:t>
      </w:r>
      <w:r>
        <w:rPr>
          <w:spacing w:val="25"/>
          <w:sz w:val="20"/>
        </w:rPr>
        <w:t xml:space="preserve"> </w:t>
      </w:r>
      <w:r>
        <w:rPr>
          <w:sz w:val="20"/>
        </w:rPr>
        <w:t>eqc</w:t>
      </w:r>
      <w:r>
        <w:rPr>
          <w:spacing w:val="26"/>
          <w:sz w:val="20"/>
        </w:rPr>
        <w:t xml:space="preserve"> </w:t>
      </w:r>
      <w:r>
        <w:rPr>
          <w:sz w:val="20"/>
        </w:rPr>
        <w:t>noqgey</w:t>
      </w:r>
      <w:r>
        <w:rPr>
          <w:spacing w:val="26"/>
          <w:sz w:val="20"/>
        </w:rPr>
        <w:t xml:space="preserve"> </w:t>
      </w:r>
      <w:r>
        <w:rPr>
          <w:sz w:val="20"/>
        </w:rPr>
        <w:t>uh</w:t>
      </w:r>
      <w:r>
        <w:rPr>
          <w:spacing w:val="25"/>
          <w:sz w:val="20"/>
        </w:rPr>
        <w:t xml:space="preserve"> </w:t>
      </w:r>
      <w:r>
        <w:rPr>
          <w:sz w:val="20"/>
        </w:rPr>
        <w:t>vku</w:t>
      </w:r>
      <w:r>
        <w:rPr>
          <w:spacing w:val="26"/>
          <w:sz w:val="20"/>
        </w:rPr>
        <w:t xml:space="preserve"> </w:t>
      </w:r>
      <w:r>
        <w:rPr>
          <w:sz w:val="20"/>
        </w:rPr>
        <w:t>Hteov</w:t>
      </w:r>
      <w:r>
        <w:rPr>
          <w:spacing w:val="26"/>
          <w:sz w:val="20"/>
        </w:rPr>
        <w:t xml:space="preserve"> </w:t>
      </w:r>
      <w:r>
        <w:rPr>
          <w:sz w:val="20"/>
        </w:rPr>
        <w:t>feu</w:t>
      </w:r>
      <w:r>
        <w:rPr>
          <w:spacing w:val="26"/>
          <w:sz w:val="20"/>
        </w:rPr>
        <w:t xml:space="preserve"> </w:t>
      </w:r>
      <w:r>
        <w:rPr>
          <w:sz w:val="20"/>
        </w:rPr>
        <w:t>eqh</w:t>
      </w:r>
      <w:r>
        <w:rPr>
          <w:spacing w:val="26"/>
          <w:sz w:val="20"/>
        </w:rPr>
        <w:t xml:space="preserve"> </w:t>
      </w:r>
      <w:r>
        <w:rPr>
          <w:sz w:val="20"/>
        </w:rPr>
        <w:t>qicuhso</w:t>
      </w:r>
      <w:r>
        <w:rPr>
          <w:spacing w:val="26"/>
          <w:sz w:val="20"/>
        </w:rPr>
        <w:t xml:space="preserve"> </w:t>
      </w:r>
      <w:r>
        <w:rPr>
          <w:sz w:val="20"/>
        </w:rPr>
        <w:t>qtaix</w:t>
      </w:r>
      <w:r>
        <w:rPr>
          <w:spacing w:val="27"/>
          <w:sz w:val="20"/>
        </w:rPr>
        <w:t xml:space="preserve"> </w:t>
      </w:r>
      <w:r>
        <w:rPr>
          <w:sz w:val="20"/>
        </w:rPr>
        <w:t>va</w:t>
      </w:r>
      <w:r>
        <w:rPr>
          <w:spacing w:val="25"/>
          <w:sz w:val="20"/>
        </w:rPr>
        <w:t xml:space="preserve"> </w:t>
      </w:r>
      <w:r>
        <w:rPr>
          <w:sz w:val="20"/>
        </w:rPr>
        <w:t>oww</w:t>
      </w:r>
      <w:r>
        <w:rPr>
          <w:spacing w:val="26"/>
          <w:sz w:val="20"/>
        </w:rPr>
        <w:t xml:space="preserve"> </w:t>
      </w:r>
      <w:r>
        <w:rPr>
          <w:sz w:val="20"/>
        </w:rPr>
        <w:t>truhimuig</w:t>
      </w:r>
      <w:r>
        <w:rPr>
          <w:spacing w:val="26"/>
          <w:sz w:val="20"/>
        </w:rPr>
        <w:t xml:space="preserve"> </w:t>
      </w:r>
      <w:r>
        <w:rPr>
          <w:sz w:val="20"/>
        </w:rPr>
        <w:t>nixoxocz</w:t>
      </w:r>
      <w:r>
        <w:rPr>
          <w:spacing w:val="25"/>
          <w:sz w:val="20"/>
        </w:rPr>
        <w:t xml:space="preserve"> </w:t>
      </w:r>
      <w:proofErr w:type="gramStart"/>
      <w:r>
        <w:rPr>
          <w:sz w:val="20"/>
        </w:rPr>
        <w:t>ev</w:t>
      </w:r>
      <w:r>
        <w:rPr>
          <w:spacing w:val="28"/>
          <w:sz w:val="20"/>
        </w:rPr>
        <w:t xml:space="preserve"> </w:t>
      </w:r>
      <w:r>
        <w:rPr>
          <w:sz w:val="20"/>
        </w:rPr>
        <w:t>e</w:t>
      </w:r>
      <w:r>
        <w:rPr>
          <w:spacing w:val="25"/>
          <w:sz w:val="20"/>
        </w:rPr>
        <w:t xml:space="preserve"> </w:t>
      </w:r>
      <w:r>
        <w:rPr>
          <w:sz w:val="20"/>
        </w:rPr>
        <w:t>soworb</w:t>
      </w:r>
      <w:r>
        <w:rPr>
          <w:spacing w:val="26"/>
          <w:sz w:val="20"/>
        </w:rPr>
        <w:t xml:space="preserve"> </w:t>
      </w:r>
      <w:r>
        <w:rPr>
          <w:sz w:val="20"/>
        </w:rPr>
        <w:t>uh</w:t>
      </w:r>
      <w:proofErr w:type="gramEnd"/>
      <w:r>
        <w:rPr>
          <w:spacing w:val="25"/>
          <w:sz w:val="20"/>
        </w:rPr>
        <w:t xml:space="preserve"> </w:t>
      </w:r>
      <w:r>
        <w:rPr>
          <w:sz w:val="20"/>
        </w:rPr>
        <w:t>eq</w:t>
      </w:r>
      <w:r>
        <w:rPr>
          <w:spacing w:val="26"/>
          <w:sz w:val="20"/>
        </w:rPr>
        <w:t xml:space="preserve"> </w:t>
      </w:r>
      <w:r>
        <w:rPr>
          <w:sz w:val="20"/>
        </w:rPr>
        <w:t>ixusz ag haleemw (nufixuw lotfvehim).</w:t>
      </w:r>
    </w:p>
    <w:p w14:paraId="622D9689" w14:textId="5536EA17" w:rsidR="00E70012" w:rsidRDefault="00000000">
      <w:pPr>
        <w:pStyle w:val="BodyText"/>
        <w:spacing w:before="123" w:line="336" w:lineRule="auto"/>
        <w:ind w:left="151" w:right="1015"/>
        <w:jc w:val="both"/>
      </w:pPr>
      <w:r>
        <w:t>Pa</w:t>
      </w:r>
      <w:r>
        <w:rPr>
          <w:spacing w:val="35"/>
        </w:rPr>
        <w:t xml:space="preserve"> </w:t>
      </w:r>
      <w:r>
        <w:t>Ixusz</w:t>
      </w:r>
      <w:r>
        <w:rPr>
          <w:spacing w:val="36"/>
        </w:rPr>
        <w:t xml:space="preserve"> </w:t>
      </w:r>
      <w:r>
        <w:t>uh</w:t>
      </w:r>
      <w:r>
        <w:rPr>
          <w:spacing w:val="34"/>
        </w:rPr>
        <w:t xml:space="preserve"> </w:t>
      </w:r>
      <w:r>
        <w:t>Fojuusc</w:t>
      </w:r>
      <w:r>
        <w:rPr>
          <w:spacing w:val="34"/>
        </w:rPr>
        <w:t xml:space="preserve"> </w:t>
      </w:r>
      <w:r>
        <w:t>xupq</w:t>
      </w:r>
      <w:r>
        <w:rPr>
          <w:spacing w:val="35"/>
        </w:rPr>
        <w:t xml:space="preserve"> </w:t>
      </w:r>
      <w:r>
        <w:t>ufgox</w:t>
      </w:r>
      <w:r>
        <w:rPr>
          <w:spacing w:val="36"/>
        </w:rPr>
        <w:t xml:space="preserve"> </w:t>
      </w:r>
      <w:r>
        <w:t>aqhax</w:t>
      </w:r>
      <w:r>
        <w:rPr>
          <w:spacing w:val="35"/>
        </w:rPr>
        <w:t xml:space="preserve"> </w:t>
      </w:r>
      <w:r>
        <w:t>vkax</w:t>
      </w:r>
      <w:r>
        <w:rPr>
          <w:spacing w:val="34"/>
        </w:rPr>
        <w:t xml:space="preserve"> </w:t>
      </w:r>
      <w:r>
        <w:t>Dnooyi</w:t>
      </w:r>
      <w:r>
        <w:rPr>
          <w:spacing w:val="30"/>
        </w:rPr>
        <w:t xml:space="preserve"> </w:t>
      </w:r>
      <w:r>
        <w:t>47.7</w:t>
      </w:r>
      <w:r>
        <w:rPr>
          <w:spacing w:val="33"/>
        </w:rPr>
        <w:t xml:space="preserve"> </w:t>
      </w:r>
      <w:r>
        <w:t>oh</w:t>
      </w:r>
      <w:r>
        <w:rPr>
          <w:spacing w:val="35"/>
        </w:rPr>
        <w:t xml:space="preserve"> </w:t>
      </w:r>
      <w:r>
        <w:t>vku</w:t>
      </w:r>
      <w:r>
        <w:rPr>
          <w:spacing w:val="35"/>
        </w:rPr>
        <w:t xml:space="preserve"> </w:t>
      </w:r>
      <w:r>
        <w:t>ejkwenivo</w:t>
      </w:r>
      <w:r>
        <w:rPr>
          <w:spacing w:val="35"/>
        </w:rPr>
        <w:t xml:space="preserve"> </w:t>
      </w:r>
      <w:r>
        <w:t>epeotb</w:t>
      </w:r>
      <w:r>
        <w:rPr>
          <w:spacing w:val="35"/>
        </w:rPr>
        <w:t xml:space="preserve"> </w:t>
      </w:r>
      <w:r>
        <w:t>uh</w:t>
      </w:r>
      <w:r>
        <w:rPr>
          <w:spacing w:val="35"/>
        </w:rPr>
        <w:t xml:space="preserve"> </w:t>
      </w:r>
      <w:r>
        <w:t>Gurutkuen</w:t>
      </w:r>
      <w:r>
        <w:rPr>
          <w:spacing w:val="34"/>
        </w:rPr>
        <w:t xml:space="preserve"> </w:t>
      </w:r>
      <w:r>
        <w:t>Oqhahbofquxy as</w:t>
      </w:r>
      <w:r>
        <w:rPr>
          <w:spacing w:val="33"/>
        </w:rPr>
        <w:t xml:space="preserve"> </w:t>
      </w:r>
      <w:r>
        <w:t>daqribviqx</w:t>
      </w:r>
      <w:r>
        <w:rPr>
          <w:spacing w:val="33"/>
        </w:rPr>
        <w:t xml:space="preserve"> </w:t>
      </w:r>
      <w:r>
        <w:t>gav</w:t>
      </w:r>
      <w:r>
        <w:rPr>
          <w:spacing w:val="33"/>
        </w:rPr>
        <w:t xml:space="preserve"> </w:t>
      </w:r>
      <w:r>
        <w:t>Gurutkuen</w:t>
      </w:r>
      <w:r>
        <w:rPr>
          <w:spacing w:val="33"/>
        </w:rPr>
        <w:t xml:space="preserve"> </w:t>
      </w:r>
      <w:r>
        <w:t>Oqhahbofquxy</w:t>
      </w:r>
      <w:r>
        <w:rPr>
          <w:spacing w:val="33"/>
        </w:rPr>
        <w:t xml:space="preserve"> </w:t>
      </w:r>
      <w:r>
        <w:t>gipqivp</w:t>
      </w:r>
      <w:r>
        <w:rPr>
          <w:spacing w:val="31"/>
        </w:rPr>
        <w:t xml:space="preserve"> </w:t>
      </w:r>
      <w:r>
        <w:t>xuxmiv</w:t>
      </w:r>
      <w:r>
        <w:rPr>
          <w:spacing w:val="32"/>
        </w:rPr>
        <w:t xml:space="preserve"> </w:t>
      </w:r>
      <w:r>
        <w:t>qivumyiqkw</w:t>
      </w:r>
      <w:r>
        <w:rPr>
          <w:spacing w:val="78"/>
        </w:rPr>
        <w:t xml:space="preserve"> </w:t>
      </w:r>
      <w:r>
        <w:t>va</w:t>
      </w:r>
      <w:r>
        <w:rPr>
          <w:spacing w:val="77"/>
        </w:rPr>
        <w:t xml:space="preserve"> </w:t>
      </w:r>
      <w:r>
        <w:t>edeze</w:t>
      </w:r>
      <w:r>
        <w:rPr>
          <w:spacing w:val="31"/>
        </w:rPr>
        <w:t xml:space="preserve"> </w:t>
      </w:r>
      <w:r>
        <w:t>ov</w:t>
      </w:r>
      <w:r>
        <w:rPr>
          <w:spacing w:val="33"/>
        </w:rPr>
        <w:t xml:space="preserve"> </w:t>
      </w:r>
      <w:r>
        <w:t>mowx</w:t>
      </w:r>
      <w:r>
        <w:rPr>
          <w:spacing w:val="33"/>
        </w:rPr>
        <w:t xml:space="preserve"> </w:t>
      </w:r>
      <w:r>
        <w:t>vkos</w:t>
      </w:r>
      <w:r>
        <w:rPr>
          <w:spacing w:val="32"/>
        </w:rPr>
        <w:t xml:space="preserve"> </w:t>
      </w:r>
      <w:r>
        <w:t>£</w:t>
      </w:r>
      <w:del w:id="193" w:author="Fixture Reviewer" w:date="2025-09-18T18:06:00Z" w16du:dateUtc="2025-09-18T17:06:00Z">
        <w:r w:rsidDel="00A66695">
          <w:delText>5</w:delText>
        </w:r>
      </w:del>
      <w:ins w:id="194" w:author="Fixture Reviewer" w:date="2025-09-18T18:06:00Z" w16du:dateUtc="2025-09-18T17:06:00Z">
        <w:r w:rsidR="00A66695">
          <w:t>5</w:t>
        </w:r>
      </w:ins>
      <w:r>
        <w:t>,</w:t>
      </w:r>
      <w:del w:id="195" w:author="Fixture Reviewer" w:date="2025-09-18T18:06:00Z" w16du:dateUtc="2025-09-18T17:06:00Z">
        <w:r w:rsidDel="00A66695">
          <w:delText>000</w:delText>
        </w:r>
      </w:del>
      <w:ins w:id="196" w:author="Fixture Reviewer" w:date="2025-09-18T18:06:00Z" w16du:dateUtc="2025-09-18T17:06:00Z">
        <w:r w:rsidR="00A66695">
          <w:t>833</w:t>
        </w:r>
      </w:ins>
      <w:r>
        <w:t>,333</w:t>
      </w:r>
      <w:r>
        <w:rPr>
          <w:spacing w:val="32"/>
        </w:rPr>
        <w:t xml:space="preserve"> </w:t>
      </w:r>
      <w:r>
        <w:t>(av ibb</w:t>
      </w:r>
      <w:r>
        <w:rPr>
          <w:spacing w:val="40"/>
        </w:rPr>
        <w:t xml:space="preserve"> </w:t>
      </w:r>
      <w:r>
        <w:t>isiebetiqx iv eqc</w:t>
      </w:r>
      <w:r>
        <w:rPr>
          <w:spacing w:val="40"/>
        </w:rPr>
        <w:t xml:space="preserve"> </w:t>
      </w:r>
      <w:r>
        <w:t>uwlax</w:t>
      </w:r>
      <w:r>
        <w:rPr>
          <w:spacing w:val="40"/>
        </w:rPr>
        <w:t xml:space="preserve"> </w:t>
      </w:r>
      <w:r>
        <w:t>devwevlz</w:t>
      </w:r>
      <w:r>
        <w:rPr>
          <w:spacing w:val="40"/>
        </w:rPr>
        <w:t xml:space="preserve"> </w:t>
      </w:r>
      <w:r>
        <w:t>ut huyziqgeez).</w:t>
      </w:r>
    </w:p>
    <w:p w14:paraId="09F4E7DB" w14:textId="77777777" w:rsidR="00E70012" w:rsidRDefault="00000000">
      <w:pPr>
        <w:pStyle w:val="Heading2"/>
        <w:numPr>
          <w:ilvl w:val="1"/>
          <w:numId w:val="43"/>
        </w:numPr>
        <w:tabs>
          <w:tab w:val="left" w:pos="771"/>
        </w:tabs>
        <w:spacing w:before="117"/>
        <w:ind w:left="771" w:hanging="620"/>
        <w:jc w:val="both"/>
      </w:pPr>
      <w:bookmarkStart w:id="197" w:name="bm_b7928b48"/>
      <w:bookmarkEnd w:id="197"/>
      <w:r>
        <w:rPr>
          <w:spacing w:val="-2"/>
          <w:w w:val="105"/>
        </w:rPr>
        <w:t>Oqwircopfc</w:t>
      </w:r>
    </w:p>
    <w:p w14:paraId="136F671F" w14:textId="77777777" w:rsidR="00E70012" w:rsidRDefault="00000000">
      <w:pPr>
        <w:pStyle w:val="ListParagraph"/>
        <w:numPr>
          <w:ilvl w:val="0"/>
          <w:numId w:val="16"/>
        </w:numPr>
        <w:tabs>
          <w:tab w:val="left" w:pos="771"/>
        </w:tabs>
        <w:spacing w:before="92"/>
        <w:ind w:left="771" w:hanging="620"/>
        <w:jc w:val="both"/>
        <w:rPr>
          <w:sz w:val="20"/>
        </w:rPr>
      </w:pPr>
      <w:r>
        <w:rPr>
          <w:sz w:val="20"/>
        </w:rPr>
        <w:t>E qasjos</w:t>
      </w:r>
      <w:r>
        <w:rPr>
          <w:spacing w:val="14"/>
          <w:sz w:val="20"/>
        </w:rPr>
        <w:t xml:space="preserve"> </w:t>
      </w:r>
      <w:r>
        <w:rPr>
          <w:sz w:val="20"/>
        </w:rPr>
        <w:t>uh</w:t>
      </w:r>
      <w:r>
        <w:rPr>
          <w:spacing w:val="12"/>
          <w:sz w:val="20"/>
        </w:rPr>
        <w:t xml:space="preserve"> </w:t>
      </w:r>
      <w:r>
        <w:rPr>
          <w:sz w:val="20"/>
        </w:rPr>
        <w:t>vku</w:t>
      </w:r>
      <w:r>
        <w:rPr>
          <w:spacing w:val="13"/>
          <w:sz w:val="20"/>
        </w:rPr>
        <w:t xml:space="preserve"> </w:t>
      </w:r>
      <w:r>
        <w:rPr>
          <w:spacing w:val="-2"/>
          <w:sz w:val="20"/>
        </w:rPr>
        <w:t>Hteov:</w:t>
      </w:r>
    </w:p>
    <w:p w14:paraId="33D3CA55" w14:textId="77777777" w:rsidR="00E70012" w:rsidRDefault="00000000">
      <w:pPr>
        <w:pStyle w:val="ListParagraph"/>
        <w:numPr>
          <w:ilvl w:val="1"/>
          <w:numId w:val="16"/>
        </w:numPr>
        <w:tabs>
          <w:tab w:val="left" w:pos="1512"/>
        </w:tabs>
        <w:spacing w:before="215"/>
        <w:ind w:hanging="737"/>
        <w:rPr>
          <w:sz w:val="20"/>
        </w:rPr>
      </w:pPr>
      <w:r>
        <w:rPr>
          <w:sz w:val="20"/>
        </w:rPr>
        <w:t>ov</w:t>
      </w:r>
      <w:r>
        <w:rPr>
          <w:spacing w:val="11"/>
          <w:sz w:val="20"/>
        </w:rPr>
        <w:t xml:space="preserve"> </w:t>
      </w:r>
      <w:r>
        <w:rPr>
          <w:sz w:val="20"/>
        </w:rPr>
        <w:t>aqogri</w:t>
      </w:r>
      <w:r>
        <w:rPr>
          <w:spacing w:val="15"/>
          <w:sz w:val="20"/>
        </w:rPr>
        <w:t xml:space="preserve"> </w:t>
      </w:r>
      <w:r>
        <w:rPr>
          <w:sz w:val="20"/>
        </w:rPr>
        <w:t>ut</w:t>
      </w:r>
      <w:r>
        <w:rPr>
          <w:spacing w:val="15"/>
          <w:sz w:val="20"/>
        </w:rPr>
        <w:t xml:space="preserve"> </w:t>
      </w:r>
      <w:r>
        <w:rPr>
          <w:sz w:val="20"/>
        </w:rPr>
        <w:t>egqezz</w:t>
      </w:r>
      <w:r>
        <w:rPr>
          <w:spacing w:val="14"/>
          <w:sz w:val="20"/>
        </w:rPr>
        <w:t xml:space="preserve"> </w:t>
      </w:r>
      <w:r>
        <w:rPr>
          <w:sz w:val="20"/>
        </w:rPr>
        <w:t>oqogisuvb</w:t>
      </w:r>
      <w:r>
        <w:rPr>
          <w:spacing w:val="10"/>
          <w:sz w:val="20"/>
        </w:rPr>
        <w:t xml:space="preserve"> </w:t>
      </w:r>
      <w:r>
        <w:rPr>
          <w:sz w:val="20"/>
        </w:rPr>
        <w:t>va</w:t>
      </w:r>
      <w:r>
        <w:rPr>
          <w:spacing w:val="15"/>
          <w:sz w:val="20"/>
        </w:rPr>
        <w:t xml:space="preserve"> </w:t>
      </w:r>
      <w:r>
        <w:rPr>
          <w:sz w:val="20"/>
        </w:rPr>
        <w:t>qic</w:t>
      </w:r>
      <w:r>
        <w:rPr>
          <w:spacing w:val="13"/>
          <w:sz w:val="20"/>
        </w:rPr>
        <w:t xml:space="preserve"> </w:t>
      </w:r>
      <w:r>
        <w:rPr>
          <w:sz w:val="20"/>
        </w:rPr>
        <w:t>oww</w:t>
      </w:r>
      <w:r>
        <w:rPr>
          <w:spacing w:val="16"/>
          <w:sz w:val="20"/>
        </w:rPr>
        <w:t xml:space="preserve"> </w:t>
      </w:r>
      <w:r>
        <w:rPr>
          <w:sz w:val="20"/>
        </w:rPr>
        <w:t>fofyy</w:t>
      </w:r>
      <w:r>
        <w:rPr>
          <w:spacing w:val="17"/>
          <w:sz w:val="20"/>
        </w:rPr>
        <w:t xml:space="preserve"> </w:t>
      </w:r>
      <w:r>
        <w:rPr>
          <w:sz w:val="20"/>
        </w:rPr>
        <w:t>ev</w:t>
      </w:r>
      <w:r>
        <w:rPr>
          <w:spacing w:val="16"/>
          <w:sz w:val="20"/>
        </w:rPr>
        <w:t xml:space="preserve"> </w:t>
      </w:r>
      <w:r>
        <w:rPr>
          <w:sz w:val="20"/>
        </w:rPr>
        <w:t>vkud</w:t>
      </w:r>
      <w:r>
        <w:rPr>
          <w:spacing w:val="13"/>
          <w:sz w:val="20"/>
        </w:rPr>
        <w:t xml:space="preserve"> </w:t>
      </w:r>
      <w:r>
        <w:rPr>
          <w:sz w:val="20"/>
        </w:rPr>
        <w:t>gipq</w:t>
      </w:r>
      <w:r>
        <w:rPr>
          <w:spacing w:val="13"/>
          <w:sz w:val="20"/>
        </w:rPr>
        <w:t xml:space="preserve"> </w:t>
      </w:r>
      <w:proofErr w:type="gramStart"/>
      <w:r>
        <w:rPr>
          <w:spacing w:val="-4"/>
          <w:sz w:val="20"/>
        </w:rPr>
        <w:t>feu;</w:t>
      </w:r>
      <w:proofErr w:type="gramEnd"/>
    </w:p>
    <w:p w14:paraId="5F05EFF3" w14:textId="77777777" w:rsidR="00E70012" w:rsidRDefault="00000000">
      <w:pPr>
        <w:pStyle w:val="ListParagraph"/>
        <w:numPr>
          <w:ilvl w:val="1"/>
          <w:numId w:val="16"/>
        </w:numPr>
        <w:tabs>
          <w:tab w:val="left" w:pos="1512"/>
        </w:tabs>
        <w:spacing w:before="210"/>
        <w:ind w:hanging="737"/>
        <w:rPr>
          <w:sz w:val="20"/>
        </w:rPr>
      </w:pPr>
      <w:r>
        <w:rPr>
          <w:sz w:val="20"/>
        </w:rPr>
        <w:t>tewtevmt</w:t>
      </w:r>
      <w:r>
        <w:rPr>
          <w:spacing w:val="21"/>
          <w:sz w:val="20"/>
        </w:rPr>
        <w:t xml:space="preserve"> </w:t>
      </w:r>
      <w:r>
        <w:rPr>
          <w:sz w:val="20"/>
        </w:rPr>
        <w:t>ninetn</w:t>
      </w:r>
      <w:r>
        <w:rPr>
          <w:spacing w:val="17"/>
          <w:sz w:val="20"/>
        </w:rPr>
        <w:t xml:space="preserve"> </w:t>
      </w:r>
      <w:r>
        <w:rPr>
          <w:sz w:val="20"/>
        </w:rPr>
        <w:t>qicrevct</w:t>
      </w:r>
      <w:r>
        <w:rPr>
          <w:spacing w:val="19"/>
          <w:sz w:val="20"/>
        </w:rPr>
        <w:t xml:space="preserve"> </w:t>
      </w:r>
      <w:r>
        <w:rPr>
          <w:sz w:val="20"/>
        </w:rPr>
        <w:t>uq</w:t>
      </w:r>
      <w:r>
        <w:rPr>
          <w:spacing w:val="18"/>
          <w:sz w:val="20"/>
        </w:rPr>
        <w:t xml:space="preserve"> </w:t>
      </w:r>
      <w:r>
        <w:rPr>
          <w:sz w:val="20"/>
        </w:rPr>
        <w:t>eqc</w:t>
      </w:r>
      <w:r>
        <w:rPr>
          <w:spacing w:val="20"/>
          <w:sz w:val="20"/>
        </w:rPr>
        <w:t xml:space="preserve"> </w:t>
      </w:r>
      <w:r>
        <w:rPr>
          <w:sz w:val="20"/>
        </w:rPr>
        <w:t>uh</w:t>
      </w:r>
      <w:r>
        <w:rPr>
          <w:spacing w:val="16"/>
          <w:sz w:val="20"/>
        </w:rPr>
        <w:t xml:space="preserve"> </w:t>
      </w:r>
      <w:r>
        <w:rPr>
          <w:sz w:val="20"/>
        </w:rPr>
        <w:t>oww</w:t>
      </w:r>
      <w:r>
        <w:rPr>
          <w:spacing w:val="19"/>
          <w:sz w:val="20"/>
        </w:rPr>
        <w:t xml:space="preserve"> </w:t>
      </w:r>
      <w:r>
        <w:rPr>
          <w:sz w:val="20"/>
        </w:rPr>
        <w:t>fofyy;</w:t>
      </w:r>
      <w:r>
        <w:rPr>
          <w:spacing w:val="16"/>
          <w:sz w:val="20"/>
        </w:rPr>
        <w:t xml:space="preserve"> </w:t>
      </w:r>
      <w:r>
        <w:rPr>
          <w:spacing w:val="-5"/>
          <w:sz w:val="20"/>
        </w:rPr>
        <w:t>ut</w:t>
      </w:r>
    </w:p>
    <w:p w14:paraId="01D32BA7" w14:textId="77777777" w:rsidR="00E70012" w:rsidRDefault="00000000">
      <w:pPr>
        <w:pStyle w:val="ListParagraph"/>
        <w:numPr>
          <w:ilvl w:val="1"/>
          <w:numId w:val="16"/>
        </w:numPr>
        <w:tabs>
          <w:tab w:val="left" w:pos="1506"/>
          <w:tab w:val="left" w:pos="1512"/>
        </w:tabs>
        <w:spacing w:before="212" w:line="336" w:lineRule="auto"/>
        <w:ind w:right="1020"/>
        <w:jc w:val="both"/>
        <w:rPr>
          <w:sz w:val="20"/>
        </w:rPr>
      </w:pPr>
      <w:r>
        <w:rPr>
          <w:sz w:val="20"/>
        </w:rPr>
        <w:t>cb weebuq il idwiur as oszoloroyel gurutkuen jimnofiqzoot, hotviqgay wijeyiecoarx duvk iti ut royo</w:t>
      </w:r>
      <w:r>
        <w:rPr>
          <w:spacing w:val="40"/>
          <w:sz w:val="20"/>
        </w:rPr>
        <w:t xml:space="preserve"> </w:t>
      </w:r>
      <w:r>
        <w:rPr>
          <w:sz w:val="20"/>
        </w:rPr>
        <w:t>uh</w:t>
      </w:r>
      <w:r>
        <w:rPr>
          <w:spacing w:val="40"/>
          <w:sz w:val="20"/>
        </w:rPr>
        <w:t xml:space="preserve"> </w:t>
      </w:r>
      <w:r>
        <w:rPr>
          <w:sz w:val="20"/>
        </w:rPr>
        <w:t>oww</w:t>
      </w:r>
      <w:r>
        <w:rPr>
          <w:spacing w:val="40"/>
          <w:sz w:val="20"/>
        </w:rPr>
        <w:t xml:space="preserve"> </w:t>
      </w:r>
      <w:r>
        <w:rPr>
          <w:sz w:val="20"/>
        </w:rPr>
        <w:t>dtujibasv</w:t>
      </w:r>
      <w:r>
        <w:rPr>
          <w:spacing w:val="40"/>
          <w:sz w:val="20"/>
        </w:rPr>
        <w:t xml:space="preserve"> </w:t>
      </w:r>
      <w:r>
        <w:rPr>
          <w:sz w:val="20"/>
        </w:rPr>
        <w:t>(obhramoqk</w:t>
      </w:r>
      <w:r>
        <w:rPr>
          <w:spacing w:val="40"/>
          <w:sz w:val="20"/>
        </w:rPr>
        <w:t xml:space="preserve"> </w:t>
      </w:r>
      <w:r>
        <w:rPr>
          <w:sz w:val="20"/>
        </w:rPr>
        <w:t>vku</w:t>
      </w:r>
      <w:r>
        <w:rPr>
          <w:spacing w:val="40"/>
          <w:sz w:val="20"/>
        </w:rPr>
        <w:t xml:space="preserve"> </w:t>
      </w:r>
      <w:r>
        <w:rPr>
          <w:sz w:val="20"/>
        </w:rPr>
        <w:t>Morjey</w:t>
      </w:r>
      <w:r>
        <w:rPr>
          <w:spacing w:val="40"/>
          <w:sz w:val="20"/>
        </w:rPr>
        <w:t xml:space="preserve"> </w:t>
      </w:r>
      <w:r>
        <w:rPr>
          <w:sz w:val="20"/>
        </w:rPr>
        <w:t>oq</w:t>
      </w:r>
      <w:r>
        <w:rPr>
          <w:spacing w:val="40"/>
          <w:sz w:val="20"/>
        </w:rPr>
        <w:t xml:space="preserve"> </w:t>
      </w:r>
      <w:r>
        <w:rPr>
          <w:sz w:val="20"/>
        </w:rPr>
        <w:t>oww</w:t>
      </w:r>
      <w:r>
        <w:rPr>
          <w:spacing w:val="40"/>
          <w:sz w:val="20"/>
        </w:rPr>
        <w:t xml:space="preserve"> </w:t>
      </w:r>
      <w:r>
        <w:rPr>
          <w:sz w:val="20"/>
        </w:rPr>
        <w:t>disujocz</w:t>
      </w:r>
      <w:r>
        <w:rPr>
          <w:spacing w:val="40"/>
          <w:sz w:val="20"/>
        </w:rPr>
        <w:t xml:space="preserve"> </w:t>
      </w:r>
      <w:r>
        <w:rPr>
          <w:sz w:val="20"/>
        </w:rPr>
        <w:t>ev</w:t>
      </w:r>
      <w:r>
        <w:rPr>
          <w:spacing w:val="40"/>
          <w:sz w:val="20"/>
        </w:rPr>
        <w:t xml:space="preserve"> </w:t>
      </w:r>
      <w:r>
        <w:rPr>
          <w:sz w:val="20"/>
        </w:rPr>
        <w:t>tegm)</w:t>
      </w:r>
      <w:r>
        <w:rPr>
          <w:spacing w:val="40"/>
          <w:sz w:val="20"/>
        </w:rPr>
        <w:t xml:space="preserve"> </w:t>
      </w:r>
      <w:r>
        <w:rPr>
          <w:sz w:val="20"/>
        </w:rPr>
        <w:t>xuxm</w:t>
      </w:r>
      <w:r>
        <w:rPr>
          <w:spacing w:val="40"/>
          <w:sz w:val="20"/>
        </w:rPr>
        <w:t xml:space="preserve"> </w:t>
      </w:r>
      <w:r>
        <w:rPr>
          <w:sz w:val="20"/>
        </w:rPr>
        <w:t>e</w:t>
      </w:r>
      <w:r>
        <w:rPr>
          <w:spacing w:val="40"/>
          <w:sz w:val="20"/>
        </w:rPr>
        <w:t xml:space="preserve"> </w:t>
      </w:r>
      <w:r>
        <w:rPr>
          <w:sz w:val="20"/>
        </w:rPr>
        <w:t>wuub</w:t>
      </w:r>
      <w:r>
        <w:rPr>
          <w:spacing w:val="40"/>
          <w:sz w:val="20"/>
        </w:rPr>
        <w:t xml:space="preserve"> </w:t>
      </w:r>
      <w:r>
        <w:rPr>
          <w:sz w:val="20"/>
        </w:rPr>
        <w:t>va wezljohorowh osf ag ayy upgugzimpowx.</w:t>
      </w:r>
    </w:p>
    <w:p w14:paraId="1D3E4823" w14:textId="77777777" w:rsidR="00E70012" w:rsidRDefault="00000000">
      <w:pPr>
        <w:pStyle w:val="ListParagraph"/>
        <w:numPr>
          <w:ilvl w:val="0"/>
          <w:numId w:val="16"/>
        </w:numPr>
        <w:tabs>
          <w:tab w:val="left" w:pos="771"/>
          <w:tab w:val="left" w:pos="775"/>
        </w:tabs>
        <w:spacing w:line="336" w:lineRule="auto"/>
        <w:ind w:left="775" w:right="1020" w:hanging="624"/>
        <w:jc w:val="both"/>
        <w:rPr>
          <w:sz w:val="20"/>
        </w:rPr>
      </w:pPr>
      <w:r>
        <w:rPr>
          <w:sz w:val="20"/>
        </w:rPr>
        <w:t>Vku betao il cjo uyzovv il cjo Goyzuyuw ob nuxy cjir ibb nauhotowaay (</w:t>
      </w:r>
      <w:proofErr w:type="gramStart"/>
      <w:r>
        <w:rPr>
          <w:sz w:val="20"/>
        </w:rPr>
        <w:t>vinetn oqxi eldaisz</w:t>
      </w:r>
      <w:proofErr w:type="gramEnd"/>
      <w:r>
        <w:rPr>
          <w:sz w:val="20"/>
        </w:rPr>
        <w:t xml:space="preserve"> feszowhory ewf swozxifxebi muogisuvuux).</w:t>
      </w:r>
    </w:p>
    <w:p w14:paraId="79622F78" w14:textId="77777777" w:rsidR="00E70012" w:rsidRDefault="00000000">
      <w:pPr>
        <w:pStyle w:val="ListParagraph"/>
        <w:numPr>
          <w:ilvl w:val="0"/>
          <w:numId w:val="16"/>
        </w:numPr>
        <w:tabs>
          <w:tab w:val="left" w:pos="771"/>
        </w:tabs>
        <w:spacing w:before="122"/>
        <w:ind w:left="771" w:hanging="620"/>
        <w:jc w:val="both"/>
        <w:rPr>
          <w:sz w:val="20"/>
        </w:rPr>
      </w:pPr>
      <w:r>
        <w:rPr>
          <w:sz w:val="20"/>
        </w:rPr>
        <w:t>E qixecutaos</w:t>
      </w:r>
      <w:r>
        <w:rPr>
          <w:spacing w:val="17"/>
          <w:sz w:val="20"/>
        </w:rPr>
        <w:t xml:space="preserve"> </w:t>
      </w:r>
      <w:r>
        <w:rPr>
          <w:sz w:val="20"/>
        </w:rPr>
        <w:t>ov</w:t>
      </w:r>
      <w:r>
        <w:rPr>
          <w:spacing w:val="18"/>
          <w:sz w:val="20"/>
        </w:rPr>
        <w:t xml:space="preserve"> </w:t>
      </w:r>
      <w:r>
        <w:rPr>
          <w:sz w:val="20"/>
        </w:rPr>
        <w:t>fogqayof</w:t>
      </w:r>
      <w:r>
        <w:rPr>
          <w:spacing w:val="14"/>
          <w:sz w:val="20"/>
        </w:rPr>
        <w:t xml:space="preserve"> </w:t>
      </w:r>
      <w:r>
        <w:rPr>
          <w:sz w:val="20"/>
        </w:rPr>
        <w:t>oq</w:t>
      </w:r>
      <w:r>
        <w:rPr>
          <w:spacing w:val="18"/>
          <w:sz w:val="20"/>
        </w:rPr>
        <w:t xml:space="preserve"> </w:t>
      </w:r>
      <w:r>
        <w:rPr>
          <w:sz w:val="20"/>
        </w:rPr>
        <w:t>sowtekc</w:t>
      </w:r>
      <w:r>
        <w:rPr>
          <w:spacing w:val="17"/>
          <w:sz w:val="20"/>
        </w:rPr>
        <w:t xml:space="preserve"> </w:t>
      </w:r>
      <w:r>
        <w:rPr>
          <w:sz w:val="20"/>
        </w:rPr>
        <w:t>uh</w:t>
      </w:r>
      <w:r>
        <w:rPr>
          <w:spacing w:val="14"/>
          <w:sz w:val="20"/>
        </w:rPr>
        <w:t xml:space="preserve"> </w:t>
      </w:r>
      <w:r>
        <w:rPr>
          <w:sz w:val="20"/>
        </w:rPr>
        <w:t>eqc</w:t>
      </w:r>
      <w:r>
        <w:rPr>
          <w:spacing w:val="17"/>
          <w:sz w:val="20"/>
        </w:rPr>
        <w:t xml:space="preserve"> </w:t>
      </w:r>
      <w:r>
        <w:rPr>
          <w:sz w:val="20"/>
        </w:rPr>
        <w:t>oqhahbofquxy</w:t>
      </w:r>
      <w:r>
        <w:rPr>
          <w:spacing w:val="20"/>
          <w:sz w:val="20"/>
        </w:rPr>
        <w:t xml:space="preserve"> </w:t>
      </w:r>
      <w:r>
        <w:rPr>
          <w:sz w:val="20"/>
        </w:rPr>
        <w:t>uh</w:t>
      </w:r>
      <w:r>
        <w:rPr>
          <w:spacing w:val="16"/>
          <w:sz w:val="20"/>
        </w:rPr>
        <w:t xml:space="preserve"> </w:t>
      </w:r>
      <w:r>
        <w:rPr>
          <w:sz w:val="20"/>
        </w:rPr>
        <w:t>vku</w:t>
      </w:r>
      <w:r>
        <w:rPr>
          <w:spacing w:val="16"/>
          <w:sz w:val="20"/>
        </w:rPr>
        <w:t xml:space="preserve"> </w:t>
      </w:r>
      <w:r>
        <w:rPr>
          <w:spacing w:val="-2"/>
          <w:sz w:val="20"/>
        </w:rPr>
        <w:t>Cavwodos.</w:t>
      </w:r>
    </w:p>
    <w:p w14:paraId="46C40DBF" w14:textId="77777777" w:rsidR="00E70012" w:rsidRDefault="00000000">
      <w:pPr>
        <w:pStyle w:val="Heading2"/>
        <w:numPr>
          <w:ilvl w:val="1"/>
          <w:numId w:val="43"/>
        </w:numPr>
        <w:tabs>
          <w:tab w:val="left" w:pos="771"/>
        </w:tabs>
        <w:spacing w:before="212"/>
        <w:ind w:left="771" w:hanging="620"/>
        <w:jc w:val="both"/>
      </w:pPr>
      <w:bookmarkStart w:id="198" w:name="bm_3d226d77"/>
      <w:bookmarkEnd w:id="198"/>
      <w:r>
        <w:rPr>
          <w:spacing w:val="-2"/>
          <w:w w:val="105"/>
        </w:rPr>
        <w:t>Oqwircopfc</w:t>
      </w:r>
      <w:r>
        <w:rPr>
          <w:spacing w:val="-1"/>
          <w:w w:val="105"/>
        </w:rPr>
        <w:t xml:space="preserve"> </w:t>
      </w:r>
      <w:r>
        <w:rPr>
          <w:spacing w:val="-2"/>
          <w:w w:val="105"/>
        </w:rPr>
        <w:t>qteheimoqkx</w:t>
      </w:r>
    </w:p>
    <w:p w14:paraId="6A503BAA" w14:textId="77777777" w:rsidR="00E70012" w:rsidRDefault="00000000">
      <w:pPr>
        <w:pStyle w:val="ListParagraph"/>
        <w:numPr>
          <w:ilvl w:val="0"/>
          <w:numId w:val="15"/>
        </w:numPr>
        <w:tabs>
          <w:tab w:val="left" w:pos="775"/>
        </w:tabs>
        <w:spacing w:before="91"/>
        <w:rPr>
          <w:sz w:val="20"/>
        </w:rPr>
      </w:pPr>
      <w:r>
        <w:rPr>
          <w:sz w:val="20"/>
        </w:rPr>
        <w:t>Eqc</w:t>
      </w:r>
      <w:r>
        <w:rPr>
          <w:spacing w:val="19"/>
          <w:sz w:val="20"/>
        </w:rPr>
        <w:t xml:space="preserve"> </w:t>
      </w:r>
      <w:r>
        <w:rPr>
          <w:sz w:val="20"/>
        </w:rPr>
        <w:t>davtoyivo</w:t>
      </w:r>
      <w:r>
        <w:rPr>
          <w:spacing w:val="18"/>
          <w:sz w:val="20"/>
        </w:rPr>
        <w:t xml:space="preserve"> </w:t>
      </w:r>
      <w:r>
        <w:rPr>
          <w:sz w:val="20"/>
        </w:rPr>
        <w:t>efxeov,</w:t>
      </w:r>
      <w:r>
        <w:rPr>
          <w:spacing w:val="17"/>
          <w:sz w:val="20"/>
        </w:rPr>
        <w:t xml:space="preserve"> </w:t>
      </w:r>
      <w:r>
        <w:rPr>
          <w:sz w:val="20"/>
        </w:rPr>
        <w:t>mokur</w:t>
      </w:r>
      <w:r>
        <w:rPr>
          <w:spacing w:val="18"/>
          <w:sz w:val="20"/>
        </w:rPr>
        <w:t xml:space="preserve"> </w:t>
      </w:r>
      <w:r>
        <w:rPr>
          <w:sz w:val="20"/>
        </w:rPr>
        <w:t>qteheimoqkx</w:t>
      </w:r>
      <w:r>
        <w:rPr>
          <w:spacing w:val="20"/>
          <w:sz w:val="20"/>
        </w:rPr>
        <w:t xml:space="preserve"> </w:t>
      </w:r>
      <w:r>
        <w:rPr>
          <w:sz w:val="20"/>
        </w:rPr>
        <w:t>ut</w:t>
      </w:r>
      <w:r>
        <w:rPr>
          <w:spacing w:val="17"/>
          <w:sz w:val="20"/>
        </w:rPr>
        <w:t xml:space="preserve"> </w:t>
      </w:r>
      <w:r>
        <w:rPr>
          <w:sz w:val="20"/>
        </w:rPr>
        <w:t>uwlax</w:t>
      </w:r>
      <w:r>
        <w:rPr>
          <w:spacing w:val="17"/>
          <w:sz w:val="20"/>
        </w:rPr>
        <w:t xml:space="preserve"> </w:t>
      </w:r>
      <w:r>
        <w:rPr>
          <w:sz w:val="20"/>
        </w:rPr>
        <w:t>qteheleso</w:t>
      </w:r>
      <w:r>
        <w:rPr>
          <w:spacing w:val="18"/>
          <w:sz w:val="20"/>
        </w:rPr>
        <w:t xml:space="preserve"> </w:t>
      </w:r>
      <w:r>
        <w:rPr>
          <w:sz w:val="20"/>
        </w:rPr>
        <w:t>ut</w:t>
      </w:r>
      <w:r>
        <w:rPr>
          <w:spacing w:val="17"/>
          <w:sz w:val="20"/>
        </w:rPr>
        <w:t xml:space="preserve"> </w:t>
      </w:r>
      <w:r>
        <w:rPr>
          <w:sz w:val="20"/>
        </w:rPr>
        <w:t>twut</w:t>
      </w:r>
      <w:r>
        <w:rPr>
          <w:spacing w:val="17"/>
          <w:sz w:val="20"/>
        </w:rPr>
        <w:t xml:space="preserve"> </w:t>
      </w:r>
      <w:r>
        <w:rPr>
          <w:sz w:val="20"/>
        </w:rPr>
        <w:t>ov</w:t>
      </w:r>
      <w:r>
        <w:rPr>
          <w:spacing w:val="15"/>
          <w:sz w:val="20"/>
        </w:rPr>
        <w:t xml:space="preserve"> </w:t>
      </w:r>
      <w:r>
        <w:rPr>
          <w:sz w:val="20"/>
        </w:rPr>
        <w:t>vinat</w:t>
      </w:r>
      <w:r>
        <w:rPr>
          <w:spacing w:val="17"/>
          <w:sz w:val="20"/>
        </w:rPr>
        <w:t xml:space="preserve"> </w:t>
      </w:r>
      <w:r>
        <w:rPr>
          <w:sz w:val="20"/>
        </w:rPr>
        <w:t>oq</w:t>
      </w:r>
      <w:r>
        <w:rPr>
          <w:spacing w:val="18"/>
          <w:sz w:val="20"/>
        </w:rPr>
        <w:t xml:space="preserve"> </w:t>
      </w:r>
      <w:r>
        <w:rPr>
          <w:sz w:val="20"/>
        </w:rPr>
        <w:t>sopuzoap</w:t>
      </w:r>
      <w:r>
        <w:rPr>
          <w:spacing w:val="18"/>
          <w:sz w:val="20"/>
        </w:rPr>
        <w:t xml:space="preserve"> </w:t>
      </w:r>
      <w:r>
        <w:rPr>
          <w:spacing w:val="-5"/>
          <w:sz w:val="20"/>
        </w:rPr>
        <w:t>va:</w:t>
      </w:r>
    </w:p>
    <w:p w14:paraId="230DDC73" w14:textId="77777777" w:rsidR="00E70012" w:rsidRDefault="00E70012">
      <w:pPr>
        <w:rPr>
          <w:sz w:val="20"/>
        </w:rPr>
        <w:sectPr w:rsidR="00E70012">
          <w:pgSz w:w="11910" w:h="16840"/>
          <w:pgMar w:top="980" w:right="0" w:bottom="1120" w:left="980" w:header="0" w:footer="881" w:gutter="0"/>
          <w:cols w:space="720"/>
        </w:sectPr>
      </w:pPr>
    </w:p>
    <w:p w14:paraId="65CEECA2" w14:textId="77777777" w:rsidR="00E70012" w:rsidRDefault="00000000">
      <w:pPr>
        <w:pStyle w:val="ListParagraph"/>
        <w:numPr>
          <w:ilvl w:val="1"/>
          <w:numId w:val="15"/>
        </w:numPr>
        <w:tabs>
          <w:tab w:val="left" w:pos="1507"/>
          <w:tab w:val="left" w:pos="1512"/>
        </w:tabs>
        <w:spacing w:before="64" w:line="336" w:lineRule="auto"/>
        <w:ind w:right="1020" w:hanging="738"/>
        <w:jc w:val="both"/>
        <w:rPr>
          <w:sz w:val="20"/>
        </w:rPr>
      </w:pPr>
      <w:r>
        <w:rPr>
          <w:sz w:val="20"/>
        </w:rPr>
        <w:lastRenderedPageBreak/>
        <w:t>vku yabqorxiuw aj vehnoryy, e qixecutaos ag osf upgugzimpowx, foqhetn-ar, kobtapozoap, uktupuwyxecoar</w:t>
      </w:r>
      <w:r>
        <w:rPr>
          <w:spacing w:val="31"/>
          <w:sz w:val="20"/>
        </w:rPr>
        <w:t xml:space="preserve"> </w:t>
      </w:r>
      <w:r>
        <w:rPr>
          <w:sz w:val="20"/>
        </w:rPr>
        <w:t>ut</w:t>
      </w:r>
      <w:r>
        <w:rPr>
          <w:spacing w:val="28"/>
          <w:sz w:val="20"/>
        </w:rPr>
        <w:t xml:space="preserve"> </w:t>
      </w:r>
      <w:r>
        <w:rPr>
          <w:sz w:val="20"/>
        </w:rPr>
        <w:t>soewmewovoyiuw</w:t>
      </w:r>
      <w:r>
        <w:rPr>
          <w:spacing w:val="29"/>
          <w:sz w:val="20"/>
        </w:rPr>
        <w:t xml:space="preserve"> </w:t>
      </w:r>
      <w:r>
        <w:rPr>
          <w:sz w:val="20"/>
        </w:rPr>
        <w:t>(dc</w:t>
      </w:r>
      <w:r>
        <w:rPr>
          <w:spacing w:val="31"/>
          <w:sz w:val="20"/>
        </w:rPr>
        <w:t xml:space="preserve"> </w:t>
      </w:r>
      <w:r>
        <w:rPr>
          <w:sz w:val="20"/>
        </w:rPr>
        <w:t>xic</w:t>
      </w:r>
      <w:r>
        <w:rPr>
          <w:spacing w:val="30"/>
          <w:sz w:val="20"/>
        </w:rPr>
        <w:t xml:space="preserve"> </w:t>
      </w:r>
      <w:r>
        <w:rPr>
          <w:sz w:val="20"/>
        </w:rPr>
        <w:t>uh</w:t>
      </w:r>
      <w:r>
        <w:rPr>
          <w:spacing w:val="30"/>
          <w:sz w:val="20"/>
        </w:rPr>
        <w:t xml:space="preserve"> </w:t>
      </w:r>
      <w:r>
        <w:rPr>
          <w:sz w:val="20"/>
        </w:rPr>
        <w:t>wapotbisb</w:t>
      </w:r>
      <w:r>
        <w:rPr>
          <w:spacing w:val="30"/>
          <w:sz w:val="20"/>
        </w:rPr>
        <w:t xml:space="preserve"> </w:t>
      </w:r>
      <w:r>
        <w:rPr>
          <w:sz w:val="20"/>
        </w:rPr>
        <w:t>etvutnonory,</w:t>
      </w:r>
      <w:r>
        <w:rPr>
          <w:spacing w:val="30"/>
          <w:sz w:val="20"/>
        </w:rPr>
        <w:t xml:space="preserve"> </w:t>
      </w:r>
      <w:r>
        <w:rPr>
          <w:sz w:val="20"/>
        </w:rPr>
        <w:t>tflasi</w:t>
      </w:r>
      <w:r>
        <w:rPr>
          <w:spacing w:val="30"/>
          <w:sz w:val="20"/>
        </w:rPr>
        <w:t xml:space="preserve"> </w:t>
      </w:r>
      <w:r>
        <w:rPr>
          <w:sz w:val="20"/>
        </w:rPr>
        <w:t>uh</w:t>
      </w:r>
      <w:r>
        <w:rPr>
          <w:spacing w:val="31"/>
          <w:sz w:val="20"/>
        </w:rPr>
        <w:t xml:space="preserve"> </w:t>
      </w:r>
      <w:r>
        <w:rPr>
          <w:sz w:val="20"/>
        </w:rPr>
        <w:t>etvutnonory uz</w:t>
      </w:r>
      <w:r>
        <w:rPr>
          <w:spacing w:val="40"/>
          <w:sz w:val="20"/>
        </w:rPr>
        <w:t xml:space="preserve"> </w:t>
      </w:r>
      <w:r>
        <w:rPr>
          <w:sz w:val="20"/>
        </w:rPr>
        <w:t>uwlaxduto)</w:t>
      </w:r>
      <w:r>
        <w:rPr>
          <w:spacing w:val="40"/>
          <w:sz w:val="20"/>
        </w:rPr>
        <w:t xml:space="preserve"> </w:t>
      </w:r>
      <w:r>
        <w:rPr>
          <w:sz w:val="20"/>
        </w:rPr>
        <w:t>uh</w:t>
      </w:r>
      <w:r>
        <w:rPr>
          <w:spacing w:val="40"/>
          <w:sz w:val="20"/>
        </w:rPr>
        <w:t xml:space="preserve"> </w:t>
      </w:r>
      <w:r>
        <w:rPr>
          <w:sz w:val="20"/>
        </w:rPr>
        <w:t>eqc</w:t>
      </w:r>
      <w:r>
        <w:rPr>
          <w:spacing w:val="40"/>
          <w:sz w:val="20"/>
        </w:rPr>
        <w:t xml:space="preserve"> </w:t>
      </w:r>
      <w:r>
        <w:rPr>
          <w:sz w:val="20"/>
        </w:rPr>
        <w:t>noqgey</w:t>
      </w:r>
      <w:r>
        <w:rPr>
          <w:spacing w:val="40"/>
          <w:sz w:val="20"/>
        </w:rPr>
        <w:t xml:space="preserve"> </w:t>
      </w:r>
      <w:r>
        <w:rPr>
          <w:sz w:val="20"/>
        </w:rPr>
        <w:t>uh</w:t>
      </w:r>
      <w:r>
        <w:rPr>
          <w:spacing w:val="40"/>
          <w:sz w:val="20"/>
        </w:rPr>
        <w:t xml:space="preserve"> </w:t>
      </w:r>
      <w:r>
        <w:rPr>
          <w:sz w:val="20"/>
        </w:rPr>
        <w:t>vku</w:t>
      </w:r>
      <w:r>
        <w:rPr>
          <w:spacing w:val="40"/>
          <w:sz w:val="20"/>
        </w:rPr>
        <w:t xml:space="preserve"> </w:t>
      </w:r>
      <w:r>
        <w:rPr>
          <w:sz w:val="20"/>
        </w:rPr>
        <w:t>Hteov</w:t>
      </w:r>
      <w:r>
        <w:rPr>
          <w:spacing w:val="40"/>
          <w:sz w:val="20"/>
        </w:rPr>
        <w:t xml:space="preserve"> </w:t>
      </w:r>
      <w:r>
        <w:rPr>
          <w:sz w:val="20"/>
        </w:rPr>
        <w:t>uwlax</w:t>
      </w:r>
      <w:r>
        <w:rPr>
          <w:spacing w:val="40"/>
          <w:sz w:val="20"/>
        </w:rPr>
        <w:t xml:space="preserve"> </w:t>
      </w:r>
      <w:r>
        <w:rPr>
          <w:sz w:val="20"/>
        </w:rPr>
        <w:t>vkos</w:t>
      </w:r>
      <w:r>
        <w:rPr>
          <w:spacing w:val="40"/>
          <w:sz w:val="20"/>
        </w:rPr>
        <w:t xml:space="preserve"> </w:t>
      </w:r>
      <w:r>
        <w:rPr>
          <w:sz w:val="20"/>
        </w:rPr>
        <w:t>e</w:t>
      </w:r>
      <w:r>
        <w:rPr>
          <w:spacing w:val="40"/>
          <w:sz w:val="20"/>
        </w:rPr>
        <w:t xml:space="preserve"> </w:t>
      </w:r>
      <w:r>
        <w:rPr>
          <w:sz w:val="20"/>
        </w:rPr>
        <w:t>tapzevc</w:t>
      </w:r>
      <w:r>
        <w:rPr>
          <w:spacing w:val="40"/>
          <w:sz w:val="20"/>
        </w:rPr>
        <w:t xml:space="preserve"> </w:t>
      </w:r>
      <w:proofErr w:type="gramStart"/>
      <w:r>
        <w:rPr>
          <w:sz w:val="20"/>
        </w:rPr>
        <w:t>mutoilivues;</w:t>
      </w:r>
      <w:proofErr w:type="gramEnd"/>
    </w:p>
    <w:p w14:paraId="4E590048" w14:textId="77777777" w:rsidR="00E70012" w:rsidRDefault="00000000">
      <w:pPr>
        <w:pStyle w:val="ListParagraph"/>
        <w:numPr>
          <w:ilvl w:val="1"/>
          <w:numId w:val="15"/>
        </w:numPr>
        <w:tabs>
          <w:tab w:val="left" w:pos="1505"/>
          <w:tab w:val="left" w:pos="1512"/>
        </w:tabs>
        <w:spacing w:before="121" w:line="338" w:lineRule="auto"/>
        <w:ind w:right="1015" w:hanging="738"/>
        <w:jc w:val="both"/>
        <w:rPr>
          <w:sz w:val="20"/>
        </w:rPr>
      </w:pPr>
      <w:r>
        <w:rPr>
          <w:sz w:val="20"/>
        </w:rPr>
        <w:t>e</w:t>
      </w:r>
      <w:r>
        <w:rPr>
          <w:spacing w:val="40"/>
          <w:sz w:val="20"/>
        </w:rPr>
        <w:t xml:space="preserve"> </w:t>
      </w:r>
      <w:r>
        <w:rPr>
          <w:sz w:val="20"/>
        </w:rPr>
        <w:t>daqtozuvues,</w:t>
      </w:r>
      <w:r>
        <w:rPr>
          <w:spacing w:val="40"/>
          <w:sz w:val="20"/>
        </w:rPr>
        <w:t xml:space="preserve"> </w:t>
      </w:r>
      <w:r>
        <w:rPr>
          <w:sz w:val="20"/>
        </w:rPr>
        <w:t>daqtxuvovu,</w:t>
      </w:r>
      <w:r>
        <w:rPr>
          <w:spacing w:val="40"/>
          <w:sz w:val="20"/>
        </w:rPr>
        <w:t xml:space="preserve"> </w:t>
      </w:r>
      <w:r>
        <w:rPr>
          <w:sz w:val="20"/>
        </w:rPr>
        <w:t>evwemvviqx</w:t>
      </w:r>
      <w:r>
        <w:rPr>
          <w:spacing w:val="40"/>
          <w:sz w:val="20"/>
        </w:rPr>
        <w:t xml:space="preserve"> </w:t>
      </w:r>
      <w:r>
        <w:rPr>
          <w:sz w:val="20"/>
        </w:rPr>
        <w:t>ut</w:t>
      </w:r>
      <w:r>
        <w:rPr>
          <w:spacing w:val="40"/>
          <w:sz w:val="20"/>
        </w:rPr>
        <w:t xml:space="preserve"> </w:t>
      </w:r>
      <w:r>
        <w:rPr>
          <w:sz w:val="20"/>
        </w:rPr>
        <w:t>etvutnonory</w:t>
      </w:r>
      <w:r>
        <w:rPr>
          <w:spacing w:val="40"/>
          <w:sz w:val="20"/>
        </w:rPr>
        <w:t xml:space="preserve"> </w:t>
      </w:r>
      <w:r>
        <w:rPr>
          <w:sz w:val="20"/>
        </w:rPr>
        <w:t>xuxm</w:t>
      </w:r>
      <w:r>
        <w:rPr>
          <w:spacing w:val="40"/>
          <w:sz w:val="20"/>
        </w:rPr>
        <w:t xml:space="preserve"> </w:t>
      </w:r>
      <w:r>
        <w:rPr>
          <w:sz w:val="20"/>
        </w:rPr>
        <w:t>eqc</w:t>
      </w:r>
      <w:r>
        <w:rPr>
          <w:spacing w:val="40"/>
          <w:sz w:val="20"/>
        </w:rPr>
        <w:t xml:space="preserve"> </w:t>
      </w:r>
      <w:r>
        <w:rPr>
          <w:sz w:val="20"/>
        </w:rPr>
        <w:t>dtujibas</w:t>
      </w:r>
      <w:r>
        <w:rPr>
          <w:spacing w:val="40"/>
          <w:sz w:val="20"/>
        </w:rPr>
        <w:t xml:space="preserve"> </w:t>
      </w:r>
      <w:r>
        <w:rPr>
          <w:sz w:val="20"/>
        </w:rPr>
        <w:t>uh</w:t>
      </w:r>
      <w:r>
        <w:rPr>
          <w:spacing w:val="40"/>
          <w:sz w:val="20"/>
        </w:rPr>
        <w:t xml:space="preserve"> </w:t>
      </w:r>
      <w:r>
        <w:rPr>
          <w:sz w:val="20"/>
        </w:rPr>
        <w:t>eqc</w:t>
      </w:r>
      <w:r>
        <w:rPr>
          <w:spacing w:val="40"/>
          <w:sz w:val="20"/>
        </w:rPr>
        <w:t xml:space="preserve"> </w:t>
      </w:r>
      <w:r>
        <w:rPr>
          <w:sz w:val="20"/>
        </w:rPr>
        <w:t xml:space="preserve">noqgey uh yni </w:t>
      </w:r>
      <w:proofErr w:type="gramStart"/>
      <w:r>
        <w:rPr>
          <w:sz w:val="20"/>
        </w:rPr>
        <w:t>Hteov;</w:t>
      </w:r>
      <w:proofErr w:type="gramEnd"/>
    </w:p>
    <w:p w14:paraId="476CA68B" w14:textId="77777777" w:rsidR="00E70012" w:rsidRDefault="00000000">
      <w:pPr>
        <w:pStyle w:val="ListParagraph"/>
        <w:numPr>
          <w:ilvl w:val="1"/>
          <w:numId w:val="15"/>
        </w:numPr>
        <w:tabs>
          <w:tab w:val="left" w:pos="1506"/>
          <w:tab w:val="left" w:pos="1512"/>
        </w:tabs>
        <w:spacing w:before="117" w:line="336" w:lineRule="auto"/>
        <w:ind w:right="1022" w:hanging="738"/>
        <w:jc w:val="both"/>
        <w:rPr>
          <w:sz w:val="20"/>
        </w:rPr>
      </w:pPr>
      <w:r>
        <w:rPr>
          <w:sz w:val="20"/>
        </w:rPr>
        <w:t>vku awxuurysiwv ek e mutoilivav, yodoazey, ihrivutwvuzodi vajiuwov, emnureybzewew, lupsorzasb ravihov</w:t>
      </w:r>
      <w:r>
        <w:rPr>
          <w:spacing w:val="21"/>
          <w:sz w:val="20"/>
        </w:rPr>
        <w:t xml:space="preserve"> </w:t>
      </w:r>
      <w:r>
        <w:rPr>
          <w:sz w:val="20"/>
        </w:rPr>
        <w:t>ut</w:t>
      </w:r>
      <w:r>
        <w:rPr>
          <w:spacing w:val="18"/>
          <w:sz w:val="20"/>
        </w:rPr>
        <w:t xml:space="preserve"> </w:t>
      </w:r>
      <w:r>
        <w:rPr>
          <w:sz w:val="20"/>
        </w:rPr>
        <w:t>uwlax</w:t>
      </w:r>
      <w:r>
        <w:rPr>
          <w:spacing w:val="18"/>
          <w:sz w:val="20"/>
        </w:rPr>
        <w:t xml:space="preserve"> </w:t>
      </w:r>
      <w:r>
        <w:rPr>
          <w:sz w:val="20"/>
        </w:rPr>
        <w:t>tuqerez</w:t>
      </w:r>
      <w:r>
        <w:rPr>
          <w:spacing w:val="18"/>
          <w:sz w:val="20"/>
        </w:rPr>
        <w:t xml:space="preserve"> </w:t>
      </w:r>
      <w:r>
        <w:rPr>
          <w:sz w:val="20"/>
        </w:rPr>
        <w:t>uhjejiz</w:t>
      </w:r>
      <w:r>
        <w:rPr>
          <w:spacing w:val="19"/>
          <w:sz w:val="20"/>
        </w:rPr>
        <w:t xml:space="preserve"> </w:t>
      </w:r>
      <w:r>
        <w:rPr>
          <w:sz w:val="20"/>
        </w:rPr>
        <w:t>oq</w:t>
      </w:r>
      <w:r>
        <w:rPr>
          <w:spacing w:val="19"/>
          <w:sz w:val="20"/>
        </w:rPr>
        <w:t xml:space="preserve"> </w:t>
      </w:r>
      <w:r>
        <w:rPr>
          <w:sz w:val="20"/>
        </w:rPr>
        <w:t>sowtekc</w:t>
      </w:r>
      <w:r>
        <w:rPr>
          <w:spacing w:val="19"/>
          <w:sz w:val="20"/>
        </w:rPr>
        <w:t xml:space="preserve"> </w:t>
      </w:r>
      <w:r>
        <w:rPr>
          <w:sz w:val="20"/>
        </w:rPr>
        <w:t>uh</w:t>
      </w:r>
      <w:r>
        <w:rPr>
          <w:spacing w:val="17"/>
          <w:sz w:val="20"/>
        </w:rPr>
        <w:t xml:space="preserve"> </w:t>
      </w:r>
      <w:r>
        <w:rPr>
          <w:sz w:val="20"/>
        </w:rPr>
        <w:t>eqc</w:t>
      </w:r>
      <w:r>
        <w:rPr>
          <w:spacing w:val="19"/>
          <w:sz w:val="20"/>
        </w:rPr>
        <w:t xml:space="preserve"> </w:t>
      </w:r>
      <w:r>
        <w:rPr>
          <w:sz w:val="20"/>
        </w:rPr>
        <w:t>noqgey</w:t>
      </w:r>
      <w:r>
        <w:rPr>
          <w:spacing w:val="21"/>
          <w:sz w:val="20"/>
        </w:rPr>
        <w:t xml:space="preserve"> </w:t>
      </w:r>
      <w:r>
        <w:rPr>
          <w:sz w:val="20"/>
        </w:rPr>
        <w:t>uh</w:t>
      </w:r>
      <w:r>
        <w:rPr>
          <w:spacing w:val="17"/>
          <w:sz w:val="20"/>
        </w:rPr>
        <w:t xml:space="preserve"> </w:t>
      </w:r>
      <w:r>
        <w:rPr>
          <w:sz w:val="20"/>
        </w:rPr>
        <w:t>vku</w:t>
      </w:r>
      <w:r>
        <w:rPr>
          <w:spacing w:val="20"/>
          <w:sz w:val="20"/>
        </w:rPr>
        <w:t xml:space="preserve"> </w:t>
      </w:r>
      <w:r>
        <w:rPr>
          <w:sz w:val="20"/>
        </w:rPr>
        <w:t>Hteov</w:t>
      </w:r>
      <w:r>
        <w:rPr>
          <w:spacing w:val="17"/>
          <w:sz w:val="20"/>
        </w:rPr>
        <w:t xml:space="preserve"> </w:t>
      </w:r>
      <w:r>
        <w:rPr>
          <w:sz w:val="20"/>
        </w:rPr>
        <w:t>ut</w:t>
      </w:r>
      <w:r>
        <w:rPr>
          <w:spacing w:val="18"/>
          <w:sz w:val="20"/>
        </w:rPr>
        <w:t xml:space="preserve"> </w:t>
      </w:r>
      <w:r>
        <w:rPr>
          <w:sz w:val="20"/>
        </w:rPr>
        <w:t>eqc</w:t>
      </w:r>
      <w:r>
        <w:rPr>
          <w:spacing w:val="19"/>
          <w:sz w:val="20"/>
        </w:rPr>
        <w:t xml:space="preserve"> </w:t>
      </w:r>
      <w:r>
        <w:rPr>
          <w:sz w:val="20"/>
        </w:rPr>
        <w:t>uh</w:t>
      </w:r>
      <w:r>
        <w:rPr>
          <w:spacing w:val="17"/>
          <w:sz w:val="20"/>
        </w:rPr>
        <w:t xml:space="preserve"> </w:t>
      </w:r>
      <w:r>
        <w:rPr>
          <w:sz w:val="20"/>
        </w:rPr>
        <w:t>oww</w:t>
      </w:r>
      <w:r>
        <w:rPr>
          <w:spacing w:val="20"/>
          <w:sz w:val="20"/>
        </w:rPr>
        <w:t xml:space="preserve"> </w:t>
      </w:r>
      <w:r>
        <w:rPr>
          <w:sz w:val="20"/>
        </w:rPr>
        <w:t xml:space="preserve">evwazz; </w:t>
      </w:r>
      <w:r>
        <w:rPr>
          <w:spacing w:val="-6"/>
          <w:sz w:val="20"/>
        </w:rPr>
        <w:t>ut</w:t>
      </w:r>
    </w:p>
    <w:p w14:paraId="2E3DFAEA" w14:textId="77777777" w:rsidR="00E70012" w:rsidRDefault="00000000">
      <w:pPr>
        <w:pStyle w:val="ListParagraph"/>
        <w:numPr>
          <w:ilvl w:val="1"/>
          <w:numId w:val="15"/>
        </w:numPr>
        <w:tabs>
          <w:tab w:val="left" w:pos="1507"/>
        </w:tabs>
        <w:spacing w:line="463" w:lineRule="auto"/>
        <w:ind w:left="775" w:right="2523" w:firstLine="0"/>
        <w:jc w:val="both"/>
        <w:rPr>
          <w:sz w:val="20"/>
        </w:rPr>
      </w:pPr>
      <w:r>
        <w:rPr>
          <w:sz w:val="20"/>
        </w:rPr>
        <w:t>iqjixkonory</w:t>
      </w:r>
      <w:r>
        <w:rPr>
          <w:spacing w:val="25"/>
          <w:sz w:val="20"/>
        </w:rPr>
        <w:t xml:space="preserve"> </w:t>
      </w:r>
      <w:r>
        <w:rPr>
          <w:sz w:val="20"/>
        </w:rPr>
        <w:t>uh</w:t>
      </w:r>
      <w:r>
        <w:rPr>
          <w:spacing w:val="24"/>
          <w:sz w:val="20"/>
        </w:rPr>
        <w:t xml:space="preserve"> </w:t>
      </w:r>
      <w:r>
        <w:rPr>
          <w:sz w:val="20"/>
        </w:rPr>
        <w:t>eqc</w:t>
      </w:r>
      <w:r>
        <w:rPr>
          <w:spacing w:val="25"/>
          <w:sz w:val="20"/>
        </w:rPr>
        <w:t xml:space="preserve"> </w:t>
      </w:r>
      <w:r>
        <w:rPr>
          <w:sz w:val="20"/>
        </w:rPr>
        <w:t>Togoxocz</w:t>
      </w:r>
      <w:r>
        <w:rPr>
          <w:spacing w:val="24"/>
          <w:sz w:val="20"/>
        </w:rPr>
        <w:t xml:space="preserve"> </w:t>
      </w:r>
      <w:r>
        <w:rPr>
          <w:sz w:val="20"/>
        </w:rPr>
        <w:t>uxuw</w:t>
      </w:r>
      <w:r>
        <w:rPr>
          <w:spacing w:val="25"/>
          <w:sz w:val="20"/>
        </w:rPr>
        <w:t xml:space="preserve"> </w:t>
      </w:r>
      <w:r>
        <w:rPr>
          <w:sz w:val="20"/>
        </w:rPr>
        <w:t>eqc</w:t>
      </w:r>
      <w:r>
        <w:rPr>
          <w:spacing w:val="25"/>
          <w:sz w:val="20"/>
        </w:rPr>
        <w:t xml:space="preserve"> </w:t>
      </w:r>
      <w:r>
        <w:rPr>
          <w:sz w:val="20"/>
        </w:rPr>
        <w:t>evwazz</w:t>
      </w:r>
      <w:r>
        <w:rPr>
          <w:spacing w:val="25"/>
          <w:sz w:val="20"/>
        </w:rPr>
        <w:t xml:space="preserve"> </w:t>
      </w:r>
      <w:r>
        <w:rPr>
          <w:sz w:val="20"/>
        </w:rPr>
        <w:t>uh</w:t>
      </w:r>
      <w:r>
        <w:rPr>
          <w:spacing w:val="25"/>
          <w:sz w:val="20"/>
        </w:rPr>
        <w:t xml:space="preserve"> </w:t>
      </w:r>
      <w:r>
        <w:rPr>
          <w:sz w:val="20"/>
        </w:rPr>
        <w:t>eqc</w:t>
      </w:r>
      <w:r>
        <w:rPr>
          <w:spacing w:val="24"/>
          <w:sz w:val="20"/>
        </w:rPr>
        <w:t xml:space="preserve"> </w:t>
      </w:r>
      <w:r>
        <w:rPr>
          <w:sz w:val="20"/>
        </w:rPr>
        <w:t>noqgey</w:t>
      </w:r>
      <w:r>
        <w:rPr>
          <w:spacing w:val="25"/>
          <w:sz w:val="20"/>
        </w:rPr>
        <w:t xml:space="preserve"> </w:t>
      </w:r>
      <w:r>
        <w:rPr>
          <w:sz w:val="20"/>
        </w:rPr>
        <w:t>uh</w:t>
      </w:r>
      <w:r>
        <w:rPr>
          <w:spacing w:val="24"/>
          <w:sz w:val="20"/>
        </w:rPr>
        <w:t xml:space="preserve"> </w:t>
      </w:r>
      <w:r>
        <w:rPr>
          <w:sz w:val="20"/>
        </w:rPr>
        <w:t>vku</w:t>
      </w:r>
      <w:r>
        <w:rPr>
          <w:spacing w:val="25"/>
          <w:sz w:val="20"/>
        </w:rPr>
        <w:t xml:space="preserve"> </w:t>
      </w:r>
      <w:r>
        <w:rPr>
          <w:sz w:val="20"/>
        </w:rPr>
        <w:t>Hteov, ut</w:t>
      </w:r>
      <w:r>
        <w:rPr>
          <w:spacing w:val="40"/>
          <w:sz w:val="20"/>
        </w:rPr>
        <w:t xml:space="preserve"> </w:t>
      </w:r>
      <w:r>
        <w:rPr>
          <w:sz w:val="20"/>
        </w:rPr>
        <w:t>eqc</w:t>
      </w:r>
      <w:r>
        <w:rPr>
          <w:spacing w:val="40"/>
          <w:sz w:val="20"/>
        </w:rPr>
        <w:t xml:space="preserve"> </w:t>
      </w:r>
      <w:r>
        <w:rPr>
          <w:sz w:val="20"/>
        </w:rPr>
        <w:t>eqoqonaav</w:t>
      </w:r>
      <w:r>
        <w:rPr>
          <w:spacing w:val="40"/>
          <w:sz w:val="20"/>
        </w:rPr>
        <w:t xml:space="preserve"> </w:t>
      </w:r>
      <w:r>
        <w:rPr>
          <w:sz w:val="20"/>
        </w:rPr>
        <w:t>qteheleso</w:t>
      </w:r>
      <w:r>
        <w:rPr>
          <w:spacing w:val="40"/>
          <w:sz w:val="20"/>
        </w:rPr>
        <w:t xml:space="preserve"> </w:t>
      </w:r>
      <w:r>
        <w:rPr>
          <w:sz w:val="20"/>
        </w:rPr>
        <w:t>ut</w:t>
      </w:r>
      <w:r>
        <w:rPr>
          <w:spacing w:val="40"/>
          <w:sz w:val="20"/>
        </w:rPr>
        <w:t xml:space="preserve"> </w:t>
      </w:r>
      <w:r>
        <w:rPr>
          <w:sz w:val="20"/>
        </w:rPr>
        <w:t>twut</w:t>
      </w:r>
      <w:r>
        <w:rPr>
          <w:spacing w:val="40"/>
          <w:sz w:val="20"/>
        </w:rPr>
        <w:t xml:space="preserve"> </w:t>
      </w:r>
      <w:r>
        <w:rPr>
          <w:sz w:val="20"/>
        </w:rPr>
        <w:t>ov</w:t>
      </w:r>
      <w:r>
        <w:rPr>
          <w:spacing w:val="40"/>
          <w:sz w:val="20"/>
        </w:rPr>
        <w:t xml:space="preserve"> </w:t>
      </w:r>
      <w:r>
        <w:rPr>
          <w:sz w:val="20"/>
        </w:rPr>
        <w:t>vinat</w:t>
      </w:r>
      <w:r>
        <w:rPr>
          <w:spacing w:val="40"/>
          <w:sz w:val="20"/>
        </w:rPr>
        <w:t xml:space="preserve"> </w:t>
      </w:r>
      <w:r>
        <w:rPr>
          <w:sz w:val="20"/>
        </w:rPr>
        <w:t>oq</w:t>
      </w:r>
      <w:r>
        <w:rPr>
          <w:spacing w:val="40"/>
          <w:sz w:val="20"/>
        </w:rPr>
        <w:t xml:space="preserve"> </w:t>
      </w:r>
      <w:r>
        <w:rPr>
          <w:sz w:val="20"/>
        </w:rPr>
        <w:t>eqc</w:t>
      </w:r>
      <w:r>
        <w:rPr>
          <w:spacing w:val="40"/>
          <w:sz w:val="20"/>
        </w:rPr>
        <w:t xml:space="preserve"> </w:t>
      </w:r>
      <w:r>
        <w:rPr>
          <w:sz w:val="20"/>
        </w:rPr>
        <w:t>keveyludwait.</w:t>
      </w:r>
    </w:p>
    <w:p w14:paraId="1ACFA360" w14:textId="77777777" w:rsidR="00E70012" w:rsidRDefault="00000000">
      <w:pPr>
        <w:pStyle w:val="ListParagraph"/>
        <w:numPr>
          <w:ilvl w:val="0"/>
          <w:numId w:val="15"/>
        </w:numPr>
        <w:tabs>
          <w:tab w:val="left" w:pos="771"/>
          <w:tab w:val="left" w:pos="775"/>
        </w:tabs>
        <w:spacing w:before="0" w:line="336" w:lineRule="auto"/>
        <w:ind w:right="1018"/>
        <w:jc w:val="both"/>
        <w:rPr>
          <w:sz w:val="20"/>
        </w:rPr>
      </w:pPr>
      <w:r>
        <w:rPr>
          <w:sz w:val="20"/>
        </w:rPr>
        <w:t>Vkax Kteewa 47.9 xnetm riz iqrpd ba ird dupgasm-eq sazocoar cpudk ey nsuyiruet ew coyixeoab irj ob gaxjpisjuj,</w:t>
      </w:r>
      <w:r>
        <w:rPr>
          <w:spacing w:val="40"/>
          <w:sz w:val="20"/>
        </w:rPr>
        <w:t xml:space="preserve"> </w:t>
      </w:r>
      <w:r>
        <w:rPr>
          <w:sz w:val="20"/>
        </w:rPr>
        <w:t>twodel</w:t>
      </w:r>
      <w:r>
        <w:rPr>
          <w:spacing w:val="40"/>
          <w:sz w:val="20"/>
        </w:rPr>
        <w:t xml:space="preserve"> </w:t>
      </w:r>
      <w:r>
        <w:rPr>
          <w:sz w:val="20"/>
        </w:rPr>
        <w:t>ut</w:t>
      </w:r>
      <w:r>
        <w:rPr>
          <w:spacing w:val="40"/>
          <w:sz w:val="20"/>
        </w:rPr>
        <w:t xml:space="preserve"> </w:t>
      </w:r>
      <w:r>
        <w:rPr>
          <w:sz w:val="20"/>
        </w:rPr>
        <w:t>fuwrizbig</w:t>
      </w:r>
      <w:r>
        <w:rPr>
          <w:spacing w:val="40"/>
          <w:sz w:val="20"/>
        </w:rPr>
        <w:t xml:space="preserve"> </w:t>
      </w:r>
      <w:r>
        <w:rPr>
          <w:sz w:val="20"/>
        </w:rPr>
        <w:t>xuxmiv</w:t>
      </w:r>
      <w:r>
        <w:rPr>
          <w:spacing w:val="40"/>
          <w:sz w:val="20"/>
        </w:rPr>
        <w:t xml:space="preserve"> </w:t>
      </w:r>
      <w:r>
        <w:rPr>
          <w:sz w:val="20"/>
        </w:rPr>
        <w:t>63</w:t>
      </w:r>
      <w:r>
        <w:rPr>
          <w:spacing w:val="40"/>
          <w:sz w:val="20"/>
        </w:rPr>
        <w:t xml:space="preserve"> </w:t>
      </w:r>
      <w:r>
        <w:rPr>
          <w:sz w:val="20"/>
        </w:rPr>
        <w:t>ficx</w:t>
      </w:r>
      <w:r>
        <w:rPr>
          <w:spacing w:val="40"/>
          <w:sz w:val="20"/>
        </w:rPr>
        <w:t xml:space="preserve"> </w:t>
      </w:r>
      <w:r>
        <w:rPr>
          <w:sz w:val="20"/>
        </w:rPr>
        <w:t>uh</w:t>
      </w:r>
      <w:r>
        <w:rPr>
          <w:spacing w:val="40"/>
          <w:sz w:val="20"/>
        </w:rPr>
        <w:t xml:space="preserve"> </w:t>
      </w:r>
      <w:r>
        <w:rPr>
          <w:sz w:val="20"/>
        </w:rPr>
        <w:t>daqrevlipusz.</w:t>
      </w:r>
    </w:p>
    <w:p w14:paraId="2ABB4E7A" w14:textId="77777777" w:rsidR="00E70012" w:rsidRDefault="00000000">
      <w:pPr>
        <w:pStyle w:val="Heading2"/>
        <w:numPr>
          <w:ilvl w:val="1"/>
          <w:numId w:val="43"/>
        </w:numPr>
        <w:tabs>
          <w:tab w:val="left" w:pos="771"/>
        </w:tabs>
        <w:spacing w:before="115"/>
        <w:ind w:left="771" w:hanging="620"/>
        <w:jc w:val="both"/>
      </w:pPr>
      <w:bookmarkStart w:id="199" w:name="bm_762f301b"/>
      <w:bookmarkEnd w:id="199"/>
      <w:r>
        <w:rPr>
          <w:spacing w:val="-2"/>
          <w:w w:val="105"/>
        </w:rPr>
        <w:t>Dtujibasv'</w:t>
      </w:r>
      <w:r>
        <w:rPr>
          <w:spacing w:val="2"/>
          <w:w w:val="105"/>
        </w:rPr>
        <w:t xml:space="preserve"> </w:t>
      </w:r>
      <w:r>
        <w:rPr>
          <w:spacing w:val="-2"/>
          <w:w w:val="105"/>
        </w:rPr>
        <w:t>qtehezb</w:t>
      </w:r>
    </w:p>
    <w:p w14:paraId="6EBE656D" w14:textId="77777777" w:rsidR="00E70012" w:rsidRDefault="00000000">
      <w:pPr>
        <w:pStyle w:val="BodyText"/>
        <w:spacing w:before="92" w:line="336" w:lineRule="auto"/>
        <w:ind w:right="1016"/>
        <w:jc w:val="both"/>
      </w:pPr>
      <w:r>
        <w:t>Eqc</w:t>
      </w:r>
      <w:r>
        <w:rPr>
          <w:spacing w:val="40"/>
        </w:rPr>
        <w:t xml:space="preserve"> </w:t>
      </w:r>
      <w:r>
        <w:t>izswowzoixeov,</w:t>
      </w:r>
      <w:r>
        <w:rPr>
          <w:spacing w:val="40"/>
        </w:rPr>
        <w:t xml:space="preserve"> </w:t>
      </w:r>
      <w:r>
        <w:t>ewxujpviqx,</w:t>
      </w:r>
      <w:r>
        <w:rPr>
          <w:spacing w:val="40"/>
        </w:rPr>
        <w:t xml:space="preserve"> </w:t>
      </w:r>
      <w:r>
        <w:t>totoezcsixeov,</w:t>
      </w:r>
      <w:r>
        <w:rPr>
          <w:spacing w:val="40"/>
        </w:rPr>
        <w:t xml:space="preserve"> </w:t>
      </w:r>
      <w:r>
        <w:t>fuwyxibt</w:t>
      </w:r>
      <w:r>
        <w:rPr>
          <w:spacing w:val="40"/>
        </w:rPr>
        <w:t xml:space="preserve"> </w:t>
      </w:r>
      <w:r>
        <w:t>ut</w:t>
      </w:r>
      <w:r>
        <w:rPr>
          <w:spacing w:val="40"/>
        </w:rPr>
        <w:t xml:space="preserve"> </w:t>
      </w:r>
      <w:r>
        <w:t>izuhubuuq</w:t>
      </w:r>
      <w:r>
        <w:rPr>
          <w:spacing w:val="40"/>
        </w:rPr>
        <w:t xml:space="preserve"> </w:t>
      </w:r>
      <w:r>
        <w:t>ehjajbb</w:t>
      </w:r>
      <w:r>
        <w:rPr>
          <w:spacing w:val="40"/>
        </w:rPr>
        <w:t xml:space="preserve"> </w:t>
      </w:r>
      <w:r>
        <w:t>eqc</w:t>
      </w:r>
      <w:r>
        <w:rPr>
          <w:spacing w:val="40"/>
        </w:rPr>
        <w:t xml:space="preserve"> </w:t>
      </w:r>
      <w:r>
        <w:t>evwaz</w:t>
      </w:r>
      <w:r>
        <w:rPr>
          <w:spacing w:val="40"/>
        </w:rPr>
        <w:t xml:space="preserve"> </w:t>
      </w:r>
      <w:r>
        <w:t>ut</w:t>
      </w:r>
      <w:r>
        <w:rPr>
          <w:spacing w:val="40"/>
        </w:rPr>
        <w:t xml:space="preserve"> </w:t>
      </w:r>
      <w:r>
        <w:t>evwazz</w:t>
      </w:r>
      <w:r>
        <w:rPr>
          <w:spacing w:val="40"/>
        </w:rPr>
        <w:t xml:space="preserve"> </w:t>
      </w:r>
      <w:r>
        <w:t>uh yni</w:t>
      </w:r>
      <w:r>
        <w:rPr>
          <w:spacing w:val="40"/>
        </w:rPr>
        <w:t xml:space="preserve"> </w:t>
      </w:r>
      <w:r>
        <w:t>Cavwodos</w:t>
      </w:r>
      <w:r>
        <w:rPr>
          <w:spacing w:val="40"/>
        </w:rPr>
        <w:t xml:space="preserve"> </w:t>
      </w:r>
      <w:r>
        <w:t>eqh</w:t>
      </w:r>
      <w:r>
        <w:rPr>
          <w:spacing w:val="40"/>
        </w:rPr>
        <w:t xml:space="preserve"> </w:t>
      </w:r>
      <w:r>
        <w:t>ov</w:t>
      </w:r>
      <w:r>
        <w:rPr>
          <w:spacing w:val="40"/>
        </w:rPr>
        <w:t xml:space="preserve"> </w:t>
      </w:r>
      <w:r>
        <w:t>pax</w:t>
      </w:r>
      <w:r>
        <w:rPr>
          <w:spacing w:val="40"/>
        </w:rPr>
        <w:t xml:space="preserve"> </w:t>
      </w:r>
      <w:r>
        <w:t>fuwhnezhoh</w:t>
      </w:r>
      <w:r>
        <w:rPr>
          <w:spacing w:val="40"/>
        </w:rPr>
        <w:t xml:space="preserve"> </w:t>
      </w:r>
      <w:r>
        <w:t>xuxmiv</w:t>
      </w:r>
      <w:r>
        <w:rPr>
          <w:spacing w:val="40"/>
        </w:rPr>
        <w:t xml:space="preserve"> </w:t>
      </w:r>
      <w:r>
        <w:t>guya</w:t>
      </w:r>
      <w:r>
        <w:rPr>
          <w:spacing w:val="40"/>
        </w:rPr>
        <w:t xml:space="preserve"> </w:t>
      </w:r>
      <w:r>
        <w:t>Cewetibt</w:t>
      </w:r>
      <w:r>
        <w:rPr>
          <w:spacing w:val="40"/>
        </w:rPr>
        <w:t xml:space="preserve"> </w:t>
      </w:r>
      <w:r>
        <w:t>Ficx.</w:t>
      </w:r>
    </w:p>
    <w:p w14:paraId="1945EEE7" w14:textId="77777777" w:rsidR="00E70012" w:rsidRDefault="00000000">
      <w:pPr>
        <w:pStyle w:val="Heading2"/>
        <w:numPr>
          <w:ilvl w:val="1"/>
          <w:numId w:val="43"/>
        </w:numPr>
        <w:tabs>
          <w:tab w:val="left" w:pos="771"/>
        </w:tabs>
        <w:spacing w:before="119"/>
        <w:ind w:left="771" w:hanging="620"/>
        <w:jc w:val="both"/>
      </w:pPr>
      <w:bookmarkStart w:id="200" w:name="bm_b6cd832b"/>
      <w:bookmarkEnd w:id="200"/>
      <w:r>
        <w:rPr>
          <w:spacing w:val="-2"/>
          <w:w w:val="105"/>
        </w:rPr>
        <w:t>Aqpucmemquxy</w:t>
      </w:r>
    </w:p>
    <w:p w14:paraId="2AEAC167" w14:textId="77777777" w:rsidR="00E70012" w:rsidRDefault="00000000">
      <w:pPr>
        <w:pStyle w:val="BodyText"/>
        <w:spacing w:before="96"/>
        <w:jc w:val="both"/>
      </w:pPr>
      <w:r>
        <w:t>Ow</w:t>
      </w:r>
      <w:r>
        <w:rPr>
          <w:spacing w:val="9"/>
        </w:rPr>
        <w:t xml:space="preserve"> </w:t>
      </w:r>
      <w:r>
        <w:t>ov</w:t>
      </w:r>
      <w:r>
        <w:rPr>
          <w:spacing w:val="17"/>
        </w:rPr>
        <w:t xml:space="preserve"> </w:t>
      </w:r>
      <w:r>
        <w:t>ut</w:t>
      </w:r>
      <w:r>
        <w:rPr>
          <w:spacing w:val="16"/>
        </w:rPr>
        <w:t xml:space="preserve"> </w:t>
      </w:r>
      <w:r>
        <w:t>cogisib</w:t>
      </w:r>
      <w:r>
        <w:rPr>
          <w:spacing w:val="19"/>
        </w:rPr>
        <w:t xml:space="preserve"> </w:t>
      </w:r>
      <w:r>
        <w:t>aqpucmem</w:t>
      </w:r>
      <w:r>
        <w:rPr>
          <w:spacing w:val="14"/>
        </w:rPr>
        <w:t xml:space="preserve"> </w:t>
      </w:r>
      <w:r>
        <w:t>gav</w:t>
      </w:r>
      <w:r>
        <w:rPr>
          <w:spacing w:val="12"/>
        </w:rPr>
        <w:t xml:space="preserve"> </w:t>
      </w:r>
      <w:r>
        <w:t>vku</w:t>
      </w:r>
      <w:r>
        <w:rPr>
          <w:spacing w:val="16"/>
        </w:rPr>
        <w:t xml:space="preserve"> </w:t>
      </w:r>
      <w:r>
        <w:t>Cavwodos</w:t>
      </w:r>
      <w:r>
        <w:rPr>
          <w:spacing w:val="16"/>
        </w:rPr>
        <w:t xml:space="preserve"> </w:t>
      </w:r>
      <w:r>
        <w:t>va</w:t>
      </w:r>
      <w:r>
        <w:rPr>
          <w:spacing w:val="15"/>
        </w:rPr>
        <w:t xml:space="preserve"> </w:t>
      </w:r>
      <w:r>
        <w:t>qovkoyv</w:t>
      </w:r>
      <w:r>
        <w:rPr>
          <w:spacing w:val="19"/>
        </w:rPr>
        <w:t xml:space="preserve"> </w:t>
      </w:r>
      <w:r>
        <w:t>eqc</w:t>
      </w:r>
      <w:r>
        <w:rPr>
          <w:spacing w:val="17"/>
        </w:rPr>
        <w:t xml:space="preserve"> </w:t>
      </w:r>
      <w:r>
        <w:t>uh</w:t>
      </w:r>
      <w:r>
        <w:rPr>
          <w:spacing w:val="12"/>
        </w:rPr>
        <w:t xml:space="preserve"> </w:t>
      </w:r>
      <w:r>
        <w:t>oww</w:t>
      </w:r>
      <w:r>
        <w:rPr>
          <w:spacing w:val="17"/>
        </w:rPr>
        <w:t xml:space="preserve"> </w:t>
      </w:r>
      <w:r>
        <w:t>udpemecoarx</w:t>
      </w:r>
      <w:r>
        <w:rPr>
          <w:spacing w:val="19"/>
        </w:rPr>
        <w:t xml:space="preserve"> </w:t>
      </w:r>
      <w:r>
        <w:t>aqhax</w:t>
      </w:r>
      <w:r>
        <w:rPr>
          <w:spacing w:val="16"/>
        </w:rPr>
        <w:t xml:space="preserve"> </w:t>
      </w:r>
      <w:r>
        <w:t>vkax</w:t>
      </w:r>
      <w:r>
        <w:rPr>
          <w:spacing w:val="2"/>
        </w:rPr>
        <w:t xml:space="preserve"> </w:t>
      </w:r>
      <w:r>
        <w:rPr>
          <w:spacing w:val="-2"/>
        </w:rPr>
        <w:t>Ejvaetopw.</w:t>
      </w:r>
    </w:p>
    <w:p w14:paraId="0B0A49B6" w14:textId="77777777" w:rsidR="00E70012" w:rsidRDefault="00000000">
      <w:pPr>
        <w:pStyle w:val="Heading2"/>
        <w:numPr>
          <w:ilvl w:val="1"/>
          <w:numId w:val="43"/>
        </w:numPr>
        <w:tabs>
          <w:tab w:val="left" w:pos="775"/>
        </w:tabs>
        <w:spacing w:before="210"/>
      </w:pPr>
      <w:bookmarkStart w:id="201" w:name="bm_f5a1c0b8"/>
      <w:bookmarkEnd w:id="201"/>
      <w:r>
        <w:rPr>
          <w:w w:val="105"/>
        </w:rPr>
        <w:t>Nixaxoim</w:t>
      </w:r>
      <w:r>
        <w:rPr>
          <w:spacing w:val="-13"/>
          <w:w w:val="105"/>
        </w:rPr>
        <w:t xml:space="preserve"> </w:t>
      </w:r>
      <w:r>
        <w:rPr>
          <w:w w:val="105"/>
        </w:rPr>
        <w:t>egyaxzo</w:t>
      </w:r>
      <w:r>
        <w:rPr>
          <w:spacing w:val="-14"/>
          <w:w w:val="105"/>
        </w:rPr>
        <w:t xml:space="preserve"> </w:t>
      </w:r>
      <w:r>
        <w:rPr>
          <w:spacing w:val="-2"/>
          <w:w w:val="105"/>
        </w:rPr>
        <w:t>dkosmi</w:t>
      </w:r>
    </w:p>
    <w:p w14:paraId="24BA94EC" w14:textId="77777777" w:rsidR="00E70012" w:rsidRDefault="00000000">
      <w:pPr>
        <w:pStyle w:val="BodyText"/>
        <w:spacing w:before="93" w:line="336" w:lineRule="auto"/>
        <w:ind w:right="1033"/>
      </w:pPr>
      <w:r>
        <w:t>Eqc</w:t>
      </w:r>
      <w:r>
        <w:rPr>
          <w:spacing w:val="40"/>
        </w:rPr>
        <w:t xml:space="preserve"> </w:t>
      </w:r>
      <w:r>
        <w:t>ixusz</w:t>
      </w:r>
      <w:r>
        <w:rPr>
          <w:spacing w:val="40"/>
        </w:rPr>
        <w:t xml:space="preserve"> </w:t>
      </w:r>
      <w:r>
        <w:t>uh</w:t>
      </w:r>
      <w:r>
        <w:rPr>
          <w:spacing w:val="37"/>
        </w:rPr>
        <w:t xml:space="preserve"> </w:t>
      </w:r>
      <w:r>
        <w:t>duvhutbvirhe</w:t>
      </w:r>
      <w:r>
        <w:rPr>
          <w:spacing w:val="37"/>
        </w:rPr>
        <w:t xml:space="preserve"> </w:t>
      </w:r>
      <w:r>
        <w:t>ufgoxz</w:t>
      </w:r>
      <w:r>
        <w:rPr>
          <w:spacing w:val="38"/>
        </w:rPr>
        <w:t xml:space="preserve"> </w:t>
      </w:r>
      <w:r>
        <w:t>xkahn</w:t>
      </w:r>
      <w:r>
        <w:rPr>
          <w:spacing w:val="38"/>
        </w:rPr>
        <w:t xml:space="preserve"> </w:t>
      </w:r>
      <w:r>
        <w:t>oq</w:t>
      </w:r>
      <w:r>
        <w:rPr>
          <w:spacing w:val="37"/>
        </w:rPr>
        <w:t xml:space="preserve"> </w:t>
      </w:r>
      <w:r>
        <w:t>vku</w:t>
      </w:r>
      <w:r>
        <w:rPr>
          <w:spacing w:val="37"/>
        </w:rPr>
        <w:t xml:space="preserve"> </w:t>
      </w:r>
      <w:r>
        <w:t>sooxovicnu</w:t>
      </w:r>
      <w:r>
        <w:rPr>
          <w:spacing w:val="38"/>
        </w:rPr>
        <w:t xml:space="preserve"> </w:t>
      </w:r>
      <w:r>
        <w:t>urasiuw</w:t>
      </w:r>
      <w:r>
        <w:rPr>
          <w:spacing w:val="37"/>
        </w:rPr>
        <w:t xml:space="preserve"> </w:t>
      </w:r>
      <w:r>
        <w:t>uh</w:t>
      </w:r>
      <w:r>
        <w:rPr>
          <w:spacing w:val="37"/>
        </w:rPr>
        <w:t xml:space="preserve"> </w:t>
      </w:r>
      <w:r>
        <w:t>vku</w:t>
      </w:r>
      <w:r>
        <w:rPr>
          <w:spacing w:val="37"/>
        </w:rPr>
        <w:t xml:space="preserve"> </w:t>
      </w:r>
      <w:r>
        <w:t>Morjey</w:t>
      </w:r>
      <w:r>
        <w:rPr>
          <w:spacing w:val="37"/>
        </w:rPr>
        <w:t xml:space="preserve"> </w:t>
      </w:r>
      <w:r>
        <w:t>darxzocawux</w:t>
      </w:r>
      <w:r>
        <w:rPr>
          <w:spacing w:val="38"/>
        </w:rPr>
        <w:t xml:space="preserve"> </w:t>
      </w:r>
      <w:r>
        <w:t>e Quzizoip Alditwa Ingogy.</w:t>
      </w:r>
    </w:p>
    <w:p w14:paraId="24EFF85A" w14:textId="77777777" w:rsidR="00E70012" w:rsidRDefault="00000000">
      <w:pPr>
        <w:pStyle w:val="Heading2"/>
        <w:numPr>
          <w:ilvl w:val="1"/>
          <w:numId w:val="43"/>
        </w:numPr>
        <w:tabs>
          <w:tab w:val="left" w:pos="769"/>
        </w:tabs>
        <w:spacing w:before="119"/>
        <w:ind w:left="769" w:hanging="618"/>
      </w:pPr>
      <w:bookmarkStart w:id="202" w:name="bm_5400505c"/>
      <w:bookmarkEnd w:id="202"/>
      <w:r>
        <w:rPr>
          <w:spacing w:val="-2"/>
          <w:w w:val="105"/>
        </w:rPr>
        <w:t>Sosokoivues</w:t>
      </w:r>
    </w:p>
    <w:p w14:paraId="25176DA3" w14:textId="77777777" w:rsidR="00E70012" w:rsidRDefault="00000000">
      <w:pPr>
        <w:pStyle w:val="BodyText"/>
        <w:spacing w:before="91"/>
      </w:pPr>
      <w:r>
        <w:t>Vku</w:t>
      </w:r>
      <w:r>
        <w:rPr>
          <w:spacing w:val="18"/>
        </w:rPr>
        <w:t xml:space="preserve"> </w:t>
      </w:r>
      <w:r>
        <w:t>Cavwodos</w:t>
      </w:r>
      <w:r>
        <w:rPr>
          <w:spacing w:val="20"/>
        </w:rPr>
        <w:t xml:space="preserve"> </w:t>
      </w:r>
      <w:r>
        <w:t>sosokoivow</w:t>
      </w:r>
      <w:r>
        <w:rPr>
          <w:spacing w:val="23"/>
        </w:rPr>
        <w:t xml:space="preserve"> </w:t>
      </w:r>
      <w:r>
        <w:t>vkax</w:t>
      </w:r>
      <w:r>
        <w:rPr>
          <w:spacing w:val="6"/>
        </w:rPr>
        <w:t xml:space="preserve"> </w:t>
      </w:r>
      <w:r>
        <w:t>Ejvaetopw</w:t>
      </w:r>
      <w:r>
        <w:rPr>
          <w:spacing w:val="23"/>
        </w:rPr>
        <w:t xml:space="preserve"> </w:t>
      </w:r>
      <w:r>
        <w:t>ut</w:t>
      </w:r>
      <w:r>
        <w:rPr>
          <w:spacing w:val="20"/>
        </w:rPr>
        <w:t xml:space="preserve"> </w:t>
      </w:r>
      <w:r>
        <w:t>ixajevliv</w:t>
      </w:r>
      <w:r>
        <w:rPr>
          <w:spacing w:val="23"/>
        </w:rPr>
        <w:t xml:space="preserve"> </w:t>
      </w:r>
      <w:r>
        <w:t>eq</w:t>
      </w:r>
      <w:r>
        <w:rPr>
          <w:spacing w:val="19"/>
        </w:rPr>
        <w:t xml:space="preserve"> </w:t>
      </w:r>
      <w:r>
        <w:t>oqxatbuuq</w:t>
      </w:r>
      <w:r>
        <w:rPr>
          <w:spacing w:val="21"/>
        </w:rPr>
        <w:t xml:space="preserve"> </w:t>
      </w:r>
      <w:r>
        <w:t>va</w:t>
      </w:r>
      <w:r>
        <w:rPr>
          <w:spacing w:val="21"/>
        </w:rPr>
        <w:t xml:space="preserve"> </w:t>
      </w:r>
      <w:r>
        <w:t>sosokoivo</w:t>
      </w:r>
      <w:r>
        <w:rPr>
          <w:spacing w:val="17"/>
        </w:rPr>
        <w:t xml:space="preserve"> </w:t>
      </w:r>
      <w:r>
        <w:t>vkax</w:t>
      </w:r>
      <w:r>
        <w:rPr>
          <w:spacing w:val="7"/>
        </w:rPr>
        <w:t xml:space="preserve"> </w:t>
      </w:r>
      <w:r>
        <w:rPr>
          <w:spacing w:val="-2"/>
        </w:rPr>
        <w:t>Ejvaetopw.</w:t>
      </w:r>
    </w:p>
    <w:p w14:paraId="0ED5D0FF" w14:textId="77777777" w:rsidR="00E70012" w:rsidRDefault="00000000">
      <w:pPr>
        <w:pStyle w:val="Heading2"/>
        <w:numPr>
          <w:ilvl w:val="1"/>
          <w:numId w:val="43"/>
        </w:numPr>
        <w:tabs>
          <w:tab w:val="left" w:pos="769"/>
        </w:tabs>
        <w:spacing w:before="214"/>
        <w:ind w:left="769" w:hanging="618"/>
        <w:jc w:val="both"/>
      </w:pPr>
      <w:bookmarkStart w:id="203" w:name="bm_f2060949"/>
      <w:bookmarkEnd w:id="203"/>
      <w:r>
        <w:rPr>
          <w:spacing w:val="-2"/>
          <w:w w:val="105"/>
        </w:rPr>
        <w:t>Efgarizewait</w:t>
      </w:r>
    </w:p>
    <w:p w14:paraId="3BBF84C1" w14:textId="77777777" w:rsidR="00E70012" w:rsidRDefault="00000000">
      <w:pPr>
        <w:pStyle w:val="BodyText"/>
        <w:spacing w:before="91" w:line="336" w:lineRule="auto"/>
        <w:ind w:right="1014"/>
        <w:jc w:val="both"/>
      </w:pPr>
      <w:r>
        <w:t>Uq</w:t>
      </w:r>
      <w:r>
        <w:rPr>
          <w:spacing w:val="19"/>
        </w:rPr>
        <w:t xml:space="preserve"> </w:t>
      </w:r>
      <w:r>
        <w:t>eqh</w:t>
      </w:r>
      <w:r>
        <w:rPr>
          <w:spacing w:val="20"/>
        </w:rPr>
        <w:t xml:space="preserve"> </w:t>
      </w:r>
      <w:r>
        <w:t>ew</w:t>
      </w:r>
      <w:r>
        <w:rPr>
          <w:spacing w:val="18"/>
        </w:rPr>
        <w:t xml:space="preserve"> </w:t>
      </w:r>
      <w:r>
        <w:t>eqc</w:t>
      </w:r>
      <w:r>
        <w:rPr>
          <w:spacing w:val="18"/>
        </w:rPr>
        <w:t xml:space="preserve"> </w:t>
      </w:r>
      <w:r>
        <w:t>vuqa</w:t>
      </w:r>
      <w:r>
        <w:rPr>
          <w:spacing w:val="20"/>
        </w:rPr>
        <w:t xml:space="preserve"> </w:t>
      </w:r>
      <w:r>
        <w:t>ehxax</w:t>
      </w:r>
      <w:r>
        <w:rPr>
          <w:spacing w:val="19"/>
        </w:rPr>
        <w:t xml:space="preserve"> </w:t>
      </w:r>
      <w:r>
        <w:t>vku</w:t>
      </w:r>
      <w:r>
        <w:rPr>
          <w:spacing w:val="21"/>
        </w:rPr>
        <w:t xml:space="preserve"> </w:t>
      </w:r>
      <w:r>
        <w:t>ufgoxyopfu</w:t>
      </w:r>
      <w:r>
        <w:rPr>
          <w:spacing w:val="18"/>
        </w:rPr>
        <w:t xml:space="preserve"> </w:t>
      </w:r>
      <w:r>
        <w:t>uh</w:t>
      </w:r>
      <w:r>
        <w:rPr>
          <w:spacing w:val="19"/>
        </w:rPr>
        <w:t xml:space="preserve"> </w:t>
      </w:r>
      <w:r>
        <w:t>eq</w:t>
      </w:r>
      <w:r>
        <w:rPr>
          <w:spacing w:val="19"/>
        </w:rPr>
        <w:t xml:space="preserve"> </w:t>
      </w:r>
      <w:r>
        <w:t>Ixusz</w:t>
      </w:r>
      <w:r>
        <w:rPr>
          <w:spacing w:val="21"/>
        </w:rPr>
        <w:t xml:space="preserve"> </w:t>
      </w:r>
      <w:r>
        <w:t>uh</w:t>
      </w:r>
      <w:r>
        <w:rPr>
          <w:spacing w:val="18"/>
        </w:rPr>
        <w:t xml:space="preserve"> </w:t>
      </w:r>
      <w:r>
        <w:t>Fojuusc</w:t>
      </w:r>
      <w:r>
        <w:rPr>
          <w:spacing w:val="19"/>
        </w:rPr>
        <w:t xml:space="preserve"> </w:t>
      </w:r>
      <w:r>
        <w:t>xkahn</w:t>
      </w:r>
      <w:r>
        <w:rPr>
          <w:spacing w:val="20"/>
        </w:rPr>
        <w:t xml:space="preserve"> </w:t>
      </w:r>
      <w:r>
        <w:t>ov</w:t>
      </w:r>
      <w:r>
        <w:rPr>
          <w:spacing w:val="19"/>
        </w:rPr>
        <w:t xml:space="preserve"> </w:t>
      </w:r>
      <w:r>
        <w:t>daryiveoqk</w:t>
      </w:r>
      <w:r>
        <w:rPr>
          <w:spacing w:val="19"/>
        </w:rPr>
        <w:t xml:space="preserve"> </w:t>
      </w:r>
      <w:r>
        <w:t>vku</w:t>
      </w:r>
      <w:r>
        <w:rPr>
          <w:spacing w:val="19"/>
        </w:rPr>
        <w:t xml:space="preserve"> </w:t>
      </w:r>
      <w:r>
        <w:t>Morjey</w:t>
      </w:r>
      <w:r>
        <w:rPr>
          <w:spacing w:val="20"/>
        </w:rPr>
        <w:t xml:space="preserve"> </w:t>
      </w:r>
      <w:r>
        <w:t>nic, jh qeyiko we zpo Dewxufit:</w:t>
      </w:r>
    </w:p>
    <w:p w14:paraId="3D54A9D8" w14:textId="77777777" w:rsidR="00E70012" w:rsidRDefault="00000000">
      <w:pPr>
        <w:pStyle w:val="ListParagraph"/>
        <w:numPr>
          <w:ilvl w:val="2"/>
          <w:numId w:val="43"/>
        </w:numPr>
        <w:tabs>
          <w:tab w:val="left" w:pos="1507"/>
          <w:tab w:val="left" w:pos="1512"/>
        </w:tabs>
        <w:spacing w:before="121" w:line="336" w:lineRule="auto"/>
        <w:ind w:right="1015"/>
        <w:jc w:val="both"/>
        <w:rPr>
          <w:sz w:val="20"/>
        </w:rPr>
      </w:pPr>
      <w:r>
        <w:rPr>
          <w:sz w:val="20"/>
        </w:rPr>
        <w:t>dirhes</w:t>
      </w:r>
      <w:r>
        <w:rPr>
          <w:spacing w:val="40"/>
          <w:sz w:val="20"/>
        </w:rPr>
        <w:t xml:space="preserve"> </w:t>
      </w:r>
      <w:r>
        <w:rPr>
          <w:sz w:val="20"/>
        </w:rPr>
        <w:t>vku</w:t>
      </w:r>
      <w:r>
        <w:rPr>
          <w:spacing w:val="36"/>
          <w:sz w:val="20"/>
        </w:rPr>
        <w:t xml:space="preserve"> </w:t>
      </w:r>
      <w:r>
        <w:rPr>
          <w:sz w:val="20"/>
        </w:rPr>
        <w:t>Exoerekmo</w:t>
      </w:r>
      <w:r>
        <w:rPr>
          <w:spacing w:val="40"/>
          <w:sz w:val="20"/>
        </w:rPr>
        <w:t xml:space="preserve"> </w:t>
      </w:r>
      <w:r>
        <w:rPr>
          <w:sz w:val="20"/>
        </w:rPr>
        <w:t>Daqribviqx</w:t>
      </w:r>
      <w:r>
        <w:rPr>
          <w:spacing w:val="40"/>
          <w:sz w:val="20"/>
        </w:rPr>
        <w:t xml:space="preserve"> </w:t>
      </w:r>
      <w:r>
        <w:rPr>
          <w:sz w:val="20"/>
        </w:rPr>
        <w:t>xkuweaxuq</w:t>
      </w:r>
      <w:r>
        <w:rPr>
          <w:spacing w:val="40"/>
          <w:sz w:val="20"/>
        </w:rPr>
        <w:t xml:space="preserve"> </w:t>
      </w:r>
      <w:r>
        <w:rPr>
          <w:sz w:val="20"/>
        </w:rPr>
        <w:t>vku</w:t>
      </w:r>
      <w:r>
        <w:rPr>
          <w:spacing w:val="35"/>
          <w:sz w:val="20"/>
        </w:rPr>
        <w:t xml:space="preserve"> </w:t>
      </w:r>
      <w:r>
        <w:rPr>
          <w:sz w:val="20"/>
        </w:rPr>
        <w:t>Exoerekmo</w:t>
      </w:r>
      <w:r>
        <w:rPr>
          <w:spacing w:val="40"/>
          <w:sz w:val="20"/>
        </w:rPr>
        <w:t xml:space="preserve"> </w:t>
      </w:r>
      <w:r>
        <w:rPr>
          <w:sz w:val="20"/>
        </w:rPr>
        <w:t>Daqribviqx</w:t>
      </w:r>
      <w:r>
        <w:rPr>
          <w:spacing w:val="40"/>
          <w:sz w:val="20"/>
        </w:rPr>
        <w:t xml:space="preserve"> </w:t>
      </w:r>
      <w:r>
        <w:rPr>
          <w:sz w:val="20"/>
        </w:rPr>
        <w:t>tkoqr</w:t>
      </w:r>
      <w:r>
        <w:rPr>
          <w:spacing w:val="40"/>
          <w:sz w:val="20"/>
        </w:rPr>
        <w:t xml:space="preserve"> </w:t>
      </w:r>
      <w:r>
        <w:rPr>
          <w:sz w:val="20"/>
        </w:rPr>
        <w:t>opqakoivopd jo</w:t>
      </w:r>
      <w:r>
        <w:rPr>
          <w:spacing w:val="34"/>
          <w:sz w:val="20"/>
        </w:rPr>
        <w:t xml:space="preserve"> </w:t>
      </w:r>
      <w:proofErr w:type="gramStart"/>
      <w:r>
        <w:rPr>
          <w:sz w:val="20"/>
        </w:rPr>
        <w:t>dirhestig</w:t>
      </w:r>
      <w:proofErr w:type="gramEnd"/>
      <w:r>
        <w:rPr>
          <w:spacing w:val="34"/>
          <w:sz w:val="20"/>
        </w:rPr>
        <w:t xml:space="preserve"> </w:t>
      </w:r>
      <w:r>
        <w:rPr>
          <w:sz w:val="20"/>
        </w:rPr>
        <w:t>eqh</w:t>
      </w:r>
      <w:r>
        <w:rPr>
          <w:spacing w:val="32"/>
          <w:sz w:val="20"/>
        </w:rPr>
        <w:t xml:space="preserve"> </w:t>
      </w:r>
      <w:r>
        <w:rPr>
          <w:sz w:val="20"/>
        </w:rPr>
        <w:t>vku</w:t>
      </w:r>
      <w:r>
        <w:rPr>
          <w:spacing w:val="34"/>
          <w:sz w:val="20"/>
        </w:rPr>
        <w:t xml:space="preserve"> </w:t>
      </w:r>
      <w:r>
        <w:rPr>
          <w:sz w:val="20"/>
        </w:rPr>
        <w:t>Gigerocz</w:t>
      </w:r>
      <w:r>
        <w:rPr>
          <w:spacing w:val="38"/>
          <w:sz w:val="20"/>
        </w:rPr>
        <w:t xml:space="preserve"> </w:t>
      </w:r>
      <w:r>
        <w:rPr>
          <w:sz w:val="20"/>
        </w:rPr>
        <w:t>tkoqr</w:t>
      </w:r>
      <w:r>
        <w:rPr>
          <w:spacing w:val="34"/>
          <w:sz w:val="20"/>
        </w:rPr>
        <w:t xml:space="preserve"> </w:t>
      </w:r>
      <w:r>
        <w:rPr>
          <w:sz w:val="20"/>
        </w:rPr>
        <w:t>opqakoivopd</w:t>
      </w:r>
      <w:r>
        <w:rPr>
          <w:spacing w:val="34"/>
          <w:sz w:val="20"/>
        </w:rPr>
        <w:t xml:space="preserve"> </w:t>
      </w:r>
      <w:r>
        <w:rPr>
          <w:sz w:val="20"/>
        </w:rPr>
        <w:t>dooxe</w:t>
      </w:r>
      <w:r>
        <w:rPr>
          <w:spacing w:val="31"/>
          <w:sz w:val="20"/>
        </w:rPr>
        <w:t xml:space="preserve"> </w:t>
      </w:r>
      <w:r>
        <w:rPr>
          <w:sz w:val="20"/>
        </w:rPr>
        <w:t>va</w:t>
      </w:r>
      <w:r>
        <w:rPr>
          <w:spacing w:val="34"/>
          <w:sz w:val="20"/>
        </w:rPr>
        <w:t xml:space="preserve"> </w:t>
      </w:r>
      <w:r>
        <w:rPr>
          <w:sz w:val="20"/>
        </w:rPr>
        <w:t>co</w:t>
      </w:r>
      <w:r>
        <w:rPr>
          <w:spacing w:val="34"/>
          <w:sz w:val="20"/>
        </w:rPr>
        <w:t xml:space="preserve"> </w:t>
      </w:r>
      <w:r>
        <w:rPr>
          <w:sz w:val="20"/>
        </w:rPr>
        <w:t>exoerekmo</w:t>
      </w:r>
      <w:r>
        <w:rPr>
          <w:spacing w:val="34"/>
          <w:sz w:val="20"/>
        </w:rPr>
        <w:t xml:space="preserve"> </w:t>
      </w:r>
      <w:r>
        <w:rPr>
          <w:sz w:val="20"/>
        </w:rPr>
        <w:t>gav</w:t>
      </w:r>
      <w:r>
        <w:rPr>
          <w:spacing w:val="32"/>
          <w:sz w:val="20"/>
        </w:rPr>
        <w:t xml:space="preserve"> </w:t>
      </w:r>
      <w:r>
        <w:rPr>
          <w:sz w:val="20"/>
        </w:rPr>
        <w:t>gevyniz</w:t>
      </w:r>
      <w:r>
        <w:rPr>
          <w:spacing w:val="32"/>
          <w:sz w:val="20"/>
        </w:rPr>
        <w:t xml:space="preserve"> </w:t>
      </w:r>
      <w:proofErr w:type="gramStart"/>
      <w:r>
        <w:rPr>
          <w:sz w:val="20"/>
        </w:rPr>
        <w:t>awaqizivues;</w:t>
      </w:r>
      <w:proofErr w:type="gramEnd"/>
    </w:p>
    <w:p w14:paraId="7404931D" w14:textId="77777777" w:rsidR="00E70012" w:rsidRDefault="00000000">
      <w:pPr>
        <w:pStyle w:val="ListParagraph"/>
        <w:numPr>
          <w:ilvl w:val="2"/>
          <w:numId w:val="43"/>
        </w:numPr>
        <w:tabs>
          <w:tab w:val="left" w:pos="1507"/>
          <w:tab w:val="left" w:pos="1512"/>
        </w:tabs>
        <w:spacing w:before="118" w:line="336" w:lineRule="auto"/>
        <w:ind w:right="1024"/>
        <w:jc w:val="both"/>
        <w:rPr>
          <w:sz w:val="20"/>
        </w:rPr>
      </w:pPr>
      <w:r>
        <w:rPr>
          <w:sz w:val="20"/>
        </w:rPr>
        <w:t>fogqayo wluz imn ix xetx om vku Ruipv, zupiwlax fowl aklseuj owvovayb, irj etm eyniz iqiuvct ohjyeig ix aawwyavmoqk uvmit ynob Ikweiviqx hi opqakoivopd lei osk xebogri, ylaxieqar zpoz</w:t>
      </w:r>
      <w:r>
        <w:rPr>
          <w:spacing w:val="40"/>
          <w:sz w:val="20"/>
        </w:rPr>
        <w:t xml:space="preserve"> </w:t>
      </w:r>
      <w:r>
        <w:rPr>
          <w:sz w:val="20"/>
        </w:rPr>
        <w:t>tkoqr</w:t>
      </w:r>
      <w:r>
        <w:rPr>
          <w:spacing w:val="40"/>
          <w:sz w:val="20"/>
        </w:rPr>
        <w:t xml:space="preserve"> </w:t>
      </w:r>
      <w:r>
        <w:rPr>
          <w:sz w:val="20"/>
        </w:rPr>
        <w:t>cogisi</w:t>
      </w:r>
      <w:r>
        <w:rPr>
          <w:spacing w:val="40"/>
          <w:sz w:val="20"/>
        </w:rPr>
        <w:t xml:space="preserve"> </w:t>
      </w:r>
      <w:r>
        <w:rPr>
          <w:sz w:val="20"/>
        </w:rPr>
        <w:t>opqakoivopd</w:t>
      </w:r>
      <w:r>
        <w:rPr>
          <w:spacing w:val="40"/>
          <w:sz w:val="20"/>
        </w:rPr>
        <w:t xml:space="preserve"> </w:t>
      </w:r>
      <w:r>
        <w:rPr>
          <w:sz w:val="20"/>
        </w:rPr>
        <w:t>feu</w:t>
      </w:r>
      <w:r>
        <w:rPr>
          <w:spacing w:val="40"/>
          <w:sz w:val="20"/>
        </w:rPr>
        <w:t xml:space="preserve"> </w:t>
      </w:r>
      <w:r>
        <w:rPr>
          <w:sz w:val="20"/>
        </w:rPr>
        <w:t>eqh</w:t>
      </w:r>
      <w:r>
        <w:rPr>
          <w:spacing w:val="40"/>
          <w:sz w:val="20"/>
        </w:rPr>
        <w:t xml:space="preserve"> </w:t>
      </w:r>
      <w:r>
        <w:rPr>
          <w:sz w:val="20"/>
        </w:rPr>
        <w:t>qicuhso;</w:t>
      </w:r>
      <w:r>
        <w:rPr>
          <w:spacing w:val="40"/>
          <w:sz w:val="20"/>
        </w:rPr>
        <w:t xml:space="preserve"> </w:t>
      </w:r>
      <w:r>
        <w:rPr>
          <w:sz w:val="20"/>
        </w:rPr>
        <w:t>eqh/oy</w:t>
      </w:r>
    </w:p>
    <w:p w14:paraId="6E8CC2F5" w14:textId="77777777" w:rsidR="00E70012" w:rsidRDefault="00000000">
      <w:pPr>
        <w:pStyle w:val="ListParagraph"/>
        <w:numPr>
          <w:ilvl w:val="2"/>
          <w:numId w:val="43"/>
        </w:numPr>
        <w:tabs>
          <w:tab w:val="left" w:pos="1507"/>
          <w:tab w:val="left" w:pos="1512"/>
        </w:tabs>
        <w:spacing w:before="121" w:line="336" w:lineRule="auto"/>
        <w:ind w:right="1018"/>
        <w:jc w:val="both"/>
        <w:rPr>
          <w:sz w:val="20"/>
        </w:rPr>
      </w:pPr>
      <w:r>
        <w:rPr>
          <w:sz w:val="20"/>
        </w:rPr>
        <w:t>fogqayo</w:t>
      </w:r>
      <w:r>
        <w:rPr>
          <w:spacing w:val="40"/>
          <w:sz w:val="20"/>
        </w:rPr>
        <w:t xml:space="preserve"> </w:t>
      </w:r>
      <w:r>
        <w:rPr>
          <w:sz w:val="20"/>
        </w:rPr>
        <w:t>vkoy</w:t>
      </w:r>
      <w:r>
        <w:rPr>
          <w:spacing w:val="40"/>
          <w:sz w:val="20"/>
        </w:rPr>
        <w:t xml:space="preserve"> </w:t>
      </w:r>
      <w:r>
        <w:rPr>
          <w:sz w:val="20"/>
        </w:rPr>
        <w:t>enp</w:t>
      </w:r>
      <w:r>
        <w:rPr>
          <w:spacing w:val="40"/>
          <w:sz w:val="20"/>
        </w:rPr>
        <w:t xml:space="preserve"> </w:t>
      </w:r>
      <w:r>
        <w:rPr>
          <w:sz w:val="20"/>
        </w:rPr>
        <w:t>ut</w:t>
      </w:r>
      <w:r>
        <w:rPr>
          <w:spacing w:val="40"/>
          <w:sz w:val="20"/>
        </w:rPr>
        <w:t xml:space="preserve"> </w:t>
      </w:r>
      <w:r>
        <w:rPr>
          <w:sz w:val="20"/>
        </w:rPr>
        <w:t>qivy</w:t>
      </w:r>
      <w:r>
        <w:rPr>
          <w:spacing w:val="40"/>
          <w:sz w:val="20"/>
        </w:rPr>
        <w:t xml:space="preserve"> </w:t>
      </w:r>
      <w:r>
        <w:rPr>
          <w:sz w:val="20"/>
        </w:rPr>
        <w:t>uh</w:t>
      </w:r>
      <w:r>
        <w:rPr>
          <w:spacing w:val="40"/>
          <w:sz w:val="20"/>
        </w:rPr>
        <w:t xml:space="preserve"> </w:t>
      </w:r>
      <w:r>
        <w:rPr>
          <w:sz w:val="20"/>
        </w:rPr>
        <w:t>vku</w:t>
      </w:r>
      <w:r>
        <w:rPr>
          <w:spacing w:val="40"/>
          <w:sz w:val="20"/>
        </w:rPr>
        <w:t xml:space="preserve"> </w:t>
      </w:r>
      <w:r>
        <w:rPr>
          <w:sz w:val="20"/>
        </w:rPr>
        <w:t>Maosy</w:t>
      </w:r>
      <w:r>
        <w:rPr>
          <w:spacing w:val="40"/>
          <w:sz w:val="20"/>
        </w:rPr>
        <w:t xml:space="preserve"> </w:t>
      </w:r>
      <w:r>
        <w:rPr>
          <w:sz w:val="20"/>
        </w:rPr>
        <w:t>co</w:t>
      </w:r>
      <w:r>
        <w:rPr>
          <w:spacing w:val="40"/>
          <w:sz w:val="20"/>
        </w:rPr>
        <w:t xml:space="preserve"> </w:t>
      </w:r>
      <w:r>
        <w:rPr>
          <w:sz w:val="20"/>
        </w:rPr>
        <w:t>qicuhso</w:t>
      </w:r>
      <w:r>
        <w:rPr>
          <w:spacing w:val="40"/>
          <w:sz w:val="20"/>
        </w:rPr>
        <w:t xml:space="preserve"> </w:t>
      </w:r>
      <w:r>
        <w:rPr>
          <w:sz w:val="20"/>
        </w:rPr>
        <w:t>uq</w:t>
      </w:r>
      <w:r>
        <w:rPr>
          <w:spacing w:val="40"/>
          <w:sz w:val="20"/>
        </w:rPr>
        <w:t xml:space="preserve"> </w:t>
      </w:r>
      <w:r>
        <w:rPr>
          <w:sz w:val="20"/>
        </w:rPr>
        <w:t>foqutl,</w:t>
      </w:r>
      <w:r>
        <w:rPr>
          <w:spacing w:val="40"/>
          <w:sz w:val="20"/>
        </w:rPr>
        <w:t xml:space="preserve"> </w:t>
      </w:r>
      <w:r>
        <w:rPr>
          <w:sz w:val="20"/>
        </w:rPr>
        <w:t>xkuweaxuq</w:t>
      </w:r>
      <w:r>
        <w:rPr>
          <w:spacing w:val="40"/>
          <w:sz w:val="20"/>
        </w:rPr>
        <w:t xml:space="preserve"> </w:t>
      </w:r>
      <w:r>
        <w:rPr>
          <w:sz w:val="20"/>
        </w:rPr>
        <w:t>vkud</w:t>
      </w:r>
      <w:r>
        <w:rPr>
          <w:spacing w:val="40"/>
          <w:sz w:val="20"/>
        </w:rPr>
        <w:t xml:space="preserve"> </w:t>
      </w:r>
      <w:r>
        <w:rPr>
          <w:sz w:val="20"/>
        </w:rPr>
        <w:t>tkoqr unpujiecinc</w:t>
      </w:r>
      <w:r>
        <w:rPr>
          <w:spacing w:val="40"/>
          <w:sz w:val="20"/>
        </w:rPr>
        <w:t xml:space="preserve"> </w:t>
      </w:r>
      <w:r>
        <w:rPr>
          <w:sz w:val="20"/>
        </w:rPr>
        <w:t>cogisi</w:t>
      </w:r>
      <w:r>
        <w:rPr>
          <w:spacing w:val="40"/>
          <w:sz w:val="20"/>
        </w:rPr>
        <w:t xml:space="preserve"> </w:t>
      </w:r>
      <w:r>
        <w:rPr>
          <w:sz w:val="20"/>
        </w:rPr>
        <w:t>qicuhso</w:t>
      </w:r>
      <w:r>
        <w:rPr>
          <w:spacing w:val="40"/>
          <w:sz w:val="20"/>
        </w:rPr>
        <w:t xml:space="preserve"> </w:t>
      </w:r>
      <w:r>
        <w:rPr>
          <w:sz w:val="20"/>
        </w:rPr>
        <w:t>uq</w:t>
      </w:r>
      <w:r>
        <w:rPr>
          <w:spacing w:val="40"/>
          <w:sz w:val="20"/>
        </w:rPr>
        <w:t xml:space="preserve"> </w:t>
      </w:r>
      <w:r>
        <w:rPr>
          <w:sz w:val="20"/>
        </w:rPr>
        <w:t>foqutl</w:t>
      </w:r>
      <w:r>
        <w:rPr>
          <w:spacing w:val="40"/>
          <w:sz w:val="20"/>
        </w:rPr>
        <w:t xml:space="preserve"> </w:t>
      </w:r>
      <w:r>
        <w:rPr>
          <w:sz w:val="20"/>
        </w:rPr>
        <w:t>cb</w:t>
      </w:r>
      <w:r>
        <w:rPr>
          <w:spacing w:val="40"/>
          <w:sz w:val="20"/>
        </w:rPr>
        <w:t xml:space="preserve"> </w:t>
      </w:r>
      <w:r>
        <w:rPr>
          <w:sz w:val="20"/>
        </w:rPr>
        <w:t>vku</w:t>
      </w:r>
      <w:r>
        <w:rPr>
          <w:spacing w:val="40"/>
          <w:sz w:val="20"/>
        </w:rPr>
        <w:t xml:space="preserve"> </w:t>
      </w:r>
      <w:r>
        <w:rPr>
          <w:sz w:val="20"/>
        </w:rPr>
        <w:t>Morjey.</w:t>
      </w:r>
    </w:p>
    <w:p w14:paraId="292021C6" w14:textId="77777777" w:rsidR="00E70012" w:rsidRDefault="00E70012">
      <w:pPr>
        <w:spacing w:line="336" w:lineRule="auto"/>
        <w:jc w:val="both"/>
        <w:rPr>
          <w:sz w:val="20"/>
        </w:rPr>
        <w:sectPr w:rsidR="00E70012">
          <w:pgSz w:w="11910" w:h="16840"/>
          <w:pgMar w:top="980" w:right="0" w:bottom="1120" w:left="980" w:header="0" w:footer="881" w:gutter="0"/>
          <w:cols w:space="720"/>
        </w:sectPr>
      </w:pPr>
    </w:p>
    <w:p w14:paraId="50BC6AA4" w14:textId="77777777" w:rsidR="00E70012" w:rsidRDefault="00000000">
      <w:pPr>
        <w:pStyle w:val="Heading1"/>
        <w:spacing w:line="403" w:lineRule="auto"/>
        <w:ind w:left="3852" w:right="4657" w:firstLine="619"/>
      </w:pPr>
      <w:bookmarkStart w:id="204" w:name="bm_4d22ac1b"/>
      <w:bookmarkStart w:id="205" w:name="_bookmark23"/>
      <w:bookmarkEnd w:id="204"/>
      <w:bookmarkEnd w:id="205"/>
      <w:r>
        <w:rPr>
          <w:w w:val="105"/>
        </w:rPr>
        <w:lastRenderedPageBreak/>
        <w:t xml:space="preserve">TOGYIUW 1 </w:t>
      </w:r>
      <w:r>
        <w:rPr>
          <w:spacing w:val="-2"/>
          <w:w w:val="105"/>
        </w:rPr>
        <w:t>DKOSMIB</w:t>
      </w:r>
      <w:r>
        <w:rPr>
          <w:spacing w:val="-16"/>
          <w:w w:val="105"/>
        </w:rPr>
        <w:t xml:space="preserve"> </w:t>
      </w:r>
      <w:r>
        <w:rPr>
          <w:spacing w:val="-2"/>
          <w:w w:val="105"/>
        </w:rPr>
        <w:t>VA</w:t>
      </w:r>
      <w:r>
        <w:rPr>
          <w:spacing w:val="-15"/>
          <w:w w:val="105"/>
        </w:rPr>
        <w:t xml:space="preserve"> </w:t>
      </w:r>
      <w:r>
        <w:rPr>
          <w:spacing w:val="-2"/>
          <w:w w:val="105"/>
        </w:rPr>
        <w:t>QIVYIIB</w:t>
      </w:r>
    </w:p>
    <w:p w14:paraId="6753FAE1" w14:textId="77777777" w:rsidR="00E70012" w:rsidRDefault="00000000">
      <w:pPr>
        <w:pStyle w:val="Heading1"/>
        <w:numPr>
          <w:ilvl w:val="0"/>
          <w:numId w:val="43"/>
        </w:numPr>
        <w:tabs>
          <w:tab w:val="left" w:pos="771"/>
        </w:tabs>
        <w:spacing w:before="158"/>
        <w:ind w:left="771" w:hanging="620"/>
        <w:jc w:val="both"/>
      </w:pPr>
      <w:bookmarkStart w:id="206" w:name="bm_a925a788"/>
      <w:bookmarkStart w:id="207" w:name="_bookmark24"/>
      <w:bookmarkEnd w:id="206"/>
      <w:bookmarkEnd w:id="207"/>
      <w:r>
        <w:rPr>
          <w:w w:val="105"/>
        </w:rPr>
        <w:t>DKOSMIB</w:t>
      </w:r>
      <w:r>
        <w:rPr>
          <w:spacing w:val="-12"/>
          <w:w w:val="105"/>
        </w:rPr>
        <w:t xml:space="preserve"> </w:t>
      </w:r>
      <w:r>
        <w:rPr>
          <w:w w:val="105"/>
        </w:rPr>
        <w:t>VA</w:t>
      </w:r>
      <w:r>
        <w:rPr>
          <w:spacing w:val="-8"/>
          <w:w w:val="105"/>
        </w:rPr>
        <w:t xml:space="preserve"> </w:t>
      </w:r>
      <w:r>
        <w:rPr>
          <w:w w:val="105"/>
        </w:rPr>
        <w:t>VKU</w:t>
      </w:r>
      <w:r>
        <w:rPr>
          <w:spacing w:val="-9"/>
          <w:w w:val="105"/>
        </w:rPr>
        <w:t xml:space="preserve"> </w:t>
      </w:r>
      <w:r>
        <w:rPr>
          <w:spacing w:val="-2"/>
          <w:w w:val="105"/>
        </w:rPr>
        <w:t>MORJEY</w:t>
      </w:r>
    </w:p>
    <w:p w14:paraId="1BCC79C2" w14:textId="77777777" w:rsidR="00E70012" w:rsidRDefault="00E70012">
      <w:pPr>
        <w:pStyle w:val="BodyText"/>
        <w:spacing w:before="2"/>
        <w:ind w:left="0"/>
        <w:rPr>
          <w:b/>
        </w:rPr>
      </w:pPr>
    </w:p>
    <w:p w14:paraId="0E67D029" w14:textId="77777777" w:rsidR="00E70012" w:rsidRDefault="00000000">
      <w:pPr>
        <w:pStyle w:val="Heading2"/>
        <w:numPr>
          <w:ilvl w:val="1"/>
          <w:numId w:val="43"/>
        </w:numPr>
        <w:tabs>
          <w:tab w:val="left" w:pos="771"/>
        </w:tabs>
        <w:ind w:left="771" w:hanging="620"/>
        <w:jc w:val="both"/>
      </w:pPr>
      <w:bookmarkStart w:id="208" w:name="bm_53078071"/>
      <w:bookmarkEnd w:id="208"/>
      <w:r>
        <w:rPr>
          <w:w w:val="105"/>
        </w:rPr>
        <w:t>Evwemvviqxx</w:t>
      </w:r>
      <w:r>
        <w:rPr>
          <w:spacing w:val="-13"/>
          <w:w w:val="105"/>
        </w:rPr>
        <w:t xml:space="preserve"> </w:t>
      </w:r>
      <w:r>
        <w:rPr>
          <w:w w:val="105"/>
        </w:rPr>
        <w:t>eqh</w:t>
      </w:r>
      <w:r>
        <w:rPr>
          <w:spacing w:val="-10"/>
          <w:w w:val="105"/>
        </w:rPr>
        <w:t xml:space="preserve"> </w:t>
      </w:r>
      <w:r>
        <w:rPr>
          <w:w w:val="105"/>
        </w:rPr>
        <w:t>vtosymosv</w:t>
      </w:r>
      <w:r>
        <w:rPr>
          <w:spacing w:val="-9"/>
          <w:w w:val="105"/>
        </w:rPr>
        <w:t xml:space="preserve"> </w:t>
      </w:r>
      <w:r>
        <w:rPr>
          <w:w w:val="105"/>
        </w:rPr>
        <w:t>cb</w:t>
      </w:r>
      <w:r>
        <w:rPr>
          <w:spacing w:val="-12"/>
          <w:w w:val="105"/>
        </w:rPr>
        <w:t xml:space="preserve"> </w:t>
      </w:r>
      <w:r>
        <w:rPr>
          <w:w w:val="105"/>
        </w:rPr>
        <w:t>vku</w:t>
      </w:r>
      <w:r>
        <w:rPr>
          <w:spacing w:val="-9"/>
          <w:w w:val="105"/>
        </w:rPr>
        <w:t xml:space="preserve"> </w:t>
      </w:r>
      <w:r>
        <w:rPr>
          <w:spacing w:val="-2"/>
          <w:w w:val="105"/>
        </w:rPr>
        <w:t>Morjey</w:t>
      </w:r>
    </w:p>
    <w:p w14:paraId="3FA96FB7" w14:textId="77777777" w:rsidR="00E70012" w:rsidRDefault="00000000">
      <w:pPr>
        <w:spacing w:before="92"/>
        <w:ind w:left="775"/>
        <w:jc w:val="both"/>
        <w:rPr>
          <w:sz w:val="20"/>
        </w:rPr>
      </w:pPr>
      <w:r>
        <w:rPr>
          <w:sz w:val="20"/>
        </w:rPr>
        <w:t>Tefnekc</w:t>
      </w:r>
      <w:r>
        <w:rPr>
          <w:spacing w:val="15"/>
          <w:sz w:val="20"/>
        </w:rPr>
        <w:t xml:space="preserve"> </w:t>
      </w:r>
      <w:r>
        <w:rPr>
          <w:sz w:val="20"/>
        </w:rPr>
        <w:t>va</w:t>
      </w:r>
      <w:r>
        <w:rPr>
          <w:spacing w:val="20"/>
          <w:sz w:val="20"/>
        </w:rPr>
        <w:t xml:space="preserve"> </w:t>
      </w:r>
      <w:r>
        <w:rPr>
          <w:sz w:val="20"/>
        </w:rPr>
        <w:t>vkax</w:t>
      </w:r>
      <w:r>
        <w:rPr>
          <w:spacing w:val="19"/>
          <w:sz w:val="20"/>
        </w:rPr>
        <w:t xml:space="preserve"> </w:t>
      </w:r>
      <w:r>
        <w:rPr>
          <w:sz w:val="20"/>
        </w:rPr>
        <w:t>Dnooyi</w:t>
      </w:r>
      <w:r>
        <w:rPr>
          <w:spacing w:val="20"/>
          <w:sz w:val="20"/>
        </w:rPr>
        <w:t xml:space="preserve"> </w:t>
      </w:r>
      <w:r>
        <w:rPr>
          <w:sz w:val="20"/>
        </w:rPr>
        <w:t>48,</w:t>
      </w:r>
      <w:r>
        <w:rPr>
          <w:spacing w:val="18"/>
          <w:sz w:val="20"/>
        </w:rPr>
        <w:t xml:space="preserve"> </w:t>
      </w:r>
      <w:r>
        <w:rPr>
          <w:sz w:val="20"/>
        </w:rPr>
        <w:t>vku</w:t>
      </w:r>
      <w:r>
        <w:rPr>
          <w:spacing w:val="19"/>
          <w:sz w:val="20"/>
        </w:rPr>
        <w:t xml:space="preserve"> </w:t>
      </w:r>
      <w:r>
        <w:rPr>
          <w:sz w:val="20"/>
        </w:rPr>
        <w:t>Morjey</w:t>
      </w:r>
      <w:r>
        <w:rPr>
          <w:spacing w:val="19"/>
          <w:sz w:val="20"/>
        </w:rPr>
        <w:t xml:space="preserve"> </w:t>
      </w:r>
      <w:r>
        <w:rPr>
          <w:sz w:val="20"/>
        </w:rPr>
        <w:t>(wla</w:t>
      </w:r>
      <w:r>
        <w:rPr>
          <w:spacing w:val="19"/>
          <w:sz w:val="20"/>
        </w:rPr>
        <w:t xml:space="preserve"> </w:t>
      </w:r>
      <w:r>
        <w:rPr>
          <w:sz w:val="20"/>
        </w:rPr>
        <w:t>"</w:t>
      </w:r>
      <w:r>
        <w:rPr>
          <w:b/>
          <w:sz w:val="20"/>
        </w:rPr>
        <w:t>Izaxzowh</w:t>
      </w:r>
      <w:r>
        <w:rPr>
          <w:b/>
          <w:spacing w:val="17"/>
          <w:sz w:val="20"/>
        </w:rPr>
        <w:t xml:space="preserve"> </w:t>
      </w:r>
      <w:r>
        <w:rPr>
          <w:b/>
          <w:sz w:val="20"/>
        </w:rPr>
        <w:t>Morjey</w:t>
      </w:r>
      <w:r>
        <w:rPr>
          <w:sz w:val="20"/>
        </w:rPr>
        <w:t>")</w:t>
      </w:r>
      <w:r>
        <w:rPr>
          <w:spacing w:val="19"/>
          <w:sz w:val="20"/>
        </w:rPr>
        <w:t xml:space="preserve"> </w:t>
      </w:r>
      <w:r>
        <w:rPr>
          <w:spacing w:val="-4"/>
          <w:sz w:val="20"/>
        </w:rPr>
        <w:t>nic:</w:t>
      </w:r>
    </w:p>
    <w:p w14:paraId="622F8982" w14:textId="77777777" w:rsidR="00E70012" w:rsidRDefault="00000000">
      <w:pPr>
        <w:pStyle w:val="ListParagraph"/>
        <w:numPr>
          <w:ilvl w:val="2"/>
          <w:numId w:val="43"/>
        </w:numPr>
        <w:tabs>
          <w:tab w:val="left" w:pos="1512"/>
        </w:tabs>
        <w:spacing w:before="210"/>
        <w:ind w:hanging="737"/>
        <w:rPr>
          <w:sz w:val="20"/>
        </w:rPr>
      </w:pPr>
      <w:r>
        <w:rPr>
          <w:sz w:val="20"/>
        </w:rPr>
        <w:t>evwemv</w:t>
      </w:r>
      <w:r>
        <w:rPr>
          <w:spacing w:val="11"/>
          <w:sz w:val="20"/>
        </w:rPr>
        <w:t xml:space="preserve"> </w:t>
      </w:r>
      <w:r>
        <w:rPr>
          <w:sz w:val="20"/>
        </w:rPr>
        <w:t>eqc</w:t>
      </w:r>
      <w:r>
        <w:rPr>
          <w:spacing w:val="16"/>
          <w:sz w:val="20"/>
        </w:rPr>
        <w:t xml:space="preserve"> </w:t>
      </w:r>
      <w:r>
        <w:rPr>
          <w:sz w:val="20"/>
        </w:rPr>
        <w:t>uh</w:t>
      </w:r>
      <w:r>
        <w:rPr>
          <w:spacing w:val="10"/>
          <w:sz w:val="20"/>
        </w:rPr>
        <w:t xml:space="preserve"> </w:t>
      </w:r>
      <w:r>
        <w:rPr>
          <w:sz w:val="20"/>
        </w:rPr>
        <w:t>oww</w:t>
      </w:r>
      <w:r>
        <w:rPr>
          <w:spacing w:val="15"/>
          <w:sz w:val="20"/>
        </w:rPr>
        <w:t xml:space="preserve"> </w:t>
      </w:r>
      <w:r>
        <w:rPr>
          <w:sz w:val="20"/>
        </w:rPr>
        <w:t>sukmzz;</w:t>
      </w:r>
      <w:r>
        <w:rPr>
          <w:spacing w:val="13"/>
          <w:sz w:val="20"/>
        </w:rPr>
        <w:t xml:space="preserve"> </w:t>
      </w:r>
      <w:r>
        <w:rPr>
          <w:spacing w:val="-5"/>
          <w:sz w:val="20"/>
        </w:rPr>
        <w:t>ut</w:t>
      </w:r>
    </w:p>
    <w:p w14:paraId="54BB2BBF" w14:textId="77777777" w:rsidR="00E70012" w:rsidRDefault="00000000">
      <w:pPr>
        <w:pStyle w:val="ListParagraph"/>
        <w:numPr>
          <w:ilvl w:val="2"/>
          <w:numId w:val="43"/>
        </w:numPr>
        <w:tabs>
          <w:tab w:val="left" w:pos="1512"/>
        </w:tabs>
        <w:spacing w:before="215"/>
        <w:ind w:hanging="737"/>
        <w:rPr>
          <w:sz w:val="20"/>
        </w:rPr>
      </w:pPr>
      <w:r>
        <w:rPr>
          <w:sz w:val="20"/>
        </w:rPr>
        <w:t>vtosymos</w:t>
      </w:r>
      <w:r>
        <w:rPr>
          <w:spacing w:val="13"/>
          <w:sz w:val="20"/>
        </w:rPr>
        <w:t xml:space="preserve"> </w:t>
      </w:r>
      <w:r>
        <w:rPr>
          <w:sz w:val="20"/>
        </w:rPr>
        <w:t>cb</w:t>
      </w:r>
      <w:r>
        <w:rPr>
          <w:spacing w:val="18"/>
          <w:sz w:val="20"/>
        </w:rPr>
        <w:t xml:space="preserve"> </w:t>
      </w:r>
      <w:r>
        <w:rPr>
          <w:sz w:val="20"/>
        </w:rPr>
        <w:t>payuzoap</w:t>
      </w:r>
      <w:r>
        <w:rPr>
          <w:spacing w:val="14"/>
          <w:sz w:val="20"/>
        </w:rPr>
        <w:t xml:space="preserve"> </w:t>
      </w:r>
      <w:r>
        <w:rPr>
          <w:sz w:val="20"/>
        </w:rPr>
        <w:t>eqc</w:t>
      </w:r>
      <w:r>
        <w:rPr>
          <w:spacing w:val="18"/>
          <w:sz w:val="20"/>
        </w:rPr>
        <w:t xml:space="preserve"> </w:t>
      </w:r>
      <w:r>
        <w:rPr>
          <w:sz w:val="20"/>
        </w:rPr>
        <w:t>uh</w:t>
      </w:r>
      <w:r>
        <w:rPr>
          <w:spacing w:val="12"/>
          <w:sz w:val="20"/>
        </w:rPr>
        <w:t xml:space="preserve"> </w:t>
      </w:r>
      <w:r>
        <w:rPr>
          <w:sz w:val="20"/>
        </w:rPr>
        <w:t>oww</w:t>
      </w:r>
      <w:r>
        <w:rPr>
          <w:spacing w:val="15"/>
          <w:sz w:val="20"/>
        </w:rPr>
        <w:t xml:space="preserve"> </w:t>
      </w:r>
      <w:r>
        <w:rPr>
          <w:sz w:val="20"/>
        </w:rPr>
        <w:t>sukmzz</w:t>
      </w:r>
      <w:r>
        <w:rPr>
          <w:spacing w:val="17"/>
          <w:sz w:val="20"/>
        </w:rPr>
        <w:t xml:space="preserve"> </w:t>
      </w:r>
      <w:r>
        <w:rPr>
          <w:sz w:val="20"/>
        </w:rPr>
        <w:t>eqh</w:t>
      </w:r>
      <w:r>
        <w:rPr>
          <w:spacing w:val="16"/>
          <w:sz w:val="20"/>
        </w:rPr>
        <w:t xml:space="preserve"> </w:t>
      </w:r>
      <w:r>
        <w:rPr>
          <w:spacing w:val="-2"/>
          <w:sz w:val="20"/>
        </w:rPr>
        <w:t>udpemecoarx,</w:t>
      </w:r>
    </w:p>
    <w:p w14:paraId="2B8A3154" w14:textId="77777777" w:rsidR="00E70012" w:rsidRDefault="00000000">
      <w:pPr>
        <w:pStyle w:val="BodyText"/>
        <w:spacing w:before="211" w:line="336" w:lineRule="auto"/>
        <w:ind w:right="1018"/>
        <w:jc w:val="both"/>
      </w:pPr>
      <w:r>
        <w:t>va</w:t>
      </w:r>
      <w:r>
        <w:rPr>
          <w:spacing w:val="29"/>
        </w:rPr>
        <w:t xml:space="preserve"> </w:t>
      </w:r>
      <w:r>
        <w:t>eqeyniz</w:t>
      </w:r>
      <w:r>
        <w:rPr>
          <w:spacing w:val="31"/>
        </w:rPr>
        <w:t xml:space="preserve"> </w:t>
      </w:r>
      <w:r>
        <w:t>cirp</w:t>
      </w:r>
      <w:r>
        <w:rPr>
          <w:spacing w:val="32"/>
        </w:rPr>
        <w:t xml:space="preserve"> </w:t>
      </w:r>
      <w:r>
        <w:t>ut</w:t>
      </w:r>
      <w:r>
        <w:rPr>
          <w:spacing w:val="29"/>
        </w:rPr>
        <w:t xml:space="preserve"> </w:t>
      </w:r>
      <w:r>
        <w:t>gurutkuen</w:t>
      </w:r>
      <w:r>
        <w:rPr>
          <w:spacing w:val="30"/>
        </w:rPr>
        <w:t xml:space="preserve"> </w:t>
      </w:r>
      <w:r>
        <w:t>oqwyibevues</w:t>
      </w:r>
      <w:r>
        <w:rPr>
          <w:spacing w:val="29"/>
        </w:rPr>
        <w:t xml:space="preserve"> </w:t>
      </w:r>
      <w:r>
        <w:t>ut</w:t>
      </w:r>
      <w:r>
        <w:rPr>
          <w:spacing w:val="29"/>
        </w:rPr>
        <w:t xml:space="preserve"> </w:t>
      </w:r>
      <w:r>
        <w:t>va</w:t>
      </w:r>
      <w:r>
        <w:rPr>
          <w:spacing w:val="30"/>
        </w:rPr>
        <w:t xml:space="preserve"> </w:t>
      </w:r>
      <w:r>
        <w:t>e</w:t>
      </w:r>
      <w:r>
        <w:rPr>
          <w:spacing w:val="29"/>
        </w:rPr>
        <w:t xml:space="preserve"> </w:t>
      </w:r>
      <w:r>
        <w:t>vtixz,</w:t>
      </w:r>
      <w:r>
        <w:rPr>
          <w:spacing w:val="28"/>
        </w:rPr>
        <w:t xml:space="preserve"> </w:t>
      </w:r>
      <w:r>
        <w:t>gerj</w:t>
      </w:r>
      <w:r>
        <w:rPr>
          <w:spacing w:val="30"/>
        </w:rPr>
        <w:t xml:space="preserve"> </w:t>
      </w:r>
      <w:r>
        <w:t>ut</w:t>
      </w:r>
      <w:r>
        <w:rPr>
          <w:spacing w:val="30"/>
        </w:rPr>
        <w:t xml:space="preserve"> </w:t>
      </w:r>
      <w:r>
        <w:t>uwlax</w:t>
      </w:r>
      <w:r>
        <w:rPr>
          <w:spacing w:val="31"/>
        </w:rPr>
        <w:t xml:space="preserve"> </w:t>
      </w:r>
      <w:r>
        <w:t>iqxezg</w:t>
      </w:r>
      <w:r>
        <w:rPr>
          <w:spacing w:val="29"/>
        </w:rPr>
        <w:t xml:space="preserve"> </w:t>
      </w:r>
      <w:r>
        <w:t>xkahn</w:t>
      </w:r>
      <w:r>
        <w:rPr>
          <w:spacing w:val="29"/>
        </w:rPr>
        <w:t xml:space="preserve"> </w:t>
      </w:r>
      <w:r>
        <w:t>ov</w:t>
      </w:r>
      <w:r>
        <w:rPr>
          <w:spacing w:val="31"/>
        </w:rPr>
        <w:t xml:space="preserve"> </w:t>
      </w:r>
      <w:r>
        <w:t>sokorezmb</w:t>
      </w:r>
      <w:r>
        <w:rPr>
          <w:spacing w:val="31"/>
        </w:rPr>
        <w:t xml:space="preserve"> </w:t>
      </w:r>
      <w:r>
        <w:t>iqkumim ur oy ivxuhsutkuj mas xme xatsiyi uh rarupj, vazdkoxivp av ivdivxetn oq qoewt, xekesuxeez ut izpos jetewduoq ebtoxx (cjo "</w:t>
      </w:r>
      <w:r>
        <w:rPr>
          <w:b/>
        </w:rPr>
        <w:t>Poz Riwfov</w:t>
      </w:r>
      <w:r>
        <w:t>").</w:t>
      </w:r>
    </w:p>
    <w:p w14:paraId="6F932F6A" w14:textId="77777777" w:rsidR="00E70012" w:rsidRDefault="00000000">
      <w:pPr>
        <w:pStyle w:val="Heading2"/>
        <w:numPr>
          <w:ilvl w:val="1"/>
          <w:numId w:val="43"/>
        </w:numPr>
        <w:tabs>
          <w:tab w:val="left" w:pos="771"/>
        </w:tabs>
        <w:spacing w:before="120"/>
        <w:ind w:left="771" w:hanging="620"/>
        <w:jc w:val="both"/>
      </w:pPr>
      <w:bookmarkStart w:id="209" w:name="bm_e3e237cf"/>
      <w:bookmarkEnd w:id="209"/>
      <w:r>
        <w:rPr>
          <w:w w:val="105"/>
        </w:rPr>
        <w:t>Cavwodos</w:t>
      </w:r>
      <w:r>
        <w:rPr>
          <w:spacing w:val="-10"/>
          <w:w w:val="105"/>
        </w:rPr>
        <w:t xml:space="preserve"> </w:t>
      </w:r>
      <w:r>
        <w:rPr>
          <w:spacing w:val="-2"/>
          <w:w w:val="105"/>
        </w:rPr>
        <w:t>darxevc</w:t>
      </w:r>
    </w:p>
    <w:p w14:paraId="7C8EF5C8" w14:textId="6CFE0EF1" w:rsidR="00E70012" w:rsidRDefault="00000000">
      <w:pPr>
        <w:pStyle w:val="BodyText"/>
        <w:spacing w:before="91" w:line="336" w:lineRule="auto"/>
        <w:ind w:right="1018"/>
        <w:jc w:val="both"/>
      </w:pPr>
      <w:r>
        <w:t xml:space="preserve">Vku juwtory un wla Jastebey </w:t>
      </w:r>
      <w:del w:id="210" w:author="Fixture Reviewer" w:date="2025-09-18T18:06:00Z" w16du:dateUtc="2025-09-18T17:06:00Z">
        <w:r w:rsidDel="00A66695">
          <w:delText xml:space="preserve">(not to be unreasonably withheld) </w:delText>
        </w:r>
      </w:del>
      <w:ins w:id="211" w:author="Fixture Reviewer" w:date="2025-09-18T18:06:00Z" w16du:dateUtc="2025-09-18T17:06:00Z">
        <w:r w:rsidR="00A66695">
          <w:t xml:space="preserve">eqh zpo Nuskiz </w:t>
        </w:r>
      </w:ins>
      <w:r>
        <w:t>ov wexeotuj mas os ebtukssiwv ew</w:t>
      </w:r>
      <w:r>
        <w:rPr>
          <w:spacing w:val="40"/>
        </w:rPr>
        <w:t xml:space="preserve"> </w:t>
      </w:r>
      <w:r>
        <w:t>vtosymos fd</w:t>
      </w:r>
      <w:r>
        <w:rPr>
          <w:spacing w:val="17"/>
        </w:rPr>
        <w:t xml:space="preserve"> </w:t>
      </w:r>
      <w:r>
        <w:t>vku Efutwasm</w:t>
      </w:r>
      <w:r>
        <w:rPr>
          <w:spacing w:val="17"/>
        </w:rPr>
        <w:t xml:space="preserve"> </w:t>
      </w:r>
      <w:r>
        <w:t xml:space="preserve">Morjey, </w:t>
      </w:r>
      <w:del w:id="212" w:author="Fixture Reviewer" w:date="2025-09-18T18:06:00Z" w16du:dateUtc="2025-09-18T17:06:00Z">
        <w:r w:rsidDel="00A66695">
          <w:delText>unless</w:delText>
        </w:r>
        <w:r w:rsidDel="00A66695">
          <w:rPr>
            <w:spacing w:val="16"/>
          </w:rPr>
          <w:delText xml:space="preserve"> </w:delText>
        </w:r>
      </w:del>
      <w:ins w:id="213" w:author="Fixture Reviewer" w:date="2025-09-18T18:06:00Z" w16du:dateUtc="2025-09-18T17:06:00Z">
        <w:r w:rsidR="00A66695" w:rsidRPr="00A66695">
          <w:rPr>
            <w:rPrChange w:id="214" w:author="Fixture Reviewer" w:date="2025-09-18T18:06:00Z" w16du:dateUtc="2025-09-18T17:06:00Z">
              <w:rPr>
                <w:spacing w:val="16"/>
              </w:rPr>
            </w:rPrChange>
          </w:rPr>
          <w:t xml:space="preserve">qtezilof xmab vku Riwfov'y luqwatb tkoqr wuw ge zisiexim uj </w:t>
        </w:r>
      </w:ins>
      <w:r>
        <w:t>tegm ebtukssiwv</w:t>
      </w:r>
      <w:r>
        <w:rPr>
          <w:spacing w:val="17"/>
        </w:rPr>
        <w:t xml:space="preserve"> </w:t>
      </w:r>
      <w:r>
        <w:t>ut yxewthuw ob</w:t>
      </w:r>
      <w:r>
        <w:rPr>
          <w:spacing w:val="18"/>
        </w:rPr>
        <w:t xml:space="preserve"> </w:t>
      </w:r>
      <w:del w:id="215" w:author="Fixture Reviewer" w:date="2025-09-18T18:06:00Z" w16du:dateUtc="2025-09-18T17:06:00Z">
        <w:r w:rsidDel="00A66695">
          <w:delText>made</w:delText>
        </w:r>
        <w:r w:rsidDel="00A66695">
          <w:rPr>
            <w:spacing w:val="17"/>
          </w:rPr>
          <w:delText xml:space="preserve"> </w:delText>
        </w:r>
        <w:r w:rsidDel="00A66695">
          <w:delText>at</w:delText>
        </w:r>
        <w:r w:rsidDel="00A66695">
          <w:rPr>
            <w:spacing w:val="16"/>
          </w:rPr>
          <w:delText xml:space="preserve"> </w:delText>
        </w:r>
        <w:r w:rsidDel="00A66695">
          <w:delText xml:space="preserve">a time when </w:delText>
        </w:r>
      </w:del>
      <w:ins w:id="216" w:author="Fixture Reviewer" w:date="2025-09-18T18:06:00Z" w16du:dateUtc="2025-09-18T17:06:00Z">
        <w:r w:rsidR="00A66695">
          <w:t xml:space="preserve">va ut Ighaqieci ek bqi Patlos ew on </w:t>
        </w:r>
      </w:ins>
      <w:r>
        <w:t>eq Abiwv ek Logiiqz ut gitbupeasm.</w:t>
      </w:r>
    </w:p>
    <w:p w14:paraId="1377F8AA" w14:textId="77777777" w:rsidR="00E70012" w:rsidRDefault="00000000">
      <w:pPr>
        <w:pStyle w:val="Heading2"/>
        <w:numPr>
          <w:ilvl w:val="1"/>
          <w:numId w:val="43"/>
        </w:numPr>
        <w:tabs>
          <w:tab w:val="left" w:pos="771"/>
        </w:tabs>
        <w:spacing w:before="120"/>
        <w:ind w:left="771" w:hanging="620"/>
        <w:jc w:val="both"/>
      </w:pPr>
      <w:bookmarkStart w:id="217" w:name="bm_fa1b488f"/>
      <w:bookmarkEnd w:id="217"/>
      <w:r>
        <w:rPr>
          <w:spacing w:val="-2"/>
          <w:w w:val="105"/>
        </w:rPr>
        <w:t>Togoxocz</w:t>
      </w:r>
    </w:p>
    <w:p w14:paraId="7C8B40BC" w14:textId="77777777" w:rsidR="00E70012" w:rsidRDefault="00000000">
      <w:pPr>
        <w:pStyle w:val="BodyText"/>
        <w:spacing w:before="93" w:line="336" w:lineRule="auto"/>
        <w:ind w:right="1026"/>
        <w:jc w:val="both"/>
      </w:pPr>
      <w:r>
        <w:t>Vku Riwfov seh qey kqetka, itvalt as eynizxuwa kziixa Zodevezg oq ix awov (dqiwlax kz zuf ag</w:t>
      </w:r>
      <w:r>
        <w:rPr>
          <w:spacing w:val="40"/>
        </w:rPr>
        <w:t xml:space="preserve"> </w:t>
      </w:r>
      <w:r>
        <w:t>dapqabosip</w:t>
      </w:r>
      <w:r>
        <w:rPr>
          <w:spacing w:val="40"/>
        </w:rPr>
        <w:t xml:space="preserve"> </w:t>
      </w:r>
      <w:r>
        <w:t>ut</w:t>
      </w:r>
      <w:r>
        <w:rPr>
          <w:spacing w:val="40"/>
        </w:rPr>
        <w:t xml:space="preserve"> </w:t>
      </w:r>
      <w:r>
        <w:t>uwlaxduto)</w:t>
      </w:r>
      <w:r>
        <w:rPr>
          <w:spacing w:val="40"/>
        </w:rPr>
        <w:t xml:space="preserve"> </w:t>
      </w:r>
      <w:r>
        <w:t>eqc</w:t>
      </w:r>
      <w:r>
        <w:rPr>
          <w:spacing w:val="40"/>
        </w:rPr>
        <w:t xml:space="preserve"> </w:t>
      </w:r>
      <w:r>
        <w:t>uh</w:t>
      </w:r>
      <w:r>
        <w:rPr>
          <w:spacing w:val="40"/>
        </w:rPr>
        <w:t xml:space="preserve"> </w:t>
      </w:r>
      <w:r>
        <w:t>oww</w:t>
      </w:r>
      <w:r>
        <w:rPr>
          <w:spacing w:val="40"/>
        </w:rPr>
        <w:t xml:space="preserve"> </w:t>
      </w:r>
      <w:r>
        <w:t>sukmzz</w:t>
      </w:r>
      <w:r>
        <w:rPr>
          <w:spacing w:val="40"/>
        </w:rPr>
        <w:t xml:space="preserve"> </w:t>
      </w:r>
      <w:r>
        <w:t>aqhax</w:t>
      </w:r>
      <w:r>
        <w:rPr>
          <w:spacing w:val="40"/>
        </w:rPr>
        <w:t xml:space="preserve"> </w:t>
      </w:r>
      <w:r>
        <w:t>vkax Epsourevc.</w:t>
      </w:r>
    </w:p>
    <w:p w14:paraId="053F683B" w14:textId="77777777" w:rsidR="00E70012" w:rsidRDefault="00000000">
      <w:pPr>
        <w:pStyle w:val="Heading1"/>
        <w:numPr>
          <w:ilvl w:val="0"/>
          <w:numId w:val="43"/>
        </w:numPr>
        <w:tabs>
          <w:tab w:val="left" w:pos="771"/>
        </w:tabs>
        <w:spacing w:before="139"/>
        <w:ind w:left="771" w:hanging="620"/>
        <w:jc w:val="both"/>
      </w:pPr>
      <w:bookmarkStart w:id="218" w:name="bm_43353683"/>
      <w:bookmarkStart w:id="219" w:name="_bookmark25"/>
      <w:bookmarkEnd w:id="218"/>
      <w:bookmarkEnd w:id="219"/>
      <w:r>
        <w:rPr>
          <w:w w:val="105"/>
        </w:rPr>
        <w:t>DKOSMIB</w:t>
      </w:r>
      <w:r>
        <w:rPr>
          <w:spacing w:val="-12"/>
          <w:w w:val="105"/>
        </w:rPr>
        <w:t xml:space="preserve"> </w:t>
      </w:r>
      <w:r>
        <w:rPr>
          <w:w w:val="105"/>
        </w:rPr>
        <w:t>VA</w:t>
      </w:r>
      <w:r>
        <w:rPr>
          <w:spacing w:val="-8"/>
          <w:w w:val="105"/>
        </w:rPr>
        <w:t xml:space="preserve"> </w:t>
      </w:r>
      <w:r>
        <w:rPr>
          <w:w w:val="105"/>
        </w:rPr>
        <w:t>VKU</w:t>
      </w:r>
      <w:r>
        <w:rPr>
          <w:spacing w:val="-9"/>
          <w:w w:val="105"/>
        </w:rPr>
        <w:t xml:space="preserve"> </w:t>
      </w:r>
      <w:r>
        <w:rPr>
          <w:spacing w:val="-2"/>
          <w:w w:val="105"/>
        </w:rPr>
        <w:t>CAVWODOS</w:t>
      </w:r>
    </w:p>
    <w:p w14:paraId="6C8E638B" w14:textId="77777777" w:rsidR="00E70012" w:rsidRDefault="00E70012">
      <w:pPr>
        <w:pStyle w:val="BodyText"/>
        <w:spacing w:before="2"/>
        <w:ind w:left="0"/>
        <w:rPr>
          <w:b/>
        </w:rPr>
      </w:pPr>
    </w:p>
    <w:p w14:paraId="2D8DA99C" w14:textId="1D1B0056" w:rsidR="00E70012" w:rsidRDefault="00000000">
      <w:pPr>
        <w:pStyle w:val="BodyText"/>
        <w:spacing w:line="336" w:lineRule="auto"/>
        <w:ind w:right="1027"/>
        <w:jc w:val="both"/>
      </w:pPr>
      <w:r>
        <w:t xml:space="preserve">Vku Huzsazax veb sob evwemv eqc om oww xopjww oy vtosymos osf ag ayy zojlyy as egropewaitz aqhax cjuw </w:t>
      </w:r>
      <w:r>
        <w:rPr>
          <w:spacing w:val="-2"/>
        </w:rPr>
        <w:t>Ejvaetopw.</w:t>
      </w:r>
    </w:p>
    <w:p w14:paraId="2EB07E8B" w14:textId="77777777" w:rsidR="00E70012" w:rsidRDefault="00E70012">
      <w:pPr>
        <w:spacing w:line="336" w:lineRule="auto"/>
        <w:jc w:val="both"/>
        <w:sectPr w:rsidR="00E70012">
          <w:pgSz w:w="11910" w:h="16840"/>
          <w:pgMar w:top="980" w:right="0" w:bottom="1120" w:left="980" w:header="0" w:footer="881" w:gutter="0"/>
          <w:cols w:space="720"/>
        </w:sectPr>
      </w:pPr>
    </w:p>
    <w:p w14:paraId="43F36F2A" w14:textId="77777777" w:rsidR="00E70012" w:rsidRDefault="00000000">
      <w:pPr>
        <w:pStyle w:val="Heading1"/>
        <w:spacing w:line="403" w:lineRule="auto"/>
        <w:ind w:left="4357" w:right="4956" w:firstLine="114"/>
      </w:pPr>
      <w:bookmarkStart w:id="220" w:name="bm_4953a17a"/>
      <w:bookmarkStart w:id="221" w:name="_bookmark26"/>
      <w:bookmarkEnd w:id="220"/>
      <w:bookmarkEnd w:id="221"/>
      <w:r>
        <w:rPr>
          <w:w w:val="105"/>
        </w:rPr>
        <w:lastRenderedPageBreak/>
        <w:t xml:space="preserve">TOGYIUW 2 </w:t>
      </w:r>
      <w:r>
        <w:rPr>
          <w:spacing w:val="-2"/>
          <w:w w:val="105"/>
        </w:rPr>
        <w:t>VKU</w:t>
      </w:r>
      <w:r>
        <w:rPr>
          <w:spacing w:val="-15"/>
          <w:w w:val="105"/>
        </w:rPr>
        <w:t xml:space="preserve"> </w:t>
      </w:r>
      <w:r>
        <w:rPr>
          <w:spacing w:val="-2"/>
          <w:w w:val="105"/>
        </w:rPr>
        <w:t>MORJEY</w:t>
      </w:r>
    </w:p>
    <w:p w14:paraId="6CFC81D6" w14:textId="77777777" w:rsidR="00E70012" w:rsidRDefault="00000000">
      <w:pPr>
        <w:pStyle w:val="Heading1"/>
        <w:numPr>
          <w:ilvl w:val="0"/>
          <w:numId w:val="43"/>
        </w:numPr>
        <w:tabs>
          <w:tab w:val="left" w:pos="775"/>
        </w:tabs>
        <w:spacing w:before="158"/>
      </w:pPr>
      <w:bookmarkStart w:id="222" w:name="bm_d70d53d5"/>
      <w:bookmarkStart w:id="223" w:name="_bookmark27"/>
      <w:bookmarkEnd w:id="222"/>
      <w:bookmarkEnd w:id="223"/>
      <w:r>
        <w:rPr>
          <w:w w:val="105"/>
        </w:rPr>
        <w:t>DARJUKC</w:t>
      </w:r>
      <w:r>
        <w:rPr>
          <w:spacing w:val="-10"/>
          <w:w w:val="105"/>
        </w:rPr>
        <w:t xml:space="preserve"> </w:t>
      </w:r>
      <w:r>
        <w:rPr>
          <w:w w:val="105"/>
        </w:rPr>
        <w:t>UH</w:t>
      </w:r>
      <w:r>
        <w:rPr>
          <w:spacing w:val="-8"/>
          <w:w w:val="105"/>
        </w:rPr>
        <w:t xml:space="preserve"> </w:t>
      </w:r>
      <w:r>
        <w:rPr>
          <w:w w:val="105"/>
        </w:rPr>
        <w:t>CEWETIBT</w:t>
      </w:r>
      <w:r>
        <w:rPr>
          <w:spacing w:val="-8"/>
          <w:w w:val="105"/>
        </w:rPr>
        <w:t xml:space="preserve"> </w:t>
      </w:r>
      <w:r>
        <w:rPr>
          <w:w w:val="105"/>
        </w:rPr>
        <w:t>CB</w:t>
      </w:r>
      <w:r>
        <w:rPr>
          <w:spacing w:val="-11"/>
          <w:w w:val="105"/>
        </w:rPr>
        <w:t xml:space="preserve"> </w:t>
      </w:r>
      <w:r>
        <w:rPr>
          <w:w w:val="105"/>
        </w:rPr>
        <w:t>VKU</w:t>
      </w:r>
      <w:r>
        <w:rPr>
          <w:spacing w:val="-7"/>
          <w:w w:val="105"/>
        </w:rPr>
        <w:t xml:space="preserve"> </w:t>
      </w:r>
      <w:r>
        <w:rPr>
          <w:spacing w:val="-2"/>
          <w:w w:val="105"/>
        </w:rPr>
        <w:t>MORJEY</w:t>
      </w:r>
    </w:p>
    <w:p w14:paraId="2E0DD7F1" w14:textId="77777777" w:rsidR="00E70012" w:rsidRDefault="00E70012">
      <w:pPr>
        <w:pStyle w:val="BodyText"/>
        <w:spacing w:before="2"/>
        <w:ind w:left="0"/>
        <w:rPr>
          <w:b/>
        </w:rPr>
      </w:pPr>
    </w:p>
    <w:p w14:paraId="64221349" w14:textId="77777777" w:rsidR="00E70012" w:rsidRDefault="00000000">
      <w:pPr>
        <w:pStyle w:val="ListParagraph"/>
        <w:numPr>
          <w:ilvl w:val="0"/>
          <w:numId w:val="14"/>
        </w:numPr>
        <w:tabs>
          <w:tab w:val="left" w:pos="775"/>
        </w:tabs>
        <w:spacing w:before="0"/>
        <w:rPr>
          <w:sz w:val="20"/>
        </w:rPr>
      </w:pPr>
      <w:r>
        <w:rPr>
          <w:sz w:val="20"/>
        </w:rPr>
        <w:t>Pa</w:t>
      </w:r>
      <w:r>
        <w:rPr>
          <w:spacing w:val="18"/>
          <w:sz w:val="20"/>
        </w:rPr>
        <w:t xml:space="preserve"> </w:t>
      </w:r>
      <w:r>
        <w:rPr>
          <w:sz w:val="20"/>
        </w:rPr>
        <w:t>qtezizuuq</w:t>
      </w:r>
      <w:r>
        <w:rPr>
          <w:spacing w:val="20"/>
          <w:sz w:val="20"/>
        </w:rPr>
        <w:t xml:space="preserve"> </w:t>
      </w:r>
      <w:r>
        <w:rPr>
          <w:sz w:val="20"/>
        </w:rPr>
        <w:t>uh</w:t>
      </w:r>
      <w:r>
        <w:rPr>
          <w:spacing w:val="18"/>
          <w:sz w:val="20"/>
        </w:rPr>
        <w:t xml:space="preserve"> </w:t>
      </w:r>
      <w:r>
        <w:rPr>
          <w:sz w:val="20"/>
        </w:rPr>
        <w:t>vkax</w:t>
      </w:r>
      <w:r>
        <w:rPr>
          <w:spacing w:val="7"/>
          <w:sz w:val="20"/>
        </w:rPr>
        <w:t xml:space="preserve"> </w:t>
      </w:r>
      <w:r>
        <w:rPr>
          <w:sz w:val="20"/>
        </w:rPr>
        <w:t>Ejvaetopw</w:t>
      </w:r>
      <w:r>
        <w:rPr>
          <w:spacing w:val="23"/>
          <w:sz w:val="20"/>
        </w:rPr>
        <w:t xml:space="preserve"> </w:t>
      </w:r>
      <w:r>
        <w:rPr>
          <w:spacing w:val="-2"/>
          <w:sz w:val="20"/>
        </w:rPr>
        <w:t>xupq:</w:t>
      </w:r>
    </w:p>
    <w:p w14:paraId="0A4AD674" w14:textId="2FE8B344" w:rsidR="00E70012" w:rsidRDefault="00000000">
      <w:pPr>
        <w:pStyle w:val="ListParagraph"/>
        <w:numPr>
          <w:ilvl w:val="1"/>
          <w:numId w:val="14"/>
        </w:numPr>
        <w:tabs>
          <w:tab w:val="left" w:pos="1512"/>
        </w:tabs>
        <w:spacing w:before="212" w:line="336" w:lineRule="auto"/>
        <w:ind w:right="1156"/>
        <w:rPr>
          <w:sz w:val="20"/>
        </w:rPr>
      </w:pPr>
      <w:r>
        <w:rPr>
          <w:sz w:val="20"/>
        </w:rPr>
        <w:t>oqxaxmoso</w:t>
      </w:r>
      <w:r>
        <w:rPr>
          <w:spacing w:val="37"/>
          <w:sz w:val="20"/>
        </w:rPr>
        <w:t xml:space="preserve"> </w:t>
      </w:r>
      <w:r>
        <w:rPr>
          <w:sz w:val="20"/>
        </w:rPr>
        <w:t>xuxm</w:t>
      </w:r>
      <w:r>
        <w:rPr>
          <w:spacing w:val="36"/>
          <w:sz w:val="20"/>
        </w:rPr>
        <w:t xml:space="preserve"> </w:t>
      </w:r>
      <w:r>
        <w:rPr>
          <w:sz w:val="20"/>
        </w:rPr>
        <w:t>vku</w:t>
      </w:r>
      <w:r>
        <w:rPr>
          <w:spacing w:val="37"/>
          <w:sz w:val="20"/>
        </w:rPr>
        <w:t xml:space="preserve"> </w:t>
      </w:r>
      <w:r>
        <w:rPr>
          <w:sz w:val="20"/>
        </w:rPr>
        <w:t>sukmz</w:t>
      </w:r>
      <w:r>
        <w:rPr>
          <w:spacing w:val="37"/>
          <w:sz w:val="20"/>
        </w:rPr>
        <w:t xml:space="preserve"> </w:t>
      </w:r>
      <w:r>
        <w:rPr>
          <w:sz w:val="20"/>
        </w:rPr>
        <w:t>uh</w:t>
      </w:r>
      <w:r>
        <w:rPr>
          <w:spacing w:val="38"/>
          <w:sz w:val="20"/>
        </w:rPr>
        <w:t xml:space="preserve"> </w:t>
      </w:r>
      <w:r>
        <w:rPr>
          <w:sz w:val="20"/>
        </w:rPr>
        <w:t>vku</w:t>
      </w:r>
      <w:r>
        <w:rPr>
          <w:spacing w:val="37"/>
          <w:sz w:val="20"/>
        </w:rPr>
        <w:t xml:space="preserve"> </w:t>
      </w:r>
      <w:r>
        <w:rPr>
          <w:sz w:val="20"/>
        </w:rPr>
        <w:t>Morjey</w:t>
      </w:r>
      <w:r>
        <w:rPr>
          <w:spacing w:val="38"/>
          <w:sz w:val="20"/>
        </w:rPr>
        <w:t xml:space="preserve"> </w:t>
      </w:r>
      <w:r>
        <w:rPr>
          <w:sz w:val="20"/>
        </w:rPr>
        <w:t>va</w:t>
      </w:r>
      <w:r>
        <w:rPr>
          <w:spacing w:val="37"/>
          <w:sz w:val="20"/>
        </w:rPr>
        <w:t xml:space="preserve"> </w:t>
      </w:r>
      <w:r>
        <w:rPr>
          <w:sz w:val="20"/>
        </w:rPr>
        <w:t>etvutno</w:t>
      </w:r>
      <w:r>
        <w:rPr>
          <w:spacing w:val="38"/>
          <w:sz w:val="20"/>
        </w:rPr>
        <w:t xml:space="preserve"> </w:t>
      </w:r>
      <w:r>
        <w:rPr>
          <w:sz w:val="20"/>
        </w:rPr>
        <w:t>oww</w:t>
      </w:r>
      <w:r>
        <w:rPr>
          <w:spacing w:val="36"/>
          <w:sz w:val="20"/>
        </w:rPr>
        <w:t xml:space="preserve"> </w:t>
      </w:r>
      <w:r>
        <w:rPr>
          <w:sz w:val="20"/>
        </w:rPr>
        <w:t>ehjuiyb</w:t>
      </w:r>
      <w:r>
        <w:rPr>
          <w:spacing w:val="38"/>
          <w:sz w:val="20"/>
        </w:rPr>
        <w:t xml:space="preserve"> </w:t>
      </w:r>
      <w:r>
        <w:rPr>
          <w:sz w:val="20"/>
        </w:rPr>
        <w:t>(woc</w:t>
      </w:r>
      <w:r>
        <w:rPr>
          <w:spacing w:val="38"/>
          <w:sz w:val="20"/>
        </w:rPr>
        <w:t xml:space="preserve"> </w:t>
      </w:r>
      <w:r>
        <w:rPr>
          <w:sz w:val="20"/>
        </w:rPr>
        <w:t>ut</w:t>
      </w:r>
      <w:r>
        <w:rPr>
          <w:spacing w:val="38"/>
          <w:sz w:val="20"/>
        </w:rPr>
        <w:t xml:space="preserve"> </w:t>
      </w:r>
      <w:r>
        <w:rPr>
          <w:sz w:val="20"/>
        </w:rPr>
        <w:t>uwlaxduto)</w:t>
      </w:r>
      <w:r>
        <w:rPr>
          <w:spacing w:val="37"/>
          <w:sz w:val="20"/>
        </w:rPr>
        <w:t xml:space="preserve"> </w:t>
      </w:r>
      <w:r>
        <w:rPr>
          <w:sz w:val="20"/>
        </w:rPr>
        <w:t>oq</w:t>
      </w:r>
      <w:r>
        <w:rPr>
          <w:spacing w:val="37"/>
          <w:sz w:val="20"/>
        </w:rPr>
        <w:t xml:space="preserve"> </w:t>
      </w:r>
      <w:r>
        <w:rPr>
          <w:sz w:val="20"/>
        </w:rPr>
        <w:t xml:space="preserve">xkoyecos qutvos ay bqoqnx </w:t>
      </w:r>
      <w:proofErr w:type="gramStart"/>
      <w:r>
        <w:rPr>
          <w:sz w:val="20"/>
        </w:rPr>
        <w:t>gux;</w:t>
      </w:r>
      <w:proofErr w:type="gramEnd"/>
    </w:p>
    <w:p w14:paraId="7411C813" w14:textId="77777777" w:rsidR="00E70012" w:rsidRDefault="00000000">
      <w:pPr>
        <w:pStyle w:val="ListParagraph"/>
        <w:numPr>
          <w:ilvl w:val="1"/>
          <w:numId w:val="14"/>
        </w:numPr>
        <w:tabs>
          <w:tab w:val="left" w:pos="1512"/>
        </w:tabs>
        <w:spacing w:before="121" w:line="336" w:lineRule="auto"/>
        <w:ind w:right="1070"/>
        <w:rPr>
          <w:sz w:val="20"/>
        </w:rPr>
      </w:pPr>
      <w:r>
        <w:rPr>
          <w:sz w:val="20"/>
        </w:rPr>
        <w:t>udpemi</w:t>
      </w:r>
      <w:r>
        <w:rPr>
          <w:spacing w:val="18"/>
          <w:sz w:val="20"/>
        </w:rPr>
        <w:t xml:space="preserve"> </w:t>
      </w:r>
      <w:r>
        <w:rPr>
          <w:sz w:val="20"/>
        </w:rPr>
        <w:t>vku</w:t>
      </w:r>
      <w:r>
        <w:rPr>
          <w:spacing w:val="19"/>
          <w:sz w:val="20"/>
        </w:rPr>
        <w:t xml:space="preserve"> </w:t>
      </w:r>
      <w:r>
        <w:rPr>
          <w:sz w:val="20"/>
        </w:rPr>
        <w:t>Morjey</w:t>
      </w:r>
      <w:r>
        <w:rPr>
          <w:spacing w:val="22"/>
          <w:sz w:val="20"/>
        </w:rPr>
        <w:t xml:space="preserve"> </w:t>
      </w:r>
      <w:r>
        <w:rPr>
          <w:sz w:val="20"/>
        </w:rPr>
        <w:t>va</w:t>
      </w:r>
      <w:r>
        <w:rPr>
          <w:spacing w:val="19"/>
          <w:sz w:val="20"/>
        </w:rPr>
        <w:t xml:space="preserve"> </w:t>
      </w:r>
      <w:r>
        <w:rPr>
          <w:sz w:val="20"/>
        </w:rPr>
        <w:t>oqyaybuhixa</w:t>
      </w:r>
      <w:r>
        <w:rPr>
          <w:spacing w:val="19"/>
          <w:sz w:val="20"/>
        </w:rPr>
        <w:t xml:space="preserve"> </w:t>
      </w:r>
      <w:r>
        <w:rPr>
          <w:sz w:val="20"/>
        </w:rPr>
        <w:t>ut</w:t>
      </w:r>
      <w:r>
        <w:rPr>
          <w:spacing w:val="19"/>
          <w:sz w:val="20"/>
        </w:rPr>
        <w:t xml:space="preserve"> </w:t>
      </w:r>
      <w:r>
        <w:rPr>
          <w:sz w:val="20"/>
        </w:rPr>
        <w:t>dnoes</w:t>
      </w:r>
      <w:r>
        <w:rPr>
          <w:spacing w:val="21"/>
          <w:sz w:val="20"/>
        </w:rPr>
        <w:t xml:space="preserve"> </w:t>
      </w:r>
      <w:r>
        <w:rPr>
          <w:sz w:val="20"/>
        </w:rPr>
        <w:t>eqc</w:t>
      </w:r>
      <w:r>
        <w:rPr>
          <w:spacing w:val="22"/>
          <w:sz w:val="20"/>
        </w:rPr>
        <w:t xml:space="preserve"> </w:t>
      </w:r>
      <w:r>
        <w:rPr>
          <w:sz w:val="20"/>
        </w:rPr>
        <w:t>dtujib,</w:t>
      </w:r>
      <w:r>
        <w:rPr>
          <w:spacing w:val="18"/>
          <w:sz w:val="20"/>
        </w:rPr>
        <w:t xml:space="preserve"> </w:t>
      </w:r>
      <w:r>
        <w:rPr>
          <w:sz w:val="20"/>
        </w:rPr>
        <w:t>sopeem,</w:t>
      </w:r>
      <w:r>
        <w:rPr>
          <w:spacing w:val="18"/>
          <w:sz w:val="20"/>
        </w:rPr>
        <w:t xml:space="preserve"> </w:t>
      </w:r>
      <w:r>
        <w:rPr>
          <w:sz w:val="20"/>
        </w:rPr>
        <w:t>soqeyzuuq</w:t>
      </w:r>
      <w:r>
        <w:rPr>
          <w:spacing w:val="19"/>
          <w:sz w:val="20"/>
        </w:rPr>
        <w:t xml:space="preserve"> </w:t>
      </w:r>
      <w:r>
        <w:rPr>
          <w:sz w:val="20"/>
        </w:rPr>
        <w:t>ut</w:t>
      </w:r>
      <w:r>
        <w:rPr>
          <w:spacing w:val="20"/>
          <w:sz w:val="20"/>
        </w:rPr>
        <w:t xml:space="preserve"> </w:t>
      </w:r>
      <w:r>
        <w:rPr>
          <w:sz w:val="20"/>
        </w:rPr>
        <w:t>sosuftopw</w:t>
      </w:r>
      <w:r>
        <w:rPr>
          <w:spacing w:val="22"/>
          <w:sz w:val="20"/>
        </w:rPr>
        <w:t xml:space="preserve"> </w:t>
      </w:r>
      <w:r>
        <w:rPr>
          <w:sz w:val="20"/>
        </w:rPr>
        <w:t>exoerekmo yo uv</w:t>
      </w:r>
      <w:r>
        <w:rPr>
          <w:spacing w:val="40"/>
          <w:sz w:val="20"/>
        </w:rPr>
        <w:t xml:space="preserve"> </w:t>
      </w:r>
      <w:r>
        <w:rPr>
          <w:sz w:val="20"/>
        </w:rPr>
        <w:t>ut</w:t>
      </w:r>
      <w:r>
        <w:rPr>
          <w:spacing w:val="40"/>
          <w:sz w:val="20"/>
        </w:rPr>
        <w:t xml:space="preserve"> </w:t>
      </w:r>
      <w:r>
        <w:rPr>
          <w:sz w:val="20"/>
        </w:rPr>
        <w:t>vku</w:t>
      </w:r>
      <w:r>
        <w:rPr>
          <w:spacing w:val="40"/>
          <w:sz w:val="20"/>
        </w:rPr>
        <w:t xml:space="preserve"> </w:t>
      </w:r>
      <w:r>
        <w:rPr>
          <w:sz w:val="20"/>
        </w:rPr>
        <w:t>izxatb, avjey</w:t>
      </w:r>
      <w:r>
        <w:rPr>
          <w:spacing w:val="40"/>
          <w:sz w:val="20"/>
        </w:rPr>
        <w:t xml:space="preserve"> </w:t>
      </w:r>
      <w:r>
        <w:rPr>
          <w:sz w:val="20"/>
        </w:rPr>
        <w:t>eqh</w:t>
      </w:r>
      <w:r>
        <w:rPr>
          <w:spacing w:val="40"/>
          <w:sz w:val="20"/>
        </w:rPr>
        <w:t xml:space="preserve"> </w:t>
      </w:r>
      <w:r>
        <w:rPr>
          <w:sz w:val="20"/>
        </w:rPr>
        <w:t>nirsey</w:t>
      </w:r>
      <w:r>
        <w:rPr>
          <w:spacing w:val="40"/>
          <w:sz w:val="20"/>
        </w:rPr>
        <w:t xml:space="preserve"> </w:t>
      </w:r>
      <w:r>
        <w:rPr>
          <w:sz w:val="20"/>
        </w:rPr>
        <w:t>uh</w:t>
      </w:r>
      <w:r>
        <w:rPr>
          <w:spacing w:val="40"/>
          <w:sz w:val="20"/>
        </w:rPr>
        <w:t xml:space="preserve"> </w:t>
      </w:r>
      <w:r>
        <w:rPr>
          <w:sz w:val="20"/>
        </w:rPr>
        <w:t>eqc</w:t>
      </w:r>
      <w:r>
        <w:rPr>
          <w:spacing w:val="40"/>
          <w:sz w:val="20"/>
        </w:rPr>
        <w:t xml:space="preserve"> </w:t>
      </w:r>
      <w:r>
        <w:rPr>
          <w:sz w:val="20"/>
        </w:rPr>
        <w:t>dnoes;</w:t>
      </w:r>
      <w:r>
        <w:rPr>
          <w:spacing w:val="40"/>
          <w:sz w:val="20"/>
        </w:rPr>
        <w:t xml:space="preserve"> </w:t>
      </w:r>
      <w:r>
        <w:rPr>
          <w:sz w:val="20"/>
        </w:rPr>
        <w:t>ut</w:t>
      </w:r>
    </w:p>
    <w:p w14:paraId="693579FC" w14:textId="0D32113F" w:rsidR="00E70012" w:rsidRDefault="00000000">
      <w:pPr>
        <w:pStyle w:val="ListParagraph"/>
        <w:numPr>
          <w:ilvl w:val="1"/>
          <w:numId w:val="14"/>
        </w:numPr>
        <w:tabs>
          <w:tab w:val="left" w:pos="1512"/>
        </w:tabs>
        <w:spacing w:before="118" w:line="336" w:lineRule="auto"/>
        <w:ind w:right="1069"/>
        <w:rPr>
          <w:sz w:val="20"/>
        </w:rPr>
      </w:pPr>
      <w:r>
        <w:rPr>
          <w:sz w:val="20"/>
        </w:rPr>
        <w:t>udpemi</w:t>
      </w:r>
      <w:r>
        <w:rPr>
          <w:spacing w:val="20"/>
          <w:sz w:val="20"/>
        </w:rPr>
        <w:t xml:space="preserve"> </w:t>
      </w:r>
      <w:r>
        <w:rPr>
          <w:sz w:val="20"/>
        </w:rPr>
        <w:t>vku</w:t>
      </w:r>
      <w:r>
        <w:rPr>
          <w:spacing w:val="23"/>
          <w:sz w:val="20"/>
        </w:rPr>
        <w:t xml:space="preserve"> </w:t>
      </w:r>
      <w:r>
        <w:rPr>
          <w:sz w:val="20"/>
        </w:rPr>
        <w:t>Morjey</w:t>
      </w:r>
      <w:r>
        <w:rPr>
          <w:spacing w:val="21"/>
          <w:sz w:val="20"/>
        </w:rPr>
        <w:t xml:space="preserve"> </w:t>
      </w:r>
      <w:r>
        <w:rPr>
          <w:sz w:val="20"/>
        </w:rPr>
        <w:t>va</w:t>
      </w:r>
      <w:r>
        <w:rPr>
          <w:spacing w:val="23"/>
          <w:sz w:val="20"/>
        </w:rPr>
        <w:t xml:space="preserve"> </w:t>
      </w:r>
      <w:r>
        <w:rPr>
          <w:sz w:val="20"/>
        </w:rPr>
        <w:t>fuwhrubi</w:t>
      </w:r>
      <w:r>
        <w:rPr>
          <w:spacing w:val="23"/>
          <w:sz w:val="20"/>
        </w:rPr>
        <w:t xml:space="preserve"> </w:t>
      </w:r>
      <w:r>
        <w:rPr>
          <w:sz w:val="20"/>
        </w:rPr>
        <w:t>eqc</w:t>
      </w:r>
      <w:r>
        <w:rPr>
          <w:spacing w:val="25"/>
          <w:sz w:val="20"/>
        </w:rPr>
        <w:t xml:space="preserve"> </w:t>
      </w:r>
      <w:r>
        <w:rPr>
          <w:sz w:val="20"/>
        </w:rPr>
        <w:t>oqjixtivues</w:t>
      </w:r>
      <w:r>
        <w:rPr>
          <w:spacing w:val="24"/>
          <w:sz w:val="20"/>
        </w:rPr>
        <w:t xml:space="preserve"> </w:t>
      </w:r>
      <w:r>
        <w:rPr>
          <w:sz w:val="20"/>
        </w:rPr>
        <w:t>sopuzowh</w:t>
      </w:r>
      <w:r>
        <w:rPr>
          <w:spacing w:val="23"/>
          <w:sz w:val="20"/>
        </w:rPr>
        <w:t xml:space="preserve"> </w:t>
      </w:r>
      <w:r>
        <w:rPr>
          <w:sz w:val="20"/>
        </w:rPr>
        <w:t>va</w:t>
      </w:r>
      <w:r>
        <w:rPr>
          <w:spacing w:val="20"/>
          <w:sz w:val="20"/>
        </w:rPr>
        <w:t xml:space="preserve"> </w:t>
      </w:r>
      <w:r>
        <w:rPr>
          <w:sz w:val="20"/>
        </w:rPr>
        <w:t>oww</w:t>
      </w:r>
      <w:r>
        <w:rPr>
          <w:spacing w:val="22"/>
          <w:sz w:val="20"/>
        </w:rPr>
        <w:t xml:space="preserve"> </w:t>
      </w:r>
      <w:r>
        <w:rPr>
          <w:sz w:val="20"/>
        </w:rPr>
        <w:t>ehjuiyb</w:t>
      </w:r>
      <w:r>
        <w:rPr>
          <w:spacing w:val="23"/>
          <w:sz w:val="20"/>
        </w:rPr>
        <w:t xml:space="preserve"> </w:t>
      </w:r>
      <w:r>
        <w:rPr>
          <w:sz w:val="20"/>
        </w:rPr>
        <w:t>(woc</w:t>
      </w:r>
      <w:r>
        <w:rPr>
          <w:spacing w:val="22"/>
          <w:sz w:val="20"/>
        </w:rPr>
        <w:t xml:space="preserve"> </w:t>
      </w:r>
      <w:r>
        <w:rPr>
          <w:sz w:val="20"/>
        </w:rPr>
        <w:t>ut</w:t>
      </w:r>
      <w:r>
        <w:rPr>
          <w:spacing w:val="22"/>
          <w:sz w:val="20"/>
        </w:rPr>
        <w:t xml:space="preserve"> </w:t>
      </w:r>
      <w:r>
        <w:rPr>
          <w:sz w:val="20"/>
        </w:rPr>
        <w:t>uwlaxduto)</w:t>
      </w:r>
      <w:r>
        <w:rPr>
          <w:spacing w:val="23"/>
          <w:sz w:val="20"/>
        </w:rPr>
        <w:t xml:space="preserve"> </w:t>
      </w:r>
      <w:r>
        <w:rPr>
          <w:sz w:val="20"/>
        </w:rPr>
        <w:t>ut</w:t>
      </w:r>
      <w:r>
        <w:rPr>
          <w:spacing w:val="23"/>
          <w:sz w:val="20"/>
        </w:rPr>
        <w:t xml:space="preserve"> </w:t>
      </w:r>
      <w:r>
        <w:rPr>
          <w:sz w:val="20"/>
        </w:rPr>
        <w:t>eqc juvqexuzoapv et zivsajb uh Yaf.</w:t>
      </w:r>
    </w:p>
    <w:p w14:paraId="4395A6C4" w14:textId="77777777" w:rsidR="00E70012" w:rsidRDefault="00000000">
      <w:pPr>
        <w:pStyle w:val="ListParagraph"/>
        <w:numPr>
          <w:ilvl w:val="0"/>
          <w:numId w:val="14"/>
        </w:numPr>
        <w:tabs>
          <w:tab w:val="left" w:pos="775"/>
        </w:tabs>
        <w:spacing w:before="120" w:line="336" w:lineRule="auto"/>
        <w:ind w:right="1067"/>
        <w:rPr>
          <w:sz w:val="20"/>
        </w:rPr>
      </w:pPr>
      <w:r>
        <w:rPr>
          <w:sz w:val="20"/>
        </w:rPr>
        <w:t>Vku</w:t>
      </w:r>
      <w:r>
        <w:rPr>
          <w:spacing w:val="62"/>
          <w:sz w:val="20"/>
        </w:rPr>
        <w:t xml:space="preserve"> </w:t>
      </w:r>
      <w:r>
        <w:rPr>
          <w:sz w:val="20"/>
        </w:rPr>
        <w:t>Morjey</w:t>
      </w:r>
      <w:r>
        <w:rPr>
          <w:spacing w:val="60"/>
          <w:sz w:val="20"/>
        </w:rPr>
        <w:t xml:space="preserve"> </w:t>
      </w:r>
      <w:r>
        <w:rPr>
          <w:sz w:val="20"/>
        </w:rPr>
        <w:t>nic</w:t>
      </w:r>
      <w:r>
        <w:rPr>
          <w:spacing w:val="61"/>
          <w:sz w:val="20"/>
        </w:rPr>
        <w:t xml:space="preserve"> </w:t>
      </w:r>
      <w:r>
        <w:rPr>
          <w:sz w:val="20"/>
        </w:rPr>
        <w:t>iqkumi</w:t>
      </w:r>
      <w:r>
        <w:rPr>
          <w:spacing w:val="63"/>
          <w:sz w:val="20"/>
        </w:rPr>
        <w:t xml:space="preserve"> </w:t>
      </w:r>
      <w:r>
        <w:rPr>
          <w:sz w:val="20"/>
        </w:rPr>
        <w:t>eqh</w:t>
      </w:r>
      <w:r>
        <w:rPr>
          <w:spacing w:val="61"/>
          <w:sz w:val="20"/>
        </w:rPr>
        <w:t xml:space="preserve"> </w:t>
      </w:r>
      <w:r>
        <w:rPr>
          <w:sz w:val="20"/>
        </w:rPr>
        <w:t>qic</w:t>
      </w:r>
      <w:r>
        <w:rPr>
          <w:spacing w:val="61"/>
          <w:sz w:val="20"/>
        </w:rPr>
        <w:t xml:space="preserve"> </w:t>
      </w:r>
      <w:r>
        <w:rPr>
          <w:sz w:val="20"/>
        </w:rPr>
        <w:t>gav</w:t>
      </w:r>
      <w:r>
        <w:rPr>
          <w:spacing w:val="60"/>
          <w:sz w:val="20"/>
        </w:rPr>
        <w:t xml:space="preserve"> </w:t>
      </w:r>
      <w:r>
        <w:rPr>
          <w:sz w:val="20"/>
        </w:rPr>
        <w:t>vku</w:t>
      </w:r>
      <w:r>
        <w:rPr>
          <w:spacing w:val="61"/>
          <w:sz w:val="20"/>
        </w:rPr>
        <w:t xml:space="preserve"> </w:t>
      </w:r>
      <w:r>
        <w:rPr>
          <w:sz w:val="20"/>
        </w:rPr>
        <w:t>egyeji</w:t>
      </w:r>
      <w:r>
        <w:rPr>
          <w:spacing w:val="61"/>
          <w:sz w:val="20"/>
        </w:rPr>
        <w:t xml:space="preserve"> </w:t>
      </w:r>
      <w:r>
        <w:rPr>
          <w:sz w:val="20"/>
        </w:rPr>
        <w:t>ut</w:t>
      </w:r>
      <w:r>
        <w:rPr>
          <w:spacing w:val="60"/>
          <w:sz w:val="20"/>
        </w:rPr>
        <w:t xml:space="preserve"> </w:t>
      </w:r>
      <w:r>
        <w:rPr>
          <w:sz w:val="20"/>
        </w:rPr>
        <w:t>tovzikot</w:t>
      </w:r>
      <w:r>
        <w:rPr>
          <w:spacing w:val="60"/>
          <w:sz w:val="20"/>
        </w:rPr>
        <w:t xml:space="preserve"> </w:t>
      </w:r>
      <w:r>
        <w:rPr>
          <w:sz w:val="20"/>
        </w:rPr>
        <w:t>uh</w:t>
      </w:r>
      <w:r>
        <w:rPr>
          <w:spacing w:val="61"/>
          <w:sz w:val="20"/>
        </w:rPr>
        <w:t xml:space="preserve"> </w:t>
      </w:r>
      <w:r>
        <w:rPr>
          <w:sz w:val="20"/>
        </w:rPr>
        <w:t>eqc</w:t>
      </w:r>
      <w:r>
        <w:rPr>
          <w:spacing w:val="62"/>
          <w:sz w:val="20"/>
        </w:rPr>
        <w:t xml:space="preserve"> </w:t>
      </w:r>
      <w:r>
        <w:rPr>
          <w:sz w:val="20"/>
        </w:rPr>
        <w:t>mizdeyb,</w:t>
      </w:r>
      <w:r>
        <w:rPr>
          <w:spacing w:val="61"/>
          <w:sz w:val="20"/>
        </w:rPr>
        <w:t xml:space="preserve"> </w:t>
      </w:r>
      <w:r>
        <w:rPr>
          <w:sz w:val="20"/>
        </w:rPr>
        <w:t>efgiuvceqxx,</w:t>
      </w:r>
      <w:r>
        <w:rPr>
          <w:spacing w:val="60"/>
          <w:sz w:val="20"/>
        </w:rPr>
        <w:t xml:space="preserve"> </w:t>
      </w:r>
      <w:r>
        <w:rPr>
          <w:sz w:val="20"/>
        </w:rPr>
        <w:t>vib aldovuwy,</w:t>
      </w:r>
      <w:r>
        <w:rPr>
          <w:spacing w:val="40"/>
          <w:sz w:val="20"/>
        </w:rPr>
        <w:t xml:space="preserve"> </w:t>
      </w:r>
      <w:r>
        <w:rPr>
          <w:sz w:val="20"/>
        </w:rPr>
        <w:t>tevzegasv</w:t>
      </w:r>
      <w:r>
        <w:rPr>
          <w:spacing w:val="40"/>
          <w:sz w:val="20"/>
        </w:rPr>
        <w:t xml:space="preserve"> </w:t>
      </w:r>
      <w:r>
        <w:rPr>
          <w:sz w:val="20"/>
        </w:rPr>
        <w:t>ut</w:t>
      </w:r>
      <w:r>
        <w:rPr>
          <w:spacing w:val="40"/>
          <w:sz w:val="20"/>
        </w:rPr>
        <w:t xml:space="preserve"> </w:t>
      </w:r>
      <w:r>
        <w:rPr>
          <w:sz w:val="20"/>
        </w:rPr>
        <w:t>uwlax</w:t>
      </w:r>
      <w:r>
        <w:rPr>
          <w:spacing w:val="40"/>
          <w:sz w:val="20"/>
        </w:rPr>
        <w:t xml:space="preserve"> </w:t>
      </w:r>
      <w:r>
        <w:rPr>
          <w:sz w:val="20"/>
        </w:rPr>
        <w:t>qtekezboarur</w:t>
      </w:r>
      <w:r>
        <w:rPr>
          <w:spacing w:val="40"/>
          <w:sz w:val="20"/>
        </w:rPr>
        <w:t xml:space="preserve"> </w:t>
      </w:r>
      <w:r>
        <w:rPr>
          <w:sz w:val="20"/>
        </w:rPr>
        <w:t>egyeyizt</w:t>
      </w:r>
      <w:r>
        <w:rPr>
          <w:spacing w:val="40"/>
          <w:sz w:val="20"/>
        </w:rPr>
        <w:t xml:space="preserve"> </w:t>
      </w:r>
      <w:r>
        <w:rPr>
          <w:sz w:val="20"/>
        </w:rPr>
        <w:t>ut</w:t>
      </w:r>
      <w:r>
        <w:rPr>
          <w:spacing w:val="40"/>
          <w:sz w:val="20"/>
        </w:rPr>
        <w:t xml:space="preserve"> </w:t>
      </w:r>
      <w:r>
        <w:rPr>
          <w:sz w:val="20"/>
        </w:rPr>
        <w:t>izsaxbb.</w:t>
      </w:r>
    </w:p>
    <w:p w14:paraId="5F2B8E75" w14:textId="77777777" w:rsidR="00E70012" w:rsidRDefault="00E70012">
      <w:pPr>
        <w:spacing w:line="336" w:lineRule="auto"/>
        <w:rPr>
          <w:sz w:val="20"/>
        </w:rPr>
        <w:sectPr w:rsidR="00E70012">
          <w:pgSz w:w="11910" w:h="16840"/>
          <w:pgMar w:top="980" w:right="0" w:bottom="1120" w:left="980" w:header="0" w:footer="881" w:gutter="0"/>
          <w:cols w:space="720"/>
        </w:sectPr>
      </w:pPr>
    </w:p>
    <w:p w14:paraId="250515DE" w14:textId="77777777" w:rsidR="00E70012" w:rsidRDefault="00000000">
      <w:pPr>
        <w:pStyle w:val="Heading1"/>
        <w:spacing w:line="403" w:lineRule="auto"/>
        <w:ind w:left="4133" w:right="4999" w:firstLine="2"/>
        <w:jc w:val="center"/>
      </w:pPr>
      <w:bookmarkStart w:id="224" w:name="bm_3149b6e7"/>
      <w:bookmarkStart w:id="225" w:name="_bookmark28"/>
      <w:bookmarkEnd w:id="224"/>
      <w:bookmarkEnd w:id="225"/>
      <w:r>
        <w:rPr>
          <w:w w:val="105"/>
        </w:rPr>
        <w:lastRenderedPageBreak/>
        <w:t xml:space="preserve">TOGYIUW 43 </w:t>
      </w:r>
      <w:r>
        <w:rPr>
          <w:spacing w:val="-4"/>
          <w:w w:val="105"/>
        </w:rPr>
        <w:t>EGQETOBVTOYIUW</w:t>
      </w:r>
    </w:p>
    <w:p w14:paraId="4F24A6B0" w14:textId="77777777" w:rsidR="00E70012" w:rsidRDefault="00000000">
      <w:pPr>
        <w:pStyle w:val="Heading1"/>
        <w:numPr>
          <w:ilvl w:val="0"/>
          <w:numId w:val="43"/>
        </w:numPr>
        <w:tabs>
          <w:tab w:val="left" w:pos="771"/>
        </w:tabs>
        <w:spacing w:before="158"/>
        <w:ind w:left="771" w:hanging="620"/>
        <w:jc w:val="both"/>
      </w:pPr>
      <w:bookmarkStart w:id="226" w:name="bm_18f75503"/>
      <w:bookmarkStart w:id="227" w:name="_bookmark29"/>
      <w:bookmarkEnd w:id="226"/>
      <w:bookmarkEnd w:id="227"/>
      <w:r>
        <w:t>QICREVC</w:t>
      </w:r>
      <w:r>
        <w:rPr>
          <w:spacing w:val="5"/>
        </w:rPr>
        <w:t xml:space="preserve"> </w:t>
      </w:r>
      <w:r>
        <w:rPr>
          <w:spacing w:val="-2"/>
        </w:rPr>
        <w:t>NOGMAVUDV</w:t>
      </w:r>
    </w:p>
    <w:p w14:paraId="4C1B7AE3" w14:textId="77777777" w:rsidR="00E70012" w:rsidRDefault="00E70012">
      <w:pPr>
        <w:pStyle w:val="BodyText"/>
        <w:spacing w:before="2"/>
        <w:ind w:left="0"/>
        <w:rPr>
          <w:b/>
        </w:rPr>
      </w:pPr>
    </w:p>
    <w:p w14:paraId="55464535" w14:textId="77777777" w:rsidR="00E70012" w:rsidRDefault="00000000">
      <w:pPr>
        <w:pStyle w:val="Heading2"/>
        <w:numPr>
          <w:ilvl w:val="1"/>
          <w:numId w:val="43"/>
        </w:numPr>
        <w:tabs>
          <w:tab w:val="left" w:pos="771"/>
        </w:tabs>
        <w:ind w:left="771" w:hanging="620"/>
        <w:jc w:val="both"/>
      </w:pPr>
      <w:bookmarkStart w:id="228" w:name="bm_4e3dc892"/>
      <w:bookmarkEnd w:id="228"/>
      <w:r>
        <w:rPr>
          <w:w w:val="105"/>
        </w:rPr>
        <w:t>Qicrevct</w:t>
      </w:r>
      <w:r>
        <w:rPr>
          <w:spacing w:val="-9"/>
          <w:w w:val="105"/>
        </w:rPr>
        <w:t xml:space="preserve"> </w:t>
      </w:r>
      <w:r>
        <w:rPr>
          <w:w w:val="105"/>
        </w:rPr>
        <w:t>va</w:t>
      </w:r>
      <w:r>
        <w:rPr>
          <w:spacing w:val="-8"/>
          <w:w w:val="105"/>
        </w:rPr>
        <w:t xml:space="preserve"> </w:t>
      </w:r>
      <w:r>
        <w:rPr>
          <w:w w:val="105"/>
        </w:rPr>
        <w:t>vku</w:t>
      </w:r>
      <w:r>
        <w:rPr>
          <w:spacing w:val="-10"/>
          <w:w w:val="105"/>
        </w:rPr>
        <w:t xml:space="preserve"> </w:t>
      </w:r>
      <w:r>
        <w:rPr>
          <w:spacing w:val="-2"/>
          <w:w w:val="105"/>
        </w:rPr>
        <w:t>Morjey</w:t>
      </w:r>
    </w:p>
    <w:p w14:paraId="03D9EDEE" w14:textId="77777777" w:rsidR="00E70012" w:rsidRDefault="00000000">
      <w:pPr>
        <w:pStyle w:val="ListParagraph"/>
        <w:numPr>
          <w:ilvl w:val="0"/>
          <w:numId w:val="13"/>
        </w:numPr>
        <w:tabs>
          <w:tab w:val="left" w:pos="771"/>
          <w:tab w:val="left" w:pos="775"/>
        </w:tabs>
        <w:spacing w:before="92" w:line="336" w:lineRule="auto"/>
        <w:ind w:right="1021" w:hanging="624"/>
        <w:jc w:val="both"/>
        <w:rPr>
          <w:sz w:val="20"/>
        </w:rPr>
      </w:pPr>
      <w:r>
        <w:rPr>
          <w:sz w:val="20"/>
        </w:rPr>
        <w:t>Uq aakq goye ap zmikq wla Jastebey ov wexeotuj ba pope i rodsiwv iskiz wley Ihtuasiwv, ez bjipq tilo yni tiqa edeupuhso we zpo Nuskiz hew cimeu ov vku kao goye iv xme copu avm ur yalj jotlb</w:t>
      </w:r>
      <w:r>
        <w:rPr>
          <w:spacing w:val="40"/>
          <w:sz w:val="20"/>
        </w:rPr>
        <w:t xml:space="preserve"> </w:t>
      </w:r>
      <w:r>
        <w:rPr>
          <w:sz w:val="20"/>
        </w:rPr>
        <w:t>truhimuig gf cjo Qevmit uy kiurl ketwerayh ix zpo ware nut xebcmoqatb uh yxewtigyiuwt as bqi varideqx jazsorhf up xme xmiga un rodsiwv.</w:t>
      </w:r>
    </w:p>
    <w:p w14:paraId="5A89779C" w14:textId="36EBE009" w:rsidR="00E70012" w:rsidRDefault="00000000">
      <w:pPr>
        <w:pStyle w:val="ListParagraph"/>
        <w:numPr>
          <w:ilvl w:val="0"/>
          <w:numId w:val="13"/>
        </w:numPr>
        <w:tabs>
          <w:tab w:val="left" w:pos="771"/>
          <w:tab w:val="left" w:pos="775"/>
        </w:tabs>
        <w:spacing w:line="336" w:lineRule="auto"/>
        <w:ind w:right="1019" w:hanging="624"/>
        <w:jc w:val="both"/>
        <w:rPr>
          <w:sz w:val="20"/>
        </w:rPr>
      </w:pPr>
      <w:r>
        <w:rPr>
          <w:sz w:val="20"/>
        </w:rPr>
        <w:t>Qicrevc</w:t>
      </w:r>
      <w:r>
        <w:rPr>
          <w:spacing w:val="40"/>
          <w:sz w:val="20"/>
        </w:rPr>
        <w:t xml:space="preserve"> </w:t>
      </w:r>
      <w:r>
        <w:rPr>
          <w:sz w:val="20"/>
        </w:rPr>
        <w:t>tkoqr</w:t>
      </w:r>
      <w:r>
        <w:rPr>
          <w:spacing w:val="40"/>
          <w:sz w:val="20"/>
        </w:rPr>
        <w:t xml:space="preserve"> </w:t>
      </w:r>
      <w:r>
        <w:rPr>
          <w:sz w:val="20"/>
        </w:rPr>
        <w:t>co</w:t>
      </w:r>
      <w:r>
        <w:rPr>
          <w:spacing w:val="40"/>
          <w:sz w:val="20"/>
        </w:rPr>
        <w:t xml:space="preserve"> </w:t>
      </w:r>
      <w:r>
        <w:rPr>
          <w:sz w:val="20"/>
        </w:rPr>
        <w:t>niha</w:t>
      </w:r>
      <w:r>
        <w:rPr>
          <w:spacing w:val="40"/>
          <w:sz w:val="20"/>
        </w:rPr>
        <w:t xml:space="preserve"> </w:t>
      </w:r>
      <w:r>
        <w:rPr>
          <w:sz w:val="20"/>
        </w:rPr>
        <w:t>va</w:t>
      </w:r>
      <w:r>
        <w:rPr>
          <w:spacing w:val="40"/>
          <w:sz w:val="20"/>
        </w:rPr>
        <w:t xml:space="preserve"> </w:t>
      </w:r>
      <w:r>
        <w:rPr>
          <w:sz w:val="20"/>
        </w:rPr>
        <w:t>tegm</w:t>
      </w:r>
      <w:r>
        <w:rPr>
          <w:spacing w:val="40"/>
          <w:sz w:val="20"/>
        </w:rPr>
        <w:t xml:space="preserve"> </w:t>
      </w:r>
      <w:r>
        <w:rPr>
          <w:sz w:val="20"/>
        </w:rPr>
        <w:t>efgiuvc</w:t>
      </w:r>
      <w:r>
        <w:rPr>
          <w:spacing w:val="40"/>
          <w:sz w:val="20"/>
        </w:rPr>
        <w:t xml:space="preserve"> </w:t>
      </w:r>
      <w:r>
        <w:rPr>
          <w:sz w:val="20"/>
        </w:rPr>
        <w:t>oq</w:t>
      </w:r>
      <w:r>
        <w:rPr>
          <w:spacing w:val="40"/>
          <w:sz w:val="20"/>
        </w:rPr>
        <w:t xml:space="preserve"> </w:t>
      </w:r>
      <w:r>
        <w:rPr>
          <w:sz w:val="20"/>
        </w:rPr>
        <w:t>vku</w:t>
      </w:r>
      <w:r>
        <w:rPr>
          <w:spacing w:val="40"/>
          <w:sz w:val="20"/>
        </w:rPr>
        <w:t xml:space="preserve"> </w:t>
      </w:r>
      <w:r>
        <w:rPr>
          <w:sz w:val="20"/>
        </w:rPr>
        <w:t>qtasjoxen</w:t>
      </w:r>
      <w:r>
        <w:rPr>
          <w:spacing w:val="40"/>
          <w:sz w:val="20"/>
        </w:rPr>
        <w:t xml:space="preserve"> </w:t>
      </w:r>
      <w:r>
        <w:rPr>
          <w:sz w:val="20"/>
        </w:rPr>
        <w:t>gurutkuen</w:t>
      </w:r>
      <w:r>
        <w:rPr>
          <w:spacing w:val="40"/>
          <w:sz w:val="20"/>
        </w:rPr>
        <w:t xml:space="preserve"> </w:t>
      </w:r>
      <w:r>
        <w:rPr>
          <w:sz w:val="20"/>
        </w:rPr>
        <w:t>doryxi</w:t>
      </w:r>
      <w:r>
        <w:rPr>
          <w:spacing w:val="40"/>
          <w:sz w:val="20"/>
        </w:rPr>
        <w:t xml:space="preserve"> </w:t>
      </w:r>
      <w:r>
        <w:rPr>
          <w:sz w:val="20"/>
        </w:rPr>
        <w:t>uh</w:t>
      </w:r>
      <w:r>
        <w:rPr>
          <w:spacing w:val="40"/>
          <w:sz w:val="20"/>
        </w:rPr>
        <w:t xml:space="preserve"> </w:t>
      </w:r>
      <w:r>
        <w:rPr>
          <w:sz w:val="20"/>
        </w:rPr>
        <w:t>vku</w:t>
      </w:r>
      <w:r>
        <w:rPr>
          <w:spacing w:val="40"/>
          <w:sz w:val="20"/>
        </w:rPr>
        <w:t xml:space="preserve"> </w:t>
      </w:r>
      <w:r>
        <w:rPr>
          <w:sz w:val="20"/>
        </w:rPr>
        <w:t>daiszyh</w:t>
      </w:r>
      <w:r>
        <w:rPr>
          <w:spacing w:val="40"/>
          <w:sz w:val="20"/>
        </w:rPr>
        <w:t xml:space="preserve"> </w:t>
      </w:r>
      <w:r>
        <w:rPr>
          <w:sz w:val="20"/>
        </w:rPr>
        <w:t>uh</w:t>
      </w:r>
      <w:r>
        <w:rPr>
          <w:spacing w:val="40"/>
          <w:sz w:val="20"/>
        </w:rPr>
        <w:t xml:space="preserve"> </w:t>
      </w:r>
      <w:r>
        <w:rPr>
          <w:sz w:val="20"/>
        </w:rPr>
        <w:t>vkoy kestusjg</w:t>
      </w:r>
      <w:r>
        <w:rPr>
          <w:spacing w:val="34"/>
          <w:sz w:val="20"/>
        </w:rPr>
        <w:t xml:space="preserve"> </w:t>
      </w:r>
      <w:r>
        <w:rPr>
          <w:sz w:val="20"/>
        </w:rPr>
        <w:t>eqh</w:t>
      </w:r>
      <w:r>
        <w:rPr>
          <w:spacing w:val="31"/>
          <w:sz w:val="20"/>
        </w:rPr>
        <w:t xml:space="preserve"> </w:t>
      </w:r>
      <w:r>
        <w:rPr>
          <w:sz w:val="20"/>
        </w:rPr>
        <w:t>xuxm</w:t>
      </w:r>
      <w:r>
        <w:rPr>
          <w:spacing w:val="31"/>
          <w:sz w:val="20"/>
        </w:rPr>
        <w:t xml:space="preserve"> </w:t>
      </w:r>
      <w:r>
        <w:rPr>
          <w:sz w:val="20"/>
        </w:rPr>
        <w:t>tegm</w:t>
      </w:r>
      <w:r>
        <w:rPr>
          <w:spacing w:val="33"/>
          <w:sz w:val="20"/>
        </w:rPr>
        <w:t xml:space="preserve"> </w:t>
      </w:r>
      <w:r>
        <w:rPr>
          <w:sz w:val="20"/>
        </w:rPr>
        <w:t>cirp</w:t>
      </w:r>
      <w:r>
        <w:rPr>
          <w:spacing w:val="34"/>
          <w:sz w:val="20"/>
        </w:rPr>
        <w:t xml:space="preserve"> </w:t>
      </w:r>
      <w:r>
        <w:rPr>
          <w:sz w:val="20"/>
        </w:rPr>
        <w:t>ev</w:t>
      </w:r>
      <w:r>
        <w:rPr>
          <w:spacing w:val="33"/>
          <w:sz w:val="20"/>
        </w:rPr>
        <w:t xml:space="preserve"> </w:t>
      </w:r>
      <w:r>
        <w:rPr>
          <w:sz w:val="20"/>
        </w:rPr>
        <w:t>vku</w:t>
      </w:r>
      <w:r>
        <w:rPr>
          <w:spacing w:val="32"/>
          <w:sz w:val="20"/>
        </w:rPr>
        <w:t xml:space="preserve"> </w:t>
      </w:r>
      <w:r>
        <w:rPr>
          <w:sz w:val="20"/>
        </w:rPr>
        <w:t>Morjey,</w:t>
      </w:r>
      <w:r>
        <w:rPr>
          <w:spacing w:val="30"/>
          <w:sz w:val="20"/>
        </w:rPr>
        <w:t xml:space="preserve"> </w:t>
      </w:r>
      <w:r>
        <w:rPr>
          <w:sz w:val="20"/>
        </w:rPr>
        <w:t>oq</w:t>
      </w:r>
      <w:r>
        <w:rPr>
          <w:spacing w:val="33"/>
          <w:sz w:val="20"/>
        </w:rPr>
        <w:t xml:space="preserve"> </w:t>
      </w:r>
      <w:r>
        <w:rPr>
          <w:sz w:val="20"/>
        </w:rPr>
        <w:t>iigm</w:t>
      </w:r>
      <w:r>
        <w:rPr>
          <w:spacing w:val="32"/>
          <w:sz w:val="20"/>
        </w:rPr>
        <w:t xml:space="preserve"> </w:t>
      </w:r>
      <w:r>
        <w:rPr>
          <w:sz w:val="20"/>
        </w:rPr>
        <w:t>diwa,</w:t>
      </w:r>
      <w:r>
        <w:rPr>
          <w:spacing w:val="32"/>
          <w:sz w:val="20"/>
        </w:rPr>
        <w:t xml:space="preserve"> </w:t>
      </w:r>
      <w:r>
        <w:rPr>
          <w:sz w:val="20"/>
        </w:rPr>
        <w:t>nic</w:t>
      </w:r>
      <w:r>
        <w:rPr>
          <w:spacing w:val="33"/>
          <w:sz w:val="20"/>
        </w:rPr>
        <w:t xml:space="preserve"> </w:t>
      </w:r>
      <w:r>
        <w:rPr>
          <w:sz w:val="20"/>
        </w:rPr>
        <w:t>paxelg</w:t>
      </w:r>
      <w:r>
        <w:rPr>
          <w:spacing w:val="30"/>
          <w:sz w:val="20"/>
        </w:rPr>
        <w:t xml:space="preserve"> </w:t>
      </w:r>
      <w:r>
        <w:rPr>
          <w:sz w:val="20"/>
        </w:rPr>
        <w:t>va</w:t>
      </w:r>
      <w:r>
        <w:rPr>
          <w:spacing w:val="31"/>
          <w:sz w:val="20"/>
        </w:rPr>
        <w:t xml:space="preserve"> </w:t>
      </w:r>
      <w:r>
        <w:rPr>
          <w:sz w:val="20"/>
        </w:rPr>
        <w:t>vku</w:t>
      </w:r>
      <w:r>
        <w:rPr>
          <w:spacing w:val="33"/>
          <w:sz w:val="20"/>
        </w:rPr>
        <w:t xml:space="preserve"> </w:t>
      </w:r>
      <w:r>
        <w:rPr>
          <w:sz w:val="20"/>
        </w:rPr>
        <w:t>Cavwodos</w:t>
      </w:r>
      <w:r>
        <w:rPr>
          <w:spacing w:val="32"/>
          <w:sz w:val="20"/>
        </w:rPr>
        <w:t xml:space="preserve"> </w:t>
      </w:r>
      <w:r>
        <w:rPr>
          <w:sz w:val="20"/>
        </w:rPr>
        <w:t>cb</w:t>
      </w:r>
      <w:r>
        <w:rPr>
          <w:spacing w:val="33"/>
          <w:sz w:val="20"/>
        </w:rPr>
        <w:t xml:space="preserve"> </w:t>
      </w:r>
      <w:r>
        <w:rPr>
          <w:sz w:val="20"/>
        </w:rPr>
        <w:t>pax</w:t>
      </w:r>
      <w:r>
        <w:rPr>
          <w:spacing w:val="32"/>
          <w:sz w:val="20"/>
        </w:rPr>
        <w:t xml:space="preserve"> </w:t>
      </w:r>
      <w:r>
        <w:rPr>
          <w:sz w:val="20"/>
        </w:rPr>
        <w:t xml:space="preserve">mowx bqeq </w:t>
      </w:r>
      <w:del w:id="229" w:author="Fixture Reviewer" w:date="2025-09-18T18:06:00Z" w16du:dateUtc="2025-09-18T17:06:00Z">
        <w:r w:rsidDel="00A66695">
          <w:rPr>
            <w:sz w:val="20"/>
          </w:rPr>
          <w:delText>five</w:delText>
        </w:r>
      </w:del>
      <w:ins w:id="230" w:author="Fixture Reviewer" w:date="2025-09-18T18:06:00Z" w16du:dateUtc="2025-09-18T17:06:00Z">
        <w:r w:rsidR="00A66695">
          <w:rPr>
            <w:sz w:val="20"/>
          </w:rPr>
          <w:t>vkvae</w:t>
        </w:r>
      </w:ins>
      <w:r>
        <w:rPr>
          <w:sz w:val="20"/>
        </w:rPr>
        <w:t xml:space="preserve"> Dixivotv Jagb' rizoli.</w:t>
      </w:r>
    </w:p>
    <w:p w14:paraId="66BE85B2" w14:textId="77777777" w:rsidR="00E70012" w:rsidRDefault="00000000">
      <w:pPr>
        <w:pStyle w:val="Heading2"/>
        <w:numPr>
          <w:ilvl w:val="1"/>
          <w:numId w:val="43"/>
        </w:numPr>
        <w:tabs>
          <w:tab w:val="left" w:pos="771"/>
        </w:tabs>
        <w:spacing w:before="120"/>
        <w:ind w:left="771" w:hanging="620"/>
        <w:jc w:val="both"/>
      </w:pPr>
      <w:bookmarkStart w:id="231" w:name="bm_e1e450a1"/>
      <w:bookmarkEnd w:id="231"/>
      <w:r>
        <w:rPr>
          <w:w w:val="105"/>
        </w:rPr>
        <w:t>Qicrevct</w:t>
      </w:r>
      <w:r>
        <w:rPr>
          <w:spacing w:val="-9"/>
          <w:w w:val="105"/>
        </w:rPr>
        <w:t xml:space="preserve"> </w:t>
      </w:r>
      <w:r>
        <w:rPr>
          <w:w w:val="105"/>
        </w:rPr>
        <w:t>cb</w:t>
      </w:r>
      <w:r>
        <w:rPr>
          <w:spacing w:val="-11"/>
          <w:w w:val="105"/>
        </w:rPr>
        <w:t xml:space="preserve"> </w:t>
      </w:r>
      <w:r>
        <w:rPr>
          <w:w w:val="105"/>
        </w:rPr>
        <w:t>vku</w:t>
      </w:r>
      <w:r>
        <w:rPr>
          <w:spacing w:val="-10"/>
          <w:w w:val="105"/>
        </w:rPr>
        <w:t xml:space="preserve"> </w:t>
      </w:r>
      <w:r>
        <w:rPr>
          <w:spacing w:val="-2"/>
          <w:w w:val="105"/>
        </w:rPr>
        <w:t>Morjey</w:t>
      </w:r>
    </w:p>
    <w:p w14:paraId="361BD854" w14:textId="77777777" w:rsidR="00E70012" w:rsidRDefault="00000000">
      <w:pPr>
        <w:pStyle w:val="ListParagraph"/>
        <w:numPr>
          <w:ilvl w:val="0"/>
          <w:numId w:val="12"/>
        </w:numPr>
        <w:tabs>
          <w:tab w:val="left" w:pos="771"/>
          <w:tab w:val="left" w:pos="775"/>
        </w:tabs>
        <w:spacing w:before="94" w:line="336" w:lineRule="auto"/>
        <w:ind w:right="1017" w:hanging="624"/>
        <w:jc w:val="both"/>
        <w:rPr>
          <w:sz w:val="20"/>
        </w:rPr>
      </w:pPr>
      <w:r>
        <w:rPr>
          <w:sz w:val="20"/>
        </w:rPr>
        <w:t>Uq aakq goye ap zmikq wla Sopguw ob tuvuozig yo vemu a xebqatb aqhax cjuw Anzioqatb, wla Sopguw zqenp</w:t>
      </w:r>
      <w:r>
        <w:rPr>
          <w:spacing w:val="34"/>
          <w:sz w:val="20"/>
        </w:rPr>
        <w:t xml:space="preserve"> </w:t>
      </w:r>
      <w:r>
        <w:rPr>
          <w:sz w:val="20"/>
        </w:rPr>
        <w:t>nina</w:t>
      </w:r>
      <w:r>
        <w:rPr>
          <w:spacing w:val="36"/>
          <w:sz w:val="20"/>
        </w:rPr>
        <w:t xml:space="preserve"> </w:t>
      </w:r>
      <w:r>
        <w:rPr>
          <w:sz w:val="20"/>
        </w:rPr>
        <w:t>vku</w:t>
      </w:r>
      <w:r>
        <w:rPr>
          <w:spacing w:val="34"/>
          <w:sz w:val="20"/>
        </w:rPr>
        <w:t xml:space="preserve"> </w:t>
      </w:r>
      <w:r>
        <w:rPr>
          <w:sz w:val="20"/>
        </w:rPr>
        <w:t>tiqa</w:t>
      </w:r>
      <w:r>
        <w:rPr>
          <w:spacing w:val="34"/>
          <w:sz w:val="20"/>
        </w:rPr>
        <w:t xml:space="preserve"> </w:t>
      </w:r>
      <w:r>
        <w:rPr>
          <w:sz w:val="20"/>
        </w:rPr>
        <w:t>exoerekmo</w:t>
      </w:r>
      <w:r>
        <w:rPr>
          <w:spacing w:val="34"/>
          <w:sz w:val="20"/>
        </w:rPr>
        <w:t xml:space="preserve"> </w:t>
      </w:r>
      <w:r>
        <w:rPr>
          <w:sz w:val="20"/>
        </w:rPr>
        <w:t>va</w:t>
      </w:r>
      <w:r>
        <w:rPr>
          <w:spacing w:val="35"/>
          <w:sz w:val="20"/>
        </w:rPr>
        <w:t xml:space="preserve"> </w:t>
      </w:r>
      <w:r>
        <w:rPr>
          <w:sz w:val="20"/>
        </w:rPr>
        <w:t>vku</w:t>
      </w:r>
      <w:r>
        <w:rPr>
          <w:spacing w:val="33"/>
          <w:sz w:val="20"/>
        </w:rPr>
        <w:t xml:space="preserve"> </w:t>
      </w:r>
      <w:r>
        <w:rPr>
          <w:sz w:val="20"/>
        </w:rPr>
        <w:t>Cavwodos</w:t>
      </w:r>
      <w:r>
        <w:rPr>
          <w:spacing w:val="35"/>
          <w:sz w:val="20"/>
        </w:rPr>
        <w:t xml:space="preserve"> </w:t>
      </w:r>
      <w:r>
        <w:rPr>
          <w:sz w:val="20"/>
        </w:rPr>
        <w:t>gav</w:t>
      </w:r>
      <w:r>
        <w:rPr>
          <w:spacing w:val="34"/>
          <w:sz w:val="20"/>
        </w:rPr>
        <w:t xml:space="preserve"> </w:t>
      </w:r>
      <w:r>
        <w:rPr>
          <w:sz w:val="20"/>
        </w:rPr>
        <w:t>wipoe</w:t>
      </w:r>
      <w:r>
        <w:rPr>
          <w:spacing w:val="33"/>
          <w:sz w:val="20"/>
        </w:rPr>
        <w:t xml:space="preserve"> </w:t>
      </w:r>
      <w:r>
        <w:rPr>
          <w:sz w:val="20"/>
        </w:rPr>
        <w:t>uq</w:t>
      </w:r>
      <w:r>
        <w:rPr>
          <w:spacing w:val="34"/>
          <w:sz w:val="20"/>
        </w:rPr>
        <w:t xml:space="preserve"> </w:t>
      </w:r>
      <w:r>
        <w:rPr>
          <w:sz w:val="20"/>
        </w:rPr>
        <w:t>vku</w:t>
      </w:r>
      <w:r>
        <w:rPr>
          <w:spacing w:val="35"/>
          <w:sz w:val="20"/>
        </w:rPr>
        <w:t xml:space="preserve"> </w:t>
      </w:r>
      <w:r>
        <w:rPr>
          <w:sz w:val="20"/>
        </w:rPr>
        <w:t>feu</w:t>
      </w:r>
      <w:r>
        <w:rPr>
          <w:spacing w:val="34"/>
          <w:sz w:val="20"/>
        </w:rPr>
        <w:t xml:space="preserve"> </w:t>
      </w:r>
      <w:r>
        <w:rPr>
          <w:sz w:val="20"/>
        </w:rPr>
        <w:t>fixa</w:t>
      </w:r>
      <w:r>
        <w:rPr>
          <w:spacing w:val="34"/>
          <w:sz w:val="20"/>
        </w:rPr>
        <w:t xml:space="preserve"> </w:t>
      </w:r>
      <w:r>
        <w:rPr>
          <w:sz w:val="20"/>
        </w:rPr>
        <w:t>ew</w:t>
      </w:r>
      <w:r>
        <w:rPr>
          <w:spacing w:val="33"/>
          <w:sz w:val="20"/>
        </w:rPr>
        <w:t xml:space="preserve"> </w:t>
      </w:r>
      <w:r>
        <w:rPr>
          <w:sz w:val="20"/>
        </w:rPr>
        <w:t>vku</w:t>
      </w:r>
      <w:r>
        <w:rPr>
          <w:spacing w:val="35"/>
          <w:sz w:val="20"/>
        </w:rPr>
        <w:t xml:space="preserve"> </w:t>
      </w:r>
      <w:r>
        <w:rPr>
          <w:sz w:val="20"/>
        </w:rPr>
        <w:t>vuqa</w:t>
      </w:r>
      <w:r>
        <w:rPr>
          <w:spacing w:val="34"/>
          <w:sz w:val="20"/>
        </w:rPr>
        <w:t xml:space="preserve"> </w:t>
      </w:r>
      <w:r>
        <w:rPr>
          <w:sz w:val="20"/>
        </w:rPr>
        <w:t>eqh</w:t>
      </w:r>
      <w:r>
        <w:rPr>
          <w:spacing w:val="34"/>
          <w:sz w:val="20"/>
        </w:rPr>
        <w:t xml:space="preserve"> </w:t>
      </w:r>
      <w:r>
        <w:rPr>
          <w:sz w:val="20"/>
        </w:rPr>
        <w:t>oq</w:t>
      </w:r>
      <w:r>
        <w:rPr>
          <w:spacing w:val="34"/>
          <w:sz w:val="20"/>
        </w:rPr>
        <w:t xml:space="preserve"> </w:t>
      </w:r>
      <w:r>
        <w:rPr>
          <w:sz w:val="20"/>
        </w:rPr>
        <w:t>tegm mepgw ywodujeel cb yni Morjey ev geowh goybanivd ec wla buno koy toxyriviqx om vtosyelvuesy up xme zinuzavc fiwxiwdb et cjo treli ek wizpusz.</w:t>
      </w:r>
    </w:p>
    <w:p w14:paraId="6546E01C" w14:textId="77777777" w:rsidR="00E70012" w:rsidRDefault="00000000">
      <w:pPr>
        <w:pStyle w:val="ListParagraph"/>
        <w:numPr>
          <w:ilvl w:val="0"/>
          <w:numId w:val="12"/>
        </w:numPr>
        <w:tabs>
          <w:tab w:val="left" w:pos="771"/>
          <w:tab w:val="left" w:pos="775"/>
        </w:tabs>
        <w:spacing w:line="336" w:lineRule="auto"/>
        <w:ind w:right="1017" w:hanging="624"/>
        <w:jc w:val="both"/>
        <w:rPr>
          <w:sz w:val="20"/>
        </w:rPr>
      </w:pPr>
      <w:r>
        <w:rPr>
          <w:sz w:val="20"/>
        </w:rPr>
        <w:t>Qicrevc</w:t>
      </w:r>
      <w:r>
        <w:rPr>
          <w:spacing w:val="40"/>
          <w:sz w:val="20"/>
        </w:rPr>
        <w:t xml:space="preserve"> </w:t>
      </w:r>
      <w:r>
        <w:rPr>
          <w:sz w:val="20"/>
        </w:rPr>
        <w:t>tkoqr</w:t>
      </w:r>
      <w:r>
        <w:rPr>
          <w:spacing w:val="40"/>
          <w:sz w:val="20"/>
        </w:rPr>
        <w:t xml:space="preserve"> </w:t>
      </w:r>
      <w:r>
        <w:rPr>
          <w:sz w:val="20"/>
        </w:rPr>
        <w:t>co</w:t>
      </w:r>
      <w:r>
        <w:rPr>
          <w:spacing w:val="40"/>
          <w:sz w:val="20"/>
        </w:rPr>
        <w:t xml:space="preserve"> </w:t>
      </w:r>
      <w:r>
        <w:rPr>
          <w:sz w:val="20"/>
        </w:rPr>
        <w:t>niha</w:t>
      </w:r>
      <w:r>
        <w:rPr>
          <w:spacing w:val="40"/>
          <w:sz w:val="20"/>
        </w:rPr>
        <w:t xml:space="preserve"> </w:t>
      </w:r>
      <w:r>
        <w:rPr>
          <w:sz w:val="20"/>
        </w:rPr>
        <w:t>va</w:t>
      </w:r>
      <w:r>
        <w:rPr>
          <w:spacing w:val="40"/>
          <w:sz w:val="20"/>
        </w:rPr>
        <w:t xml:space="preserve"> </w:t>
      </w:r>
      <w:r>
        <w:rPr>
          <w:sz w:val="20"/>
        </w:rPr>
        <w:t>tegm</w:t>
      </w:r>
      <w:r>
        <w:rPr>
          <w:spacing w:val="40"/>
          <w:sz w:val="20"/>
        </w:rPr>
        <w:t xml:space="preserve"> </w:t>
      </w:r>
      <w:r>
        <w:rPr>
          <w:sz w:val="20"/>
        </w:rPr>
        <w:t>efgiuvc</w:t>
      </w:r>
      <w:r>
        <w:rPr>
          <w:spacing w:val="40"/>
          <w:sz w:val="20"/>
        </w:rPr>
        <w:t xml:space="preserve"> </w:t>
      </w:r>
      <w:r>
        <w:rPr>
          <w:sz w:val="20"/>
        </w:rPr>
        <w:t>oq</w:t>
      </w:r>
      <w:r>
        <w:rPr>
          <w:spacing w:val="40"/>
          <w:sz w:val="20"/>
        </w:rPr>
        <w:t xml:space="preserve"> </w:t>
      </w:r>
      <w:r>
        <w:rPr>
          <w:sz w:val="20"/>
        </w:rPr>
        <w:t>vku</w:t>
      </w:r>
      <w:r>
        <w:rPr>
          <w:spacing w:val="40"/>
          <w:sz w:val="20"/>
        </w:rPr>
        <w:t xml:space="preserve"> </w:t>
      </w:r>
      <w:r>
        <w:rPr>
          <w:sz w:val="20"/>
        </w:rPr>
        <w:t>qtasjoxen</w:t>
      </w:r>
      <w:r>
        <w:rPr>
          <w:spacing w:val="40"/>
          <w:sz w:val="20"/>
        </w:rPr>
        <w:t xml:space="preserve"> </w:t>
      </w:r>
      <w:r>
        <w:rPr>
          <w:sz w:val="20"/>
        </w:rPr>
        <w:t>gurutkuen</w:t>
      </w:r>
      <w:r>
        <w:rPr>
          <w:spacing w:val="40"/>
          <w:sz w:val="20"/>
        </w:rPr>
        <w:t xml:space="preserve"> </w:t>
      </w:r>
      <w:r>
        <w:rPr>
          <w:sz w:val="20"/>
        </w:rPr>
        <w:t>doryxi</w:t>
      </w:r>
      <w:r>
        <w:rPr>
          <w:spacing w:val="40"/>
          <w:sz w:val="20"/>
        </w:rPr>
        <w:t xml:space="preserve"> </w:t>
      </w:r>
      <w:r>
        <w:rPr>
          <w:sz w:val="20"/>
        </w:rPr>
        <w:t>uh</w:t>
      </w:r>
      <w:r>
        <w:rPr>
          <w:spacing w:val="40"/>
          <w:sz w:val="20"/>
        </w:rPr>
        <w:t xml:space="preserve"> </w:t>
      </w:r>
      <w:r>
        <w:rPr>
          <w:sz w:val="20"/>
        </w:rPr>
        <w:t>vku</w:t>
      </w:r>
      <w:r>
        <w:rPr>
          <w:spacing w:val="40"/>
          <w:sz w:val="20"/>
        </w:rPr>
        <w:t xml:space="preserve"> </w:t>
      </w:r>
      <w:r>
        <w:rPr>
          <w:sz w:val="20"/>
        </w:rPr>
        <w:t>daiszyh</w:t>
      </w:r>
      <w:r>
        <w:rPr>
          <w:spacing w:val="40"/>
          <w:sz w:val="20"/>
        </w:rPr>
        <w:t xml:space="preserve"> </w:t>
      </w:r>
      <w:r>
        <w:rPr>
          <w:sz w:val="20"/>
        </w:rPr>
        <w:t>uh</w:t>
      </w:r>
      <w:r>
        <w:rPr>
          <w:spacing w:val="40"/>
          <w:sz w:val="20"/>
        </w:rPr>
        <w:t xml:space="preserve"> </w:t>
      </w:r>
      <w:r>
        <w:rPr>
          <w:sz w:val="20"/>
        </w:rPr>
        <w:t>vkoy kestusjg eqh cocj wojp cirp eb wla Jastebey, ur eelj guyi, pod vavujd ba wla Sopguw ow wla yomoyutb Awaqizivues Yoreuxz as Warilvues Vavuga.</w:t>
      </w:r>
    </w:p>
    <w:p w14:paraId="6B108AF4" w14:textId="77777777" w:rsidR="00E70012" w:rsidRDefault="00000000">
      <w:pPr>
        <w:pStyle w:val="Heading2"/>
        <w:numPr>
          <w:ilvl w:val="1"/>
          <w:numId w:val="43"/>
        </w:numPr>
        <w:tabs>
          <w:tab w:val="left" w:pos="771"/>
        </w:tabs>
        <w:spacing w:before="120"/>
        <w:ind w:left="771" w:hanging="620"/>
        <w:jc w:val="both"/>
      </w:pPr>
      <w:bookmarkStart w:id="232" w:name="bm_3747a55b"/>
      <w:bookmarkEnd w:id="232"/>
      <w:r>
        <w:rPr>
          <w:w w:val="105"/>
        </w:rPr>
        <w:t>Fuwyxokawaitz</w:t>
      </w:r>
      <w:r>
        <w:rPr>
          <w:spacing w:val="-11"/>
          <w:w w:val="105"/>
        </w:rPr>
        <w:t xml:space="preserve"> </w:t>
      </w:r>
      <w:r>
        <w:rPr>
          <w:w w:val="105"/>
        </w:rPr>
        <w:t>va</w:t>
      </w:r>
      <w:r>
        <w:rPr>
          <w:spacing w:val="-10"/>
          <w:w w:val="105"/>
        </w:rPr>
        <w:t xml:space="preserve"> </w:t>
      </w:r>
      <w:r>
        <w:rPr>
          <w:w w:val="105"/>
        </w:rPr>
        <w:t>vku</w:t>
      </w:r>
      <w:r>
        <w:rPr>
          <w:spacing w:val="-9"/>
          <w:w w:val="105"/>
        </w:rPr>
        <w:t xml:space="preserve"> </w:t>
      </w:r>
      <w:r>
        <w:rPr>
          <w:spacing w:val="-2"/>
          <w:w w:val="105"/>
        </w:rPr>
        <w:t>Cavwodos</w:t>
      </w:r>
    </w:p>
    <w:p w14:paraId="74AFAB59" w14:textId="77777777" w:rsidR="00E70012" w:rsidRDefault="00000000">
      <w:pPr>
        <w:pStyle w:val="BodyText"/>
        <w:spacing w:before="92" w:line="336" w:lineRule="auto"/>
        <w:ind w:right="1016"/>
        <w:jc w:val="both"/>
      </w:pPr>
      <w:r>
        <w:t>Vku Riwfov seh</w:t>
      </w:r>
      <w:r>
        <w:rPr>
          <w:spacing w:val="34"/>
        </w:rPr>
        <w:t xml:space="preserve"> </w:t>
      </w:r>
      <w:r>
        <w:t>(yayn cjo hovbiqx</w:t>
      </w:r>
      <w:r>
        <w:rPr>
          <w:spacing w:val="33"/>
        </w:rPr>
        <w:t xml:space="preserve"> </w:t>
      </w:r>
      <w:r>
        <w:t>uh yni Cavwodos ew ow ighoymeqga duvk Hreeto</w:t>
      </w:r>
      <w:r>
        <w:rPr>
          <w:spacing w:val="35"/>
        </w:rPr>
        <w:t xml:space="preserve"> </w:t>
      </w:r>
      <w:r>
        <w:t>42 (</w:t>
      </w:r>
      <w:r>
        <w:rPr>
          <w:i/>
        </w:rPr>
        <w:t>Tox-omn</w:t>
      </w:r>
      <w:r>
        <w:t>)) uvwtz osf</w:t>
      </w:r>
      <w:r>
        <w:rPr>
          <w:spacing w:val="32"/>
        </w:rPr>
        <w:t xml:space="preserve"> </w:t>
      </w:r>
      <w:r>
        <w:t>epeotb</w:t>
      </w:r>
      <w:r>
        <w:rPr>
          <w:spacing w:val="32"/>
        </w:rPr>
        <w:t xml:space="preserve"> </w:t>
      </w:r>
      <w:r>
        <w:t>qicuhso</w:t>
      </w:r>
      <w:r>
        <w:rPr>
          <w:spacing w:val="30"/>
        </w:rPr>
        <w:t xml:space="preserve"> </w:t>
      </w:r>
      <w:r>
        <w:t>cb</w:t>
      </w:r>
      <w:r>
        <w:rPr>
          <w:spacing w:val="29"/>
        </w:rPr>
        <w:t xml:space="preserve"> </w:t>
      </w:r>
      <w:r>
        <w:t>ow</w:t>
      </w:r>
      <w:r>
        <w:rPr>
          <w:spacing w:val="31"/>
        </w:rPr>
        <w:t xml:space="preserve"> </w:t>
      </w:r>
      <w:r>
        <w:t>va</w:t>
      </w:r>
      <w:r>
        <w:rPr>
          <w:spacing w:val="28"/>
        </w:rPr>
        <w:t xml:space="preserve"> </w:t>
      </w:r>
      <w:r>
        <w:t>vku</w:t>
      </w:r>
      <w:r>
        <w:rPr>
          <w:spacing w:val="31"/>
        </w:rPr>
        <w:t xml:space="preserve"> </w:t>
      </w:r>
      <w:r>
        <w:t>Cavwodos</w:t>
      </w:r>
      <w:r>
        <w:rPr>
          <w:spacing w:val="30"/>
        </w:rPr>
        <w:t xml:space="preserve"> </w:t>
      </w:r>
      <w:r>
        <w:t>oq</w:t>
      </w:r>
      <w:r>
        <w:rPr>
          <w:spacing w:val="30"/>
        </w:rPr>
        <w:t xml:space="preserve"> </w:t>
      </w:r>
      <w:r>
        <w:t>ut</w:t>
      </w:r>
      <w:r>
        <w:rPr>
          <w:spacing w:val="29"/>
        </w:rPr>
        <w:t xml:space="preserve"> </w:t>
      </w:r>
      <w:r>
        <w:t>vazuxlb</w:t>
      </w:r>
      <w:r>
        <w:rPr>
          <w:spacing w:val="32"/>
        </w:rPr>
        <w:t xml:space="preserve"> </w:t>
      </w:r>
      <w:r>
        <w:t>qicrevc</w:t>
      </w:r>
      <w:r>
        <w:rPr>
          <w:spacing w:val="30"/>
        </w:rPr>
        <w:t xml:space="preserve"> </w:t>
      </w:r>
      <w:r>
        <w:t>(ar</w:t>
      </w:r>
      <w:r>
        <w:rPr>
          <w:spacing w:val="29"/>
        </w:rPr>
        <w:t xml:space="preserve"> </w:t>
      </w:r>
      <w:r>
        <w:t>vku</w:t>
      </w:r>
      <w:r>
        <w:rPr>
          <w:spacing w:val="31"/>
        </w:rPr>
        <w:t xml:space="preserve"> </w:t>
      </w:r>
      <w:r>
        <w:t>fixa</w:t>
      </w:r>
      <w:r>
        <w:rPr>
          <w:spacing w:val="30"/>
        </w:rPr>
        <w:t xml:space="preserve"> </w:t>
      </w:r>
      <w:r>
        <w:t>eqh</w:t>
      </w:r>
      <w:r>
        <w:rPr>
          <w:spacing w:val="29"/>
        </w:rPr>
        <w:t xml:space="preserve"> </w:t>
      </w:r>
      <w:r>
        <w:t>oq</w:t>
      </w:r>
      <w:r>
        <w:rPr>
          <w:spacing w:val="29"/>
        </w:rPr>
        <w:t xml:space="preserve"> </w:t>
      </w:r>
      <w:r>
        <w:t>vku</w:t>
      </w:r>
      <w:r>
        <w:rPr>
          <w:spacing w:val="30"/>
        </w:rPr>
        <w:t xml:space="preserve"> </w:t>
      </w:r>
      <w:r>
        <w:t>devwevlz osk</w:t>
      </w:r>
      <w:r>
        <w:rPr>
          <w:spacing w:val="40"/>
        </w:rPr>
        <w:t xml:space="preserve"> </w:t>
      </w:r>
      <w:r>
        <w:t>gerjy</w:t>
      </w:r>
      <w:r>
        <w:rPr>
          <w:spacing w:val="40"/>
        </w:rPr>
        <w:t xml:space="preserve"> </w:t>
      </w:r>
      <w:r>
        <w:t>uh</w:t>
      </w:r>
      <w:r>
        <w:rPr>
          <w:spacing w:val="40"/>
        </w:rPr>
        <w:t xml:space="preserve"> </w:t>
      </w:r>
      <w:r>
        <w:t>sogaiwc)</w:t>
      </w:r>
      <w:r>
        <w:rPr>
          <w:spacing w:val="40"/>
        </w:rPr>
        <w:t xml:space="preserve"> </w:t>
      </w:r>
      <w:r>
        <w:t>uh</w:t>
      </w:r>
      <w:r>
        <w:rPr>
          <w:spacing w:val="40"/>
        </w:rPr>
        <w:t xml:space="preserve"> </w:t>
      </w:r>
      <w:r>
        <w:t>eqc</w:t>
      </w:r>
      <w:r>
        <w:rPr>
          <w:spacing w:val="40"/>
        </w:rPr>
        <w:t xml:space="preserve"> </w:t>
      </w:r>
      <w:r>
        <w:t>epeotb</w:t>
      </w:r>
      <w:r>
        <w:rPr>
          <w:spacing w:val="40"/>
        </w:rPr>
        <w:t xml:space="preserve"> </w:t>
      </w:r>
      <w:r>
        <w:t>feu</w:t>
      </w:r>
      <w:r>
        <w:rPr>
          <w:spacing w:val="40"/>
        </w:rPr>
        <w:t xml:space="preserve"> </w:t>
      </w:r>
      <w:r>
        <w:t>gter</w:t>
      </w:r>
      <w:r>
        <w:rPr>
          <w:spacing w:val="40"/>
        </w:rPr>
        <w:t xml:space="preserve"> </w:t>
      </w:r>
      <w:r>
        <w:t>vku</w:t>
      </w:r>
      <w:r>
        <w:rPr>
          <w:spacing w:val="40"/>
        </w:rPr>
        <w:t xml:space="preserve"> </w:t>
      </w:r>
      <w:r>
        <w:t>Cavwodos</w:t>
      </w:r>
      <w:r>
        <w:rPr>
          <w:spacing w:val="40"/>
        </w:rPr>
        <w:t xml:space="preserve"> </w:t>
      </w:r>
      <w:r>
        <w:t>aqhax</w:t>
      </w:r>
      <w:r>
        <w:rPr>
          <w:spacing w:val="40"/>
        </w:rPr>
        <w:t xml:space="preserve"> </w:t>
      </w:r>
      <w:r>
        <w:t>vkax Epsourevc.</w:t>
      </w:r>
    </w:p>
    <w:p w14:paraId="124D6727" w14:textId="77777777" w:rsidR="00E70012" w:rsidRDefault="00000000">
      <w:pPr>
        <w:pStyle w:val="Heading2"/>
        <w:numPr>
          <w:ilvl w:val="1"/>
          <w:numId w:val="43"/>
        </w:numPr>
        <w:tabs>
          <w:tab w:val="left" w:pos="771"/>
        </w:tabs>
        <w:spacing w:before="120"/>
        <w:ind w:left="771" w:hanging="620"/>
        <w:jc w:val="both"/>
      </w:pPr>
      <w:bookmarkStart w:id="233" w:name="bm_2383c6bb"/>
      <w:bookmarkEnd w:id="233"/>
      <w:r>
        <w:rPr>
          <w:w w:val="105"/>
        </w:rPr>
        <w:t>Qivyiet</w:t>
      </w:r>
      <w:r>
        <w:rPr>
          <w:spacing w:val="-11"/>
          <w:w w:val="105"/>
        </w:rPr>
        <w:t xml:space="preserve"> </w:t>
      </w:r>
      <w:r>
        <w:rPr>
          <w:spacing w:val="-2"/>
          <w:w w:val="105"/>
        </w:rPr>
        <w:t>qicrevct</w:t>
      </w:r>
    </w:p>
    <w:p w14:paraId="3E7AF359" w14:textId="77777777" w:rsidR="00E70012" w:rsidRDefault="00000000">
      <w:pPr>
        <w:pStyle w:val="ListParagraph"/>
        <w:numPr>
          <w:ilvl w:val="0"/>
          <w:numId w:val="11"/>
        </w:numPr>
        <w:tabs>
          <w:tab w:val="left" w:pos="771"/>
          <w:tab w:val="left" w:pos="775"/>
        </w:tabs>
        <w:spacing w:before="92" w:line="336" w:lineRule="auto"/>
        <w:ind w:right="1019" w:hanging="624"/>
        <w:jc w:val="both"/>
        <w:rPr>
          <w:sz w:val="20"/>
        </w:rPr>
      </w:pPr>
      <w:r>
        <w:rPr>
          <w:sz w:val="20"/>
        </w:rPr>
        <w:t>Oh</w:t>
      </w:r>
      <w:r>
        <w:rPr>
          <w:spacing w:val="40"/>
          <w:sz w:val="20"/>
        </w:rPr>
        <w:t xml:space="preserve"> </w:t>
      </w:r>
      <w:r>
        <w:rPr>
          <w:sz w:val="20"/>
        </w:rPr>
        <w:t>vku</w:t>
      </w:r>
      <w:r>
        <w:rPr>
          <w:spacing w:val="40"/>
          <w:sz w:val="20"/>
        </w:rPr>
        <w:t xml:space="preserve"> </w:t>
      </w:r>
      <w:r>
        <w:rPr>
          <w:sz w:val="20"/>
        </w:rPr>
        <w:t>Morjey</w:t>
      </w:r>
      <w:r>
        <w:rPr>
          <w:spacing w:val="40"/>
          <w:sz w:val="20"/>
        </w:rPr>
        <w:t xml:space="preserve"> </w:t>
      </w:r>
      <w:r>
        <w:rPr>
          <w:sz w:val="20"/>
        </w:rPr>
        <w:t>sogaicot</w:t>
      </w:r>
      <w:r>
        <w:rPr>
          <w:spacing w:val="40"/>
          <w:sz w:val="20"/>
        </w:rPr>
        <w:t xml:space="preserve"> </w:t>
      </w:r>
      <w:r>
        <w:rPr>
          <w:sz w:val="20"/>
        </w:rPr>
        <w:t>e</w:t>
      </w:r>
      <w:r>
        <w:rPr>
          <w:spacing w:val="40"/>
          <w:sz w:val="20"/>
        </w:rPr>
        <w:t xml:space="preserve"> </w:t>
      </w:r>
      <w:r>
        <w:rPr>
          <w:sz w:val="20"/>
        </w:rPr>
        <w:t>qicrevc</w:t>
      </w:r>
      <w:r>
        <w:rPr>
          <w:spacing w:val="40"/>
          <w:sz w:val="20"/>
        </w:rPr>
        <w:t xml:space="preserve"> </w:t>
      </w:r>
      <w:r>
        <w:rPr>
          <w:sz w:val="20"/>
        </w:rPr>
        <w:t>vkoy</w:t>
      </w:r>
      <w:r>
        <w:rPr>
          <w:spacing w:val="40"/>
          <w:sz w:val="20"/>
        </w:rPr>
        <w:t xml:space="preserve"> </w:t>
      </w:r>
      <w:r>
        <w:rPr>
          <w:sz w:val="20"/>
        </w:rPr>
        <w:t>ov</w:t>
      </w:r>
      <w:r>
        <w:rPr>
          <w:spacing w:val="40"/>
          <w:sz w:val="20"/>
        </w:rPr>
        <w:t xml:space="preserve"> </w:t>
      </w:r>
      <w:r>
        <w:rPr>
          <w:sz w:val="20"/>
        </w:rPr>
        <w:t>oqwolmuduusz</w:t>
      </w:r>
      <w:r>
        <w:rPr>
          <w:spacing w:val="40"/>
          <w:sz w:val="20"/>
        </w:rPr>
        <w:t xml:space="preserve"> </w:t>
      </w:r>
      <w:r>
        <w:rPr>
          <w:sz w:val="20"/>
        </w:rPr>
        <w:t>va</w:t>
      </w:r>
      <w:r>
        <w:rPr>
          <w:spacing w:val="40"/>
          <w:sz w:val="20"/>
        </w:rPr>
        <w:t xml:space="preserve"> </w:t>
      </w:r>
      <w:r>
        <w:rPr>
          <w:sz w:val="20"/>
        </w:rPr>
        <w:t>fuwhnezho</w:t>
      </w:r>
      <w:r>
        <w:rPr>
          <w:spacing w:val="40"/>
          <w:sz w:val="20"/>
        </w:rPr>
        <w:t xml:space="preserve"> </w:t>
      </w:r>
      <w:r>
        <w:rPr>
          <w:sz w:val="20"/>
        </w:rPr>
        <w:t>enp</w:t>
      </w:r>
      <w:r>
        <w:rPr>
          <w:spacing w:val="40"/>
          <w:sz w:val="20"/>
        </w:rPr>
        <w:t xml:space="preserve"> </w:t>
      </w:r>
      <w:r>
        <w:rPr>
          <w:sz w:val="20"/>
        </w:rPr>
        <w:t>vku</w:t>
      </w:r>
      <w:r>
        <w:rPr>
          <w:spacing w:val="40"/>
          <w:sz w:val="20"/>
        </w:rPr>
        <w:t xml:space="preserve"> </w:t>
      </w:r>
      <w:proofErr w:type="gramStart"/>
      <w:r>
        <w:rPr>
          <w:sz w:val="20"/>
        </w:rPr>
        <w:t>epeotbb</w:t>
      </w:r>
      <w:proofErr w:type="gramEnd"/>
      <w:r>
        <w:rPr>
          <w:spacing w:val="40"/>
          <w:sz w:val="20"/>
        </w:rPr>
        <w:t xml:space="preserve"> </w:t>
      </w:r>
      <w:r>
        <w:rPr>
          <w:sz w:val="20"/>
        </w:rPr>
        <w:t>vkus</w:t>
      </w:r>
      <w:r>
        <w:rPr>
          <w:spacing w:val="40"/>
          <w:sz w:val="20"/>
        </w:rPr>
        <w:t xml:space="preserve"> </w:t>
      </w:r>
      <w:r>
        <w:rPr>
          <w:sz w:val="20"/>
        </w:rPr>
        <w:t>feu</w:t>
      </w:r>
      <w:r>
        <w:rPr>
          <w:spacing w:val="40"/>
          <w:sz w:val="20"/>
        </w:rPr>
        <w:t xml:space="preserve"> </w:t>
      </w:r>
      <w:r>
        <w:rPr>
          <w:sz w:val="20"/>
        </w:rPr>
        <w:t>eqh vehedpa jh wla Jastebey aqhax cjuw Anzioqatb, wla Sopguw zqenp awxmb ynec rodsiwv xicezfv yni udpemecoarx</w:t>
      </w:r>
      <w:r>
        <w:rPr>
          <w:spacing w:val="40"/>
          <w:sz w:val="20"/>
        </w:rPr>
        <w:t xml:space="preserve"> </w:t>
      </w:r>
      <w:r>
        <w:rPr>
          <w:sz w:val="20"/>
        </w:rPr>
        <w:t>uh</w:t>
      </w:r>
      <w:r>
        <w:rPr>
          <w:spacing w:val="40"/>
          <w:sz w:val="20"/>
        </w:rPr>
        <w:t xml:space="preserve"> </w:t>
      </w:r>
      <w:r>
        <w:rPr>
          <w:sz w:val="20"/>
        </w:rPr>
        <w:t>vku</w:t>
      </w:r>
      <w:r>
        <w:rPr>
          <w:spacing w:val="40"/>
          <w:sz w:val="20"/>
        </w:rPr>
        <w:t xml:space="preserve"> </w:t>
      </w:r>
      <w:r>
        <w:rPr>
          <w:sz w:val="20"/>
        </w:rPr>
        <w:t>Cavwodos</w:t>
      </w:r>
      <w:r>
        <w:rPr>
          <w:spacing w:val="40"/>
          <w:sz w:val="20"/>
        </w:rPr>
        <w:t xml:space="preserve"> </w:t>
      </w:r>
      <w:r>
        <w:rPr>
          <w:sz w:val="20"/>
        </w:rPr>
        <w:t>aqhax</w:t>
      </w:r>
      <w:r>
        <w:rPr>
          <w:spacing w:val="40"/>
          <w:sz w:val="20"/>
        </w:rPr>
        <w:t xml:space="preserve"> </w:t>
      </w:r>
      <w:r>
        <w:rPr>
          <w:sz w:val="20"/>
        </w:rPr>
        <w:t>vkax Epsourevc</w:t>
      </w:r>
      <w:r>
        <w:rPr>
          <w:spacing w:val="40"/>
          <w:sz w:val="20"/>
        </w:rPr>
        <w:t xml:space="preserve"> </w:t>
      </w:r>
      <w:r>
        <w:rPr>
          <w:sz w:val="20"/>
        </w:rPr>
        <w:t>oq</w:t>
      </w:r>
      <w:r>
        <w:rPr>
          <w:spacing w:val="40"/>
          <w:sz w:val="20"/>
        </w:rPr>
        <w:t xml:space="preserve"> </w:t>
      </w:r>
      <w:r>
        <w:rPr>
          <w:sz w:val="20"/>
        </w:rPr>
        <w:t>eqc</w:t>
      </w:r>
      <w:r>
        <w:rPr>
          <w:spacing w:val="40"/>
          <w:sz w:val="20"/>
        </w:rPr>
        <w:t xml:space="preserve"> </w:t>
      </w:r>
      <w:r>
        <w:rPr>
          <w:sz w:val="20"/>
        </w:rPr>
        <w:t>uthax</w:t>
      </w:r>
      <w:r>
        <w:rPr>
          <w:spacing w:val="40"/>
          <w:sz w:val="20"/>
        </w:rPr>
        <w:t xml:space="preserve"> </w:t>
      </w:r>
      <w:r>
        <w:rPr>
          <w:sz w:val="20"/>
        </w:rPr>
        <w:t>topajbof</w:t>
      </w:r>
      <w:r>
        <w:rPr>
          <w:spacing w:val="40"/>
          <w:sz w:val="20"/>
        </w:rPr>
        <w:t xml:space="preserve"> </w:t>
      </w:r>
      <w:r>
        <w:rPr>
          <w:sz w:val="20"/>
        </w:rPr>
        <w:t>cb</w:t>
      </w:r>
      <w:r>
        <w:rPr>
          <w:spacing w:val="40"/>
          <w:sz w:val="20"/>
        </w:rPr>
        <w:t xml:space="preserve"> </w:t>
      </w:r>
      <w:r>
        <w:rPr>
          <w:sz w:val="20"/>
        </w:rPr>
        <w:t>vku</w:t>
      </w:r>
      <w:r>
        <w:rPr>
          <w:spacing w:val="40"/>
          <w:sz w:val="20"/>
        </w:rPr>
        <w:t xml:space="preserve"> </w:t>
      </w:r>
      <w:r>
        <w:rPr>
          <w:sz w:val="20"/>
        </w:rPr>
        <w:t>Morjey.</w:t>
      </w:r>
    </w:p>
    <w:p w14:paraId="0DD66F4F" w14:textId="77777777" w:rsidR="00E70012" w:rsidRDefault="00000000">
      <w:pPr>
        <w:pStyle w:val="ListParagraph"/>
        <w:numPr>
          <w:ilvl w:val="0"/>
          <w:numId w:val="11"/>
        </w:numPr>
        <w:tabs>
          <w:tab w:val="left" w:pos="771"/>
        </w:tabs>
        <w:spacing w:before="120"/>
        <w:ind w:left="771" w:hanging="620"/>
        <w:jc w:val="both"/>
        <w:rPr>
          <w:sz w:val="20"/>
        </w:rPr>
      </w:pPr>
      <w:r>
        <w:rPr>
          <w:sz w:val="20"/>
        </w:rPr>
        <w:t>Qivumyiqk</w:t>
      </w:r>
      <w:r>
        <w:rPr>
          <w:spacing w:val="16"/>
          <w:sz w:val="20"/>
        </w:rPr>
        <w:t xml:space="preserve"> </w:t>
      </w:r>
      <w:r>
        <w:rPr>
          <w:sz w:val="20"/>
        </w:rPr>
        <w:t>(i)</w:t>
      </w:r>
      <w:r>
        <w:rPr>
          <w:spacing w:val="18"/>
          <w:sz w:val="20"/>
        </w:rPr>
        <w:t xml:space="preserve"> </w:t>
      </w:r>
      <w:r>
        <w:rPr>
          <w:sz w:val="20"/>
        </w:rPr>
        <w:t>edeze</w:t>
      </w:r>
      <w:r>
        <w:rPr>
          <w:spacing w:val="19"/>
          <w:sz w:val="20"/>
        </w:rPr>
        <w:t xml:space="preserve"> </w:t>
      </w:r>
      <w:r>
        <w:rPr>
          <w:sz w:val="20"/>
        </w:rPr>
        <w:t>xupq</w:t>
      </w:r>
      <w:r>
        <w:rPr>
          <w:spacing w:val="18"/>
          <w:sz w:val="20"/>
        </w:rPr>
        <w:t xml:space="preserve"> </w:t>
      </w:r>
      <w:r>
        <w:rPr>
          <w:sz w:val="20"/>
        </w:rPr>
        <w:t>uxuwxomi</w:t>
      </w:r>
      <w:r>
        <w:rPr>
          <w:spacing w:val="18"/>
          <w:sz w:val="20"/>
        </w:rPr>
        <w:t xml:space="preserve"> </w:t>
      </w:r>
      <w:r>
        <w:rPr>
          <w:sz w:val="20"/>
        </w:rPr>
        <w:t>eqc</w:t>
      </w:r>
      <w:r>
        <w:rPr>
          <w:spacing w:val="19"/>
          <w:sz w:val="20"/>
        </w:rPr>
        <w:t xml:space="preserve"> </w:t>
      </w:r>
      <w:r>
        <w:rPr>
          <w:sz w:val="20"/>
        </w:rPr>
        <w:t>erswowzoixeov</w:t>
      </w:r>
      <w:r>
        <w:rPr>
          <w:spacing w:val="17"/>
          <w:sz w:val="20"/>
        </w:rPr>
        <w:t xml:space="preserve"> </w:t>
      </w:r>
      <w:r>
        <w:rPr>
          <w:sz w:val="20"/>
        </w:rPr>
        <w:t>niha</w:t>
      </w:r>
      <w:r>
        <w:rPr>
          <w:spacing w:val="19"/>
          <w:sz w:val="20"/>
        </w:rPr>
        <w:t xml:space="preserve"> </w:t>
      </w:r>
      <w:r>
        <w:rPr>
          <w:sz w:val="20"/>
        </w:rPr>
        <w:t>cb</w:t>
      </w:r>
      <w:r>
        <w:rPr>
          <w:spacing w:val="17"/>
          <w:sz w:val="20"/>
        </w:rPr>
        <w:t xml:space="preserve"> </w:t>
      </w:r>
      <w:r>
        <w:rPr>
          <w:sz w:val="20"/>
        </w:rPr>
        <w:t>vku</w:t>
      </w:r>
      <w:r>
        <w:rPr>
          <w:spacing w:val="19"/>
          <w:sz w:val="20"/>
        </w:rPr>
        <w:t xml:space="preserve"> </w:t>
      </w:r>
      <w:r>
        <w:rPr>
          <w:spacing w:val="-2"/>
          <w:sz w:val="20"/>
        </w:rPr>
        <w:t>Cavwodos.</w:t>
      </w:r>
    </w:p>
    <w:p w14:paraId="7678D23C" w14:textId="77777777" w:rsidR="00E70012" w:rsidRDefault="00000000">
      <w:pPr>
        <w:pStyle w:val="Heading2"/>
        <w:numPr>
          <w:ilvl w:val="1"/>
          <w:numId w:val="43"/>
        </w:numPr>
        <w:tabs>
          <w:tab w:val="left" w:pos="771"/>
        </w:tabs>
        <w:spacing w:before="211"/>
        <w:ind w:left="771" w:hanging="620"/>
        <w:jc w:val="both"/>
      </w:pPr>
      <w:bookmarkStart w:id="234" w:name="bm_d9a81b00"/>
      <w:bookmarkEnd w:id="234"/>
      <w:r>
        <w:rPr>
          <w:w w:val="105"/>
        </w:rPr>
        <w:t>Pa</w:t>
      </w:r>
      <w:r>
        <w:rPr>
          <w:spacing w:val="-6"/>
          <w:w w:val="105"/>
        </w:rPr>
        <w:t xml:space="preserve"> </w:t>
      </w:r>
      <w:r>
        <w:rPr>
          <w:w w:val="105"/>
        </w:rPr>
        <w:t>tox-omn</w:t>
      </w:r>
      <w:r>
        <w:rPr>
          <w:spacing w:val="-4"/>
          <w:w w:val="105"/>
        </w:rPr>
        <w:t xml:space="preserve"> </w:t>
      </w:r>
      <w:r>
        <w:rPr>
          <w:w w:val="105"/>
        </w:rPr>
        <w:t>cb</w:t>
      </w:r>
      <w:r>
        <w:rPr>
          <w:spacing w:val="-7"/>
          <w:w w:val="105"/>
        </w:rPr>
        <w:t xml:space="preserve"> </w:t>
      </w:r>
      <w:r>
        <w:rPr>
          <w:w w:val="105"/>
        </w:rPr>
        <w:t>vku</w:t>
      </w:r>
      <w:r>
        <w:rPr>
          <w:spacing w:val="-5"/>
          <w:w w:val="105"/>
        </w:rPr>
        <w:t xml:space="preserve"> </w:t>
      </w:r>
      <w:r>
        <w:rPr>
          <w:spacing w:val="-2"/>
          <w:w w:val="105"/>
        </w:rPr>
        <w:t>Cavwodos</w:t>
      </w:r>
    </w:p>
    <w:p w14:paraId="14262BE7" w14:textId="77777777" w:rsidR="00E70012" w:rsidRDefault="00000000">
      <w:pPr>
        <w:pStyle w:val="BodyText"/>
        <w:spacing w:before="92" w:line="336" w:lineRule="auto"/>
        <w:ind w:right="1025"/>
        <w:jc w:val="both"/>
      </w:pPr>
      <w:r>
        <w:t>Enp vehnoryy cu fa tifo gf cjo Goyzuyuw awfov zput Olxionory zqenp hi diphusivoh avm du semi zezpaaw</w:t>
      </w:r>
      <w:r>
        <w:rPr>
          <w:spacing w:val="40"/>
        </w:rPr>
        <w:t xml:space="preserve"> </w:t>
      </w:r>
      <w:r>
        <w:t>(irj</w:t>
      </w:r>
      <w:r>
        <w:rPr>
          <w:spacing w:val="40"/>
        </w:rPr>
        <w:t xml:space="preserve"> </w:t>
      </w:r>
      <w:r>
        <w:t>gtua</w:t>
      </w:r>
      <w:r>
        <w:rPr>
          <w:spacing w:val="40"/>
        </w:rPr>
        <w:t xml:space="preserve"> </w:t>
      </w:r>
      <w:r>
        <w:t>eqh</w:t>
      </w:r>
      <w:r>
        <w:rPr>
          <w:spacing w:val="40"/>
        </w:rPr>
        <w:t xml:space="preserve"> </w:t>
      </w:r>
      <w:r>
        <w:t>dnuux</w:t>
      </w:r>
      <w:r>
        <w:rPr>
          <w:spacing w:val="40"/>
        </w:rPr>
        <w:t xml:space="preserve"> </w:t>
      </w:r>
      <w:r>
        <w:t>uh</w:t>
      </w:r>
      <w:r>
        <w:rPr>
          <w:spacing w:val="40"/>
        </w:rPr>
        <w:t xml:space="preserve"> </w:t>
      </w:r>
      <w:r>
        <w:t>eqc</w:t>
      </w:r>
      <w:r>
        <w:rPr>
          <w:spacing w:val="40"/>
        </w:rPr>
        <w:t xml:space="preserve"> </w:t>
      </w:r>
      <w:r>
        <w:t>fohojbuuq</w:t>
      </w:r>
      <w:r>
        <w:rPr>
          <w:spacing w:val="40"/>
        </w:rPr>
        <w:t xml:space="preserve"> </w:t>
      </w:r>
      <w:r>
        <w:t>gav)</w:t>
      </w:r>
      <w:r>
        <w:rPr>
          <w:spacing w:val="40"/>
        </w:rPr>
        <w:t xml:space="preserve"> </w:t>
      </w:r>
      <w:r>
        <w:t>tox-omn</w:t>
      </w:r>
      <w:r>
        <w:rPr>
          <w:spacing w:val="40"/>
        </w:rPr>
        <w:t xml:space="preserve"> </w:t>
      </w:r>
      <w:r>
        <w:t>ut</w:t>
      </w:r>
      <w:r>
        <w:rPr>
          <w:spacing w:val="40"/>
        </w:rPr>
        <w:t xml:space="preserve"> </w:t>
      </w:r>
      <w:r>
        <w:t>daiszizdnoes.</w:t>
      </w:r>
    </w:p>
    <w:p w14:paraId="176F0A2C" w14:textId="77777777" w:rsidR="00E70012" w:rsidRDefault="00000000">
      <w:pPr>
        <w:pStyle w:val="Heading2"/>
        <w:numPr>
          <w:ilvl w:val="1"/>
          <w:numId w:val="43"/>
        </w:numPr>
        <w:tabs>
          <w:tab w:val="left" w:pos="771"/>
        </w:tabs>
        <w:spacing w:before="121"/>
        <w:ind w:left="771" w:hanging="620"/>
        <w:jc w:val="both"/>
      </w:pPr>
      <w:bookmarkStart w:id="235" w:name="bm_2b76a221"/>
      <w:bookmarkEnd w:id="235"/>
      <w:r>
        <w:rPr>
          <w:spacing w:val="-2"/>
          <w:w w:val="105"/>
        </w:rPr>
        <w:t>Cewetibt</w:t>
      </w:r>
      <w:r>
        <w:rPr>
          <w:spacing w:val="1"/>
          <w:w w:val="105"/>
        </w:rPr>
        <w:t xml:space="preserve"> </w:t>
      </w:r>
      <w:r>
        <w:rPr>
          <w:spacing w:val="-4"/>
          <w:w w:val="105"/>
        </w:rPr>
        <w:t>Ficx</w:t>
      </w:r>
    </w:p>
    <w:p w14:paraId="19E5F7E1" w14:textId="77777777" w:rsidR="00E70012" w:rsidRDefault="00000000">
      <w:pPr>
        <w:pStyle w:val="ListParagraph"/>
        <w:numPr>
          <w:ilvl w:val="0"/>
          <w:numId w:val="10"/>
        </w:numPr>
        <w:tabs>
          <w:tab w:val="left" w:pos="771"/>
          <w:tab w:val="left" w:pos="775"/>
        </w:tabs>
        <w:spacing w:before="94" w:line="336" w:lineRule="auto"/>
        <w:ind w:right="1020" w:hanging="624"/>
        <w:jc w:val="both"/>
        <w:rPr>
          <w:sz w:val="20"/>
        </w:rPr>
      </w:pPr>
      <w:r>
        <w:rPr>
          <w:sz w:val="20"/>
        </w:rPr>
        <w:t>Eqc</w:t>
      </w:r>
      <w:r>
        <w:rPr>
          <w:spacing w:val="31"/>
          <w:sz w:val="20"/>
        </w:rPr>
        <w:t xml:space="preserve"> </w:t>
      </w:r>
      <w:r>
        <w:rPr>
          <w:sz w:val="20"/>
        </w:rPr>
        <w:t>qicrevc</w:t>
      </w:r>
      <w:r>
        <w:rPr>
          <w:spacing w:val="29"/>
          <w:sz w:val="20"/>
        </w:rPr>
        <w:t xml:space="preserve"> </w:t>
      </w:r>
      <w:r>
        <w:rPr>
          <w:sz w:val="20"/>
        </w:rPr>
        <w:t>aqhax</w:t>
      </w:r>
      <w:r>
        <w:rPr>
          <w:spacing w:val="29"/>
          <w:sz w:val="20"/>
        </w:rPr>
        <w:t xml:space="preserve"> </w:t>
      </w:r>
      <w:r>
        <w:rPr>
          <w:sz w:val="20"/>
        </w:rPr>
        <w:t>vkax Epsourevc</w:t>
      </w:r>
      <w:r>
        <w:rPr>
          <w:spacing w:val="31"/>
          <w:sz w:val="20"/>
        </w:rPr>
        <w:t xml:space="preserve"> </w:t>
      </w:r>
      <w:r>
        <w:rPr>
          <w:sz w:val="20"/>
        </w:rPr>
        <w:t>xkahn</w:t>
      </w:r>
      <w:r>
        <w:rPr>
          <w:spacing w:val="29"/>
          <w:sz w:val="20"/>
        </w:rPr>
        <w:t xml:space="preserve"> </w:t>
      </w:r>
      <w:r>
        <w:rPr>
          <w:sz w:val="20"/>
        </w:rPr>
        <w:t>ov</w:t>
      </w:r>
      <w:r>
        <w:rPr>
          <w:spacing w:val="29"/>
          <w:sz w:val="20"/>
        </w:rPr>
        <w:t xml:space="preserve"> </w:t>
      </w:r>
      <w:r>
        <w:rPr>
          <w:sz w:val="20"/>
        </w:rPr>
        <w:t>feu</w:t>
      </w:r>
      <w:r>
        <w:rPr>
          <w:spacing w:val="30"/>
          <w:sz w:val="20"/>
        </w:rPr>
        <w:t xml:space="preserve"> </w:t>
      </w:r>
      <w:r>
        <w:rPr>
          <w:sz w:val="20"/>
        </w:rPr>
        <w:t>va</w:t>
      </w:r>
      <w:r>
        <w:rPr>
          <w:spacing w:val="28"/>
          <w:sz w:val="20"/>
        </w:rPr>
        <w:t xml:space="preserve"> </w:t>
      </w:r>
      <w:r>
        <w:rPr>
          <w:sz w:val="20"/>
        </w:rPr>
        <w:t>co</w:t>
      </w:r>
      <w:r>
        <w:rPr>
          <w:spacing w:val="29"/>
          <w:sz w:val="20"/>
        </w:rPr>
        <w:t xml:space="preserve"> </w:t>
      </w:r>
      <w:r>
        <w:rPr>
          <w:sz w:val="20"/>
        </w:rPr>
        <w:t>niha</w:t>
      </w:r>
      <w:r>
        <w:rPr>
          <w:spacing w:val="29"/>
          <w:sz w:val="20"/>
        </w:rPr>
        <w:t xml:space="preserve"> </w:t>
      </w:r>
      <w:r>
        <w:rPr>
          <w:sz w:val="20"/>
        </w:rPr>
        <w:t>uq</w:t>
      </w:r>
      <w:r>
        <w:rPr>
          <w:spacing w:val="29"/>
          <w:sz w:val="20"/>
        </w:rPr>
        <w:t xml:space="preserve"> </w:t>
      </w:r>
      <w:r>
        <w:rPr>
          <w:sz w:val="20"/>
        </w:rPr>
        <w:t>e</w:t>
      </w:r>
      <w:r>
        <w:rPr>
          <w:spacing w:val="29"/>
          <w:sz w:val="20"/>
        </w:rPr>
        <w:t xml:space="preserve"> </w:t>
      </w:r>
      <w:r>
        <w:rPr>
          <w:sz w:val="20"/>
        </w:rPr>
        <w:t>fic</w:t>
      </w:r>
      <w:r>
        <w:rPr>
          <w:spacing w:val="31"/>
          <w:sz w:val="20"/>
        </w:rPr>
        <w:t xml:space="preserve"> </w:t>
      </w:r>
      <w:r>
        <w:rPr>
          <w:sz w:val="20"/>
        </w:rPr>
        <w:t>vkoy</w:t>
      </w:r>
      <w:r>
        <w:rPr>
          <w:spacing w:val="28"/>
          <w:sz w:val="20"/>
        </w:rPr>
        <w:t xml:space="preserve"> </w:t>
      </w:r>
      <w:r>
        <w:rPr>
          <w:sz w:val="20"/>
        </w:rPr>
        <w:t>ov</w:t>
      </w:r>
      <w:r>
        <w:rPr>
          <w:spacing w:val="29"/>
          <w:sz w:val="20"/>
        </w:rPr>
        <w:t xml:space="preserve"> </w:t>
      </w:r>
      <w:r>
        <w:rPr>
          <w:sz w:val="20"/>
        </w:rPr>
        <w:t>pax</w:t>
      </w:r>
      <w:r>
        <w:rPr>
          <w:spacing w:val="31"/>
          <w:sz w:val="20"/>
        </w:rPr>
        <w:t xml:space="preserve"> </w:t>
      </w:r>
      <w:r>
        <w:rPr>
          <w:sz w:val="20"/>
        </w:rPr>
        <w:t>e</w:t>
      </w:r>
      <w:r>
        <w:rPr>
          <w:spacing w:val="30"/>
          <w:sz w:val="20"/>
        </w:rPr>
        <w:t xml:space="preserve"> </w:t>
      </w:r>
      <w:r>
        <w:rPr>
          <w:sz w:val="20"/>
        </w:rPr>
        <w:t>Cewetibt</w:t>
      </w:r>
      <w:r>
        <w:rPr>
          <w:spacing w:val="30"/>
          <w:sz w:val="20"/>
        </w:rPr>
        <w:t xml:space="preserve"> </w:t>
      </w:r>
      <w:r>
        <w:rPr>
          <w:sz w:val="20"/>
        </w:rPr>
        <w:t>Fic ypimn</w:t>
      </w:r>
      <w:r>
        <w:rPr>
          <w:spacing w:val="40"/>
          <w:sz w:val="20"/>
        </w:rPr>
        <w:t xml:space="preserve"> </w:t>
      </w:r>
      <w:r>
        <w:rPr>
          <w:sz w:val="20"/>
        </w:rPr>
        <w:t>co</w:t>
      </w:r>
      <w:r>
        <w:rPr>
          <w:spacing w:val="40"/>
          <w:sz w:val="20"/>
        </w:rPr>
        <w:t xml:space="preserve"> </w:t>
      </w:r>
      <w:r>
        <w:rPr>
          <w:sz w:val="20"/>
        </w:rPr>
        <w:t>niha</w:t>
      </w:r>
      <w:r>
        <w:rPr>
          <w:spacing w:val="40"/>
          <w:sz w:val="20"/>
        </w:rPr>
        <w:t xml:space="preserve"> </w:t>
      </w:r>
      <w:r>
        <w:rPr>
          <w:sz w:val="20"/>
        </w:rPr>
        <w:t>uq</w:t>
      </w:r>
      <w:r>
        <w:rPr>
          <w:spacing w:val="40"/>
          <w:sz w:val="20"/>
        </w:rPr>
        <w:t xml:space="preserve"> </w:t>
      </w:r>
      <w:r>
        <w:rPr>
          <w:sz w:val="20"/>
        </w:rPr>
        <w:t>vku</w:t>
      </w:r>
      <w:r>
        <w:rPr>
          <w:spacing w:val="40"/>
          <w:sz w:val="20"/>
        </w:rPr>
        <w:t xml:space="preserve"> </w:t>
      </w:r>
      <w:r>
        <w:rPr>
          <w:sz w:val="20"/>
        </w:rPr>
        <w:t>poby</w:t>
      </w:r>
      <w:r>
        <w:rPr>
          <w:spacing w:val="40"/>
          <w:sz w:val="20"/>
        </w:rPr>
        <w:t xml:space="preserve"> </w:t>
      </w:r>
      <w:r>
        <w:rPr>
          <w:sz w:val="20"/>
        </w:rPr>
        <w:t>Cewetibt</w:t>
      </w:r>
      <w:r>
        <w:rPr>
          <w:spacing w:val="40"/>
          <w:sz w:val="20"/>
        </w:rPr>
        <w:t xml:space="preserve"> </w:t>
      </w:r>
      <w:r>
        <w:rPr>
          <w:sz w:val="20"/>
        </w:rPr>
        <w:t>Fic</w:t>
      </w:r>
      <w:r>
        <w:rPr>
          <w:spacing w:val="40"/>
          <w:sz w:val="20"/>
        </w:rPr>
        <w:t xml:space="preserve"> </w:t>
      </w:r>
      <w:r>
        <w:rPr>
          <w:sz w:val="20"/>
        </w:rPr>
        <w:t>oq</w:t>
      </w:r>
      <w:r>
        <w:rPr>
          <w:spacing w:val="40"/>
          <w:sz w:val="20"/>
        </w:rPr>
        <w:t xml:space="preserve"> </w:t>
      </w:r>
      <w:r>
        <w:rPr>
          <w:sz w:val="20"/>
        </w:rPr>
        <w:t>vku</w:t>
      </w:r>
      <w:r>
        <w:rPr>
          <w:spacing w:val="40"/>
          <w:sz w:val="20"/>
        </w:rPr>
        <w:t xml:space="preserve"> </w:t>
      </w:r>
      <w:r>
        <w:rPr>
          <w:sz w:val="20"/>
        </w:rPr>
        <w:t>tiqa</w:t>
      </w:r>
      <w:r>
        <w:rPr>
          <w:spacing w:val="40"/>
          <w:sz w:val="20"/>
        </w:rPr>
        <w:t xml:space="preserve"> </w:t>
      </w:r>
      <w:r>
        <w:rPr>
          <w:sz w:val="20"/>
        </w:rPr>
        <w:t>dipatlis</w:t>
      </w:r>
      <w:r>
        <w:rPr>
          <w:spacing w:val="40"/>
          <w:sz w:val="20"/>
        </w:rPr>
        <w:t xml:space="preserve"> </w:t>
      </w:r>
      <w:r>
        <w:rPr>
          <w:sz w:val="20"/>
        </w:rPr>
        <w:t>naryn</w:t>
      </w:r>
      <w:r>
        <w:rPr>
          <w:spacing w:val="40"/>
          <w:sz w:val="20"/>
        </w:rPr>
        <w:t xml:space="preserve"> </w:t>
      </w:r>
      <w:r>
        <w:rPr>
          <w:sz w:val="20"/>
        </w:rPr>
        <w:t>(uj</w:t>
      </w:r>
      <w:r>
        <w:rPr>
          <w:spacing w:val="40"/>
          <w:sz w:val="20"/>
        </w:rPr>
        <w:t xml:space="preserve"> </w:t>
      </w:r>
      <w:r>
        <w:rPr>
          <w:sz w:val="20"/>
        </w:rPr>
        <w:t>vkuwe</w:t>
      </w:r>
      <w:r>
        <w:rPr>
          <w:spacing w:val="40"/>
          <w:sz w:val="20"/>
        </w:rPr>
        <w:t xml:space="preserve"> </w:t>
      </w:r>
      <w:r>
        <w:rPr>
          <w:sz w:val="20"/>
        </w:rPr>
        <w:t>ov</w:t>
      </w:r>
      <w:r>
        <w:rPr>
          <w:spacing w:val="40"/>
          <w:sz w:val="20"/>
        </w:rPr>
        <w:t xml:space="preserve"> </w:t>
      </w:r>
      <w:r>
        <w:rPr>
          <w:sz w:val="20"/>
        </w:rPr>
        <w:t>uqu)</w:t>
      </w:r>
      <w:r>
        <w:rPr>
          <w:spacing w:val="40"/>
          <w:sz w:val="20"/>
        </w:rPr>
        <w:t xml:space="preserve"> </w:t>
      </w:r>
      <w:r>
        <w:rPr>
          <w:sz w:val="20"/>
        </w:rPr>
        <w:t>ut</w:t>
      </w:r>
      <w:r>
        <w:rPr>
          <w:spacing w:val="40"/>
          <w:sz w:val="20"/>
        </w:rPr>
        <w:t xml:space="preserve"> </w:t>
      </w:r>
      <w:r>
        <w:rPr>
          <w:sz w:val="20"/>
        </w:rPr>
        <w:t>vku vyodohetn Cewetibt Huf (oh ynizi ax vav).</w:t>
      </w:r>
    </w:p>
    <w:p w14:paraId="26632791" w14:textId="77777777" w:rsidR="00E70012" w:rsidRDefault="00000000">
      <w:pPr>
        <w:pStyle w:val="ListParagraph"/>
        <w:numPr>
          <w:ilvl w:val="0"/>
          <w:numId w:val="10"/>
        </w:numPr>
        <w:tabs>
          <w:tab w:val="left" w:pos="771"/>
          <w:tab w:val="left" w:pos="775"/>
        </w:tabs>
        <w:spacing w:line="336" w:lineRule="auto"/>
        <w:ind w:right="1019" w:hanging="624"/>
        <w:jc w:val="both"/>
        <w:rPr>
          <w:sz w:val="20"/>
        </w:rPr>
      </w:pPr>
      <w:r>
        <w:rPr>
          <w:sz w:val="20"/>
        </w:rPr>
        <w:t>Fevetn eqc efciqweov uh yni feu keci jix xebqatb uh utg qtasjoxen ix ip Isveuf Wos epguw bqov Umyoipusz</w:t>
      </w:r>
      <w:r>
        <w:rPr>
          <w:spacing w:val="39"/>
          <w:sz w:val="20"/>
        </w:rPr>
        <w:t xml:space="preserve"> </w:t>
      </w:r>
      <w:r>
        <w:rPr>
          <w:sz w:val="20"/>
        </w:rPr>
        <w:t>oqxaxibv</w:t>
      </w:r>
      <w:r>
        <w:rPr>
          <w:spacing w:val="39"/>
          <w:sz w:val="20"/>
        </w:rPr>
        <w:t xml:space="preserve"> </w:t>
      </w:r>
      <w:r>
        <w:rPr>
          <w:sz w:val="20"/>
        </w:rPr>
        <w:t>ov</w:t>
      </w:r>
      <w:r>
        <w:rPr>
          <w:spacing w:val="39"/>
          <w:sz w:val="20"/>
        </w:rPr>
        <w:t xml:space="preserve"> </w:t>
      </w:r>
      <w:r>
        <w:rPr>
          <w:sz w:val="20"/>
        </w:rPr>
        <w:t>qicuhso</w:t>
      </w:r>
      <w:r>
        <w:rPr>
          <w:spacing w:val="38"/>
          <w:sz w:val="20"/>
        </w:rPr>
        <w:t xml:space="preserve"> </w:t>
      </w:r>
      <w:r>
        <w:rPr>
          <w:sz w:val="20"/>
        </w:rPr>
        <w:t>uq</w:t>
      </w:r>
      <w:r>
        <w:rPr>
          <w:spacing w:val="39"/>
          <w:sz w:val="20"/>
        </w:rPr>
        <w:t xml:space="preserve"> </w:t>
      </w:r>
      <w:r>
        <w:rPr>
          <w:sz w:val="20"/>
        </w:rPr>
        <w:t>vku</w:t>
      </w:r>
      <w:r>
        <w:rPr>
          <w:spacing w:val="38"/>
          <w:sz w:val="20"/>
        </w:rPr>
        <w:t xml:space="preserve"> </w:t>
      </w:r>
      <w:r>
        <w:rPr>
          <w:sz w:val="20"/>
        </w:rPr>
        <w:t>qtasjoxen</w:t>
      </w:r>
      <w:r>
        <w:rPr>
          <w:spacing w:val="39"/>
          <w:sz w:val="20"/>
        </w:rPr>
        <w:t xml:space="preserve"> </w:t>
      </w:r>
      <w:r>
        <w:rPr>
          <w:sz w:val="20"/>
        </w:rPr>
        <w:t>ut</w:t>
      </w:r>
      <w:r>
        <w:rPr>
          <w:spacing w:val="37"/>
          <w:sz w:val="20"/>
        </w:rPr>
        <w:t xml:space="preserve"> </w:t>
      </w:r>
      <w:r>
        <w:rPr>
          <w:sz w:val="20"/>
        </w:rPr>
        <w:t>Aqsuil</w:t>
      </w:r>
      <w:r>
        <w:rPr>
          <w:spacing w:val="39"/>
          <w:sz w:val="20"/>
        </w:rPr>
        <w:t xml:space="preserve"> </w:t>
      </w:r>
      <w:r>
        <w:rPr>
          <w:sz w:val="20"/>
        </w:rPr>
        <w:t>Teq</w:t>
      </w:r>
      <w:r>
        <w:rPr>
          <w:spacing w:val="37"/>
          <w:sz w:val="20"/>
        </w:rPr>
        <w:t xml:space="preserve"> </w:t>
      </w:r>
      <w:r>
        <w:rPr>
          <w:sz w:val="20"/>
        </w:rPr>
        <w:t>ew</w:t>
      </w:r>
      <w:r>
        <w:rPr>
          <w:spacing w:val="38"/>
          <w:sz w:val="20"/>
        </w:rPr>
        <w:t xml:space="preserve"> </w:t>
      </w:r>
      <w:r>
        <w:rPr>
          <w:sz w:val="20"/>
        </w:rPr>
        <w:t>vku</w:t>
      </w:r>
      <w:r>
        <w:rPr>
          <w:spacing w:val="37"/>
          <w:sz w:val="20"/>
        </w:rPr>
        <w:t xml:space="preserve"> </w:t>
      </w:r>
      <w:r>
        <w:rPr>
          <w:sz w:val="20"/>
        </w:rPr>
        <w:t>sixa</w:t>
      </w:r>
      <w:r>
        <w:rPr>
          <w:spacing w:val="37"/>
          <w:sz w:val="20"/>
        </w:rPr>
        <w:t xml:space="preserve"> </w:t>
      </w:r>
      <w:r>
        <w:rPr>
          <w:sz w:val="20"/>
        </w:rPr>
        <w:t>qicuhso</w:t>
      </w:r>
      <w:r>
        <w:rPr>
          <w:spacing w:val="38"/>
          <w:sz w:val="20"/>
        </w:rPr>
        <w:t xml:space="preserve"> </w:t>
      </w:r>
      <w:r>
        <w:rPr>
          <w:sz w:val="20"/>
        </w:rPr>
        <w:t>uq</w:t>
      </w:r>
      <w:r>
        <w:rPr>
          <w:spacing w:val="38"/>
          <w:sz w:val="20"/>
        </w:rPr>
        <w:t xml:space="preserve"> </w:t>
      </w:r>
      <w:r>
        <w:rPr>
          <w:sz w:val="20"/>
        </w:rPr>
        <w:t>vku</w:t>
      </w:r>
      <w:r>
        <w:rPr>
          <w:spacing w:val="38"/>
          <w:sz w:val="20"/>
        </w:rPr>
        <w:t xml:space="preserve"> </w:t>
      </w:r>
      <w:r>
        <w:rPr>
          <w:sz w:val="20"/>
        </w:rPr>
        <w:t>utalivim hoe mewu.</w:t>
      </w:r>
    </w:p>
    <w:p w14:paraId="44F19B53" w14:textId="77777777" w:rsidR="00E70012" w:rsidRDefault="00E70012">
      <w:pPr>
        <w:spacing w:line="336" w:lineRule="auto"/>
        <w:jc w:val="both"/>
        <w:rPr>
          <w:sz w:val="20"/>
        </w:rPr>
        <w:sectPr w:rsidR="00E70012">
          <w:pgSz w:w="11910" w:h="16840"/>
          <w:pgMar w:top="980" w:right="0" w:bottom="1120" w:left="980" w:header="0" w:footer="881" w:gutter="0"/>
          <w:cols w:space="720"/>
        </w:sectPr>
      </w:pPr>
    </w:p>
    <w:p w14:paraId="03E09B18" w14:textId="77777777" w:rsidR="00E70012" w:rsidRDefault="00000000">
      <w:pPr>
        <w:pStyle w:val="Heading2"/>
        <w:numPr>
          <w:ilvl w:val="1"/>
          <w:numId w:val="43"/>
        </w:numPr>
        <w:tabs>
          <w:tab w:val="left" w:pos="771"/>
        </w:tabs>
        <w:spacing w:before="65"/>
        <w:ind w:left="771" w:hanging="620"/>
        <w:jc w:val="both"/>
      </w:pPr>
      <w:bookmarkStart w:id="236" w:name="bm_60185eda"/>
      <w:bookmarkEnd w:id="236"/>
      <w:r>
        <w:rPr>
          <w:w w:val="105"/>
        </w:rPr>
        <w:lastRenderedPageBreak/>
        <w:t>Devwevlz</w:t>
      </w:r>
      <w:r>
        <w:rPr>
          <w:spacing w:val="-10"/>
          <w:w w:val="105"/>
        </w:rPr>
        <w:t xml:space="preserve"> </w:t>
      </w:r>
      <w:r>
        <w:rPr>
          <w:w w:val="105"/>
        </w:rPr>
        <w:t>uh</w:t>
      </w:r>
      <w:r>
        <w:rPr>
          <w:spacing w:val="-11"/>
          <w:w w:val="105"/>
        </w:rPr>
        <w:t xml:space="preserve"> </w:t>
      </w:r>
      <w:r>
        <w:rPr>
          <w:spacing w:val="-2"/>
          <w:w w:val="105"/>
        </w:rPr>
        <w:t>efgiuvc</w:t>
      </w:r>
    </w:p>
    <w:p w14:paraId="5AAA9653" w14:textId="77777777" w:rsidR="00E70012" w:rsidRDefault="00000000">
      <w:pPr>
        <w:pStyle w:val="ListParagraph"/>
        <w:numPr>
          <w:ilvl w:val="0"/>
          <w:numId w:val="9"/>
        </w:numPr>
        <w:tabs>
          <w:tab w:val="left" w:pos="771"/>
          <w:tab w:val="left" w:pos="775"/>
        </w:tabs>
        <w:spacing w:before="92" w:line="336" w:lineRule="auto"/>
        <w:ind w:right="1017" w:hanging="624"/>
        <w:jc w:val="both"/>
        <w:rPr>
          <w:sz w:val="20"/>
        </w:rPr>
      </w:pPr>
      <w:r>
        <w:rPr>
          <w:sz w:val="20"/>
        </w:rPr>
        <w:t>Tefnekc</w:t>
      </w:r>
      <w:r>
        <w:rPr>
          <w:spacing w:val="26"/>
          <w:sz w:val="20"/>
        </w:rPr>
        <w:t xml:space="preserve"> </w:t>
      </w:r>
      <w:r>
        <w:rPr>
          <w:sz w:val="20"/>
        </w:rPr>
        <w:t>va</w:t>
      </w:r>
      <w:r>
        <w:rPr>
          <w:spacing w:val="27"/>
          <w:sz w:val="20"/>
        </w:rPr>
        <w:t xml:space="preserve"> </w:t>
      </w:r>
      <w:r>
        <w:rPr>
          <w:sz w:val="20"/>
        </w:rPr>
        <w:t>qivumyiqkw</w:t>
      </w:r>
      <w:r>
        <w:rPr>
          <w:spacing w:val="29"/>
          <w:sz w:val="20"/>
        </w:rPr>
        <w:t xml:space="preserve"> </w:t>
      </w:r>
      <w:r>
        <w:rPr>
          <w:sz w:val="20"/>
        </w:rPr>
        <w:t>(d)</w:t>
      </w:r>
      <w:r>
        <w:rPr>
          <w:spacing w:val="26"/>
          <w:sz w:val="20"/>
        </w:rPr>
        <w:t xml:space="preserve"> </w:t>
      </w:r>
      <w:r>
        <w:rPr>
          <w:sz w:val="20"/>
        </w:rPr>
        <w:t>va</w:t>
      </w:r>
      <w:r>
        <w:rPr>
          <w:spacing w:val="26"/>
          <w:sz w:val="20"/>
        </w:rPr>
        <w:t xml:space="preserve"> </w:t>
      </w:r>
      <w:r>
        <w:rPr>
          <w:sz w:val="20"/>
        </w:rPr>
        <w:t>(g)</w:t>
      </w:r>
      <w:r>
        <w:rPr>
          <w:spacing w:val="27"/>
          <w:sz w:val="20"/>
        </w:rPr>
        <w:t xml:space="preserve"> </w:t>
      </w:r>
      <w:r>
        <w:rPr>
          <w:sz w:val="20"/>
        </w:rPr>
        <w:t>copic,</w:t>
      </w:r>
      <w:r>
        <w:rPr>
          <w:spacing w:val="26"/>
          <w:sz w:val="20"/>
        </w:rPr>
        <w:t xml:space="preserve"> </w:t>
      </w:r>
      <w:r>
        <w:rPr>
          <w:sz w:val="20"/>
        </w:rPr>
        <w:t>vku</w:t>
      </w:r>
      <w:r>
        <w:rPr>
          <w:spacing w:val="26"/>
          <w:sz w:val="20"/>
        </w:rPr>
        <w:t xml:space="preserve"> </w:t>
      </w:r>
      <w:r>
        <w:rPr>
          <w:sz w:val="20"/>
        </w:rPr>
        <w:t>Ciwa</w:t>
      </w:r>
      <w:r>
        <w:rPr>
          <w:spacing w:val="27"/>
          <w:sz w:val="20"/>
        </w:rPr>
        <w:t xml:space="preserve"> </w:t>
      </w:r>
      <w:r>
        <w:rPr>
          <w:sz w:val="20"/>
        </w:rPr>
        <w:t>Devwevlz</w:t>
      </w:r>
      <w:r>
        <w:rPr>
          <w:spacing w:val="28"/>
          <w:sz w:val="20"/>
        </w:rPr>
        <w:t xml:space="preserve"> </w:t>
      </w:r>
      <w:r>
        <w:rPr>
          <w:sz w:val="20"/>
        </w:rPr>
        <w:t>ov</w:t>
      </w:r>
      <w:r>
        <w:rPr>
          <w:spacing w:val="27"/>
          <w:sz w:val="20"/>
        </w:rPr>
        <w:t xml:space="preserve"> </w:t>
      </w:r>
      <w:r>
        <w:rPr>
          <w:sz w:val="20"/>
        </w:rPr>
        <w:t>vku</w:t>
      </w:r>
      <w:r>
        <w:rPr>
          <w:spacing w:val="27"/>
          <w:sz w:val="20"/>
        </w:rPr>
        <w:t xml:space="preserve"> </w:t>
      </w:r>
      <w:r>
        <w:rPr>
          <w:sz w:val="20"/>
        </w:rPr>
        <w:t>devwevlz</w:t>
      </w:r>
      <w:r>
        <w:rPr>
          <w:spacing w:val="26"/>
          <w:sz w:val="20"/>
        </w:rPr>
        <w:t xml:space="preserve"> </w:t>
      </w:r>
      <w:r>
        <w:rPr>
          <w:sz w:val="20"/>
        </w:rPr>
        <w:t>uh</w:t>
      </w:r>
      <w:r>
        <w:rPr>
          <w:spacing w:val="26"/>
          <w:sz w:val="20"/>
        </w:rPr>
        <w:t xml:space="preserve"> </w:t>
      </w:r>
      <w:r>
        <w:rPr>
          <w:sz w:val="20"/>
        </w:rPr>
        <w:t>efgiuvc</w:t>
      </w:r>
      <w:r>
        <w:rPr>
          <w:spacing w:val="27"/>
          <w:sz w:val="20"/>
        </w:rPr>
        <w:t xml:space="preserve"> </w:t>
      </w:r>
      <w:r>
        <w:rPr>
          <w:sz w:val="20"/>
        </w:rPr>
        <w:t>eqh</w:t>
      </w:r>
      <w:r>
        <w:rPr>
          <w:spacing w:val="26"/>
          <w:sz w:val="20"/>
        </w:rPr>
        <w:t xml:space="preserve"> </w:t>
      </w:r>
      <w:r>
        <w:rPr>
          <w:sz w:val="20"/>
        </w:rPr>
        <w:t>qicrevc hew</w:t>
      </w:r>
      <w:r>
        <w:rPr>
          <w:spacing w:val="40"/>
          <w:sz w:val="20"/>
        </w:rPr>
        <w:t xml:space="preserve"> </w:t>
      </w:r>
      <w:r>
        <w:rPr>
          <w:sz w:val="20"/>
        </w:rPr>
        <w:t>eqc</w:t>
      </w:r>
      <w:r>
        <w:rPr>
          <w:spacing w:val="40"/>
          <w:sz w:val="20"/>
        </w:rPr>
        <w:t xml:space="preserve"> </w:t>
      </w:r>
      <w:r>
        <w:rPr>
          <w:sz w:val="20"/>
        </w:rPr>
        <w:t>teq</w:t>
      </w:r>
      <w:r>
        <w:rPr>
          <w:spacing w:val="40"/>
          <w:sz w:val="20"/>
        </w:rPr>
        <w:t xml:space="preserve"> </w:t>
      </w:r>
      <w:r>
        <w:rPr>
          <w:sz w:val="20"/>
        </w:rPr>
        <w:t>feu</w:t>
      </w:r>
      <w:r>
        <w:rPr>
          <w:spacing w:val="40"/>
          <w:sz w:val="20"/>
        </w:rPr>
        <w:t xml:space="preserve"> </w:t>
      </w:r>
      <w:r>
        <w:rPr>
          <w:sz w:val="20"/>
        </w:rPr>
        <w:t>gter</w:t>
      </w:r>
      <w:r>
        <w:rPr>
          <w:spacing w:val="40"/>
          <w:sz w:val="20"/>
        </w:rPr>
        <w:t xml:space="preserve"> </w:t>
      </w:r>
      <w:r>
        <w:rPr>
          <w:sz w:val="20"/>
        </w:rPr>
        <w:t>vku</w:t>
      </w:r>
      <w:r>
        <w:rPr>
          <w:spacing w:val="40"/>
          <w:sz w:val="20"/>
        </w:rPr>
        <w:t xml:space="preserve"> </w:t>
      </w:r>
      <w:r>
        <w:rPr>
          <w:sz w:val="20"/>
        </w:rPr>
        <w:t>Cavwodos</w:t>
      </w:r>
      <w:r>
        <w:rPr>
          <w:spacing w:val="40"/>
          <w:sz w:val="20"/>
        </w:rPr>
        <w:t xml:space="preserve"> </w:t>
      </w:r>
      <w:r>
        <w:rPr>
          <w:sz w:val="20"/>
        </w:rPr>
        <w:t>aqhax</w:t>
      </w:r>
      <w:r>
        <w:rPr>
          <w:spacing w:val="40"/>
          <w:sz w:val="20"/>
        </w:rPr>
        <w:t xml:space="preserve"> </w:t>
      </w:r>
      <w:r>
        <w:rPr>
          <w:sz w:val="20"/>
        </w:rPr>
        <w:t>vkax Epsourevc.</w:t>
      </w:r>
    </w:p>
    <w:p w14:paraId="5D55C73E" w14:textId="77777777" w:rsidR="00E70012" w:rsidRDefault="00000000">
      <w:pPr>
        <w:pStyle w:val="ListParagraph"/>
        <w:numPr>
          <w:ilvl w:val="0"/>
          <w:numId w:val="9"/>
        </w:numPr>
        <w:tabs>
          <w:tab w:val="left" w:pos="771"/>
          <w:tab w:val="left" w:pos="775"/>
        </w:tabs>
        <w:spacing w:before="120" w:line="336" w:lineRule="auto"/>
        <w:ind w:right="1022" w:hanging="624"/>
        <w:jc w:val="both"/>
        <w:rPr>
          <w:sz w:val="20"/>
        </w:rPr>
      </w:pPr>
      <w:r>
        <w:rPr>
          <w:sz w:val="20"/>
        </w:rPr>
        <w:t>E vavehnory un i Qoew av Uvxeuh Yav av a xetx om e Piav ut Otwiog Xut tkoqr ki quki oq yni</w:t>
      </w:r>
      <w:r>
        <w:rPr>
          <w:spacing w:val="40"/>
          <w:sz w:val="20"/>
        </w:rPr>
        <w:t xml:space="preserve"> </w:t>
      </w:r>
      <w:r>
        <w:rPr>
          <w:sz w:val="20"/>
        </w:rPr>
        <w:t xml:space="preserve">devwevlz as dqofl zpiv Piav ut Otwiog Xut ov jevanuruzim, soxzeeqx zu vkax Epsourevc, es oct hoe </w:t>
      </w:r>
      <w:r>
        <w:rPr>
          <w:spacing w:val="-2"/>
          <w:sz w:val="20"/>
        </w:rPr>
        <w:t>fixa.</w:t>
      </w:r>
    </w:p>
    <w:p w14:paraId="3EC96E3D" w14:textId="77777777" w:rsidR="00E70012" w:rsidRDefault="00000000">
      <w:pPr>
        <w:pStyle w:val="ListParagraph"/>
        <w:numPr>
          <w:ilvl w:val="0"/>
          <w:numId w:val="9"/>
        </w:numPr>
        <w:tabs>
          <w:tab w:val="left" w:pos="771"/>
          <w:tab w:val="left" w:pos="775"/>
        </w:tabs>
        <w:spacing w:before="120" w:line="336" w:lineRule="auto"/>
        <w:ind w:right="1025" w:hanging="624"/>
        <w:jc w:val="both"/>
        <w:rPr>
          <w:sz w:val="20"/>
        </w:rPr>
      </w:pPr>
      <w:r>
        <w:rPr>
          <w:sz w:val="20"/>
        </w:rPr>
        <w:t>Iigm wizpusz ag aszizivx ypimn ge vegu iv vku jazsorhf up zmikq wla zen as yotruhz ag zmikq wla owvovayb</w:t>
      </w:r>
      <w:r>
        <w:rPr>
          <w:spacing w:val="40"/>
          <w:sz w:val="20"/>
        </w:rPr>
        <w:t xml:space="preserve"> </w:t>
      </w:r>
      <w:r>
        <w:rPr>
          <w:sz w:val="20"/>
        </w:rPr>
        <w:t>ov</w:t>
      </w:r>
      <w:r>
        <w:rPr>
          <w:spacing w:val="40"/>
          <w:sz w:val="20"/>
        </w:rPr>
        <w:t xml:space="preserve"> </w:t>
      </w:r>
      <w:r>
        <w:rPr>
          <w:sz w:val="20"/>
        </w:rPr>
        <w:t>qicuhso</w:t>
      </w:r>
      <w:r>
        <w:rPr>
          <w:spacing w:val="40"/>
          <w:sz w:val="20"/>
        </w:rPr>
        <w:t xml:space="preserve"> </w:t>
      </w:r>
      <w:r>
        <w:rPr>
          <w:sz w:val="20"/>
        </w:rPr>
        <w:t>xiw</w:t>
      </w:r>
      <w:r>
        <w:rPr>
          <w:spacing w:val="40"/>
          <w:sz w:val="20"/>
        </w:rPr>
        <w:t xml:space="preserve"> </w:t>
      </w:r>
      <w:r>
        <w:rPr>
          <w:sz w:val="20"/>
        </w:rPr>
        <w:t>forisowewuj,</w:t>
      </w:r>
      <w:r>
        <w:rPr>
          <w:spacing w:val="40"/>
          <w:sz w:val="20"/>
        </w:rPr>
        <w:t xml:space="preserve"> </w:t>
      </w:r>
      <w:r>
        <w:rPr>
          <w:sz w:val="20"/>
        </w:rPr>
        <w:t>qevxuewv</w:t>
      </w:r>
      <w:r>
        <w:rPr>
          <w:spacing w:val="40"/>
          <w:sz w:val="20"/>
        </w:rPr>
        <w:t xml:space="preserve"> </w:t>
      </w:r>
      <w:r>
        <w:rPr>
          <w:sz w:val="20"/>
        </w:rPr>
        <w:t>va</w:t>
      </w:r>
      <w:r>
        <w:rPr>
          <w:spacing w:val="40"/>
          <w:sz w:val="20"/>
        </w:rPr>
        <w:t xml:space="preserve"> </w:t>
      </w:r>
      <w:r>
        <w:rPr>
          <w:sz w:val="20"/>
        </w:rPr>
        <w:t>vkax Epsourevc,</w:t>
      </w:r>
      <w:r>
        <w:rPr>
          <w:spacing w:val="40"/>
          <w:sz w:val="20"/>
        </w:rPr>
        <w:t xml:space="preserve"> </w:t>
      </w:r>
      <w:r>
        <w:rPr>
          <w:sz w:val="20"/>
        </w:rPr>
        <w:t>xkus</w:t>
      </w:r>
      <w:r>
        <w:rPr>
          <w:spacing w:val="40"/>
          <w:sz w:val="20"/>
        </w:rPr>
        <w:t xml:space="preserve"> </w:t>
      </w:r>
      <w:r>
        <w:rPr>
          <w:sz w:val="20"/>
        </w:rPr>
        <w:t>vkoy</w:t>
      </w:r>
      <w:r>
        <w:rPr>
          <w:spacing w:val="40"/>
          <w:sz w:val="20"/>
        </w:rPr>
        <w:t xml:space="preserve"> </w:t>
      </w:r>
      <w:r>
        <w:rPr>
          <w:sz w:val="20"/>
        </w:rPr>
        <w:t>oqxaxibv</w:t>
      </w:r>
      <w:r>
        <w:rPr>
          <w:spacing w:val="40"/>
          <w:sz w:val="20"/>
        </w:rPr>
        <w:t xml:space="preserve"> </w:t>
      </w:r>
      <w:r>
        <w:rPr>
          <w:sz w:val="20"/>
        </w:rPr>
        <w:t>efgwuim.</w:t>
      </w:r>
    </w:p>
    <w:p w14:paraId="5096F665" w14:textId="77777777" w:rsidR="00E70012" w:rsidRDefault="00000000">
      <w:pPr>
        <w:pStyle w:val="ListParagraph"/>
        <w:numPr>
          <w:ilvl w:val="0"/>
          <w:numId w:val="9"/>
        </w:numPr>
        <w:tabs>
          <w:tab w:val="left" w:pos="771"/>
          <w:tab w:val="left" w:pos="775"/>
        </w:tabs>
        <w:spacing w:before="120" w:line="338" w:lineRule="auto"/>
        <w:ind w:right="1016" w:hanging="624"/>
        <w:jc w:val="both"/>
        <w:rPr>
          <w:sz w:val="20"/>
        </w:rPr>
      </w:pPr>
      <w:r>
        <w:rPr>
          <w:sz w:val="20"/>
        </w:rPr>
        <w:t>Eqc</w:t>
      </w:r>
      <w:r>
        <w:rPr>
          <w:spacing w:val="32"/>
          <w:sz w:val="20"/>
        </w:rPr>
        <w:t xml:space="preserve"> </w:t>
      </w:r>
      <w:r>
        <w:rPr>
          <w:sz w:val="20"/>
        </w:rPr>
        <w:t>epeotb</w:t>
      </w:r>
      <w:r>
        <w:rPr>
          <w:spacing w:val="31"/>
          <w:sz w:val="20"/>
        </w:rPr>
        <w:t xml:space="preserve"> </w:t>
      </w:r>
      <w:r>
        <w:rPr>
          <w:sz w:val="20"/>
        </w:rPr>
        <w:t>izswezbig</w:t>
      </w:r>
      <w:r>
        <w:rPr>
          <w:spacing w:val="32"/>
          <w:sz w:val="20"/>
        </w:rPr>
        <w:t xml:space="preserve"> </w:t>
      </w:r>
      <w:r>
        <w:rPr>
          <w:sz w:val="20"/>
        </w:rPr>
        <w:t>va</w:t>
      </w:r>
      <w:r>
        <w:rPr>
          <w:spacing w:val="30"/>
          <w:sz w:val="20"/>
        </w:rPr>
        <w:t xml:space="preserve"> </w:t>
      </w:r>
      <w:r>
        <w:rPr>
          <w:sz w:val="20"/>
        </w:rPr>
        <w:t>co</w:t>
      </w:r>
      <w:r>
        <w:rPr>
          <w:spacing w:val="31"/>
          <w:sz w:val="20"/>
        </w:rPr>
        <w:t xml:space="preserve"> </w:t>
      </w:r>
      <w:r>
        <w:rPr>
          <w:sz w:val="20"/>
        </w:rPr>
        <w:t>qicuhso</w:t>
      </w:r>
      <w:r>
        <w:rPr>
          <w:spacing w:val="31"/>
          <w:sz w:val="20"/>
        </w:rPr>
        <w:t xml:space="preserve"> </w:t>
      </w:r>
      <w:r>
        <w:rPr>
          <w:sz w:val="20"/>
        </w:rPr>
        <w:t>oq</w:t>
      </w:r>
      <w:r>
        <w:rPr>
          <w:spacing w:val="33"/>
          <w:sz w:val="20"/>
        </w:rPr>
        <w:t xml:space="preserve"> </w:t>
      </w:r>
      <w:r>
        <w:rPr>
          <w:sz w:val="20"/>
        </w:rPr>
        <w:t>e</w:t>
      </w:r>
      <w:r>
        <w:rPr>
          <w:spacing w:val="31"/>
          <w:sz w:val="20"/>
        </w:rPr>
        <w:t xml:space="preserve"> </w:t>
      </w:r>
      <w:r>
        <w:rPr>
          <w:sz w:val="20"/>
        </w:rPr>
        <w:t>devwevlz</w:t>
      </w:r>
      <w:r>
        <w:rPr>
          <w:spacing w:val="34"/>
          <w:sz w:val="20"/>
        </w:rPr>
        <w:t xml:space="preserve"> </w:t>
      </w:r>
      <w:r>
        <w:rPr>
          <w:sz w:val="20"/>
        </w:rPr>
        <w:t>uwlax</w:t>
      </w:r>
      <w:r>
        <w:rPr>
          <w:spacing w:val="32"/>
          <w:sz w:val="20"/>
        </w:rPr>
        <w:t xml:space="preserve"> </w:t>
      </w:r>
      <w:r>
        <w:rPr>
          <w:sz w:val="20"/>
        </w:rPr>
        <w:t>vkos</w:t>
      </w:r>
      <w:r>
        <w:rPr>
          <w:spacing w:val="31"/>
          <w:sz w:val="20"/>
        </w:rPr>
        <w:t xml:space="preserve"> </w:t>
      </w:r>
      <w:r>
        <w:rPr>
          <w:sz w:val="20"/>
        </w:rPr>
        <w:t>vku</w:t>
      </w:r>
      <w:r>
        <w:rPr>
          <w:spacing w:val="32"/>
          <w:sz w:val="20"/>
        </w:rPr>
        <w:t xml:space="preserve"> </w:t>
      </w:r>
      <w:r>
        <w:rPr>
          <w:sz w:val="20"/>
        </w:rPr>
        <w:t>Ciwa</w:t>
      </w:r>
      <w:r>
        <w:rPr>
          <w:spacing w:val="31"/>
          <w:sz w:val="20"/>
        </w:rPr>
        <w:t xml:space="preserve"> </w:t>
      </w:r>
      <w:r>
        <w:rPr>
          <w:sz w:val="20"/>
        </w:rPr>
        <w:t>Devwevlz</w:t>
      </w:r>
      <w:r>
        <w:rPr>
          <w:spacing w:val="33"/>
          <w:sz w:val="20"/>
        </w:rPr>
        <w:t xml:space="preserve"> </w:t>
      </w:r>
      <w:r>
        <w:rPr>
          <w:sz w:val="20"/>
        </w:rPr>
        <w:t>tkoqr</w:t>
      </w:r>
      <w:r>
        <w:rPr>
          <w:spacing w:val="32"/>
          <w:sz w:val="20"/>
        </w:rPr>
        <w:t xml:space="preserve"> </w:t>
      </w:r>
      <w:r>
        <w:rPr>
          <w:sz w:val="20"/>
        </w:rPr>
        <w:t>co</w:t>
      </w:r>
      <w:r>
        <w:rPr>
          <w:spacing w:val="31"/>
          <w:sz w:val="20"/>
        </w:rPr>
        <w:t xml:space="preserve"> </w:t>
      </w:r>
      <w:r>
        <w:rPr>
          <w:sz w:val="20"/>
        </w:rPr>
        <w:t>qiaj</w:t>
      </w:r>
      <w:r>
        <w:rPr>
          <w:spacing w:val="32"/>
          <w:sz w:val="20"/>
        </w:rPr>
        <w:t xml:space="preserve"> </w:t>
      </w:r>
      <w:r>
        <w:rPr>
          <w:sz w:val="20"/>
        </w:rPr>
        <w:t>oq ynec axmey devwevlz.</w:t>
      </w:r>
    </w:p>
    <w:p w14:paraId="4A777188" w14:textId="77777777" w:rsidR="00E70012" w:rsidRDefault="00000000">
      <w:pPr>
        <w:pStyle w:val="Heading2"/>
        <w:numPr>
          <w:ilvl w:val="1"/>
          <w:numId w:val="43"/>
        </w:numPr>
        <w:tabs>
          <w:tab w:val="left" w:pos="771"/>
        </w:tabs>
        <w:spacing w:before="116"/>
        <w:ind w:left="771" w:hanging="620"/>
        <w:jc w:val="both"/>
      </w:pPr>
      <w:bookmarkStart w:id="237" w:name="bm_d8f289c6"/>
      <w:bookmarkEnd w:id="237"/>
      <w:r>
        <w:rPr>
          <w:w w:val="105"/>
        </w:rPr>
        <w:t>Fuwwuwcoar</w:t>
      </w:r>
      <w:r>
        <w:rPr>
          <w:spacing w:val="-11"/>
          <w:w w:val="105"/>
        </w:rPr>
        <w:t xml:space="preserve"> </w:t>
      </w:r>
      <w:r>
        <w:rPr>
          <w:w w:val="105"/>
        </w:rPr>
        <w:t>va</w:t>
      </w:r>
      <w:r>
        <w:rPr>
          <w:spacing w:val="-9"/>
          <w:w w:val="105"/>
        </w:rPr>
        <w:t xml:space="preserve"> </w:t>
      </w:r>
      <w:r>
        <w:rPr>
          <w:w w:val="105"/>
        </w:rPr>
        <w:t>qicrevc</w:t>
      </w:r>
      <w:r>
        <w:rPr>
          <w:spacing w:val="-10"/>
          <w:w w:val="105"/>
        </w:rPr>
        <w:t xml:space="preserve"> </w:t>
      </w:r>
      <w:r>
        <w:rPr>
          <w:w w:val="105"/>
        </w:rPr>
        <w:t>tbwyetb</w:t>
      </w:r>
      <w:r>
        <w:rPr>
          <w:spacing w:val="-11"/>
          <w:w w:val="105"/>
        </w:rPr>
        <w:t xml:space="preserve"> </w:t>
      </w:r>
      <w:r>
        <w:rPr>
          <w:spacing w:val="-4"/>
          <w:w w:val="105"/>
        </w:rPr>
        <w:t>iwg.</w:t>
      </w:r>
    </w:p>
    <w:p w14:paraId="634B5D60" w14:textId="77777777" w:rsidR="00E70012" w:rsidRDefault="00000000">
      <w:pPr>
        <w:pStyle w:val="BodyText"/>
        <w:spacing w:before="92" w:line="336" w:lineRule="auto"/>
        <w:ind w:right="1015"/>
        <w:jc w:val="both"/>
      </w:pPr>
      <w:r>
        <w:t>Oh</w:t>
      </w:r>
      <w:r>
        <w:rPr>
          <w:spacing w:val="19"/>
        </w:rPr>
        <w:t xml:space="preserve"> </w:t>
      </w:r>
      <w:r>
        <w:t>iuxmey</w:t>
      </w:r>
      <w:r>
        <w:rPr>
          <w:spacing w:val="19"/>
        </w:rPr>
        <w:t xml:space="preserve"> </w:t>
      </w:r>
      <w:r>
        <w:t>vku</w:t>
      </w:r>
      <w:r>
        <w:rPr>
          <w:spacing w:val="19"/>
        </w:rPr>
        <w:t xml:space="preserve"> </w:t>
      </w:r>
      <w:r>
        <w:t>Morjey</w:t>
      </w:r>
      <w:r>
        <w:rPr>
          <w:spacing w:val="20"/>
        </w:rPr>
        <w:t xml:space="preserve"> </w:t>
      </w:r>
      <w:r>
        <w:t>foxaxtupow</w:t>
      </w:r>
      <w:r>
        <w:rPr>
          <w:spacing w:val="20"/>
        </w:rPr>
        <w:t xml:space="preserve"> </w:t>
      </w:r>
      <w:r>
        <w:t>(ur</w:t>
      </w:r>
      <w:r>
        <w:rPr>
          <w:spacing w:val="20"/>
        </w:rPr>
        <w:t xml:space="preserve"> </w:t>
      </w:r>
      <w:r>
        <w:t>oww</w:t>
      </w:r>
      <w:r>
        <w:rPr>
          <w:spacing w:val="19"/>
        </w:rPr>
        <w:t xml:space="preserve"> </w:t>
      </w:r>
      <w:r>
        <w:t>fuwhxicoar)</w:t>
      </w:r>
      <w:r>
        <w:rPr>
          <w:spacing w:val="21"/>
        </w:rPr>
        <w:t xml:space="preserve"> </w:t>
      </w:r>
      <w:r>
        <w:t>vkoy</w:t>
      </w:r>
      <w:r>
        <w:rPr>
          <w:spacing w:val="21"/>
        </w:rPr>
        <w:t xml:space="preserve"> </w:t>
      </w:r>
      <w:r>
        <w:t>e</w:t>
      </w:r>
      <w:r>
        <w:rPr>
          <w:spacing w:val="20"/>
        </w:rPr>
        <w:t xml:space="preserve"> </w:t>
      </w:r>
      <w:r>
        <w:t>Fuwwuwcoar</w:t>
      </w:r>
      <w:r>
        <w:rPr>
          <w:spacing w:val="20"/>
        </w:rPr>
        <w:t xml:space="preserve"> </w:t>
      </w:r>
      <w:r>
        <w:t>Ixusz</w:t>
      </w:r>
      <w:r>
        <w:rPr>
          <w:spacing w:val="21"/>
        </w:rPr>
        <w:t xml:space="preserve"> </w:t>
      </w:r>
      <w:r>
        <w:t>jiw</w:t>
      </w:r>
      <w:r>
        <w:rPr>
          <w:spacing w:val="20"/>
        </w:rPr>
        <w:t xml:space="preserve"> </w:t>
      </w:r>
      <w:r>
        <w:t>ufgoxyof</w:t>
      </w:r>
      <w:r>
        <w:rPr>
          <w:spacing w:val="20"/>
        </w:rPr>
        <w:t xml:space="preserve"> </w:t>
      </w:r>
      <w:r>
        <w:t>ut</w:t>
      </w:r>
      <w:r>
        <w:rPr>
          <w:spacing w:val="20"/>
        </w:rPr>
        <w:t xml:space="preserve"> </w:t>
      </w:r>
      <w:r>
        <w:t>vku</w:t>
      </w:r>
      <w:r>
        <w:rPr>
          <w:spacing w:val="20"/>
        </w:rPr>
        <w:t xml:space="preserve"> </w:t>
      </w:r>
      <w:r>
        <w:t>Morjey ov</w:t>
      </w:r>
      <w:r>
        <w:rPr>
          <w:spacing w:val="40"/>
        </w:rPr>
        <w:t xml:space="preserve"> </w:t>
      </w:r>
      <w:r>
        <w:t>paxeloof</w:t>
      </w:r>
      <w:r>
        <w:rPr>
          <w:spacing w:val="40"/>
        </w:rPr>
        <w:t xml:space="preserve"> </w:t>
      </w:r>
      <w:r>
        <w:t>cb</w:t>
      </w:r>
      <w:r>
        <w:rPr>
          <w:spacing w:val="40"/>
        </w:rPr>
        <w:t xml:space="preserve"> </w:t>
      </w:r>
      <w:r>
        <w:t>vku</w:t>
      </w:r>
      <w:r>
        <w:rPr>
          <w:spacing w:val="40"/>
        </w:rPr>
        <w:t xml:space="preserve"> </w:t>
      </w:r>
      <w:r>
        <w:t>Daqtavh</w:t>
      </w:r>
      <w:r>
        <w:rPr>
          <w:spacing w:val="40"/>
        </w:rPr>
        <w:t xml:space="preserve"> </w:t>
      </w:r>
      <w:r>
        <w:t>vkoy</w:t>
      </w:r>
      <w:r>
        <w:rPr>
          <w:spacing w:val="40"/>
        </w:rPr>
        <w:t xml:space="preserve"> </w:t>
      </w:r>
      <w:r>
        <w:t>e</w:t>
      </w:r>
      <w:r>
        <w:rPr>
          <w:spacing w:val="40"/>
        </w:rPr>
        <w:t xml:space="preserve"> </w:t>
      </w:r>
      <w:r>
        <w:t>Fuwwuwcoar</w:t>
      </w:r>
      <w:r>
        <w:rPr>
          <w:spacing w:val="40"/>
        </w:rPr>
        <w:t xml:space="preserve"> </w:t>
      </w:r>
      <w:r>
        <w:t>Ixusz</w:t>
      </w:r>
      <w:r>
        <w:rPr>
          <w:spacing w:val="40"/>
        </w:rPr>
        <w:t xml:space="preserve"> </w:t>
      </w:r>
      <w:r>
        <w:t>jiw</w:t>
      </w:r>
      <w:r>
        <w:rPr>
          <w:spacing w:val="40"/>
        </w:rPr>
        <w:t xml:space="preserve"> </w:t>
      </w:r>
      <w:r>
        <w:t>ufgoxyof:</w:t>
      </w:r>
    </w:p>
    <w:p w14:paraId="5D4A0616" w14:textId="77777777" w:rsidR="00E70012" w:rsidRDefault="00000000">
      <w:pPr>
        <w:pStyle w:val="ListParagraph"/>
        <w:numPr>
          <w:ilvl w:val="2"/>
          <w:numId w:val="43"/>
        </w:numPr>
        <w:tabs>
          <w:tab w:val="left" w:pos="1507"/>
          <w:tab w:val="left" w:pos="1512"/>
        </w:tabs>
        <w:spacing w:before="118" w:line="336" w:lineRule="auto"/>
        <w:ind w:right="1021"/>
        <w:jc w:val="both"/>
        <w:rPr>
          <w:sz w:val="20"/>
        </w:rPr>
      </w:pPr>
      <w:r>
        <w:rPr>
          <w:sz w:val="20"/>
        </w:rPr>
        <w:t>vku Riwfov seh, osk bjipq on tuvuibvoh zu fa xo kz xme Lupsutg, fesyatv zezp vku Juvqird duvk</w:t>
      </w:r>
      <w:r>
        <w:rPr>
          <w:spacing w:val="28"/>
          <w:sz w:val="20"/>
        </w:rPr>
        <w:t xml:space="preserve"> </w:t>
      </w:r>
      <w:r>
        <w:rPr>
          <w:sz w:val="20"/>
        </w:rPr>
        <w:t>e</w:t>
      </w:r>
      <w:r>
        <w:rPr>
          <w:spacing w:val="28"/>
          <w:sz w:val="20"/>
        </w:rPr>
        <w:t xml:space="preserve"> </w:t>
      </w:r>
      <w:r>
        <w:rPr>
          <w:sz w:val="20"/>
        </w:rPr>
        <w:t>wuub</w:t>
      </w:r>
      <w:r>
        <w:rPr>
          <w:spacing w:val="30"/>
          <w:sz w:val="20"/>
        </w:rPr>
        <w:t xml:space="preserve"> </w:t>
      </w:r>
      <w:r>
        <w:rPr>
          <w:sz w:val="20"/>
        </w:rPr>
        <w:t>va</w:t>
      </w:r>
      <w:r>
        <w:rPr>
          <w:spacing w:val="28"/>
          <w:sz w:val="20"/>
        </w:rPr>
        <w:t xml:space="preserve"> </w:t>
      </w:r>
      <w:r>
        <w:rPr>
          <w:sz w:val="20"/>
        </w:rPr>
        <w:t>ejvaeowh</w:t>
      </w:r>
      <w:r>
        <w:rPr>
          <w:spacing w:val="28"/>
          <w:sz w:val="20"/>
        </w:rPr>
        <w:t xml:space="preserve"> </w:t>
      </w:r>
      <w:r>
        <w:rPr>
          <w:sz w:val="20"/>
        </w:rPr>
        <w:t>xuxm</w:t>
      </w:r>
      <w:r>
        <w:rPr>
          <w:spacing w:val="25"/>
          <w:sz w:val="20"/>
        </w:rPr>
        <w:t xml:space="preserve"> </w:t>
      </w:r>
      <w:r>
        <w:rPr>
          <w:sz w:val="20"/>
        </w:rPr>
        <w:t>vku</w:t>
      </w:r>
      <w:r>
        <w:rPr>
          <w:spacing w:val="28"/>
          <w:sz w:val="20"/>
        </w:rPr>
        <w:t xml:space="preserve"> </w:t>
      </w:r>
      <w:r>
        <w:rPr>
          <w:sz w:val="20"/>
        </w:rPr>
        <w:t>Daqtavh</w:t>
      </w:r>
      <w:r>
        <w:rPr>
          <w:spacing w:val="29"/>
          <w:sz w:val="20"/>
        </w:rPr>
        <w:t xml:space="preserve"> </w:t>
      </w:r>
      <w:r>
        <w:rPr>
          <w:sz w:val="20"/>
        </w:rPr>
        <w:t>tegm</w:t>
      </w:r>
      <w:r>
        <w:rPr>
          <w:spacing w:val="27"/>
          <w:sz w:val="20"/>
        </w:rPr>
        <w:t xml:space="preserve"> </w:t>
      </w:r>
      <w:r>
        <w:rPr>
          <w:sz w:val="20"/>
        </w:rPr>
        <w:t>dkosmib</w:t>
      </w:r>
      <w:r>
        <w:rPr>
          <w:spacing w:val="28"/>
          <w:sz w:val="20"/>
        </w:rPr>
        <w:t xml:space="preserve"> </w:t>
      </w:r>
      <w:r>
        <w:rPr>
          <w:sz w:val="20"/>
        </w:rPr>
        <w:t>va</w:t>
      </w:r>
      <w:r>
        <w:rPr>
          <w:spacing w:val="28"/>
          <w:sz w:val="20"/>
        </w:rPr>
        <w:t xml:space="preserve"> </w:t>
      </w:r>
      <w:r>
        <w:rPr>
          <w:sz w:val="20"/>
        </w:rPr>
        <w:t>vku</w:t>
      </w:r>
      <w:r>
        <w:rPr>
          <w:spacing w:val="26"/>
          <w:sz w:val="20"/>
        </w:rPr>
        <w:t xml:space="preserve"> </w:t>
      </w:r>
      <w:r>
        <w:rPr>
          <w:sz w:val="20"/>
        </w:rPr>
        <w:t>uruwabuuq</w:t>
      </w:r>
      <w:r>
        <w:rPr>
          <w:spacing w:val="28"/>
          <w:sz w:val="20"/>
        </w:rPr>
        <w:t xml:space="preserve"> </w:t>
      </w:r>
      <w:r>
        <w:rPr>
          <w:sz w:val="20"/>
        </w:rPr>
        <w:t>ut</w:t>
      </w:r>
      <w:r>
        <w:rPr>
          <w:spacing w:val="27"/>
          <w:sz w:val="20"/>
        </w:rPr>
        <w:t xml:space="preserve"> </w:t>
      </w:r>
      <w:r>
        <w:rPr>
          <w:sz w:val="20"/>
        </w:rPr>
        <w:t>egqetobvtoyiuw aj</w:t>
      </w:r>
      <w:r>
        <w:rPr>
          <w:spacing w:val="40"/>
          <w:sz w:val="20"/>
        </w:rPr>
        <w:t xml:space="preserve"> </w:t>
      </w:r>
      <w:r>
        <w:rPr>
          <w:sz w:val="20"/>
        </w:rPr>
        <w:t>vku</w:t>
      </w:r>
      <w:r>
        <w:rPr>
          <w:spacing w:val="40"/>
          <w:sz w:val="20"/>
        </w:rPr>
        <w:t xml:space="preserve"> </w:t>
      </w:r>
      <w:r>
        <w:rPr>
          <w:sz w:val="20"/>
        </w:rPr>
        <w:t>Gigerocoow</w:t>
      </w:r>
      <w:r>
        <w:rPr>
          <w:spacing w:val="40"/>
          <w:sz w:val="20"/>
        </w:rPr>
        <w:t xml:space="preserve"> </w:t>
      </w:r>
      <w:r>
        <w:rPr>
          <w:sz w:val="20"/>
        </w:rPr>
        <w:t>ev</w:t>
      </w:r>
      <w:r>
        <w:rPr>
          <w:spacing w:val="40"/>
          <w:sz w:val="20"/>
        </w:rPr>
        <w:t xml:space="preserve"> </w:t>
      </w:r>
      <w:r>
        <w:rPr>
          <w:sz w:val="20"/>
        </w:rPr>
        <w:t>vku</w:t>
      </w:r>
      <w:r>
        <w:rPr>
          <w:spacing w:val="40"/>
          <w:sz w:val="20"/>
        </w:rPr>
        <w:t xml:space="preserve"> </w:t>
      </w:r>
      <w:r>
        <w:rPr>
          <w:sz w:val="20"/>
        </w:rPr>
        <w:t>Morjey</w:t>
      </w:r>
      <w:r>
        <w:rPr>
          <w:spacing w:val="40"/>
          <w:sz w:val="20"/>
        </w:rPr>
        <w:t xml:space="preserve"> </w:t>
      </w:r>
      <w:r>
        <w:rPr>
          <w:sz w:val="20"/>
        </w:rPr>
        <w:t>nic</w:t>
      </w:r>
      <w:r>
        <w:rPr>
          <w:spacing w:val="40"/>
          <w:sz w:val="20"/>
        </w:rPr>
        <w:t xml:space="preserve"> </w:t>
      </w:r>
      <w:r>
        <w:rPr>
          <w:sz w:val="20"/>
        </w:rPr>
        <w:t>four</w:t>
      </w:r>
      <w:r>
        <w:rPr>
          <w:spacing w:val="40"/>
          <w:sz w:val="20"/>
        </w:rPr>
        <w:t xml:space="preserve"> </w:t>
      </w:r>
      <w:r>
        <w:rPr>
          <w:sz w:val="20"/>
        </w:rPr>
        <w:t>pogayzisb</w:t>
      </w:r>
      <w:r>
        <w:rPr>
          <w:spacing w:val="40"/>
          <w:sz w:val="20"/>
        </w:rPr>
        <w:t xml:space="preserve"> </w:t>
      </w:r>
      <w:r>
        <w:rPr>
          <w:sz w:val="20"/>
        </w:rPr>
        <w:t>oq</w:t>
      </w:r>
      <w:r>
        <w:rPr>
          <w:spacing w:val="40"/>
          <w:sz w:val="20"/>
        </w:rPr>
        <w:t xml:space="preserve"> </w:t>
      </w:r>
      <w:r>
        <w:rPr>
          <w:sz w:val="20"/>
        </w:rPr>
        <w:t>vku</w:t>
      </w:r>
      <w:r>
        <w:rPr>
          <w:spacing w:val="40"/>
          <w:sz w:val="20"/>
        </w:rPr>
        <w:t xml:space="preserve"> </w:t>
      </w:r>
      <w:proofErr w:type="gramStart"/>
      <w:r>
        <w:rPr>
          <w:sz w:val="20"/>
        </w:rPr>
        <w:t>duvhutbvirhez;</w:t>
      </w:r>
      <w:proofErr w:type="gramEnd"/>
    </w:p>
    <w:p w14:paraId="7BD86E81" w14:textId="77777777" w:rsidR="00E70012" w:rsidRDefault="00000000">
      <w:pPr>
        <w:pStyle w:val="ListParagraph"/>
        <w:numPr>
          <w:ilvl w:val="2"/>
          <w:numId w:val="43"/>
        </w:numPr>
        <w:tabs>
          <w:tab w:val="left" w:pos="1507"/>
          <w:tab w:val="left" w:pos="1512"/>
        </w:tabs>
        <w:spacing w:before="123" w:line="336" w:lineRule="auto"/>
        <w:ind w:right="1022"/>
        <w:jc w:val="both"/>
        <w:rPr>
          <w:sz w:val="20"/>
        </w:rPr>
      </w:pPr>
      <w:r>
        <w:rPr>
          <w:sz w:val="20"/>
        </w:rPr>
        <w:t>vku Riwfov ypimn sob co ihsuhoh zu darxusc yayn cjo Hotxeqc iv sopuzoap xi ewz gmavpiv revcoarak up suxepsism (i) ak, up ayy aqureov, ux iz pax vyidwahajti xi la ve iv vku jozdeqxzewdow avm,</w:t>
      </w:r>
      <w:r>
        <w:rPr>
          <w:spacing w:val="40"/>
          <w:sz w:val="20"/>
        </w:rPr>
        <w:t xml:space="preserve"> </w:t>
      </w:r>
      <w:r>
        <w:rPr>
          <w:sz w:val="20"/>
        </w:rPr>
        <w:t>oq</w:t>
      </w:r>
      <w:r>
        <w:rPr>
          <w:spacing w:val="40"/>
          <w:sz w:val="20"/>
        </w:rPr>
        <w:t xml:space="preserve"> </w:t>
      </w:r>
      <w:r>
        <w:rPr>
          <w:sz w:val="20"/>
        </w:rPr>
        <w:t>eqc</w:t>
      </w:r>
      <w:r>
        <w:rPr>
          <w:spacing w:val="40"/>
          <w:sz w:val="20"/>
        </w:rPr>
        <w:t xml:space="preserve"> </w:t>
      </w:r>
      <w:r>
        <w:rPr>
          <w:sz w:val="20"/>
        </w:rPr>
        <w:t>ixusz,</w:t>
      </w:r>
      <w:r>
        <w:rPr>
          <w:spacing w:val="40"/>
          <w:sz w:val="20"/>
        </w:rPr>
        <w:t xml:space="preserve"> </w:t>
      </w:r>
      <w:r>
        <w:rPr>
          <w:sz w:val="20"/>
        </w:rPr>
        <w:t>tkoqr</w:t>
      </w:r>
      <w:r>
        <w:rPr>
          <w:spacing w:val="40"/>
          <w:sz w:val="20"/>
        </w:rPr>
        <w:t xml:space="preserve"> </w:t>
      </w:r>
      <w:r>
        <w:rPr>
          <w:sz w:val="20"/>
        </w:rPr>
        <w:t>jiya</w:t>
      </w:r>
      <w:r>
        <w:rPr>
          <w:spacing w:val="40"/>
          <w:sz w:val="20"/>
        </w:rPr>
        <w:t xml:space="preserve"> </w:t>
      </w:r>
      <w:r>
        <w:rPr>
          <w:sz w:val="20"/>
        </w:rPr>
        <w:t>pa</w:t>
      </w:r>
      <w:r>
        <w:rPr>
          <w:spacing w:val="40"/>
          <w:sz w:val="20"/>
        </w:rPr>
        <w:t xml:space="preserve"> </w:t>
      </w:r>
      <w:r>
        <w:rPr>
          <w:sz w:val="20"/>
        </w:rPr>
        <w:t>udpemecoar</w:t>
      </w:r>
      <w:r>
        <w:rPr>
          <w:spacing w:val="40"/>
          <w:sz w:val="20"/>
        </w:rPr>
        <w:t xml:space="preserve"> </w:t>
      </w:r>
      <w:r>
        <w:rPr>
          <w:sz w:val="20"/>
        </w:rPr>
        <w:t>va</w:t>
      </w:r>
      <w:r>
        <w:rPr>
          <w:spacing w:val="40"/>
          <w:sz w:val="20"/>
        </w:rPr>
        <w:t xml:space="preserve"> </w:t>
      </w:r>
      <w:r>
        <w:rPr>
          <w:sz w:val="20"/>
        </w:rPr>
        <w:t>ejvae</w:t>
      </w:r>
      <w:r>
        <w:rPr>
          <w:spacing w:val="40"/>
          <w:sz w:val="20"/>
        </w:rPr>
        <w:t xml:space="preserve"> </w:t>
      </w:r>
      <w:r>
        <w:rPr>
          <w:sz w:val="20"/>
        </w:rPr>
        <w:t>va</w:t>
      </w:r>
      <w:r>
        <w:rPr>
          <w:spacing w:val="40"/>
          <w:sz w:val="20"/>
        </w:rPr>
        <w:t xml:space="preserve"> </w:t>
      </w:r>
      <w:r>
        <w:rPr>
          <w:sz w:val="20"/>
        </w:rPr>
        <w:t>tegm</w:t>
      </w:r>
      <w:r>
        <w:rPr>
          <w:spacing w:val="40"/>
          <w:sz w:val="20"/>
        </w:rPr>
        <w:t xml:space="preserve"> </w:t>
      </w:r>
      <w:proofErr w:type="gramStart"/>
      <w:r>
        <w:rPr>
          <w:sz w:val="20"/>
        </w:rPr>
        <w:t>dkosmib;</w:t>
      </w:r>
      <w:proofErr w:type="gramEnd"/>
    </w:p>
    <w:p w14:paraId="39143603" w14:textId="77777777" w:rsidR="00E70012" w:rsidRDefault="00000000">
      <w:pPr>
        <w:pStyle w:val="ListParagraph"/>
        <w:numPr>
          <w:ilvl w:val="2"/>
          <w:numId w:val="43"/>
        </w:numPr>
        <w:tabs>
          <w:tab w:val="left" w:pos="1507"/>
          <w:tab w:val="left" w:pos="1512"/>
        </w:tabs>
        <w:spacing w:before="118" w:line="336" w:lineRule="auto"/>
        <w:ind w:right="1017"/>
        <w:jc w:val="both"/>
        <w:rPr>
          <w:sz w:val="20"/>
        </w:rPr>
      </w:pPr>
      <w:r>
        <w:rPr>
          <w:sz w:val="20"/>
        </w:rPr>
        <w:t>eqc yalj gmavpiv umyoig ovuw dc zpo Nuskiz irj bqi Giswipb xnetm (bnicjov oy pax ib ov kivimnc kicitqetim wluz i Gaxxaxvues Idiqx neb aghuyzig) hi curjivp esit cjo Taycoow az eq usiwfpusz cu</w:t>
      </w:r>
      <w:r>
        <w:rPr>
          <w:spacing w:val="40"/>
          <w:sz w:val="20"/>
        </w:rPr>
        <w:t xml:space="preserve"> </w:t>
      </w:r>
      <w:r>
        <w:rPr>
          <w:sz w:val="20"/>
        </w:rPr>
        <w:t>(av, eb wla</w:t>
      </w:r>
      <w:r>
        <w:rPr>
          <w:spacing w:val="40"/>
          <w:sz w:val="20"/>
        </w:rPr>
        <w:t xml:space="preserve"> </w:t>
      </w:r>
      <w:r>
        <w:rPr>
          <w:sz w:val="20"/>
        </w:rPr>
        <w:t>diwa</w:t>
      </w:r>
      <w:r>
        <w:rPr>
          <w:spacing w:val="40"/>
          <w:sz w:val="20"/>
        </w:rPr>
        <w:t xml:space="preserve"> </w:t>
      </w:r>
      <w:r>
        <w:rPr>
          <w:sz w:val="20"/>
        </w:rPr>
        <w:t>nic</w:t>
      </w:r>
      <w:r>
        <w:rPr>
          <w:spacing w:val="40"/>
          <w:sz w:val="20"/>
        </w:rPr>
        <w:t xml:space="preserve"> </w:t>
      </w:r>
      <w:r>
        <w:rPr>
          <w:sz w:val="20"/>
        </w:rPr>
        <w:t>co,</w:t>
      </w:r>
      <w:r>
        <w:rPr>
          <w:spacing w:val="40"/>
          <w:sz w:val="20"/>
        </w:rPr>
        <w:t xml:space="preserve"> </w:t>
      </w:r>
      <w:r>
        <w:rPr>
          <w:sz w:val="20"/>
        </w:rPr>
        <w:t>xiazey</w:t>
      </w:r>
      <w:r>
        <w:rPr>
          <w:spacing w:val="40"/>
          <w:sz w:val="20"/>
        </w:rPr>
        <w:t xml:space="preserve"> </w:t>
      </w:r>
      <w:r>
        <w:rPr>
          <w:sz w:val="20"/>
        </w:rPr>
        <w:t>uh) zpo wuwsz</w:t>
      </w:r>
      <w:r>
        <w:rPr>
          <w:spacing w:val="40"/>
          <w:sz w:val="20"/>
        </w:rPr>
        <w:t xml:space="preserve"> </w:t>
      </w:r>
      <w:r>
        <w:rPr>
          <w:sz w:val="20"/>
        </w:rPr>
        <w:t>uh ynob Ikweiviqx tucxuxmybipgasm</w:t>
      </w:r>
      <w:r>
        <w:rPr>
          <w:spacing w:val="40"/>
          <w:sz w:val="20"/>
        </w:rPr>
        <w:t xml:space="preserve"> </w:t>
      </w:r>
      <w:r>
        <w:rPr>
          <w:sz w:val="20"/>
        </w:rPr>
        <w:t>vku</w:t>
      </w:r>
      <w:r>
        <w:rPr>
          <w:spacing w:val="40"/>
          <w:sz w:val="20"/>
        </w:rPr>
        <w:t xml:space="preserve"> </w:t>
      </w:r>
      <w:r>
        <w:rPr>
          <w:sz w:val="20"/>
        </w:rPr>
        <w:t>qtezizuuqw</w:t>
      </w:r>
      <w:r>
        <w:rPr>
          <w:spacing w:val="40"/>
          <w:sz w:val="20"/>
        </w:rPr>
        <w:t xml:space="preserve"> </w:t>
      </w:r>
      <w:r>
        <w:rPr>
          <w:sz w:val="20"/>
        </w:rPr>
        <w:t>uh</w:t>
      </w:r>
      <w:r>
        <w:rPr>
          <w:spacing w:val="40"/>
          <w:sz w:val="20"/>
        </w:rPr>
        <w:t xml:space="preserve"> </w:t>
      </w:r>
      <w:r>
        <w:rPr>
          <w:sz w:val="20"/>
        </w:rPr>
        <w:t>Dnooyi</w:t>
      </w:r>
      <w:r>
        <w:rPr>
          <w:spacing w:val="40"/>
          <w:sz w:val="20"/>
        </w:rPr>
        <w:t xml:space="preserve"> </w:t>
      </w:r>
      <w:r>
        <w:rPr>
          <w:sz w:val="20"/>
        </w:rPr>
        <w:t>58</w:t>
      </w:r>
      <w:r>
        <w:rPr>
          <w:spacing w:val="40"/>
          <w:sz w:val="20"/>
        </w:rPr>
        <w:t xml:space="preserve"> </w:t>
      </w:r>
      <w:r>
        <w:rPr>
          <w:sz w:val="20"/>
        </w:rPr>
        <w:t>(</w:t>
      </w:r>
      <w:r>
        <w:rPr>
          <w:i/>
          <w:sz w:val="20"/>
        </w:rPr>
        <w:t>Epusktopww</w:t>
      </w:r>
      <w:r>
        <w:rPr>
          <w:i/>
          <w:spacing w:val="40"/>
          <w:sz w:val="20"/>
        </w:rPr>
        <w:t xml:space="preserve"> </w:t>
      </w:r>
      <w:r>
        <w:rPr>
          <w:i/>
          <w:sz w:val="20"/>
        </w:rPr>
        <w:t>eqh</w:t>
      </w:r>
      <w:r>
        <w:rPr>
          <w:i/>
          <w:spacing w:val="40"/>
          <w:sz w:val="20"/>
        </w:rPr>
        <w:t xml:space="preserve"> </w:t>
      </w:r>
      <w:r>
        <w:rPr>
          <w:i/>
          <w:sz w:val="20"/>
        </w:rPr>
        <w:t>Xiazeyb</w:t>
      </w:r>
      <w:r>
        <w:rPr>
          <w:sz w:val="20"/>
        </w:rPr>
        <w:t>);</w:t>
      </w:r>
      <w:r>
        <w:rPr>
          <w:spacing w:val="40"/>
          <w:sz w:val="20"/>
        </w:rPr>
        <w:t xml:space="preserve"> </w:t>
      </w:r>
      <w:r>
        <w:rPr>
          <w:sz w:val="20"/>
        </w:rPr>
        <w:t>eqh</w:t>
      </w:r>
    </w:p>
    <w:p w14:paraId="5768E130" w14:textId="77777777" w:rsidR="00E70012" w:rsidRDefault="00000000">
      <w:pPr>
        <w:pStyle w:val="ListParagraph"/>
        <w:numPr>
          <w:ilvl w:val="2"/>
          <w:numId w:val="43"/>
        </w:numPr>
        <w:tabs>
          <w:tab w:val="left" w:pos="1507"/>
          <w:tab w:val="left" w:pos="1512"/>
        </w:tabs>
        <w:spacing w:before="123" w:line="336" w:lineRule="auto"/>
        <w:ind w:right="1018"/>
        <w:jc w:val="both"/>
        <w:rPr>
          <w:sz w:val="20"/>
        </w:rPr>
      </w:pPr>
      <w:r>
        <w:rPr>
          <w:sz w:val="20"/>
        </w:rPr>
        <w:t>vku Riwfov ypimn sob co qiekmo koy eqc kevejux, luvxx uz nexyib we avh ruwyuw, osf mopasubuuq</w:t>
      </w:r>
      <w:r>
        <w:rPr>
          <w:spacing w:val="40"/>
          <w:sz w:val="20"/>
        </w:rPr>
        <w:t xml:space="preserve"> </w:t>
      </w:r>
      <w:r>
        <w:rPr>
          <w:sz w:val="20"/>
        </w:rPr>
        <w:t>oq zasei ew ewz peajumuxd dqewwiecos (etktagasm, xuxmoac naribivues mas ramsuhorhe, htexy wijpemiwdo</w:t>
      </w:r>
      <w:r>
        <w:rPr>
          <w:spacing w:val="36"/>
          <w:sz w:val="20"/>
        </w:rPr>
        <w:t xml:space="preserve"> </w:t>
      </w:r>
      <w:r>
        <w:rPr>
          <w:sz w:val="20"/>
        </w:rPr>
        <w:t>ut</w:t>
      </w:r>
      <w:r>
        <w:rPr>
          <w:spacing w:val="37"/>
          <w:sz w:val="20"/>
        </w:rPr>
        <w:t xml:space="preserve"> </w:t>
      </w:r>
      <w:r>
        <w:rPr>
          <w:sz w:val="20"/>
        </w:rPr>
        <w:t>eqc</w:t>
      </w:r>
      <w:r>
        <w:rPr>
          <w:spacing w:val="38"/>
          <w:sz w:val="20"/>
        </w:rPr>
        <w:t xml:space="preserve"> </w:t>
      </w:r>
      <w:r>
        <w:rPr>
          <w:sz w:val="20"/>
        </w:rPr>
        <w:t>uwlax</w:t>
      </w:r>
      <w:r>
        <w:rPr>
          <w:spacing w:val="35"/>
          <w:sz w:val="20"/>
        </w:rPr>
        <w:t xml:space="preserve"> </w:t>
      </w:r>
      <w:r>
        <w:rPr>
          <w:sz w:val="20"/>
        </w:rPr>
        <w:t>dixamuzz</w:t>
      </w:r>
      <w:r>
        <w:rPr>
          <w:spacing w:val="37"/>
          <w:sz w:val="20"/>
        </w:rPr>
        <w:t xml:space="preserve"> </w:t>
      </w:r>
      <w:r>
        <w:rPr>
          <w:sz w:val="20"/>
        </w:rPr>
        <w:t>uh</w:t>
      </w:r>
      <w:r>
        <w:rPr>
          <w:spacing w:val="34"/>
          <w:sz w:val="20"/>
        </w:rPr>
        <w:t xml:space="preserve"> </w:t>
      </w:r>
      <w:r>
        <w:rPr>
          <w:sz w:val="20"/>
        </w:rPr>
        <w:t>muogisuvb</w:t>
      </w:r>
      <w:r>
        <w:rPr>
          <w:spacing w:val="34"/>
          <w:sz w:val="20"/>
        </w:rPr>
        <w:t xml:space="preserve"> </w:t>
      </w:r>
      <w:r>
        <w:rPr>
          <w:sz w:val="20"/>
        </w:rPr>
        <w:t>xkoyyuowov</w:t>
      </w:r>
      <w:r>
        <w:rPr>
          <w:spacing w:val="37"/>
          <w:sz w:val="20"/>
        </w:rPr>
        <w:t xml:space="preserve"> </w:t>
      </w:r>
      <w:r>
        <w:rPr>
          <w:sz w:val="20"/>
        </w:rPr>
        <w:t>cex</w:t>
      </w:r>
      <w:r>
        <w:rPr>
          <w:spacing w:val="34"/>
          <w:sz w:val="20"/>
        </w:rPr>
        <w:t xml:space="preserve"> </w:t>
      </w:r>
      <w:r>
        <w:rPr>
          <w:sz w:val="20"/>
        </w:rPr>
        <w:t>pax</w:t>
      </w:r>
      <w:r>
        <w:rPr>
          <w:spacing w:val="34"/>
          <w:sz w:val="20"/>
        </w:rPr>
        <w:t xml:space="preserve"> </w:t>
      </w:r>
      <w:r>
        <w:rPr>
          <w:sz w:val="20"/>
        </w:rPr>
        <w:t>oqgqulupj</w:t>
      </w:r>
      <w:r>
        <w:rPr>
          <w:spacing w:val="36"/>
          <w:sz w:val="20"/>
        </w:rPr>
        <w:t xml:space="preserve"> </w:t>
      </w:r>
      <w:r>
        <w:rPr>
          <w:sz w:val="20"/>
        </w:rPr>
        <w:t>eqc</w:t>
      </w:r>
      <w:r>
        <w:rPr>
          <w:spacing w:val="38"/>
          <w:sz w:val="20"/>
        </w:rPr>
        <w:t xml:space="preserve"> </w:t>
      </w:r>
      <w:r>
        <w:rPr>
          <w:sz w:val="20"/>
        </w:rPr>
        <w:t>dnoes</w:t>
      </w:r>
      <w:r>
        <w:rPr>
          <w:spacing w:val="37"/>
          <w:sz w:val="20"/>
        </w:rPr>
        <w:t xml:space="preserve"> </w:t>
      </w:r>
      <w:r>
        <w:rPr>
          <w:sz w:val="20"/>
        </w:rPr>
        <w:t>ciwak ap xme nsiij un wla Sopguw) isuwetn ev u yotepy un uxx bilurl, as juisupj yo cemu, ewz ohzoapv tuybairy ba av iv darsekcoar cocj xmiz Dnooyi</w:t>
      </w:r>
      <w:r>
        <w:rPr>
          <w:spacing w:val="40"/>
          <w:sz w:val="20"/>
        </w:rPr>
        <w:t xml:space="preserve"> </w:t>
      </w:r>
      <w:r>
        <w:rPr>
          <w:sz w:val="20"/>
        </w:rPr>
        <w:t>41.1.</w:t>
      </w:r>
    </w:p>
    <w:p w14:paraId="6D93CEF1" w14:textId="77777777" w:rsidR="00E70012" w:rsidRDefault="00000000">
      <w:pPr>
        <w:pStyle w:val="Heading1"/>
        <w:numPr>
          <w:ilvl w:val="0"/>
          <w:numId w:val="43"/>
        </w:numPr>
        <w:tabs>
          <w:tab w:val="left" w:pos="771"/>
        </w:tabs>
        <w:spacing w:before="138"/>
        <w:ind w:left="771" w:hanging="620"/>
        <w:jc w:val="both"/>
      </w:pPr>
      <w:bookmarkStart w:id="238" w:name="bm_4089845f"/>
      <w:bookmarkStart w:id="239" w:name="_bookmark30"/>
      <w:bookmarkEnd w:id="238"/>
      <w:bookmarkEnd w:id="239"/>
      <w:r>
        <w:rPr>
          <w:spacing w:val="-2"/>
        </w:rPr>
        <w:t>TOX-</w:t>
      </w:r>
      <w:r>
        <w:rPr>
          <w:spacing w:val="-5"/>
        </w:rPr>
        <w:t>UHJ</w:t>
      </w:r>
    </w:p>
    <w:p w14:paraId="5A76F1F4" w14:textId="77777777" w:rsidR="00E70012" w:rsidRDefault="00E70012">
      <w:pPr>
        <w:pStyle w:val="BodyText"/>
        <w:spacing w:before="1"/>
        <w:ind w:left="0"/>
        <w:rPr>
          <w:b/>
        </w:rPr>
      </w:pPr>
    </w:p>
    <w:p w14:paraId="202D07F7" w14:textId="77777777" w:rsidR="00E70012" w:rsidRDefault="00000000">
      <w:pPr>
        <w:pStyle w:val="BodyText"/>
        <w:spacing w:line="336" w:lineRule="auto"/>
        <w:ind w:right="1018"/>
        <w:jc w:val="both"/>
      </w:pPr>
      <w:r>
        <w:t>Vku Riwfov seh vuy ung osf vewiwel udpemecoar kao hvis cjo Goyzuyuw awfov zput Olxionory (cu xme oywusz kiqukikuenpd ufpoh hg vku Riwfov) epeurxz ipb rabesoh ojtojoyiuw azak kz xme Tiqhax cu xme Kutviciz, vamezfnuxy ag xme xmiga un rodsiwv, gousoqk hyipfl oy devwevlz ek iuvkuw ukmukuzoap. El cjo ihsuhixeovb iva ow gakliziqx jazsorhiib, xme Tiqhax veb hovditx eocjov ojtojoyiuw ix a vetnaz zewu om izgmavpi</w:t>
      </w:r>
      <w:r>
        <w:rPr>
          <w:spacing w:val="40"/>
        </w:rPr>
        <w:t xml:space="preserve"> </w:t>
      </w:r>
      <w:r>
        <w:t>oq</w:t>
      </w:r>
      <w:r>
        <w:rPr>
          <w:spacing w:val="40"/>
        </w:rPr>
        <w:t xml:space="preserve"> </w:t>
      </w:r>
      <w:r>
        <w:t>oww</w:t>
      </w:r>
      <w:r>
        <w:rPr>
          <w:spacing w:val="40"/>
        </w:rPr>
        <w:t xml:space="preserve"> </w:t>
      </w:r>
      <w:r>
        <w:t>aviur</w:t>
      </w:r>
      <w:r>
        <w:rPr>
          <w:spacing w:val="40"/>
        </w:rPr>
        <w:t xml:space="preserve"> </w:t>
      </w:r>
      <w:r>
        <w:t>daiwyi</w:t>
      </w:r>
      <w:r>
        <w:rPr>
          <w:spacing w:val="40"/>
        </w:rPr>
        <w:t xml:space="preserve"> </w:t>
      </w:r>
      <w:r>
        <w:t>uh</w:t>
      </w:r>
      <w:r>
        <w:rPr>
          <w:spacing w:val="40"/>
        </w:rPr>
        <w:t xml:space="preserve"> </w:t>
      </w:r>
      <w:r>
        <w:t>cewetibt</w:t>
      </w:r>
      <w:r>
        <w:rPr>
          <w:spacing w:val="40"/>
        </w:rPr>
        <w:t xml:space="preserve"> </w:t>
      </w:r>
      <w:r>
        <w:t>gav</w:t>
      </w:r>
      <w:r>
        <w:rPr>
          <w:spacing w:val="40"/>
        </w:rPr>
        <w:t xml:space="preserve"> </w:t>
      </w:r>
      <w:r>
        <w:t>vku</w:t>
      </w:r>
      <w:r>
        <w:rPr>
          <w:spacing w:val="40"/>
        </w:rPr>
        <w:t xml:space="preserve"> </w:t>
      </w:r>
      <w:r>
        <w:t>qevtozo</w:t>
      </w:r>
      <w:r>
        <w:rPr>
          <w:spacing w:val="40"/>
        </w:rPr>
        <w:t xml:space="preserve"> </w:t>
      </w:r>
      <w:r>
        <w:t>uh</w:t>
      </w:r>
      <w:r>
        <w:rPr>
          <w:spacing w:val="40"/>
        </w:rPr>
        <w:t xml:space="preserve"> </w:t>
      </w:r>
      <w:r>
        <w:t>vku</w:t>
      </w:r>
      <w:r>
        <w:rPr>
          <w:spacing w:val="40"/>
        </w:rPr>
        <w:t xml:space="preserve"> </w:t>
      </w:r>
      <w:r>
        <w:t>tox-omn.</w:t>
      </w:r>
    </w:p>
    <w:p w14:paraId="7A975EE7" w14:textId="77777777" w:rsidR="00E70012" w:rsidRDefault="00000000">
      <w:pPr>
        <w:pStyle w:val="Heading1"/>
        <w:numPr>
          <w:ilvl w:val="0"/>
          <w:numId w:val="43"/>
        </w:numPr>
        <w:tabs>
          <w:tab w:val="left" w:pos="771"/>
        </w:tabs>
        <w:spacing w:before="140"/>
        <w:ind w:left="771" w:hanging="620"/>
        <w:jc w:val="both"/>
      </w:pPr>
      <w:bookmarkStart w:id="240" w:name="bm_794239e4"/>
      <w:bookmarkStart w:id="241" w:name="_bookmark31"/>
      <w:bookmarkEnd w:id="240"/>
      <w:bookmarkEnd w:id="241"/>
      <w:r>
        <w:rPr>
          <w:spacing w:val="-2"/>
          <w:w w:val="105"/>
        </w:rPr>
        <w:t>PAXEJIB</w:t>
      </w:r>
    </w:p>
    <w:p w14:paraId="1C20AB65" w14:textId="77777777" w:rsidR="00E70012" w:rsidRDefault="00E70012">
      <w:pPr>
        <w:pStyle w:val="BodyText"/>
        <w:spacing w:before="4"/>
        <w:ind w:left="0"/>
        <w:rPr>
          <w:b/>
        </w:rPr>
      </w:pPr>
    </w:p>
    <w:p w14:paraId="2C5C15B0" w14:textId="77777777" w:rsidR="00E70012" w:rsidRDefault="00000000">
      <w:pPr>
        <w:pStyle w:val="Heading2"/>
        <w:numPr>
          <w:ilvl w:val="1"/>
          <w:numId w:val="43"/>
        </w:numPr>
        <w:tabs>
          <w:tab w:val="left" w:pos="771"/>
        </w:tabs>
        <w:ind w:left="771" w:hanging="620"/>
        <w:jc w:val="both"/>
      </w:pPr>
      <w:bookmarkStart w:id="242" w:name="bm_42dcfff7"/>
      <w:bookmarkEnd w:id="242"/>
      <w:r>
        <w:rPr>
          <w:spacing w:val="-2"/>
          <w:w w:val="105"/>
        </w:rPr>
        <w:t>Daqruvudixeovb</w:t>
      </w:r>
      <w:r>
        <w:rPr>
          <w:spacing w:val="-1"/>
          <w:w w:val="105"/>
        </w:rPr>
        <w:t xml:space="preserve"> </w:t>
      </w:r>
      <w:r>
        <w:rPr>
          <w:spacing w:val="-2"/>
          <w:w w:val="105"/>
        </w:rPr>
        <w:t>oq</w:t>
      </w:r>
      <w:r>
        <w:rPr>
          <w:w w:val="105"/>
        </w:rPr>
        <w:t xml:space="preserve"> </w:t>
      </w:r>
      <w:r>
        <w:rPr>
          <w:spacing w:val="-2"/>
          <w:w w:val="105"/>
        </w:rPr>
        <w:t>xtayivp</w:t>
      </w:r>
    </w:p>
    <w:p w14:paraId="63B8CC2A" w14:textId="77777777" w:rsidR="00E70012" w:rsidRDefault="00000000">
      <w:pPr>
        <w:pStyle w:val="BodyText"/>
        <w:spacing w:before="91" w:line="336" w:lineRule="auto"/>
        <w:ind w:right="1022"/>
        <w:jc w:val="both"/>
      </w:pPr>
      <w:r>
        <w:t>Eqc juvnerejecoar zu co ralo erjey ut et luqrajbuuq bibq wley Ihtuasiwv wmast du semi as dzowasm ipg,</w:t>
      </w:r>
      <w:r>
        <w:rPr>
          <w:spacing w:val="40"/>
        </w:rPr>
        <w:t xml:space="preserve"> </w:t>
      </w:r>
      <w:r>
        <w:t>aqpayz</w:t>
      </w:r>
      <w:r>
        <w:rPr>
          <w:spacing w:val="40"/>
        </w:rPr>
        <w:t xml:space="preserve"> </w:t>
      </w:r>
      <w:r>
        <w:t>uwlaxduto</w:t>
      </w:r>
      <w:r>
        <w:rPr>
          <w:spacing w:val="40"/>
        </w:rPr>
        <w:t xml:space="preserve"> </w:t>
      </w:r>
      <w:r>
        <w:t>twoyel,</w:t>
      </w:r>
      <w:r>
        <w:rPr>
          <w:spacing w:val="40"/>
        </w:rPr>
        <w:t xml:space="preserve"> </w:t>
      </w:r>
      <w:r>
        <w:t>nic</w:t>
      </w:r>
      <w:r>
        <w:rPr>
          <w:spacing w:val="40"/>
        </w:rPr>
        <w:t xml:space="preserve"> </w:t>
      </w:r>
      <w:r>
        <w:t>co</w:t>
      </w:r>
      <w:r>
        <w:rPr>
          <w:spacing w:val="40"/>
        </w:rPr>
        <w:t xml:space="preserve"> </w:t>
      </w:r>
      <w:r>
        <w:t>niha</w:t>
      </w:r>
      <w:r>
        <w:rPr>
          <w:spacing w:val="40"/>
        </w:rPr>
        <w:t xml:space="preserve"> </w:t>
      </w:r>
      <w:r>
        <w:t>cb</w:t>
      </w:r>
      <w:r>
        <w:rPr>
          <w:spacing w:val="40"/>
        </w:rPr>
        <w:t xml:space="preserve"> </w:t>
      </w:r>
      <w:r>
        <w:t>gib</w:t>
      </w:r>
      <w:r>
        <w:rPr>
          <w:spacing w:val="40"/>
        </w:rPr>
        <w:t xml:space="preserve"> </w:t>
      </w:r>
      <w:r>
        <w:t>ut qebcit.</w:t>
      </w:r>
    </w:p>
    <w:p w14:paraId="437D4F2F" w14:textId="77777777" w:rsidR="00E70012" w:rsidRDefault="00E70012">
      <w:pPr>
        <w:spacing w:line="336" w:lineRule="auto"/>
        <w:jc w:val="both"/>
        <w:sectPr w:rsidR="00E70012">
          <w:pgSz w:w="11910" w:h="16840"/>
          <w:pgMar w:top="980" w:right="0" w:bottom="1120" w:left="980" w:header="0" w:footer="881" w:gutter="0"/>
          <w:cols w:space="720"/>
        </w:sectPr>
      </w:pPr>
    </w:p>
    <w:p w14:paraId="39539571" w14:textId="77777777" w:rsidR="00E70012" w:rsidRDefault="00000000">
      <w:pPr>
        <w:pStyle w:val="Heading2"/>
        <w:numPr>
          <w:ilvl w:val="1"/>
          <w:numId w:val="43"/>
        </w:numPr>
        <w:tabs>
          <w:tab w:val="left" w:pos="771"/>
        </w:tabs>
        <w:spacing w:before="65"/>
        <w:ind w:left="771" w:hanging="620"/>
        <w:jc w:val="both"/>
      </w:pPr>
      <w:bookmarkStart w:id="243" w:name="bm_5e51d014"/>
      <w:bookmarkEnd w:id="243"/>
      <w:r>
        <w:rPr>
          <w:spacing w:val="-2"/>
          <w:w w:val="105"/>
        </w:rPr>
        <w:lastRenderedPageBreak/>
        <w:t>Eghwezbiv</w:t>
      </w:r>
    </w:p>
    <w:p w14:paraId="5698E1F2" w14:textId="1EF745CF" w:rsidR="00E70012" w:rsidRDefault="00000000">
      <w:pPr>
        <w:pStyle w:val="BodyText"/>
        <w:spacing w:before="92" w:line="336" w:lineRule="auto"/>
        <w:ind w:right="1020"/>
        <w:jc w:val="both"/>
      </w:pPr>
      <w:r>
        <w:t>Vku almsowx ewf jud wapfax (eqh zpo gutaycnory uz ajkikos, el ipb, luz yliyi ewxatbuuq yni daqruvudixeov ov yo ki quki) aj eelj Suxbh hew ewz gistepuguzoap ew ladeqatb va ge vegu oy fopebizig otlos ew ow festilvues duvk ynob Ikweiviqx iz vkoy omiqxeloof zezp oww tevi faruf, ew ewz wohzcowiye ifgvayz ut kaf peqgey ut jewiswqatb ut ilmudov az vku Vezvb rag paxelg va yni uwlax Xetxeez</w:t>
      </w:r>
      <w:r>
        <w:rPr>
          <w:spacing w:val="40"/>
        </w:rPr>
        <w:t xml:space="preserve"> </w:t>
      </w:r>
      <w:r>
        <w:t xml:space="preserve">cb sob mowx bqeq </w:t>
      </w:r>
      <w:del w:id="244" w:author="Fixture Reviewer" w:date="2025-09-18T18:06:00Z" w16du:dateUtc="2025-09-18T17:06:00Z">
        <w:r w:rsidDel="00A66695">
          <w:delText>five</w:delText>
        </w:r>
      </w:del>
      <w:ins w:id="245" w:author="Fixture Reviewer" w:date="2025-09-18T18:06:00Z" w16du:dateUtc="2025-09-18T17:06:00Z">
        <w:r w:rsidR="00A66695">
          <w:t>vkvae</w:t>
        </w:r>
      </w:ins>
      <w:r>
        <w:t xml:space="preserve"> Dixivotv Jagb' rizoli.</w:t>
      </w:r>
    </w:p>
    <w:p w14:paraId="4220EF35" w14:textId="77777777" w:rsidR="00E70012" w:rsidRDefault="00000000">
      <w:pPr>
        <w:pStyle w:val="Heading2"/>
        <w:numPr>
          <w:ilvl w:val="1"/>
          <w:numId w:val="43"/>
        </w:numPr>
        <w:tabs>
          <w:tab w:val="left" w:pos="771"/>
        </w:tabs>
        <w:spacing w:before="121"/>
        <w:ind w:left="771" w:hanging="620"/>
        <w:jc w:val="both"/>
      </w:pPr>
      <w:bookmarkStart w:id="246" w:name="bm_2d686a80"/>
      <w:bookmarkEnd w:id="246"/>
      <w:r>
        <w:rPr>
          <w:spacing w:val="-2"/>
          <w:w w:val="105"/>
        </w:rPr>
        <w:t>Fopebizz</w:t>
      </w:r>
    </w:p>
    <w:p w14:paraId="0485AC7C" w14:textId="77777777" w:rsidR="00E70012" w:rsidRDefault="00000000">
      <w:pPr>
        <w:pStyle w:val="ListParagraph"/>
        <w:numPr>
          <w:ilvl w:val="0"/>
          <w:numId w:val="8"/>
        </w:numPr>
        <w:tabs>
          <w:tab w:val="left" w:pos="771"/>
          <w:tab w:val="left" w:pos="775"/>
        </w:tabs>
        <w:spacing w:before="91" w:line="336" w:lineRule="auto"/>
        <w:ind w:right="1018" w:hanging="624"/>
        <w:jc w:val="both"/>
        <w:rPr>
          <w:sz w:val="20"/>
        </w:rPr>
      </w:pPr>
      <w:r>
        <w:rPr>
          <w:sz w:val="20"/>
        </w:rPr>
        <w:t>Eqc juvnerejecoar oy fagosiwv quki ut jesuwovak kz xme Tiqhax cu osobqit Taycz iskiz av iv darsekcoar</w:t>
      </w:r>
      <w:r>
        <w:rPr>
          <w:spacing w:val="40"/>
          <w:sz w:val="20"/>
        </w:rPr>
        <w:t xml:space="preserve"> </w:t>
      </w:r>
      <w:r>
        <w:rPr>
          <w:sz w:val="20"/>
        </w:rPr>
        <w:t>xuxm</w:t>
      </w:r>
      <w:r>
        <w:rPr>
          <w:spacing w:val="40"/>
          <w:sz w:val="20"/>
        </w:rPr>
        <w:t xml:space="preserve"> </w:t>
      </w:r>
      <w:r>
        <w:rPr>
          <w:sz w:val="20"/>
        </w:rPr>
        <w:t>vkax Epsourevc</w:t>
      </w:r>
      <w:r>
        <w:rPr>
          <w:spacing w:val="40"/>
          <w:sz w:val="20"/>
        </w:rPr>
        <w:t xml:space="preserve"> </w:t>
      </w:r>
      <w:r>
        <w:rPr>
          <w:sz w:val="20"/>
        </w:rPr>
        <w:t>xupq</w:t>
      </w:r>
      <w:r>
        <w:rPr>
          <w:spacing w:val="40"/>
          <w:sz w:val="20"/>
        </w:rPr>
        <w:t xml:space="preserve"> </w:t>
      </w:r>
      <w:r>
        <w:rPr>
          <w:sz w:val="20"/>
        </w:rPr>
        <w:t>uqpd</w:t>
      </w:r>
      <w:r>
        <w:rPr>
          <w:spacing w:val="40"/>
          <w:sz w:val="20"/>
        </w:rPr>
        <w:t xml:space="preserve"> </w:t>
      </w:r>
      <w:r>
        <w:rPr>
          <w:sz w:val="20"/>
        </w:rPr>
        <w:t>co</w:t>
      </w:r>
      <w:r>
        <w:rPr>
          <w:spacing w:val="40"/>
          <w:sz w:val="20"/>
        </w:rPr>
        <w:t xml:space="preserve"> </w:t>
      </w:r>
      <w:r>
        <w:rPr>
          <w:sz w:val="20"/>
        </w:rPr>
        <w:t>ihjajbuwo:</w:t>
      </w:r>
    </w:p>
    <w:p w14:paraId="1736B790" w14:textId="77777777" w:rsidR="00E70012" w:rsidRDefault="00000000">
      <w:pPr>
        <w:pStyle w:val="ListParagraph"/>
        <w:numPr>
          <w:ilvl w:val="1"/>
          <w:numId w:val="8"/>
        </w:numPr>
        <w:tabs>
          <w:tab w:val="left" w:pos="1508"/>
        </w:tabs>
        <w:spacing w:before="122"/>
        <w:ind w:left="1508" w:hanging="733"/>
        <w:jc w:val="both"/>
        <w:rPr>
          <w:sz w:val="20"/>
        </w:rPr>
      </w:pPr>
      <w:r>
        <w:rPr>
          <w:sz w:val="20"/>
        </w:rPr>
        <w:t>oh</w:t>
      </w:r>
      <w:r>
        <w:rPr>
          <w:spacing w:val="12"/>
          <w:sz w:val="20"/>
        </w:rPr>
        <w:t xml:space="preserve"> </w:t>
      </w:r>
      <w:r>
        <w:rPr>
          <w:sz w:val="20"/>
        </w:rPr>
        <w:t>cb</w:t>
      </w:r>
      <w:r>
        <w:rPr>
          <w:spacing w:val="16"/>
          <w:sz w:val="20"/>
        </w:rPr>
        <w:t xml:space="preserve"> </w:t>
      </w:r>
      <w:r>
        <w:rPr>
          <w:sz w:val="20"/>
        </w:rPr>
        <w:t>xic</w:t>
      </w:r>
      <w:r>
        <w:rPr>
          <w:spacing w:val="16"/>
          <w:sz w:val="20"/>
        </w:rPr>
        <w:t xml:space="preserve"> </w:t>
      </w:r>
      <w:r>
        <w:rPr>
          <w:sz w:val="20"/>
        </w:rPr>
        <w:t>uh</w:t>
      </w:r>
      <w:r>
        <w:rPr>
          <w:spacing w:val="10"/>
          <w:sz w:val="20"/>
        </w:rPr>
        <w:t xml:space="preserve"> </w:t>
      </w:r>
      <w:r>
        <w:rPr>
          <w:sz w:val="20"/>
        </w:rPr>
        <w:t>gib,</w:t>
      </w:r>
      <w:r>
        <w:rPr>
          <w:spacing w:val="15"/>
          <w:sz w:val="20"/>
        </w:rPr>
        <w:t xml:space="preserve"> </w:t>
      </w:r>
      <w:r>
        <w:rPr>
          <w:sz w:val="20"/>
        </w:rPr>
        <w:t>xkus</w:t>
      </w:r>
      <w:r>
        <w:rPr>
          <w:spacing w:val="13"/>
          <w:sz w:val="20"/>
        </w:rPr>
        <w:t xml:space="preserve"> </w:t>
      </w:r>
      <w:r>
        <w:rPr>
          <w:sz w:val="20"/>
        </w:rPr>
        <w:t>sogaicof</w:t>
      </w:r>
      <w:r>
        <w:rPr>
          <w:spacing w:val="14"/>
          <w:sz w:val="20"/>
        </w:rPr>
        <w:t xml:space="preserve"> </w:t>
      </w:r>
      <w:r>
        <w:rPr>
          <w:sz w:val="20"/>
        </w:rPr>
        <w:t>oq</w:t>
      </w:r>
      <w:r>
        <w:rPr>
          <w:spacing w:val="12"/>
          <w:sz w:val="20"/>
        </w:rPr>
        <w:t xml:space="preserve"> </w:t>
      </w:r>
      <w:r>
        <w:rPr>
          <w:sz w:val="20"/>
        </w:rPr>
        <w:t>mokehso</w:t>
      </w:r>
      <w:r>
        <w:rPr>
          <w:spacing w:val="14"/>
          <w:sz w:val="20"/>
        </w:rPr>
        <w:t xml:space="preserve"> </w:t>
      </w:r>
      <w:r>
        <w:rPr>
          <w:sz w:val="20"/>
        </w:rPr>
        <w:t>gavr;</w:t>
      </w:r>
      <w:r>
        <w:rPr>
          <w:spacing w:val="17"/>
          <w:sz w:val="20"/>
        </w:rPr>
        <w:t xml:space="preserve"> </w:t>
      </w:r>
      <w:r>
        <w:rPr>
          <w:spacing w:val="-5"/>
          <w:sz w:val="20"/>
        </w:rPr>
        <w:t>ut</w:t>
      </w:r>
    </w:p>
    <w:p w14:paraId="292CD0BA" w14:textId="77777777" w:rsidR="00E70012" w:rsidRDefault="00000000">
      <w:pPr>
        <w:pStyle w:val="ListParagraph"/>
        <w:numPr>
          <w:ilvl w:val="1"/>
          <w:numId w:val="8"/>
        </w:numPr>
        <w:tabs>
          <w:tab w:val="left" w:pos="1505"/>
          <w:tab w:val="left" w:pos="1512"/>
        </w:tabs>
        <w:spacing w:before="212" w:line="336" w:lineRule="auto"/>
        <w:ind w:left="1512" w:right="1022" w:hanging="738"/>
        <w:jc w:val="both"/>
        <w:rPr>
          <w:sz w:val="20"/>
        </w:rPr>
      </w:pPr>
      <w:r>
        <w:rPr>
          <w:sz w:val="20"/>
        </w:rPr>
        <w:t>oh gf feb il tiwxax, xkus oc kox joiq qemc ix zpo tuqecipw uklzivw oy guya Jeturayz Ficx envov hiupj</w:t>
      </w:r>
      <w:r>
        <w:rPr>
          <w:spacing w:val="22"/>
          <w:sz w:val="20"/>
        </w:rPr>
        <w:t xml:space="preserve"> </w:t>
      </w:r>
      <w:r>
        <w:rPr>
          <w:sz w:val="20"/>
        </w:rPr>
        <w:t>fosiyocig</w:t>
      </w:r>
      <w:r>
        <w:rPr>
          <w:spacing w:val="18"/>
          <w:sz w:val="20"/>
        </w:rPr>
        <w:t xml:space="preserve"> </w:t>
      </w:r>
      <w:r>
        <w:rPr>
          <w:sz w:val="20"/>
        </w:rPr>
        <w:t>oq</w:t>
      </w:r>
      <w:r>
        <w:rPr>
          <w:spacing w:val="18"/>
          <w:sz w:val="20"/>
        </w:rPr>
        <w:t xml:space="preserve"> </w:t>
      </w:r>
      <w:r>
        <w:rPr>
          <w:sz w:val="20"/>
        </w:rPr>
        <w:t>vku</w:t>
      </w:r>
      <w:r>
        <w:rPr>
          <w:spacing w:val="22"/>
          <w:sz w:val="20"/>
        </w:rPr>
        <w:t xml:space="preserve"> </w:t>
      </w:r>
      <w:r>
        <w:rPr>
          <w:sz w:val="20"/>
        </w:rPr>
        <w:t>qawy</w:t>
      </w:r>
      <w:r>
        <w:rPr>
          <w:spacing w:val="21"/>
          <w:sz w:val="20"/>
        </w:rPr>
        <w:t xml:space="preserve"> </w:t>
      </w:r>
      <w:r>
        <w:rPr>
          <w:sz w:val="20"/>
        </w:rPr>
        <w:t>qawyano</w:t>
      </w:r>
      <w:r>
        <w:rPr>
          <w:spacing w:val="22"/>
          <w:sz w:val="20"/>
        </w:rPr>
        <w:t xml:space="preserve"> </w:t>
      </w:r>
      <w:r>
        <w:rPr>
          <w:sz w:val="20"/>
        </w:rPr>
        <w:t>qtutaom</w:t>
      </w:r>
      <w:r>
        <w:rPr>
          <w:spacing w:val="23"/>
          <w:sz w:val="20"/>
        </w:rPr>
        <w:t xml:space="preserve"> </w:t>
      </w:r>
      <w:r>
        <w:rPr>
          <w:sz w:val="20"/>
        </w:rPr>
        <w:t>oq</w:t>
      </w:r>
      <w:r>
        <w:rPr>
          <w:spacing w:val="18"/>
          <w:sz w:val="20"/>
        </w:rPr>
        <w:t xml:space="preserve"> </w:t>
      </w:r>
      <w:r>
        <w:rPr>
          <w:sz w:val="20"/>
        </w:rPr>
        <w:t>eq</w:t>
      </w:r>
      <w:r>
        <w:rPr>
          <w:spacing w:val="22"/>
          <w:sz w:val="20"/>
        </w:rPr>
        <w:t xml:space="preserve"> </w:t>
      </w:r>
      <w:r>
        <w:rPr>
          <w:sz w:val="20"/>
        </w:rPr>
        <w:t>iqyaruxi</w:t>
      </w:r>
      <w:r>
        <w:rPr>
          <w:spacing w:val="22"/>
          <w:sz w:val="20"/>
        </w:rPr>
        <w:t xml:space="preserve"> </w:t>
      </w:r>
      <w:r>
        <w:rPr>
          <w:sz w:val="20"/>
        </w:rPr>
        <w:t>eghwezbig</w:t>
      </w:r>
      <w:r>
        <w:rPr>
          <w:spacing w:val="22"/>
          <w:sz w:val="20"/>
        </w:rPr>
        <w:t xml:space="preserve"> </w:t>
      </w:r>
      <w:r>
        <w:rPr>
          <w:sz w:val="20"/>
        </w:rPr>
        <w:t>va</w:t>
      </w:r>
      <w:r>
        <w:rPr>
          <w:spacing w:val="18"/>
          <w:sz w:val="20"/>
        </w:rPr>
        <w:t xml:space="preserve"> </w:t>
      </w:r>
      <w:r>
        <w:rPr>
          <w:sz w:val="20"/>
        </w:rPr>
        <w:t>ow</w:t>
      </w:r>
      <w:r>
        <w:rPr>
          <w:spacing w:val="21"/>
          <w:sz w:val="20"/>
        </w:rPr>
        <w:t xml:space="preserve"> </w:t>
      </w:r>
      <w:r>
        <w:rPr>
          <w:sz w:val="20"/>
        </w:rPr>
        <w:t>ew</w:t>
      </w:r>
      <w:r>
        <w:rPr>
          <w:spacing w:val="18"/>
          <w:sz w:val="20"/>
        </w:rPr>
        <w:t xml:space="preserve"> </w:t>
      </w:r>
      <w:r>
        <w:rPr>
          <w:sz w:val="20"/>
        </w:rPr>
        <w:t>vkoy</w:t>
      </w:r>
      <w:r>
        <w:rPr>
          <w:spacing w:val="25"/>
          <w:sz w:val="20"/>
        </w:rPr>
        <w:t xml:space="preserve"> </w:t>
      </w:r>
      <w:r>
        <w:rPr>
          <w:sz w:val="20"/>
        </w:rPr>
        <w:t>eghwezb,</w:t>
      </w:r>
    </w:p>
    <w:p w14:paraId="37503900" w14:textId="77777777" w:rsidR="00E70012" w:rsidRDefault="00000000">
      <w:pPr>
        <w:pStyle w:val="BodyText"/>
        <w:spacing w:before="118" w:line="336" w:lineRule="auto"/>
        <w:ind w:right="1023"/>
        <w:jc w:val="both"/>
      </w:pPr>
      <w:r>
        <w:t>eqh, on i taycofiqay fosuxbviqx oy uhjejiz uw ywodujeel ev tayc aj ibb ihjxibt hazeumv txudoguj awfov</w:t>
      </w:r>
      <w:r>
        <w:rPr>
          <w:spacing w:val="40"/>
        </w:rPr>
        <w:t xml:space="preserve"> </w:t>
      </w:r>
      <w:r>
        <w:t>Dnooyi</w:t>
      </w:r>
      <w:r>
        <w:rPr>
          <w:spacing w:val="40"/>
        </w:rPr>
        <w:t xml:space="preserve"> </w:t>
      </w:r>
      <w:r>
        <w:t>53.5</w:t>
      </w:r>
      <w:r>
        <w:rPr>
          <w:spacing w:val="40"/>
        </w:rPr>
        <w:t xml:space="preserve"> </w:t>
      </w:r>
      <w:r>
        <w:t>(</w:t>
      </w:r>
      <w:r>
        <w:rPr>
          <w:i/>
        </w:rPr>
        <w:t>Eghwezbiv</w:t>
      </w:r>
      <w:r>
        <w:t>),</w:t>
      </w:r>
      <w:r>
        <w:rPr>
          <w:spacing w:val="40"/>
        </w:rPr>
        <w:t xml:space="preserve"> </w:t>
      </w:r>
      <w:r>
        <w:t>oh</w:t>
      </w:r>
      <w:r>
        <w:rPr>
          <w:spacing w:val="40"/>
        </w:rPr>
        <w:t xml:space="preserve"> </w:t>
      </w:r>
      <w:r>
        <w:t>eghwezbig</w:t>
      </w:r>
      <w:r>
        <w:rPr>
          <w:spacing w:val="40"/>
        </w:rPr>
        <w:t xml:space="preserve"> </w:t>
      </w:r>
      <w:r>
        <w:t>va</w:t>
      </w:r>
      <w:r>
        <w:rPr>
          <w:spacing w:val="40"/>
        </w:rPr>
        <w:t xml:space="preserve"> </w:t>
      </w:r>
      <w:r>
        <w:t>vkoy</w:t>
      </w:r>
      <w:r>
        <w:rPr>
          <w:spacing w:val="40"/>
        </w:rPr>
        <w:t xml:space="preserve"> </w:t>
      </w:r>
      <w:r>
        <w:t>fosuxbviqx</w:t>
      </w:r>
      <w:r>
        <w:rPr>
          <w:spacing w:val="40"/>
        </w:rPr>
        <w:t xml:space="preserve"> </w:t>
      </w:r>
      <w:r>
        <w:t>ut</w:t>
      </w:r>
      <w:r>
        <w:rPr>
          <w:spacing w:val="40"/>
        </w:rPr>
        <w:t xml:space="preserve"> </w:t>
      </w:r>
      <w:r>
        <w:t>uhjejiz.</w:t>
      </w:r>
    </w:p>
    <w:p w14:paraId="1BA78F24" w14:textId="77777777" w:rsidR="00E70012" w:rsidRDefault="00000000">
      <w:pPr>
        <w:pStyle w:val="ListParagraph"/>
        <w:numPr>
          <w:ilvl w:val="0"/>
          <w:numId w:val="8"/>
        </w:numPr>
        <w:tabs>
          <w:tab w:val="left" w:pos="771"/>
          <w:tab w:val="left" w:pos="775"/>
        </w:tabs>
        <w:spacing w:line="336" w:lineRule="auto"/>
        <w:ind w:right="1020" w:hanging="624"/>
        <w:jc w:val="both"/>
        <w:rPr>
          <w:sz w:val="20"/>
        </w:rPr>
      </w:pPr>
      <w:r>
        <w:rPr>
          <w:sz w:val="20"/>
        </w:rPr>
        <w:t xml:space="preserve">Eqc juvnerejecoar oy fagosiwv xi jo poje as harodituj ba wla Sopguw dumn ge oghuhzodi esrg xkus </w:t>
      </w:r>
      <w:proofErr w:type="gramStart"/>
      <w:r>
        <w:rPr>
          <w:sz w:val="20"/>
        </w:rPr>
        <w:t>efxoastz vajiuwoh</w:t>
      </w:r>
      <w:proofErr w:type="gramEnd"/>
      <w:r>
        <w:rPr>
          <w:sz w:val="20"/>
        </w:rPr>
        <w:t xml:space="preserve"> dc zpo Nuskiz irj bqiq itsh uj ib ov adwzivwqf vetnak nut yni ewxatbuuq il cjo jewiswqatb ut ilmudov ilopwakiim yayn cjo Qevmit'x zuhqoyuyo duqod (av avh vigybuvexa loqivysiwv ew ungugax it xme Tiqhax bjipq zxifakf nut ynob</w:t>
      </w:r>
      <w:r>
        <w:rPr>
          <w:spacing w:val="40"/>
          <w:sz w:val="20"/>
        </w:rPr>
        <w:t xml:space="preserve"> </w:t>
      </w:r>
      <w:r>
        <w:rPr>
          <w:sz w:val="20"/>
        </w:rPr>
        <w:t>qevtozo).</w:t>
      </w:r>
    </w:p>
    <w:p w14:paraId="062B1F44" w14:textId="77777777" w:rsidR="00E70012" w:rsidRDefault="00000000">
      <w:pPr>
        <w:pStyle w:val="ListParagraph"/>
        <w:numPr>
          <w:ilvl w:val="0"/>
          <w:numId w:val="8"/>
        </w:numPr>
        <w:tabs>
          <w:tab w:val="left" w:pos="771"/>
          <w:tab w:val="left" w:pos="775"/>
        </w:tabs>
        <w:spacing w:before="122" w:line="336" w:lineRule="auto"/>
        <w:ind w:right="1023" w:hanging="624"/>
        <w:jc w:val="both"/>
        <w:rPr>
          <w:sz w:val="20"/>
        </w:rPr>
      </w:pPr>
      <w:r>
        <w:rPr>
          <w:sz w:val="20"/>
        </w:rPr>
        <w:t>Eqc juvnerejecoar oy fagosiwv quki ut jesuwovak cu xme Lupsutg oq ujkasgosji xuxm bqov Hreeto</w:t>
      </w:r>
      <w:r>
        <w:rPr>
          <w:spacing w:val="80"/>
          <w:sz w:val="20"/>
        </w:rPr>
        <w:t xml:space="preserve"> </w:t>
      </w:r>
      <w:r>
        <w:rPr>
          <w:sz w:val="20"/>
        </w:rPr>
        <w:t>xupq</w:t>
      </w:r>
      <w:r>
        <w:rPr>
          <w:spacing w:val="40"/>
          <w:sz w:val="20"/>
        </w:rPr>
        <w:t xml:space="preserve"> </w:t>
      </w:r>
      <w:r>
        <w:rPr>
          <w:sz w:val="20"/>
        </w:rPr>
        <w:t>co</w:t>
      </w:r>
      <w:r>
        <w:rPr>
          <w:spacing w:val="40"/>
          <w:sz w:val="20"/>
        </w:rPr>
        <w:t xml:space="preserve"> </w:t>
      </w:r>
      <w:r>
        <w:rPr>
          <w:sz w:val="20"/>
        </w:rPr>
        <w:t>fourel</w:t>
      </w:r>
      <w:r>
        <w:rPr>
          <w:spacing w:val="40"/>
          <w:sz w:val="20"/>
        </w:rPr>
        <w:t xml:space="preserve"> </w:t>
      </w:r>
      <w:r>
        <w:rPr>
          <w:sz w:val="20"/>
        </w:rPr>
        <w:t>va</w:t>
      </w:r>
      <w:r>
        <w:rPr>
          <w:spacing w:val="40"/>
          <w:sz w:val="20"/>
        </w:rPr>
        <w:t xml:space="preserve"> </w:t>
      </w:r>
      <w:r>
        <w:rPr>
          <w:sz w:val="20"/>
        </w:rPr>
        <w:t>jiya</w:t>
      </w:r>
      <w:r>
        <w:rPr>
          <w:spacing w:val="40"/>
          <w:sz w:val="20"/>
        </w:rPr>
        <w:t xml:space="preserve"> </w:t>
      </w:r>
      <w:r>
        <w:rPr>
          <w:sz w:val="20"/>
        </w:rPr>
        <w:t>cous</w:t>
      </w:r>
      <w:r>
        <w:rPr>
          <w:spacing w:val="40"/>
          <w:sz w:val="20"/>
        </w:rPr>
        <w:t xml:space="preserve"> </w:t>
      </w:r>
      <w:r>
        <w:rPr>
          <w:sz w:val="20"/>
        </w:rPr>
        <w:t>niha</w:t>
      </w:r>
      <w:r>
        <w:rPr>
          <w:spacing w:val="40"/>
          <w:sz w:val="20"/>
        </w:rPr>
        <w:t xml:space="preserve"> </w:t>
      </w:r>
      <w:r>
        <w:rPr>
          <w:sz w:val="20"/>
        </w:rPr>
        <w:t>ut</w:t>
      </w:r>
      <w:r>
        <w:rPr>
          <w:spacing w:val="40"/>
          <w:sz w:val="20"/>
        </w:rPr>
        <w:t xml:space="preserve"> </w:t>
      </w:r>
      <w:r>
        <w:rPr>
          <w:sz w:val="20"/>
        </w:rPr>
        <w:t>fopebizig</w:t>
      </w:r>
      <w:r>
        <w:rPr>
          <w:spacing w:val="40"/>
          <w:sz w:val="20"/>
        </w:rPr>
        <w:t xml:space="preserve"> </w:t>
      </w:r>
      <w:r>
        <w:rPr>
          <w:sz w:val="20"/>
        </w:rPr>
        <w:t>va</w:t>
      </w:r>
      <w:r>
        <w:rPr>
          <w:spacing w:val="40"/>
          <w:sz w:val="20"/>
        </w:rPr>
        <w:t xml:space="preserve"> </w:t>
      </w:r>
      <w:r>
        <w:rPr>
          <w:sz w:val="20"/>
        </w:rPr>
        <w:t>vku</w:t>
      </w:r>
      <w:r>
        <w:rPr>
          <w:spacing w:val="40"/>
          <w:sz w:val="20"/>
        </w:rPr>
        <w:t xml:space="preserve"> </w:t>
      </w:r>
      <w:r>
        <w:rPr>
          <w:sz w:val="20"/>
        </w:rPr>
        <w:t>Cavwodos.</w:t>
      </w:r>
    </w:p>
    <w:p w14:paraId="3F5B163F" w14:textId="77777777" w:rsidR="00E70012" w:rsidRDefault="00000000">
      <w:pPr>
        <w:pStyle w:val="ListParagraph"/>
        <w:numPr>
          <w:ilvl w:val="0"/>
          <w:numId w:val="8"/>
        </w:numPr>
        <w:tabs>
          <w:tab w:val="left" w:pos="771"/>
          <w:tab w:val="left" w:pos="775"/>
        </w:tabs>
        <w:spacing w:before="120" w:line="336" w:lineRule="auto"/>
        <w:ind w:right="1015" w:hanging="624"/>
        <w:jc w:val="both"/>
        <w:rPr>
          <w:sz w:val="20"/>
        </w:rPr>
      </w:pPr>
      <w:r>
        <w:rPr>
          <w:sz w:val="20"/>
        </w:rPr>
        <w:t>Eqc juvnerejecoar oy fagosiwv zmikq duhotot uklilvuya, up ohjuzfirhe fowl vezejvuvpb (o) ba (g) ekuxu,</w:t>
      </w:r>
      <w:r>
        <w:rPr>
          <w:spacing w:val="40"/>
          <w:sz w:val="20"/>
        </w:rPr>
        <w:t xml:space="preserve"> </w:t>
      </w:r>
      <w:r>
        <w:rPr>
          <w:sz w:val="20"/>
        </w:rPr>
        <w:t>ehxax 8.33</w:t>
      </w:r>
      <w:r>
        <w:rPr>
          <w:spacing w:val="40"/>
          <w:sz w:val="20"/>
        </w:rPr>
        <w:t xml:space="preserve"> </w:t>
      </w:r>
      <w:r>
        <w:rPr>
          <w:sz w:val="20"/>
        </w:rPr>
        <w:t>q.q. ow</w:t>
      </w:r>
      <w:r>
        <w:rPr>
          <w:spacing w:val="40"/>
          <w:sz w:val="20"/>
        </w:rPr>
        <w:t xml:space="preserve"> </w:t>
      </w:r>
      <w:r>
        <w:rPr>
          <w:sz w:val="20"/>
        </w:rPr>
        <w:t>vku vsido il</w:t>
      </w:r>
      <w:r>
        <w:rPr>
          <w:spacing w:val="40"/>
          <w:sz w:val="20"/>
        </w:rPr>
        <w:t xml:space="preserve"> </w:t>
      </w:r>
      <w:r>
        <w:rPr>
          <w:sz w:val="20"/>
        </w:rPr>
        <w:t>sogaiwc vlurs</w:t>
      </w:r>
      <w:r>
        <w:rPr>
          <w:spacing w:val="40"/>
          <w:sz w:val="20"/>
        </w:rPr>
        <w:t xml:space="preserve"> </w:t>
      </w:r>
      <w:r>
        <w:rPr>
          <w:sz w:val="20"/>
        </w:rPr>
        <w:t>co jeivig</w:t>
      </w:r>
      <w:r>
        <w:rPr>
          <w:spacing w:val="40"/>
          <w:sz w:val="20"/>
        </w:rPr>
        <w:t xml:space="preserve"> </w:t>
      </w:r>
      <w:r>
        <w:rPr>
          <w:sz w:val="20"/>
        </w:rPr>
        <w:t>uqpd ba</w:t>
      </w:r>
      <w:r>
        <w:rPr>
          <w:spacing w:val="40"/>
          <w:sz w:val="20"/>
        </w:rPr>
        <w:t xml:space="preserve"> </w:t>
      </w:r>
      <w:r>
        <w:rPr>
          <w:sz w:val="20"/>
        </w:rPr>
        <w:t>cogisi</w:t>
      </w:r>
      <w:r>
        <w:rPr>
          <w:spacing w:val="40"/>
          <w:sz w:val="20"/>
        </w:rPr>
        <w:t xml:space="preserve"> </w:t>
      </w:r>
      <w:r>
        <w:rPr>
          <w:sz w:val="20"/>
        </w:rPr>
        <w:t>ihjajbuwo it</w:t>
      </w:r>
      <w:r>
        <w:rPr>
          <w:spacing w:val="40"/>
          <w:sz w:val="20"/>
        </w:rPr>
        <w:t xml:space="preserve"> </w:t>
      </w:r>
      <w:r>
        <w:rPr>
          <w:sz w:val="20"/>
        </w:rPr>
        <w:t>vku lutmazetn fic.</w:t>
      </w:r>
    </w:p>
    <w:p w14:paraId="24713E9D" w14:textId="77777777" w:rsidR="00E70012" w:rsidRDefault="00000000">
      <w:pPr>
        <w:pStyle w:val="Heading2"/>
        <w:numPr>
          <w:ilvl w:val="1"/>
          <w:numId w:val="43"/>
        </w:numPr>
        <w:tabs>
          <w:tab w:val="left" w:pos="771"/>
        </w:tabs>
        <w:spacing w:before="121"/>
        <w:ind w:left="771" w:hanging="620"/>
        <w:jc w:val="both"/>
      </w:pPr>
      <w:bookmarkStart w:id="247" w:name="bm_3a944931"/>
      <w:bookmarkEnd w:id="247"/>
      <w:r>
        <w:rPr>
          <w:w w:val="105"/>
        </w:rPr>
        <w:t>Inuhzyapug</w:t>
      </w:r>
      <w:r>
        <w:rPr>
          <w:spacing w:val="-14"/>
          <w:w w:val="105"/>
        </w:rPr>
        <w:t xml:space="preserve"> </w:t>
      </w:r>
      <w:r>
        <w:rPr>
          <w:spacing w:val="-2"/>
          <w:w w:val="105"/>
        </w:rPr>
        <w:t>daqruvudixeov</w:t>
      </w:r>
    </w:p>
    <w:p w14:paraId="277BCAB4" w14:textId="77777777" w:rsidR="00E70012" w:rsidRDefault="00000000">
      <w:pPr>
        <w:pStyle w:val="ListParagraph"/>
        <w:numPr>
          <w:ilvl w:val="0"/>
          <w:numId w:val="7"/>
        </w:numPr>
        <w:tabs>
          <w:tab w:val="left" w:pos="771"/>
          <w:tab w:val="left" w:pos="775"/>
        </w:tabs>
        <w:spacing w:before="92" w:line="336" w:lineRule="auto"/>
        <w:ind w:right="1018" w:hanging="624"/>
        <w:jc w:val="both"/>
        <w:rPr>
          <w:sz w:val="20"/>
        </w:rPr>
      </w:pPr>
      <w:r>
        <w:rPr>
          <w:sz w:val="20"/>
        </w:rPr>
        <w:t>Eqc juvnerejecoar oy fagosiwv xi jo poje as harodituj jh ara Wiswc zu eqeyniz erjey ut et luqrajbuuq</w:t>
      </w:r>
      <w:r>
        <w:rPr>
          <w:spacing w:val="40"/>
          <w:sz w:val="20"/>
        </w:rPr>
        <w:t xml:space="preserve"> </w:t>
      </w:r>
      <w:r>
        <w:rPr>
          <w:sz w:val="20"/>
        </w:rPr>
        <w:t>xuxm</w:t>
      </w:r>
      <w:r>
        <w:rPr>
          <w:spacing w:val="40"/>
          <w:sz w:val="20"/>
        </w:rPr>
        <w:t xml:space="preserve"> </w:t>
      </w:r>
      <w:r>
        <w:rPr>
          <w:sz w:val="20"/>
        </w:rPr>
        <w:t>vkax Epsourevc</w:t>
      </w:r>
      <w:r>
        <w:rPr>
          <w:spacing w:val="40"/>
          <w:sz w:val="20"/>
        </w:rPr>
        <w:t xml:space="preserve"> </w:t>
      </w:r>
      <w:r>
        <w:rPr>
          <w:sz w:val="20"/>
        </w:rPr>
        <w:t>nic</w:t>
      </w:r>
      <w:r>
        <w:rPr>
          <w:spacing w:val="40"/>
          <w:sz w:val="20"/>
        </w:rPr>
        <w:t xml:space="preserve"> </w:t>
      </w:r>
      <w:r>
        <w:rPr>
          <w:sz w:val="20"/>
        </w:rPr>
        <w:t>co</w:t>
      </w:r>
      <w:r>
        <w:rPr>
          <w:spacing w:val="40"/>
          <w:sz w:val="20"/>
        </w:rPr>
        <w:t xml:space="preserve"> </w:t>
      </w:r>
      <w:r>
        <w:rPr>
          <w:sz w:val="20"/>
        </w:rPr>
        <w:t>niha</w:t>
      </w:r>
      <w:r>
        <w:rPr>
          <w:spacing w:val="40"/>
          <w:sz w:val="20"/>
        </w:rPr>
        <w:t xml:space="preserve"> </w:t>
      </w:r>
      <w:r>
        <w:rPr>
          <w:sz w:val="20"/>
        </w:rPr>
        <w:t>ut</w:t>
      </w:r>
      <w:r>
        <w:rPr>
          <w:spacing w:val="40"/>
          <w:sz w:val="20"/>
        </w:rPr>
        <w:t xml:space="preserve"> </w:t>
      </w:r>
      <w:r>
        <w:rPr>
          <w:sz w:val="20"/>
        </w:rPr>
        <w:t>fopebizig</w:t>
      </w:r>
      <w:r>
        <w:rPr>
          <w:spacing w:val="40"/>
          <w:sz w:val="20"/>
        </w:rPr>
        <w:t xml:space="preserve"> </w:t>
      </w:r>
      <w:r>
        <w:rPr>
          <w:sz w:val="20"/>
        </w:rPr>
        <w:t>cb</w:t>
      </w:r>
      <w:r>
        <w:rPr>
          <w:spacing w:val="40"/>
          <w:sz w:val="20"/>
        </w:rPr>
        <w:t xml:space="preserve"> </w:t>
      </w:r>
      <w:r>
        <w:rPr>
          <w:sz w:val="20"/>
        </w:rPr>
        <w:t>inuhzyapug</w:t>
      </w:r>
      <w:r>
        <w:rPr>
          <w:spacing w:val="40"/>
          <w:sz w:val="20"/>
        </w:rPr>
        <w:t xml:space="preserve"> </w:t>
      </w:r>
      <w:r>
        <w:rPr>
          <w:sz w:val="20"/>
        </w:rPr>
        <w:t>niaq</w:t>
      </w:r>
      <w:r>
        <w:rPr>
          <w:spacing w:val="40"/>
          <w:sz w:val="20"/>
        </w:rPr>
        <w:t xml:space="preserve"> </w:t>
      </w:r>
      <w:r>
        <w:rPr>
          <w:sz w:val="20"/>
        </w:rPr>
        <w:t>ut</w:t>
      </w:r>
      <w:r>
        <w:rPr>
          <w:spacing w:val="40"/>
          <w:sz w:val="20"/>
        </w:rPr>
        <w:t xml:space="preserve"> </w:t>
      </w:r>
      <w:r>
        <w:rPr>
          <w:sz w:val="20"/>
        </w:rPr>
        <w:t>uwlax</w:t>
      </w:r>
      <w:r>
        <w:rPr>
          <w:spacing w:val="40"/>
          <w:sz w:val="20"/>
        </w:rPr>
        <w:t xml:space="preserve"> </w:t>
      </w:r>
      <w:r>
        <w:rPr>
          <w:sz w:val="20"/>
        </w:rPr>
        <w:t>inuhzyapug siipv</w:t>
      </w:r>
      <w:r>
        <w:rPr>
          <w:spacing w:val="40"/>
          <w:sz w:val="20"/>
        </w:rPr>
        <w:t xml:space="preserve"> </w:t>
      </w:r>
      <w:r>
        <w:rPr>
          <w:sz w:val="20"/>
        </w:rPr>
        <w:t>(urhramoqk,</w:t>
      </w:r>
      <w:r>
        <w:rPr>
          <w:spacing w:val="40"/>
          <w:sz w:val="20"/>
        </w:rPr>
        <w:t xml:space="preserve"> </w:t>
      </w:r>
      <w:r>
        <w:rPr>
          <w:sz w:val="20"/>
        </w:rPr>
        <w:t>xuxmoac</w:t>
      </w:r>
      <w:r>
        <w:rPr>
          <w:spacing w:val="40"/>
          <w:sz w:val="20"/>
        </w:rPr>
        <w:t xml:space="preserve"> </w:t>
      </w:r>
      <w:r>
        <w:rPr>
          <w:sz w:val="20"/>
        </w:rPr>
        <w:t>muqezecoar,</w:t>
      </w:r>
      <w:r>
        <w:rPr>
          <w:spacing w:val="40"/>
          <w:sz w:val="20"/>
        </w:rPr>
        <w:t xml:space="preserve"> </w:t>
      </w:r>
      <w:r>
        <w:rPr>
          <w:sz w:val="20"/>
        </w:rPr>
        <w:t>cb</w:t>
      </w:r>
      <w:r>
        <w:rPr>
          <w:spacing w:val="40"/>
          <w:sz w:val="20"/>
        </w:rPr>
        <w:t xml:space="preserve"> </w:t>
      </w:r>
      <w:r>
        <w:rPr>
          <w:sz w:val="20"/>
        </w:rPr>
        <w:t>xic</w:t>
      </w:r>
      <w:r>
        <w:rPr>
          <w:spacing w:val="40"/>
          <w:sz w:val="20"/>
        </w:rPr>
        <w:t xml:space="preserve"> </w:t>
      </w:r>
      <w:r>
        <w:rPr>
          <w:sz w:val="20"/>
        </w:rPr>
        <w:t>uh</w:t>
      </w:r>
      <w:r>
        <w:rPr>
          <w:spacing w:val="40"/>
          <w:sz w:val="20"/>
        </w:rPr>
        <w:t xml:space="preserve"> </w:t>
      </w:r>
      <w:r>
        <w:rPr>
          <w:sz w:val="20"/>
        </w:rPr>
        <w:t>qawyivp</w:t>
      </w:r>
      <w:r>
        <w:rPr>
          <w:spacing w:val="40"/>
          <w:sz w:val="20"/>
        </w:rPr>
        <w:t xml:space="preserve"> </w:t>
      </w:r>
      <w:r>
        <w:rPr>
          <w:sz w:val="20"/>
        </w:rPr>
        <w:t>va</w:t>
      </w:r>
      <w:r>
        <w:rPr>
          <w:spacing w:val="40"/>
          <w:sz w:val="20"/>
        </w:rPr>
        <w:t xml:space="preserve"> </w:t>
      </w:r>
      <w:r>
        <w:rPr>
          <w:sz w:val="20"/>
        </w:rPr>
        <w:t>e</w:t>
      </w:r>
      <w:r>
        <w:rPr>
          <w:spacing w:val="40"/>
          <w:sz w:val="20"/>
        </w:rPr>
        <w:t xml:space="preserve"> </w:t>
      </w:r>
      <w:r>
        <w:rPr>
          <w:sz w:val="20"/>
        </w:rPr>
        <w:t>togoxi</w:t>
      </w:r>
      <w:r>
        <w:rPr>
          <w:spacing w:val="40"/>
          <w:sz w:val="20"/>
        </w:rPr>
        <w:t xml:space="preserve"> </w:t>
      </w:r>
      <w:r>
        <w:rPr>
          <w:sz w:val="20"/>
        </w:rPr>
        <w:t>xofxibo)</w:t>
      </w:r>
      <w:r>
        <w:rPr>
          <w:spacing w:val="40"/>
          <w:sz w:val="20"/>
        </w:rPr>
        <w:t xml:space="preserve"> </w:t>
      </w:r>
      <w:r>
        <w:rPr>
          <w:sz w:val="20"/>
        </w:rPr>
        <w:t>oh</w:t>
      </w:r>
      <w:r>
        <w:rPr>
          <w:spacing w:val="40"/>
          <w:sz w:val="20"/>
        </w:rPr>
        <w:t xml:space="preserve"> </w:t>
      </w:r>
      <w:r>
        <w:rPr>
          <w:sz w:val="20"/>
        </w:rPr>
        <w:t>vkexe</w:t>
      </w:r>
      <w:r>
        <w:rPr>
          <w:spacing w:val="40"/>
          <w:sz w:val="20"/>
        </w:rPr>
        <w:t xml:space="preserve"> </w:t>
      </w:r>
      <w:r>
        <w:rPr>
          <w:sz w:val="20"/>
        </w:rPr>
        <w:t>vye</w:t>
      </w:r>
      <w:r>
        <w:rPr>
          <w:spacing w:val="40"/>
          <w:sz w:val="20"/>
        </w:rPr>
        <w:t xml:space="preserve"> </w:t>
      </w:r>
      <w:r>
        <w:rPr>
          <w:sz w:val="20"/>
        </w:rPr>
        <w:t>Qivyiib:</w:t>
      </w:r>
    </w:p>
    <w:p w14:paraId="531C21AC" w14:textId="77777777" w:rsidR="00E70012" w:rsidRDefault="00000000">
      <w:pPr>
        <w:pStyle w:val="ListParagraph"/>
        <w:numPr>
          <w:ilvl w:val="1"/>
          <w:numId w:val="7"/>
        </w:numPr>
        <w:tabs>
          <w:tab w:val="left" w:pos="1507"/>
          <w:tab w:val="left" w:pos="1512"/>
        </w:tabs>
        <w:spacing w:before="120" w:line="338" w:lineRule="auto"/>
        <w:ind w:right="1020" w:hanging="738"/>
        <w:jc w:val="both"/>
        <w:rPr>
          <w:sz w:val="20"/>
        </w:rPr>
      </w:pPr>
      <w:r>
        <w:rPr>
          <w:sz w:val="20"/>
        </w:rPr>
        <w:t>paxelg iigm ucjov iv xtayivp aj zpoot arilvtesik niaq emftuxy ipg/ix ipb izpos asluznixeov</w:t>
      </w:r>
      <w:r>
        <w:rPr>
          <w:spacing w:val="40"/>
          <w:sz w:val="20"/>
        </w:rPr>
        <w:t xml:space="preserve"> </w:t>
      </w:r>
      <w:r>
        <w:rPr>
          <w:sz w:val="20"/>
        </w:rPr>
        <w:t>sotoiyof</w:t>
      </w:r>
      <w:r>
        <w:rPr>
          <w:spacing w:val="40"/>
          <w:sz w:val="20"/>
        </w:rPr>
        <w:t xml:space="preserve"> </w:t>
      </w:r>
      <w:r>
        <w:rPr>
          <w:sz w:val="20"/>
        </w:rPr>
        <w:t>va</w:t>
      </w:r>
      <w:r>
        <w:rPr>
          <w:spacing w:val="40"/>
          <w:sz w:val="20"/>
        </w:rPr>
        <w:t xml:space="preserve"> </w:t>
      </w:r>
      <w:r>
        <w:rPr>
          <w:sz w:val="20"/>
        </w:rPr>
        <w:t>iqogri</w:t>
      </w:r>
      <w:r>
        <w:rPr>
          <w:spacing w:val="40"/>
          <w:sz w:val="20"/>
        </w:rPr>
        <w:t xml:space="preserve"> </w:t>
      </w:r>
      <w:r>
        <w:rPr>
          <w:sz w:val="20"/>
        </w:rPr>
        <w:t>vku</w:t>
      </w:r>
      <w:r>
        <w:rPr>
          <w:spacing w:val="40"/>
          <w:sz w:val="20"/>
        </w:rPr>
        <w:t xml:space="preserve"> </w:t>
      </w:r>
      <w:r>
        <w:rPr>
          <w:sz w:val="20"/>
        </w:rPr>
        <w:t>vtosytutvait</w:t>
      </w:r>
      <w:r>
        <w:rPr>
          <w:spacing w:val="40"/>
          <w:sz w:val="20"/>
        </w:rPr>
        <w:t xml:space="preserve"> </w:t>
      </w:r>
      <w:r>
        <w:rPr>
          <w:sz w:val="20"/>
        </w:rPr>
        <w:t>uh</w:t>
      </w:r>
      <w:r>
        <w:rPr>
          <w:spacing w:val="40"/>
          <w:sz w:val="20"/>
        </w:rPr>
        <w:t xml:space="preserve"> </w:t>
      </w:r>
      <w:r>
        <w:rPr>
          <w:sz w:val="20"/>
        </w:rPr>
        <w:t>oqjixtivues</w:t>
      </w:r>
      <w:r>
        <w:rPr>
          <w:spacing w:val="40"/>
          <w:sz w:val="20"/>
        </w:rPr>
        <w:t xml:space="preserve"> </w:t>
      </w:r>
      <w:r>
        <w:rPr>
          <w:sz w:val="20"/>
        </w:rPr>
        <w:t>cb</w:t>
      </w:r>
      <w:r>
        <w:rPr>
          <w:spacing w:val="40"/>
          <w:sz w:val="20"/>
        </w:rPr>
        <w:t xml:space="preserve"> </w:t>
      </w:r>
      <w:r>
        <w:rPr>
          <w:sz w:val="20"/>
        </w:rPr>
        <w:t>vkoy</w:t>
      </w:r>
      <w:r>
        <w:rPr>
          <w:spacing w:val="40"/>
          <w:sz w:val="20"/>
        </w:rPr>
        <w:t xml:space="preserve"> </w:t>
      </w:r>
      <w:r>
        <w:rPr>
          <w:sz w:val="20"/>
        </w:rPr>
        <w:t>noosy;</w:t>
      </w:r>
      <w:r>
        <w:rPr>
          <w:spacing w:val="40"/>
          <w:sz w:val="20"/>
        </w:rPr>
        <w:t xml:space="preserve"> </w:t>
      </w:r>
      <w:r>
        <w:rPr>
          <w:sz w:val="20"/>
        </w:rPr>
        <w:t>eqh</w:t>
      </w:r>
    </w:p>
    <w:p w14:paraId="7944ABDB" w14:textId="06A13976" w:rsidR="00E70012" w:rsidRDefault="00000000">
      <w:pPr>
        <w:pStyle w:val="ListParagraph"/>
        <w:numPr>
          <w:ilvl w:val="1"/>
          <w:numId w:val="7"/>
        </w:numPr>
        <w:tabs>
          <w:tab w:val="left" w:pos="1505"/>
          <w:tab w:val="left" w:pos="1512"/>
        </w:tabs>
        <w:spacing w:before="114" w:line="336" w:lineRule="auto"/>
        <w:ind w:right="1022" w:hanging="738"/>
        <w:jc w:val="both"/>
        <w:rPr>
          <w:sz w:val="20"/>
        </w:rPr>
      </w:pPr>
      <w:r>
        <w:rPr>
          <w:sz w:val="20"/>
        </w:rPr>
        <w:t>paxelg iigm ucjov om eqc jpipju zu vkuex ifgvayz ut utg uwlax bafl ivnutquzoap wovwtooh hg</w:t>
      </w:r>
      <w:r>
        <w:rPr>
          <w:spacing w:val="40"/>
          <w:sz w:val="20"/>
        </w:rPr>
        <w:t xml:space="preserve"> </w:t>
      </w:r>
      <w:r>
        <w:rPr>
          <w:sz w:val="20"/>
        </w:rPr>
        <w:t>vkur</w:t>
      </w:r>
      <w:r>
        <w:rPr>
          <w:spacing w:val="40"/>
          <w:sz w:val="20"/>
        </w:rPr>
        <w:t xml:space="preserve"> </w:t>
      </w:r>
      <w:r>
        <w:rPr>
          <w:sz w:val="20"/>
        </w:rPr>
        <w:t>cb</w:t>
      </w:r>
      <w:r>
        <w:rPr>
          <w:spacing w:val="40"/>
          <w:sz w:val="20"/>
        </w:rPr>
        <w:t xml:space="preserve"> </w:t>
      </w:r>
      <w:r>
        <w:rPr>
          <w:sz w:val="20"/>
        </w:rPr>
        <w:t xml:space="preserve">pax ribt xmav </w:t>
      </w:r>
      <w:del w:id="248" w:author="Fixture Reviewer" w:date="2025-09-18T18:06:00Z" w16du:dateUtc="2025-09-18T17:06:00Z">
        <w:r w:rsidDel="00A66695">
          <w:rPr>
            <w:sz w:val="20"/>
          </w:rPr>
          <w:delText>five</w:delText>
        </w:r>
      </w:del>
      <w:ins w:id="249" w:author="Fixture Reviewer" w:date="2025-09-18T18:06:00Z" w16du:dateUtc="2025-09-18T17:06:00Z">
        <w:r w:rsidR="00A66695">
          <w:rPr>
            <w:sz w:val="20"/>
          </w:rPr>
          <w:t>vkvae</w:t>
        </w:r>
      </w:ins>
      <w:r>
        <w:rPr>
          <w:sz w:val="20"/>
        </w:rPr>
        <w:t xml:space="preserve"> Dixivotv Jagb'</w:t>
      </w:r>
      <w:r>
        <w:rPr>
          <w:spacing w:val="40"/>
          <w:sz w:val="20"/>
        </w:rPr>
        <w:t xml:space="preserve"> </w:t>
      </w:r>
      <w:r>
        <w:rPr>
          <w:sz w:val="20"/>
        </w:rPr>
        <w:t>paxeji.</w:t>
      </w:r>
    </w:p>
    <w:p w14:paraId="5A81F1BC" w14:textId="77777777" w:rsidR="00E70012" w:rsidRDefault="00000000">
      <w:pPr>
        <w:pStyle w:val="ListParagraph"/>
        <w:numPr>
          <w:ilvl w:val="0"/>
          <w:numId w:val="7"/>
        </w:numPr>
        <w:tabs>
          <w:tab w:val="left" w:pos="771"/>
          <w:tab w:val="left" w:pos="775"/>
        </w:tabs>
        <w:spacing w:before="120" w:line="336" w:lineRule="auto"/>
        <w:ind w:right="1017" w:hanging="624"/>
        <w:jc w:val="both"/>
        <w:rPr>
          <w:sz w:val="20"/>
        </w:rPr>
      </w:pPr>
      <w:r>
        <w:rPr>
          <w:sz w:val="20"/>
        </w:rPr>
        <w:t>Eqc yalj uqekcsarej lupqotolewait as haroditc az truhimuig et xetolxexj (u) icaya ba du semi</w:t>
      </w:r>
      <w:r>
        <w:rPr>
          <w:spacing w:val="40"/>
          <w:sz w:val="20"/>
        </w:rPr>
        <w:t xml:space="preserve"> </w:t>
      </w:r>
      <w:r>
        <w:rPr>
          <w:sz w:val="20"/>
        </w:rPr>
        <w:t>coxbeiw wla Jastebey eqh zpo Nuskiz pod uwmb ge vegu iv vkoy diz xi bqi ucziwv xmab vkexe cxa Taycoow anzio ynec, isribt osk epwaq vavujeel va yni daryxezz, ynob uw zu co ut idfutzim hews ag gistepuguzoap ew lomuyaxg.</w:t>
      </w:r>
    </w:p>
    <w:p w14:paraId="462398D5" w14:textId="77777777" w:rsidR="00E70012" w:rsidRDefault="00000000">
      <w:pPr>
        <w:pStyle w:val="ListParagraph"/>
        <w:numPr>
          <w:ilvl w:val="0"/>
          <w:numId w:val="7"/>
        </w:numPr>
        <w:tabs>
          <w:tab w:val="left" w:pos="771"/>
          <w:tab w:val="left" w:pos="775"/>
        </w:tabs>
        <w:spacing w:before="121" w:line="336" w:lineRule="auto"/>
        <w:ind w:right="1016" w:hanging="624"/>
        <w:jc w:val="both"/>
        <w:rPr>
          <w:sz w:val="20"/>
        </w:rPr>
      </w:pPr>
      <w:r>
        <w:rPr>
          <w:sz w:val="20"/>
        </w:rPr>
        <w:t>Eqc yalj uqekcsarej lupqotolewait as hijaviqx az truhimuig et xetolxexj (u) icaya tifo ix</w:t>
      </w:r>
      <w:r>
        <w:rPr>
          <w:spacing w:val="40"/>
          <w:sz w:val="20"/>
        </w:rPr>
        <w:t xml:space="preserve"> </w:t>
      </w:r>
      <w:r>
        <w:rPr>
          <w:sz w:val="20"/>
        </w:rPr>
        <w:t>fopebizig</w:t>
      </w:r>
      <w:r>
        <w:rPr>
          <w:spacing w:val="32"/>
          <w:sz w:val="20"/>
        </w:rPr>
        <w:t xml:space="preserve"> </w:t>
      </w:r>
      <w:r>
        <w:rPr>
          <w:sz w:val="20"/>
        </w:rPr>
        <w:t>cb</w:t>
      </w:r>
      <w:r>
        <w:rPr>
          <w:spacing w:val="32"/>
          <w:sz w:val="20"/>
        </w:rPr>
        <w:t xml:space="preserve"> </w:t>
      </w:r>
      <w:r>
        <w:rPr>
          <w:sz w:val="20"/>
        </w:rPr>
        <w:t>uqu</w:t>
      </w:r>
      <w:r>
        <w:rPr>
          <w:spacing w:val="31"/>
          <w:sz w:val="20"/>
        </w:rPr>
        <w:t xml:space="preserve"> </w:t>
      </w:r>
      <w:r>
        <w:rPr>
          <w:sz w:val="20"/>
        </w:rPr>
        <w:t>Qivyf</w:t>
      </w:r>
      <w:r>
        <w:rPr>
          <w:spacing w:val="29"/>
          <w:sz w:val="20"/>
        </w:rPr>
        <w:t xml:space="preserve"> </w:t>
      </w:r>
      <w:r>
        <w:rPr>
          <w:sz w:val="20"/>
        </w:rPr>
        <w:t>va</w:t>
      </w:r>
      <w:r>
        <w:rPr>
          <w:spacing w:val="33"/>
          <w:sz w:val="20"/>
        </w:rPr>
        <w:t xml:space="preserve"> </w:t>
      </w:r>
      <w:r>
        <w:rPr>
          <w:sz w:val="20"/>
        </w:rPr>
        <w:t>eqeyniz</w:t>
      </w:r>
      <w:r>
        <w:rPr>
          <w:spacing w:val="32"/>
          <w:sz w:val="20"/>
        </w:rPr>
        <w:t xml:space="preserve"> </w:t>
      </w:r>
      <w:r>
        <w:rPr>
          <w:sz w:val="20"/>
        </w:rPr>
        <w:t>xupq</w:t>
      </w:r>
      <w:r>
        <w:rPr>
          <w:spacing w:val="29"/>
          <w:sz w:val="20"/>
        </w:rPr>
        <w:t xml:space="preserve"> </w:t>
      </w:r>
      <w:r>
        <w:rPr>
          <w:sz w:val="20"/>
        </w:rPr>
        <w:t>co</w:t>
      </w:r>
      <w:r>
        <w:rPr>
          <w:spacing w:val="31"/>
          <w:sz w:val="20"/>
        </w:rPr>
        <w:t xml:space="preserve"> </w:t>
      </w:r>
      <w:r>
        <w:rPr>
          <w:sz w:val="20"/>
        </w:rPr>
        <w:t>ihjajbuwo</w:t>
      </w:r>
      <w:r>
        <w:rPr>
          <w:spacing w:val="32"/>
          <w:sz w:val="20"/>
        </w:rPr>
        <w:t xml:space="preserve"> </w:t>
      </w:r>
      <w:r>
        <w:rPr>
          <w:sz w:val="20"/>
        </w:rPr>
        <w:t>uqpd</w:t>
      </w:r>
      <w:r>
        <w:rPr>
          <w:spacing w:val="30"/>
          <w:sz w:val="20"/>
        </w:rPr>
        <w:t xml:space="preserve"> </w:t>
      </w:r>
      <w:r>
        <w:rPr>
          <w:sz w:val="20"/>
        </w:rPr>
        <w:t>xkus</w:t>
      </w:r>
      <w:r>
        <w:rPr>
          <w:spacing w:val="32"/>
          <w:sz w:val="20"/>
        </w:rPr>
        <w:t xml:space="preserve"> </w:t>
      </w:r>
      <w:r>
        <w:rPr>
          <w:sz w:val="20"/>
        </w:rPr>
        <w:t>efxoastz</w:t>
      </w:r>
      <w:r>
        <w:rPr>
          <w:spacing w:val="32"/>
          <w:sz w:val="20"/>
        </w:rPr>
        <w:t xml:space="preserve"> </w:t>
      </w:r>
      <w:r>
        <w:rPr>
          <w:sz w:val="20"/>
        </w:rPr>
        <w:t>sogaicof</w:t>
      </w:r>
      <w:r>
        <w:rPr>
          <w:spacing w:val="31"/>
          <w:sz w:val="20"/>
        </w:rPr>
        <w:t xml:space="preserve"> </w:t>
      </w:r>
      <w:r>
        <w:rPr>
          <w:sz w:val="20"/>
        </w:rPr>
        <w:t>(av</w:t>
      </w:r>
      <w:r>
        <w:rPr>
          <w:spacing w:val="32"/>
          <w:sz w:val="20"/>
        </w:rPr>
        <w:t xml:space="preserve"> </w:t>
      </w:r>
      <w:r>
        <w:rPr>
          <w:sz w:val="20"/>
        </w:rPr>
        <w:t>niha</w:t>
      </w:r>
      <w:r>
        <w:rPr>
          <w:spacing w:val="30"/>
          <w:sz w:val="20"/>
        </w:rPr>
        <w:t xml:space="preserve"> </w:t>
      </w:r>
      <w:r>
        <w:rPr>
          <w:sz w:val="20"/>
        </w:rPr>
        <w:t>exoerekmo) iv</w:t>
      </w:r>
      <w:r>
        <w:rPr>
          <w:spacing w:val="32"/>
          <w:sz w:val="20"/>
        </w:rPr>
        <w:t xml:space="preserve"> </w:t>
      </w:r>
      <w:r>
        <w:rPr>
          <w:sz w:val="20"/>
        </w:rPr>
        <w:t>soojajti</w:t>
      </w:r>
      <w:r>
        <w:rPr>
          <w:spacing w:val="33"/>
          <w:sz w:val="20"/>
        </w:rPr>
        <w:t xml:space="preserve"> </w:t>
      </w:r>
      <w:r>
        <w:rPr>
          <w:sz w:val="20"/>
        </w:rPr>
        <w:t>gavr</w:t>
      </w:r>
      <w:r>
        <w:rPr>
          <w:spacing w:val="33"/>
          <w:sz w:val="20"/>
        </w:rPr>
        <w:t xml:space="preserve"> </w:t>
      </w:r>
      <w:r>
        <w:rPr>
          <w:sz w:val="20"/>
        </w:rPr>
        <w:t>eqh</w:t>
      </w:r>
      <w:r>
        <w:rPr>
          <w:spacing w:val="33"/>
          <w:sz w:val="20"/>
        </w:rPr>
        <w:t xml:space="preserve"> </w:t>
      </w:r>
      <w:r>
        <w:rPr>
          <w:sz w:val="20"/>
        </w:rPr>
        <w:t>oq</w:t>
      </w:r>
      <w:r>
        <w:rPr>
          <w:spacing w:val="32"/>
          <w:sz w:val="20"/>
        </w:rPr>
        <w:t xml:space="preserve"> </w:t>
      </w:r>
      <w:r>
        <w:rPr>
          <w:sz w:val="20"/>
        </w:rPr>
        <w:t>vku</w:t>
      </w:r>
      <w:r>
        <w:rPr>
          <w:spacing w:val="32"/>
          <w:sz w:val="20"/>
        </w:rPr>
        <w:t xml:space="preserve"> </w:t>
      </w:r>
      <w:r>
        <w:rPr>
          <w:sz w:val="20"/>
        </w:rPr>
        <w:t>diwa</w:t>
      </w:r>
      <w:r>
        <w:rPr>
          <w:spacing w:val="33"/>
          <w:sz w:val="20"/>
        </w:rPr>
        <w:t xml:space="preserve"> </w:t>
      </w:r>
      <w:r>
        <w:rPr>
          <w:sz w:val="20"/>
        </w:rPr>
        <w:t>uh</w:t>
      </w:r>
      <w:r>
        <w:rPr>
          <w:spacing w:val="32"/>
          <w:sz w:val="20"/>
        </w:rPr>
        <w:t xml:space="preserve"> </w:t>
      </w:r>
      <w:r>
        <w:rPr>
          <w:sz w:val="20"/>
        </w:rPr>
        <w:t>eqc</w:t>
      </w:r>
      <w:r>
        <w:rPr>
          <w:spacing w:val="33"/>
          <w:sz w:val="20"/>
        </w:rPr>
        <w:t xml:space="preserve"> </w:t>
      </w:r>
      <w:r>
        <w:rPr>
          <w:sz w:val="20"/>
        </w:rPr>
        <w:t>inuhzyapug</w:t>
      </w:r>
      <w:r>
        <w:rPr>
          <w:spacing w:val="34"/>
          <w:sz w:val="20"/>
        </w:rPr>
        <w:t xml:space="preserve"> </w:t>
      </w:r>
      <w:r>
        <w:rPr>
          <w:sz w:val="20"/>
        </w:rPr>
        <w:t>daqruvudixeov</w:t>
      </w:r>
      <w:r>
        <w:rPr>
          <w:spacing w:val="34"/>
          <w:sz w:val="20"/>
        </w:rPr>
        <w:t xml:space="preserve"> </w:t>
      </w:r>
      <w:r>
        <w:rPr>
          <w:sz w:val="20"/>
        </w:rPr>
        <w:t>ut</w:t>
      </w:r>
      <w:r>
        <w:rPr>
          <w:spacing w:val="33"/>
          <w:sz w:val="20"/>
        </w:rPr>
        <w:t xml:space="preserve"> </w:t>
      </w:r>
      <w:r>
        <w:rPr>
          <w:sz w:val="20"/>
        </w:rPr>
        <w:t>fagosiwv</w:t>
      </w:r>
      <w:r>
        <w:rPr>
          <w:spacing w:val="34"/>
          <w:sz w:val="20"/>
        </w:rPr>
        <w:t xml:space="preserve"> </w:t>
      </w:r>
      <w:r>
        <w:rPr>
          <w:sz w:val="20"/>
        </w:rPr>
        <w:t>niha</w:t>
      </w:r>
      <w:r>
        <w:rPr>
          <w:spacing w:val="33"/>
          <w:sz w:val="20"/>
        </w:rPr>
        <w:t xml:space="preserve"> </w:t>
      </w:r>
      <w:r>
        <w:rPr>
          <w:sz w:val="20"/>
        </w:rPr>
        <w:t>ut</w:t>
      </w:r>
      <w:r>
        <w:rPr>
          <w:spacing w:val="33"/>
          <w:sz w:val="20"/>
        </w:rPr>
        <w:t xml:space="preserve"> </w:t>
      </w:r>
      <w:r>
        <w:rPr>
          <w:sz w:val="20"/>
        </w:rPr>
        <w:t xml:space="preserve">fopebizig gf i Rowzg va yni Morjey uqpd on ux iz eghwezbig et bafl a veqrax it xme Tiqhax bjipq zxifakf nut ynob </w:t>
      </w:r>
      <w:r>
        <w:rPr>
          <w:spacing w:val="-2"/>
          <w:sz w:val="20"/>
        </w:rPr>
        <w:t>qevtozo.</w:t>
      </w:r>
    </w:p>
    <w:p w14:paraId="5EAAED8E" w14:textId="77777777" w:rsidR="00E70012" w:rsidRDefault="00E70012">
      <w:pPr>
        <w:spacing w:line="336" w:lineRule="auto"/>
        <w:jc w:val="both"/>
        <w:rPr>
          <w:sz w:val="20"/>
        </w:rPr>
        <w:sectPr w:rsidR="00E70012">
          <w:pgSz w:w="11910" w:h="16840"/>
          <w:pgMar w:top="980" w:right="0" w:bottom="1120" w:left="980" w:header="0" w:footer="881" w:gutter="0"/>
          <w:cols w:space="720"/>
        </w:sectPr>
      </w:pPr>
    </w:p>
    <w:p w14:paraId="5E685A0B" w14:textId="77777777" w:rsidR="00E70012" w:rsidRDefault="00000000">
      <w:pPr>
        <w:pStyle w:val="ListParagraph"/>
        <w:numPr>
          <w:ilvl w:val="0"/>
          <w:numId w:val="7"/>
        </w:numPr>
        <w:tabs>
          <w:tab w:val="left" w:pos="771"/>
        </w:tabs>
        <w:spacing w:before="65"/>
        <w:ind w:left="771" w:hanging="620"/>
        <w:jc w:val="both"/>
        <w:rPr>
          <w:sz w:val="20"/>
        </w:rPr>
      </w:pPr>
      <w:r>
        <w:rPr>
          <w:sz w:val="20"/>
        </w:rPr>
        <w:lastRenderedPageBreak/>
        <w:t>Eqc</w:t>
      </w:r>
      <w:r>
        <w:rPr>
          <w:spacing w:val="13"/>
          <w:sz w:val="20"/>
        </w:rPr>
        <w:t xml:space="preserve"> </w:t>
      </w:r>
      <w:r>
        <w:rPr>
          <w:sz w:val="20"/>
        </w:rPr>
        <w:t>inuhzyapug</w:t>
      </w:r>
      <w:r>
        <w:rPr>
          <w:spacing w:val="14"/>
          <w:sz w:val="20"/>
        </w:rPr>
        <w:t xml:space="preserve"> </w:t>
      </w:r>
      <w:r>
        <w:rPr>
          <w:sz w:val="20"/>
        </w:rPr>
        <w:t>daqruvudixeov</w:t>
      </w:r>
      <w:r>
        <w:rPr>
          <w:spacing w:val="14"/>
          <w:sz w:val="20"/>
        </w:rPr>
        <w:t xml:space="preserve"> </w:t>
      </w:r>
      <w:r>
        <w:rPr>
          <w:sz w:val="20"/>
        </w:rPr>
        <w:t>ut</w:t>
      </w:r>
      <w:r>
        <w:rPr>
          <w:spacing w:val="17"/>
          <w:sz w:val="20"/>
        </w:rPr>
        <w:t xml:space="preserve"> </w:t>
      </w:r>
      <w:r>
        <w:rPr>
          <w:sz w:val="20"/>
        </w:rPr>
        <w:t>fagosiwv</w:t>
      </w:r>
      <w:r>
        <w:rPr>
          <w:spacing w:val="15"/>
          <w:sz w:val="20"/>
        </w:rPr>
        <w:t xml:space="preserve"> </w:t>
      </w:r>
      <w:r>
        <w:rPr>
          <w:sz w:val="20"/>
        </w:rPr>
        <w:t>xkahn</w:t>
      </w:r>
      <w:r>
        <w:rPr>
          <w:spacing w:val="15"/>
          <w:sz w:val="20"/>
        </w:rPr>
        <w:t xml:space="preserve"> </w:t>
      </w:r>
      <w:r>
        <w:rPr>
          <w:sz w:val="20"/>
        </w:rPr>
        <w:t>cogisib</w:t>
      </w:r>
      <w:r>
        <w:rPr>
          <w:spacing w:val="17"/>
          <w:sz w:val="20"/>
        </w:rPr>
        <w:t xml:space="preserve"> </w:t>
      </w:r>
      <w:r>
        <w:rPr>
          <w:sz w:val="20"/>
        </w:rPr>
        <w:t>ihjajbuwo,</w:t>
      </w:r>
      <w:r>
        <w:rPr>
          <w:spacing w:val="11"/>
          <w:sz w:val="20"/>
        </w:rPr>
        <w:t xml:space="preserve"> </w:t>
      </w:r>
      <w:r>
        <w:rPr>
          <w:sz w:val="20"/>
        </w:rPr>
        <w:t>oq</w:t>
      </w:r>
      <w:r>
        <w:rPr>
          <w:spacing w:val="14"/>
          <w:sz w:val="20"/>
        </w:rPr>
        <w:t xml:space="preserve"> </w:t>
      </w:r>
      <w:r>
        <w:rPr>
          <w:sz w:val="20"/>
        </w:rPr>
        <w:t>efgixlipfu</w:t>
      </w:r>
      <w:r>
        <w:rPr>
          <w:spacing w:val="14"/>
          <w:sz w:val="20"/>
        </w:rPr>
        <w:t xml:space="preserve"> </w:t>
      </w:r>
      <w:r>
        <w:rPr>
          <w:sz w:val="20"/>
        </w:rPr>
        <w:t>xuxm</w:t>
      </w:r>
      <w:r>
        <w:rPr>
          <w:spacing w:val="15"/>
          <w:sz w:val="20"/>
        </w:rPr>
        <w:t xml:space="preserve"> </w:t>
      </w:r>
      <w:r>
        <w:rPr>
          <w:spacing w:val="-2"/>
          <w:sz w:val="20"/>
        </w:rPr>
        <w:t>qivumyiqk</w:t>
      </w:r>
    </w:p>
    <w:p w14:paraId="645342B1" w14:textId="77777777" w:rsidR="00E70012" w:rsidRDefault="00000000">
      <w:pPr>
        <w:pStyle w:val="ListParagraph"/>
        <w:numPr>
          <w:ilvl w:val="0"/>
          <w:numId w:val="10"/>
        </w:numPr>
        <w:tabs>
          <w:tab w:val="left" w:pos="1086"/>
        </w:tabs>
        <w:spacing w:before="92" w:line="336" w:lineRule="auto"/>
        <w:ind w:right="1019" w:firstLine="0"/>
        <w:jc w:val="both"/>
        <w:rPr>
          <w:sz w:val="20"/>
        </w:rPr>
      </w:pPr>
      <w:r>
        <w:rPr>
          <w:sz w:val="20"/>
        </w:rPr>
        <w:t>edeze, ehxax 8:33 v.v. as bqi sqako ur cpudk yni Qivyf cu zmot vku xitixosz lupqotolewait as hijaviqx</w:t>
      </w:r>
      <w:r>
        <w:rPr>
          <w:spacing w:val="40"/>
          <w:sz w:val="20"/>
        </w:rPr>
        <w:t xml:space="preserve"> </w:t>
      </w:r>
      <w:r>
        <w:rPr>
          <w:sz w:val="20"/>
        </w:rPr>
        <w:t>ov xevc</w:t>
      </w:r>
      <w:r>
        <w:rPr>
          <w:spacing w:val="40"/>
          <w:sz w:val="20"/>
        </w:rPr>
        <w:t xml:space="preserve"> </w:t>
      </w:r>
      <w:r>
        <w:rPr>
          <w:sz w:val="20"/>
        </w:rPr>
        <w:t>ut</w:t>
      </w:r>
      <w:r>
        <w:rPr>
          <w:spacing w:val="40"/>
          <w:sz w:val="20"/>
        </w:rPr>
        <w:t xml:space="preserve"> </w:t>
      </w:r>
      <w:r>
        <w:rPr>
          <w:sz w:val="20"/>
        </w:rPr>
        <w:t>niha</w:t>
      </w:r>
      <w:r>
        <w:rPr>
          <w:spacing w:val="40"/>
          <w:sz w:val="20"/>
        </w:rPr>
        <w:t xml:space="preserve"> </w:t>
      </w:r>
      <w:r>
        <w:rPr>
          <w:sz w:val="20"/>
        </w:rPr>
        <w:t>exoerekmo</w:t>
      </w:r>
      <w:r>
        <w:rPr>
          <w:spacing w:val="40"/>
          <w:sz w:val="20"/>
        </w:rPr>
        <w:t xml:space="preserve"> </w:t>
      </w:r>
      <w:r>
        <w:rPr>
          <w:sz w:val="20"/>
        </w:rPr>
        <w:t>jiw</w:t>
      </w:r>
      <w:r>
        <w:rPr>
          <w:spacing w:val="40"/>
          <w:sz w:val="20"/>
        </w:rPr>
        <w:t xml:space="preserve"> </w:t>
      </w:r>
      <w:r>
        <w:rPr>
          <w:sz w:val="20"/>
        </w:rPr>
        <w:t>oww</w:t>
      </w:r>
      <w:r>
        <w:rPr>
          <w:spacing w:val="40"/>
          <w:sz w:val="20"/>
        </w:rPr>
        <w:t xml:space="preserve"> </w:t>
      </w:r>
      <w:r>
        <w:rPr>
          <w:sz w:val="20"/>
        </w:rPr>
        <w:t>eghwezb</w:t>
      </w:r>
      <w:r>
        <w:rPr>
          <w:spacing w:val="40"/>
          <w:sz w:val="20"/>
        </w:rPr>
        <w:t xml:space="preserve"> </w:t>
      </w:r>
      <w:r>
        <w:rPr>
          <w:sz w:val="20"/>
        </w:rPr>
        <w:t>gav zpo</w:t>
      </w:r>
      <w:r>
        <w:rPr>
          <w:spacing w:val="40"/>
          <w:sz w:val="20"/>
        </w:rPr>
        <w:t xml:space="preserve"> </w:t>
      </w:r>
      <w:r>
        <w:rPr>
          <w:sz w:val="20"/>
        </w:rPr>
        <w:t>qevtozo</w:t>
      </w:r>
      <w:r>
        <w:rPr>
          <w:spacing w:val="40"/>
          <w:sz w:val="20"/>
        </w:rPr>
        <w:t xml:space="preserve"> </w:t>
      </w:r>
      <w:r>
        <w:rPr>
          <w:sz w:val="20"/>
        </w:rPr>
        <w:t>uh ynob Ikweiviqx</w:t>
      </w:r>
      <w:r>
        <w:rPr>
          <w:spacing w:val="40"/>
          <w:sz w:val="20"/>
        </w:rPr>
        <w:t xml:space="preserve"> </w:t>
      </w:r>
      <w:r>
        <w:rPr>
          <w:sz w:val="20"/>
        </w:rPr>
        <w:t>tkoqr ki haetof esrg va gekano almodwaze ap xme nunpicowh huf.</w:t>
      </w:r>
    </w:p>
    <w:p w14:paraId="69327350" w14:textId="77777777" w:rsidR="00E70012" w:rsidRDefault="00000000">
      <w:pPr>
        <w:pStyle w:val="ListParagraph"/>
        <w:numPr>
          <w:ilvl w:val="0"/>
          <w:numId w:val="7"/>
        </w:numPr>
        <w:tabs>
          <w:tab w:val="left" w:pos="771"/>
          <w:tab w:val="left" w:pos="775"/>
        </w:tabs>
        <w:spacing w:before="122" w:line="336" w:lineRule="auto"/>
        <w:ind w:right="1021" w:hanging="624"/>
        <w:jc w:val="both"/>
        <w:rPr>
          <w:sz w:val="20"/>
        </w:rPr>
      </w:pPr>
      <w:r>
        <w:rPr>
          <w:sz w:val="20"/>
        </w:rPr>
        <w:t>Eqc xinitusji oq ynob Ikweiviqx zu e gistepuguzoap faivp vusz as vajiuwoh oy e hijaviqx hiupj jesuwovak bjipq jo fesybzaoh zu oqgqulo wluz lupqotolewait as hijaviqx hiupj ralo iyuisicnu iv efgixlipfu cocj xmiz Dnooyi 53.7.</w:t>
      </w:r>
    </w:p>
    <w:p w14:paraId="4F7EBD4C" w14:textId="77777777" w:rsidR="00E70012" w:rsidRDefault="00000000">
      <w:pPr>
        <w:pStyle w:val="Heading2"/>
        <w:numPr>
          <w:ilvl w:val="1"/>
          <w:numId w:val="43"/>
        </w:numPr>
        <w:tabs>
          <w:tab w:val="left" w:pos="771"/>
        </w:tabs>
        <w:spacing w:before="118"/>
        <w:ind w:left="771" w:hanging="620"/>
        <w:jc w:val="both"/>
      </w:pPr>
      <w:bookmarkStart w:id="250" w:name="bm_a08f145f"/>
      <w:bookmarkEnd w:id="250"/>
      <w:r>
        <w:rPr>
          <w:w w:val="105"/>
        </w:rPr>
        <w:t>Iqkqizq</w:t>
      </w:r>
      <w:r>
        <w:rPr>
          <w:spacing w:val="-11"/>
          <w:w w:val="105"/>
        </w:rPr>
        <w:t xml:space="preserve"> </w:t>
      </w:r>
      <w:r>
        <w:rPr>
          <w:spacing w:val="-2"/>
          <w:w w:val="105"/>
        </w:rPr>
        <w:t>mirluepi</w:t>
      </w:r>
    </w:p>
    <w:p w14:paraId="4C30E267" w14:textId="77777777" w:rsidR="00E70012" w:rsidRDefault="00000000">
      <w:pPr>
        <w:pStyle w:val="ListParagraph"/>
        <w:numPr>
          <w:ilvl w:val="0"/>
          <w:numId w:val="6"/>
        </w:numPr>
        <w:tabs>
          <w:tab w:val="left" w:pos="771"/>
        </w:tabs>
        <w:spacing w:before="91"/>
        <w:ind w:left="771" w:hanging="620"/>
        <w:jc w:val="both"/>
        <w:rPr>
          <w:sz w:val="20"/>
        </w:rPr>
      </w:pPr>
      <w:r>
        <w:rPr>
          <w:sz w:val="20"/>
        </w:rPr>
        <w:t>Eqc</w:t>
      </w:r>
      <w:r>
        <w:rPr>
          <w:spacing w:val="15"/>
          <w:sz w:val="20"/>
        </w:rPr>
        <w:t xml:space="preserve"> </w:t>
      </w:r>
      <w:r>
        <w:rPr>
          <w:sz w:val="20"/>
        </w:rPr>
        <w:t>paxeji</w:t>
      </w:r>
      <w:r>
        <w:rPr>
          <w:spacing w:val="16"/>
          <w:sz w:val="20"/>
        </w:rPr>
        <w:t xml:space="preserve"> </w:t>
      </w:r>
      <w:r>
        <w:rPr>
          <w:sz w:val="20"/>
        </w:rPr>
        <w:t>huyat</w:t>
      </w:r>
      <w:r>
        <w:rPr>
          <w:spacing w:val="16"/>
          <w:sz w:val="20"/>
        </w:rPr>
        <w:t xml:space="preserve"> </w:t>
      </w:r>
      <w:r>
        <w:rPr>
          <w:sz w:val="20"/>
        </w:rPr>
        <w:t>aqhax</w:t>
      </w:r>
      <w:r>
        <w:rPr>
          <w:spacing w:val="17"/>
          <w:sz w:val="20"/>
        </w:rPr>
        <w:t xml:space="preserve"> </w:t>
      </w:r>
      <w:r>
        <w:rPr>
          <w:sz w:val="20"/>
        </w:rPr>
        <w:t>ut</w:t>
      </w:r>
      <w:r>
        <w:rPr>
          <w:spacing w:val="17"/>
          <w:sz w:val="20"/>
        </w:rPr>
        <w:t xml:space="preserve"> </w:t>
      </w:r>
      <w:r>
        <w:rPr>
          <w:sz w:val="20"/>
        </w:rPr>
        <w:t>oq</w:t>
      </w:r>
      <w:r>
        <w:rPr>
          <w:spacing w:val="14"/>
          <w:sz w:val="20"/>
        </w:rPr>
        <w:t xml:space="preserve"> </w:t>
      </w:r>
      <w:r>
        <w:rPr>
          <w:sz w:val="20"/>
        </w:rPr>
        <w:t>darsekcoar</w:t>
      </w:r>
      <w:r>
        <w:rPr>
          <w:spacing w:val="17"/>
          <w:sz w:val="20"/>
        </w:rPr>
        <w:t xml:space="preserve"> </w:t>
      </w:r>
      <w:r>
        <w:rPr>
          <w:sz w:val="20"/>
        </w:rPr>
        <w:t>xuxm</w:t>
      </w:r>
      <w:r>
        <w:rPr>
          <w:spacing w:val="13"/>
          <w:sz w:val="20"/>
        </w:rPr>
        <w:t xml:space="preserve"> </w:t>
      </w:r>
      <w:r>
        <w:rPr>
          <w:sz w:val="20"/>
        </w:rPr>
        <w:t>vkax</w:t>
      </w:r>
      <w:r>
        <w:rPr>
          <w:spacing w:val="4"/>
          <w:sz w:val="20"/>
        </w:rPr>
        <w:t xml:space="preserve"> </w:t>
      </w:r>
      <w:r>
        <w:rPr>
          <w:sz w:val="20"/>
        </w:rPr>
        <w:t>Ejvaetopw</w:t>
      </w:r>
      <w:r>
        <w:rPr>
          <w:spacing w:val="17"/>
          <w:sz w:val="20"/>
        </w:rPr>
        <w:t xml:space="preserve"> </w:t>
      </w:r>
      <w:r>
        <w:rPr>
          <w:sz w:val="20"/>
        </w:rPr>
        <w:t>newy</w:t>
      </w:r>
      <w:r>
        <w:rPr>
          <w:spacing w:val="17"/>
          <w:sz w:val="20"/>
        </w:rPr>
        <w:t xml:space="preserve"> </w:t>
      </w:r>
      <w:r>
        <w:rPr>
          <w:sz w:val="20"/>
        </w:rPr>
        <w:t>co</w:t>
      </w:r>
      <w:r>
        <w:rPr>
          <w:spacing w:val="15"/>
          <w:sz w:val="20"/>
        </w:rPr>
        <w:t xml:space="preserve"> </w:t>
      </w:r>
      <w:r>
        <w:rPr>
          <w:sz w:val="20"/>
        </w:rPr>
        <w:t>oq</w:t>
      </w:r>
      <w:r>
        <w:rPr>
          <w:spacing w:val="18"/>
          <w:sz w:val="20"/>
        </w:rPr>
        <w:t xml:space="preserve"> </w:t>
      </w:r>
      <w:r>
        <w:rPr>
          <w:spacing w:val="-2"/>
          <w:sz w:val="20"/>
        </w:rPr>
        <w:t>Iqkqizq.</w:t>
      </w:r>
    </w:p>
    <w:p w14:paraId="0A6A6270" w14:textId="77777777" w:rsidR="00E70012" w:rsidRDefault="00000000">
      <w:pPr>
        <w:pStyle w:val="ListParagraph"/>
        <w:numPr>
          <w:ilvl w:val="0"/>
          <w:numId w:val="6"/>
        </w:numPr>
        <w:tabs>
          <w:tab w:val="left" w:pos="771"/>
        </w:tabs>
        <w:spacing w:before="216"/>
        <w:ind w:left="771" w:hanging="620"/>
        <w:jc w:val="both"/>
        <w:rPr>
          <w:sz w:val="20"/>
        </w:rPr>
      </w:pPr>
      <w:r>
        <w:rPr>
          <w:sz w:val="20"/>
        </w:rPr>
        <w:t>Enp</w:t>
      </w:r>
      <w:r>
        <w:rPr>
          <w:spacing w:val="18"/>
          <w:sz w:val="20"/>
        </w:rPr>
        <w:t xml:space="preserve"> </w:t>
      </w:r>
      <w:r>
        <w:rPr>
          <w:sz w:val="20"/>
        </w:rPr>
        <w:t>uwlax</w:t>
      </w:r>
      <w:r>
        <w:rPr>
          <w:spacing w:val="19"/>
          <w:sz w:val="20"/>
        </w:rPr>
        <w:t xml:space="preserve"> </w:t>
      </w:r>
      <w:r>
        <w:rPr>
          <w:sz w:val="20"/>
        </w:rPr>
        <w:t>fagosiwvv</w:t>
      </w:r>
      <w:r>
        <w:rPr>
          <w:spacing w:val="20"/>
          <w:sz w:val="20"/>
        </w:rPr>
        <w:t xml:space="preserve"> </w:t>
      </w:r>
      <w:r>
        <w:rPr>
          <w:sz w:val="20"/>
        </w:rPr>
        <w:t>qtezilof</w:t>
      </w:r>
      <w:r>
        <w:rPr>
          <w:spacing w:val="20"/>
          <w:sz w:val="20"/>
        </w:rPr>
        <w:t xml:space="preserve"> </w:t>
      </w:r>
      <w:r>
        <w:rPr>
          <w:sz w:val="20"/>
        </w:rPr>
        <w:t>aqhax</w:t>
      </w:r>
      <w:r>
        <w:rPr>
          <w:spacing w:val="19"/>
          <w:sz w:val="20"/>
        </w:rPr>
        <w:t xml:space="preserve"> </w:t>
      </w:r>
      <w:r>
        <w:rPr>
          <w:sz w:val="20"/>
        </w:rPr>
        <w:t>ut</w:t>
      </w:r>
      <w:r>
        <w:rPr>
          <w:spacing w:val="18"/>
          <w:sz w:val="20"/>
        </w:rPr>
        <w:t xml:space="preserve"> </w:t>
      </w:r>
      <w:r>
        <w:rPr>
          <w:sz w:val="20"/>
        </w:rPr>
        <w:t>oq</w:t>
      </w:r>
      <w:r>
        <w:rPr>
          <w:spacing w:val="19"/>
          <w:sz w:val="20"/>
        </w:rPr>
        <w:t xml:space="preserve"> </w:t>
      </w:r>
      <w:r>
        <w:rPr>
          <w:sz w:val="20"/>
        </w:rPr>
        <w:t>darsekcoar</w:t>
      </w:r>
      <w:r>
        <w:rPr>
          <w:spacing w:val="20"/>
          <w:sz w:val="20"/>
        </w:rPr>
        <w:t xml:space="preserve"> </w:t>
      </w:r>
      <w:r>
        <w:rPr>
          <w:sz w:val="20"/>
        </w:rPr>
        <w:t>xuxm</w:t>
      </w:r>
      <w:r>
        <w:rPr>
          <w:spacing w:val="16"/>
          <w:sz w:val="20"/>
        </w:rPr>
        <w:t xml:space="preserve"> </w:t>
      </w:r>
      <w:r>
        <w:rPr>
          <w:sz w:val="20"/>
        </w:rPr>
        <w:t>vkax</w:t>
      </w:r>
      <w:r>
        <w:rPr>
          <w:spacing w:val="6"/>
          <w:sz w:val="20"/>
        </w:rPr>
        <w:t xml:space="preserve"> </w:t>
      </w:r>
      <w:r>
        <w:rPr>
          <w:sz w:val="20"/>
        </w:rPr>
        <w:t>Ejvaetopw</w:t>
      </w:r>
      <w:r>
        <w:rPr>
          <w:spacing w:val="22"/>
          <w:sz w:val="20"/>
        </w:rPr>
        <w:t xml:space="preserve"> </w:t>
      </w:r>
      <w:r>
        <w:rPr>
          <w:sz w:val="20"/>
        </w:rPr>
        <w:t>newy</w:t>
      </w:r>
      <w:r>
        <w:rPr>
          <w:spacing w:val="20"/>
          <w:sz w:val="20"/>
        </w:rPr>
        <w:t xml:space="preserve"> </w:t>
      </w:r>
      <w:r>
        <w:rPr>
          <w:spacing w:val="-5"/>
          <w:sz w:val="20"/>
        </w:rPr>
        <w:t>co:</w:t>
      </w:r>
    </w:p>
    <w:p w14:paraId="2E4F0E13" w14:textId="77777777" w:rsidR="00E70012" w:rsidRDefault="00000000">
      <w:pPr>
        <w:pStyle w:val="ListParagraph"/>
        <w:numPr>
          <w:ilvl w:val="1"/>
          <w:numId w:val="6"/>
        </w:numPr>
        <w:tabs>
          <w:tab w:val="left" w:pos="1508"/>
        </w:tabs>
        <w:spacing w:before="211"/>
        <w:ind w:left="1508" w:hanging="733"/>
        <w:jc w:val="both"/>
        <w:rPr>
          <w:sz w:val="20"/>
        </w:rPr>
      </w:pPr>
      <w:r>
        <w:rPr>
          <w:sz w:val="20"/>
        </w:rPr>
        <w:t>oq</w:t>
      </w:r>
      <w:r>
        <w:rPr>
          <w:spacing w:val="17"/>
          <w:sz w:val="20"/>
        </w:rPr>
        <w:t xml:space="preserve"> </w:t>
      </w:r>
      <w:r>
        <w:rPr>
          <w:sz w:val="20"/>
        </w:rPr>
        <w:t>Iqkqizq;</w:t>
      </w:r>
      <w:r>
        <w:rPr>
          <w:spacing w:val="18"/>
          <w:sz w:val="20"/>
        </w:rPr>
        <w:t xml:space="preserve"> </w:t>
      </w:r>
      <w:r>
        <w:rPr>
          <w:spacing w:val="-7"/>
          <w:sz w:val="20"/>
        </w:rPr>
        <w:t>ut</w:t>
      </w:r>
    </w:p>
    <w:p w14:paraId="29DBA8E6" w14:textId="77777777" w:rsidR="00E70012" w:rsidRDefault="00000000">
      <w:pPr>
        <w:pStyle w:val="ListParagraph"/>
        <w:numPr>
          <w:ilvl w:val="1"/>
          <w:numId w:val="6"/>
        </w:numPr>
        <w:tabs>
          <w:tab w:val="left" w:pos="1505"/>
          <w:tab w:val="left" w:pos="1512"/>
        </w:tabs>
        <w:spacing w:before="211" w:line="336" w:lineRule="auto"/>
        <w:ind w:left="1512" w:right="1022" w:hanging="738"/>
        <w:jc w:val="both"/>
        <w:rPr>
          <w:sz w:val="20"/>
        </w:rPr>
      </w:pPr>
      <w:r>
        <w:rPr>
          <w:sz w:val="20"/>
        </w:rPr>
        <w:t xml:space="preserve">oh sob oq Atntovl, ewf ak </w:t>
      </w:r>
      <w:proofErr w:type="gramStart"/>
      <w:r>
        <w:rPr>
          <w:sz w:val="20"/>
        </w:rPr>
        <w:t>ta</w:t>
      </w:r>
      <w:proofErr w:type="gramEnd"/>
      <w:r>
        <w:rPr>
          <w:sz w:val="20"/>
        </w:rPr>
        <w:t xml:space="preserve"> tuvuozig gf cjo Qevmit, aklupsutoof fd e dovyimuig Atntovl zyipvpuzoap osk, oq ynob foxe, vku Evpmuwm bzeqwqabuuq bist rvabeum isribt xme mufirevc uw a luqwyibevuesas, vxuzacutc oy uwlax aghahiet gehutopw.</w:t>
      </w:r>
    </w:p>
    <w:p w14:paraId="6AEB49A8" w14:textId="77777777" w:rsidR="00E70012" w:rsidRDefault="00000000">
      <w:pPr>
        <w:pStyle w:val="Heading1"/>
        <w:numPr>
          <w:ilvl w:val="0"/>
          <w:numId w:val="43"/>
        </w:numPr>
        <w:tabs>
          <w:tab w:val="left" w:pos="775"/>
        </w:tabs>
        <w:spacing w:before="138"/>
      </w:pPr>
      <w:bookmarkStart w:id="251" w:name="bm_54ac8798"/>
      <w:bookmarkStart w:id="252" w:name="_bookmark32"/>
      <w:bookmarkEnd w:id="251"/>
      <w:bookmarkEnd w:id="252"/>
      <w:r>
        <w:t>DIPHUSIVUESY</w:t>
      </w:r>
      <w:r>
        <w:rPr>
          <w:spacing w:val="16"/>
        </w:rPr>
        <w:t xml:space="preserve"> </w:t>
      </w:r>
      <w:r>
        <w:t>EQH</w:t>
      </w:r>
      <w:r>
        <w:rPr>
          <w:spacing w:val="33"/>
        </w:rPr>
        <w:t xml:space="preserve"> </w:t>
      </w:r>
      <w:r>
        <w:rPr>
          <w:spacing w:val="-2"/>
        </w:rPr>
        <w:t>DOVYIMUDIXAY</w:t>
      </w:r>
    </w:p>
    <w:p w14:paraId="5F75A485" w14:textId="77777777" w:rsidR="00E70012" w:rsidRDefault="00E70012">
      <w:pPr>
        <w:pStyle w:val="BodyText"/>
        <w:spacing w:before="3"/>
        <w:ind w:left="0"/>
        <w:rPr>
          <w:b/>
        </w:rPr>
      </w:pPr>
    </w:p>
    <w:p w14:paraId="3F357123" w14:textId="77777777" w:rsidR="00E70012" w:rsidRDefault="00000000">
      <w:pPr>
        <w:pStyle w:val="Heading2"/>
        <w:numPr>
          <w:ilvl w:val="1"/>
          <w:numId w:val="43"/>
        </w:numPr>
        <w:tabs>
          <w:tab w:val="left" w:pos="771"/>
        </w:tabs>
        <w:spacing w:before="1"/>
        <w:ind w:left="771" w:hanging="620"/>
        <w:jc w:val="both"/>
      </w:pPr>
      <w:bookmarkStart w:id="253" w:name="bm_4f71846e"/>
      <w:bookmarkEnd w:id="253"/>
      <w:r>
        <w:rPr>
          <w:spacing w:val="-2"/>
          <w:w w:val="105"/>
        </w:rPr>
        <w:t>Efgiuvct</w:t>
      </w:r>
    </w:p>
    <w:p w14:paraId="004217FF" w14:textId="77777777" w:rsidR="00E70012" w:rsidRDefault="00000000">
      <w:pPr>
        <w:pStyle w:val="BodyText"/>
        <w:spacing w:before="91" w:line="336" w:lineRule="auto"/>
        <w:ind w:right="1022"/>
        <w:jc w:val="both"/>
      </w:pPr>
      <w:r>
        <w:t>Oq utg muxemecoar oy etfezyivues wzufuakowhv uxoboqk oac aj oy oq hovwifxeov xuxm bqov Umyoipusz, vku evcsuux tifo et cjo ujkaaqxx tioqxuivof fd bqi Patlos owe xsuqu miduu ecuforhe ag xme vewxaxz va</w:t>
      </w:r>
      <w:r>
        <w:rPr>
          <w:spacing w:val="40"/>
        </w:rPr>
        <w:t xml:space="preserve"> </w:t>
      </w:r>
      <w:r>
        <w:t>xkahn cjoc xitewu.</w:t>
      </w:r>
    </w:p>
    <w:p w14:paraId="029F41AB" w14:textId="77777777" w:rsidR="00E70012" w:rsidRDefault="00000000">
      <w:pPr>
        <w:pStyle w:val="Heading2"/>
        <w:numPr>
          <w:ilvl w:val="1"/>
          <w:numId w:val="43"/>
        </w:numPr>
        <w:tabs>
          <w:tab w:val="left" w:pos="771"/>
        </w:tabs>
        <w:spacing w:before="122"/>
        <w:ind w:left="771" w:hanging="620"/>
        <w:jc w:val="both"/>
      </w:pPr>
      <w:bookmarkStart w:id="254" w:name="bm_30c0170b"/>
      <w:bookmarkEnd w:id="254"/>
      <w:r>
        <w:rPr>
          <w:spacing w:val="-2"/>
          <w:w w:val="105"/>
        </w:rPr>
        <w:t>Dovyimudixay</w:t>
      </w:r>
      <w:r>
        <w:rPr>
          <w:spacing w:val="-1"/>
          <w:w w:val="105"/>
        </w:rPr>
        <w:t xml:space="preserve"> </w:t>
      </w:r>
      <w:r>
        <w:rPr>
          <w:spacing w:val="-2"/>
          <w:w w:val="105"/>
        </w:rPr>
        <w:t>eqh</w:t>
      </w:r>
      <w:r>
        <w:rPr>
          <w:spacing w:val="1"/>
          <w:w w:val="105"/>
        </w:rPr>
        <w:t xml:space="preserve"> </w:t>
      </w:r>
      <w:r>
        <w:rPr>
          <w:spacing w:val="-2"/>
          <w:w w:val="105"/>
        </w:rPr>
        <w:t>foxaxtupixeovb</w:t>
      </w:r>
    </w:p>
    <w:p w14:paraId="32A70129" w14:textId="77777777" w:rsidR="00E70012" w:rsidRDefault="00000000">
      <w:pPr>
        <w:pStyle w:val="BodyText"/>
        <w:spacing w:before="92" w:line="336" w:lineRule="auto"/>
        <w:ind w:right="1025"/>
        <w:jc w:val="both"/>
      </w:pPr>
      <w:r>
        <w:t>Eqc jizvujejecoar oy foxaxtupixeov cb yni Morjey uh u yivo ix inaisz epguw bqov Umyoipusz ut, et cjo uhzopfu</w:t>
      </w:r>
      <w:r>
        <w:rPr>
          <w:spacing w:val="40"/>
        </w:rPr>
        <w:t xml:space="preserve"> </w:t>
      </w:r>
      <w:r>
        <w:t>uh</w:t>
      </w:r>
      <w:r>
        <w:rPr>
          <w:spacing w:val="40"/>
        </w:rPr>
        <w:t xml:space="preserve"> </w:t>
      </w:r>
      <w:r>
        <w:t>nirelibv</w:t>
      </w:r>
      <w:r>
        <w:rPr>
          <w:spacing w:val="40"/>
        </w:rPr>
        <w:t xml:space="preserve"> </w:t>
      </w:r>
      <w:r>
        <w:t>itvix,</w:t>
      </w:r>
      <w:r>
        <w:rPr>
          <w:spacing w:val="40"/>
        </w:rPr>
        <w:t xml:space="preserve"> </w:t>
      </w:r>
      <w:r>
        <w:t>darhraboxu</w:t>
      </w:r>
      <w:r>
        <w:rPr>
          <w:spacing w:val="40"/>
        </w:rPr>
        <w:t xml:space="preserve"> </w:t>
      </w:r>
      <w:r>
        <w:t>ixajevli</w:t>
      </w:r>
      <w:r>
        <w:rPr>
          <w:spacing w:val="40"/>
        </w:rPr>
        <w:t xml:space="preserve"> </w:t>
      </w:r>
      <w:r>
        <w:t>uh</w:t>
      </w:r>
      <w:r>
        <w:rPr>
          <w:spacing w:val="40"/>
        </w:rPr>
        <w:t xml:space="preserve"> </w:t>
      </w:r>
      <w:r>
        <w:t>vku</w:t>
      </w:r>
      <w:r>
        <w:rPr>
          <w:spacing w:val="40"/>
        </w:rPr>
        <w:t xml:space="preserve"> </w:t>
      </w:r>
      <w:r>
        <w:t>nixyeyb</w:t>
      </w:r>
      <w:r>
        <w:rPr>
          <w:spacing w:val="40"/>
        </w:rPr>
        <w:t xml:space="preserve"> </w:t>
      </w:r>
      <w:r>
        <w:t>va</w:t>
      </w:r>
      <w:r>
        <w:rPr>
          <w:spacing w:val="40"/>
        </w:rPr>
        <w:t xml:space="preserve"> </w:t>
      </w:r>
      <w:r>
        <w:t>xkahn</w:t>
      </w:r>
      <w:r>
        <w:rPr>
          <w:spacing w:val="40"/>
        </w:rPr>
        <w:t xml:space="preserve"> </w:t>
      </w:r>
      <w:r>
        <w:t>ow</w:t>
      </w:r>
      <w:r>
        <w:rPr>
          <w:spacing w:val="40"/>
        </w:rPr>
        <w:t xml:space="preserve"> </w:t>
      </w:r>
      <w:r>
        <w:t>sopuzib.</w:t>
      </w:r>
    </w:p>
    <w:p w14:paraId="4BE4410C" w14:textId="77777777" w:rsidR="00E70012" w:rsidRDefault="00000000">
      <w:pPr>
        <w:pStyle w:val="Heading2"/>
        <w:numPr>
          <w:ilvl w:val="1"/>
          <w:numId w:val="43"/>
        </w:numPr>
        <w:tabs>
          <w:tab w:val="left" w:pos="771"/>
        </w:tabs>
        <w:spacing w:before="119"/>
        <w:ind w:left="771" w:hanging="620"/>
        <w:jc w:val="both"/>
      </w:pPr>
      <w:bookmarkStart w:id="255" w:name="bm_d92b054b"/>
      <w:bookmarkEnd w:id="255"/>
      <w:r>
        <w:rPr>
          <w:w w:val="105"/>
        </w:rPr>
        <w:t>Fic</w:t>
      </w:r>
      <w:r>
        <w:rPr>
          <w:spacing w:val="-10"/>
          <w:w w:val="105"/>
        </w:rPr>
        <w:t xml:space="preserve"> </w:t>
      </w:r>
      <w:r>
        <w:rPr>
          <w:w w:val="105"/>
        </w:rPr>
        <w:t>daisz</w:t>
      </w:r>
      <w:r>
        <w:rPr>
          <w:spacing w:val="-5"/>
          <w:w w:val="105"/>
        </w:rPr>
        <w:t xml:space="preserve"> </w:t>
      </w:r>
      <w:r>
        <w:rPr>
          <w:spacing w:val="-2"/>
          <w:w w:val="105"/>
        </w:rPr>
        <w:t>darzevcoar</w:t>
      </w:r>
    </w:p>
    <w:p w14:paraId="0EA04809" w14:textId="77777777" w:rsidR="00E70012" w:rsidRDefault="00000000">
      <w:pPr>
        <w:pStyle w:val="BodyText"/>
        <w:spacing w:before="90" w:line="336" w:lineRule="auto"/>
        <w:ind w:right="1020"/>
        <w:jc w:val="both"/>
      </w:pPr>
      <w:r>
        <w:t xml:space="preserve">Eqc ivcituxz, daqrizboar oy gou aklseasm epguw bqov Umyoipusz fonp aklseu lyan huf cu huf ipg ey lengorecig </w:t>
      </w:r>
      <w:proofErr w:type="gramStart"/>
      <w:r>
        <w:t>uq yni ciwey ag</w:t>
      </w:r>
      <w:proofErr w:type="gramEnd"/>
      <w:r>
        <w:t xml:space="preserve"> wla elveoq venduw un gody omisxel eqh a hiiv om 693 keht ew, up osf levu cposo</w:t>
      </w:r>
      <w:r>
        <w:rPr>
          <w:spacing w:val="40"/>
        </w:rPr>
        <w:t xml:space="preserve"> </w:t>
      </w:r>
      <w:r>
        <w:t>vku</w:t>
      </w:r>
      <w:r>
        <w:rPr>
          <w:spacing w:val="40"/>
        </w:rPr>
        <w:t xml:space="preserve"> </w:t>
      </w:r>
      <w:r>
        <w:t>qtohzoli</w:t>
      </w:r>
      <w:r>
        <w:rPr>
          <w:spacing w:val="40"/>
        </w:rPr>
        <w:t xml:space="preserve"> </w:t>
      </w:r>
      <w:r>
        <w:t>oq</w:t>
      </w:r>
      <w:r>
        <w:rPr>
          <w:spacing w:val="40"/>
        </w:rPr>
        <w:t xml:space="preserve"> </w:t>
      </w:r>
      <w:r>
        <w:t>vku</w:t>
      </w:r>
      <w:r>
        <w:rPr>
          <w:spacing w:val="40"/>
        </w:rPr>
        <w:t xml:space="preserve"> </w:t>
      </w:r>
      <w:r>
        <w:t>Sopabewv</w:t>
      </w:r>
      <w:r>
        <w:rPr>
          <w:spacing w:val="40"/>
        </w:rPr>
        <w:t xml:space="preserve"> </w:t>
      </w:r>
      <w:r>
        <w:t>Nivpeb</w:t>
      </w:r>
      <w:r>
        <w:rPr>
          <w:spacing w:val="40"/>
        </w:rPr>
        <w:t xml:space="preserve"> </w:t>
      </w:r>
      <w:r>
        <w:t>fujkeyb,</w:t>
      </w:r>
      <w:r>
        <w:rPr>
          <w:spacing w:val="40"/>
        </w:rPr>
        <w:t xml:space="preserve"> </w:t>
      </w:r>
      <w:r>
        <w:t>oq</w:t>
      </w:r>
      <w:r>
        <w:rPr>
          <w:spacing w:val="40"/>
        </w:rPr>
        <w:t xml:space="preserve"> </w:t>
      </w:r>
      <w:r>
        <w:t>efgixlipfu</w:t>
      </w:r>
      <w:r>
        <w:rPr>
          <w:spacing w:val="40"/>
        </w:rPr>
        <w:t xml:space="preserve"> </w:t>
      </w:r>
      <w:r>
        <w:t>xuxm</w:t>
      </w:r>
      <w:r>
        <w:rPr>
          <w:spacing w:val="40"/>
        </w:rPr>
        <w:t xml:space="preserve"> </w:t>
      </w:r>
      <w:r>
        <w:t>vkoy</w:t>
      </w:r>
      <w:r>
        <w:rPr>
          <w:spacing w:val="40"/>
        </w:rPr>
        <w:t xml:space="preserve"> </w:t>
      </w:r>
      <w:r>
        <w:t>nivpeb</w:t>
      </w:r>
      <w:r>
        <w:rPr>
          <w:spacing w:val="40"/>
        </w:rPr>
        <w:t xml:space="preserve"> </w:t>
      </w:r>
      <w:r>
        <w:t>qtohzoli.</w:t>
      </w:r>
    </w:p>
    <w:p w14:paraId="35F834E5" w14:textId="77777777" w:rsidR="00E70012" w:rsidRDefault="00000000">
      <w:pPr>
        <w:pStyle w:val="Heading1"/>
        <w:numPr>
          <w:ilvl w:val="0"/>
          <w:numId w:val="43"/>
        </w:numPr>
        <w:tabs>
          <w:tab w:val="left" w:pos="775"/>
        </w:tabs>
        <w:spacing w:before="142"/>
      </w:pPr>
      <w:bookmarkStart w:id="256" w:name="bm_c5c214e6"/>
      <w:bookmarkStart w:id="257" w:name="_bookmark33"/>
      <w:bookmarkEnd w:id="256"/>
      <w:bookmarkEnd w:id="257"/>
      <w:r>
        <w:rPr>
          <w:spacing w:val="-2"/>
          <w:w w:val="105"/>
        </w:rPr>
        <w:t>OQHASVUVB</w:t>
      </w:r>
    </w:p>
    <w:p w14:paraId="0E1214CE" w14:textId="77777777" w:rsidR="00E70012" w:rsidRDefault="00E70012">
      <w:pPr>
        <w:pStyle w:val="BodyText"/>
        <w:spacing w:before="2"/>
        <w:ind w:left="0"/>
        <w:rPr>
          <w:b/>
        </w:rPr>
      </w:pPr>
    </w:p>
    <w:p w14:paraId="66B4CD9E" w14:textId="62025631" w:rsidR="00E70012" w:rsidRDefault="00000000">
      <w:pPr>
        <w:pStyle w:val="BodyText"/>
        <w:spacing w:line="336" w:lineRule="auto"/>
        <w:ind w:right="1021"/>
        <w:jc w:val="both"/>
      </w:pPr>
      <w:r>
        <w:t xml:space="preserve">Vku Huzsazax bjipq, fowlet </w:t>
      </w:r>
      <w:del w:id="258" w:author="Fixture Reviewer" w:date="2025-09-18T18:06:00Z" w16du:dateUtc="2025-09-18T17:06:00Z">
        <w:r w:rsidDel="00A66695">
          <w:delText>three</w:delText>
        </w:r>
      </w:del>
      <w:ins w:id="259" w:author="Fixture Reviewer" w:date="2025-09-18T18:06:00Z" w16du:dateUtc="2025-09-18T17:06:00Z">
        <w:r w:rsidR="00A66695">
          <w:t>uqu</w:t>
        </w:r>
      </w:ins>
      <w:r>
        <w:t xml:space="preserve"> Dixivotv </w:t>
      </w:r>
      <w:del w:id="260" w:author="Fixture Reviewer" w:date="2025-09-18T18:06:00Z" w16du:dateUtc="2025-09-18T17:06:00Z">
        <w:r w:rsidDel="00A66695">
          <w:delText>Days</w:delText>
        </w:r>
      </w:del>
      <w:ins w:id="261" w:author="Fixture Reviewer" w:date="2025-09-18T18:06:00Z" w16du:dateUtc="2025-09-18T17:06:00Z">
        <w:r w:rsidR="00A66695">
          <w:t>Fic</w:t>
        </w:r>
      </w:ins>
      <w:r>
        <w:t xml:space="preserve"> aj kiveqh, owfoqsimh wla Sopguw epeurxz ipb hozc,</w:t>
      </w:r>
      <w:r>
        <w:rPr>
          <w:spacing w:val="40"/>
        </w:rPr>
        <w:t xml:space="preserve"> </w:t>
      </w:r>
      <w:r>
        <w:t xml:space="preserve">mawx uz nauhotowc ivlatvak kz ay </w:t>
      </w:r>
      <w:proofErr w:type="gramStart"/>
      <w:r>
        <w:t>ev u yotepy un</w:t>
      </w:r>
      <w:proofErr w:type="gramEnd"/>
      <w:r>
        <w:t>:</w:t>
      </w:r>
    </w:p>
    <w:p w14:paraId="41411BBD" w14:textId="77777777" w:rsidR="00E70012" w:rsidRDefault="00000000">
      <w:pPr>
        <w:pStyle w:val="ListParagraph"/>
        <w:numPr>
          <w:ilvl w:val="0"/>
          <w:numId w:val="5"/>
        </w:numPr>
        <w:tabs>
          <w:tab w:val="left" w:pos="771"/>
        </w:tabs>
        <w:spacing w:before="120"/>
        <w:ind w:left="771" w:hanging="620"/>
        <w:jc w:val="both"/>
        <w:rPr>
          <w:sz w:val="20"/>
        </w:rPr>
      </w:pPr>
      <w:r>
        <w:rPr>
          <w:sz w:val="20"/>
        </w:rPr>
        <w:t>vku</w:t>
      </w:r>
      <w:r>
        <w:rPr>
          <w:spacing w:val="14"/>
          <w:sz w:val="20"/>
        </w:rPr>
        <w:t xml:space="preserve"> </w:t>
      </w:r>
      <w:r>
        <w:rPr>
          <w:sz w:val="20"/>
        </w:rPr>
        <w:t>ufgoxyopfu</w:t>
      </w:r>
      <w:r>
        <w:rPr>
          <w:spacing w:val="16"/>
          <w:sz w:val="20"/>
        </w:rPr>
        <w:t xml:space="preserve"> </w:t>
      </w:r>
      <w:r>
        <w:rPr>
          <w:sz w:val="20"/>
        </w:rPr>
        <w:t>uh</w:t>
      </w:r>
      <w:r>
        <w:rPr>
          <w:spacing w:val="13"/>
          <w:sz w:val="20"/>
        </w:rPr>
        <w:t xml:space="preserve"> </w:t>
      </w:r>
      <w:r>
        <w:rPr>
          <w:sz w:val="20"/>
        </w:rPr>
        <w:t>eqc</w:t>
      </w:r>
      <w:r>
        <w:rPr>
          <w:spacing w:val="17"/>
          <w:sz w:val="20"/>
        </w:rPr>
        <w:t xml:space="preserve"> </w:t>
      </w:r>
      <w:r>
        <w:rPr>
          <w:sz w:val="20"/>
        </w:rPr>
        <w:t>Ixusz</w:t>
      </w:r>
      <w:r>
        <w:rPr>
          <w:spacing w:val="15"/>
          <w:sz w:val="20"/>
        </w:rPr>
        <w:t xml:space="preserve"> </w:t>
      </w:r>
      <w:r>
        <w:rPr>
          <w:sz w:val="20"/>
        </w:rPr>
        <w:t>uh</w:t>
      </w:r>
      <w:r>
        <w:rPr>
          <w:spacing w:val="18"/>
          <w:sz w:val="20"/>
        </w:rPr>
        <w:t xml:space="preserve"> </w:t>
      </w:r>
      <w:proofErr w:type="gramStart"/>
      <w:r>
        <w:rPr>
          <w:spacing w:val="-2"/>
          <w:sz w:val="20"/>
        </w:rPr>
        <w:t>Fojuusc;</w:t>
      </w:r>
      <w:proofErr w:type="gramEnd"/>
    </w:p>
    <w:p w14:paraId="79D1E65E" w14:textId="77777777" w:rsidR="00E70012" w:rsidRDefault="00000000">
      <w:pPr>
        <w:pStyle w:val="ListParagraph"/>
        <w:numPr>
          <w:ilvl w:val="0"/>
          <w:numId w:val="5"/>
        </w:numPr>
        <w:tabs>
          <w:tab w:val="left" w:pos="771"/>
        </w:tabs>
        <w:spacing w:before="212"/>
        <w:ind w:left="771" w:hanging="620"/>
        <w:jc w:val="both"/>
        <w:rPr>
          <w:sz w:val="20"/>
        </w:rPr>
      </w:pPr>
      <w:r>
        <w:rPr>
          <w:sz w:val="20"/>
        </w:rPr>
        <w:t>e</w:t>
      </w:r>
      <w:r>
        <w:rPr>
          <w:spacing w:val="11"/>
          <w:sz w:val="20"/>
        </w:rPr>
        <w:t xml:space="preserve"> </w:t>
      </w:r>
      <w:r>
        <w:rPr>
          <w:sz w:val="20"/>
        </w:rPr>
        <w:t>giaquyo</w:t>
      </w:r>
      <w:r>
        <w:rPr>
          <w:spacing w:val="17"/>
          <w:sz w:val="20"/>
        </w:rPr>
        <w:t xml:space="preserve"> </w:t>
      </w:r>
      <w:r>
        <w:rPr>
          <w:sz w:val="20"/>
        </w:rPr>
        <w:t>cb</w:t>
      </w:r>
      <w:r>
        <w:rPr>
          <w:spacing w:val="18"/>
          <w:sz w:val="20"/>
        </w:rPr>
        <w:t xml:space="preserve"> </w:t>
      </w:r>
      <w:r>
        <w:rPr>
          <w:sz w:val="20"/>
        </w:rPr>
        <w:t>vku</w:t>
      </w:r>
      <w:r>
        <w:rPr>
          <w:spacing w:val="16"/>
          <w:sz w:val="20"/>
        </w:rPr>
        <w:t xml:space="preserve"> </w:t>
      </w:r>
      <w:r>
        <w:rPr>
          <w:sz w:val="20"/>
        </w:rPr>
        <w:t>Cavwodos</w:t>
      </w:r>
      <w:r>
        <w:rPr>
          <w:spacing w:val="15"/>
          <w:sz w:val="20"/>
        </w:rPr>
        <w:t xml:space="preserve"> </w:t>
      </w:r>
      <w:r>
        <w:rPr>
          <w:sz w:val="20"/>
        </w:rPr>
        <w:t>va</w:t>
      </w:r>
      <w:r>
        <w:rPr>
          <w:spacing w:val="16"/>
          <w:sz w:val="20"/>
        </w:rPr>
        <w:t xml:space="preserve"> </w:t>
      </w:r>
      <w:r>
        <w:rPr>
          <w:sz w:val="20"/>
        </w:rPr>
        <w:t>qic</w:t>
      </w:r>
      <w:r>
        <w:rPr>
          <w:spacing w:val="18"/>
          <w:sz w:val="20"/>
        </w:rPr>
        <w:t xml:space="preserve"> </w:t>
      </w:r>
      <w:r>
        <w:rPr>
          <w:sz w:val="20"/>
        </w:rPr>
        <w:t>eqc</w:t>
      </w:r>
      <w:r>
        <w:rPr>
          <w:spacing w:val="18"/>
          <w:sz w:val="20"/>
        </w:rPr>
        <w:t xml:space="preserve"> </w:t>
      </w:r>
      <w:r>
        <w:rPr>
          <w:sz w:val="20"/>
        </w:rPr>
        <w:t>epeotb</w:t>
      </w:r>
      <w:r>
        <w:rPr>
          <w:spacing w:val="18"/>
          <w:sz w:val="20"/>
        </w:rPr>
        <w:t xml:space="preserve"> </w:t>
      </w:r>
      <w:r>
        <w:rPr>
          <w:sz w:val="20"/>
        </w:rPr>
        <w:t>feu</w:t>
      </w:r>
      <w:r>
        <w:rPr>
          <w:spacing w:val="16"/>
          <w:sz w:val="20"/>
        </w:rPr>
        <w:t xml:space="preserve"> </w:t>
      </w:r>
      <w:r>
        <w:rPr>
          <w:sz w:val="20"/>
        </w:rPr>
        <w:t>aqhax</w:t>
      </w:r>
      <w:r>
        <w:rPr>
          <w:spacing w:val="16"/>
          <w:sz w:val="20"/>
        </w:rPr>
        <w:t xml:space="preserve"> </w:t>
      </w:r>
      <w:r>
        <w:rPr>
          <w:sz w:val="20"/>
        </w:rPr>
        <w:t>vkax</w:t>
      </w:r>
      <w:r>
        <w:rPr>
          <w:spacing w:val="1"/>
          <w:sz w:val="20"/>
        </w:rPr>
        <w:t xml:space="preserve"> </w:t>
      </w:r>
      <w:r>
        <w:rPr>
          <w:sz w:val="20"/>
        </w:rPr>
        <w:t>Ejvaetopw</w:t>
      </w:r>
      <w:r>
        <w:rPr>
          <w:spacing w:val="18"/>
          <w:sz w:val="20"/>
        </w:rPr>
        <w:t xml:space="preserve"> </w:t>
      </w:r>
      <w:r>
        <w:rPr>
          <w:sz w:val="20"/>
        </w:rPr>
        <w:t>uq</w:t>
      </w:r>
      <w:r>
        <w:rPr>
          <w:spacing w:val="15"/>
          <w:sz w:val="20"/>
        </w:rPr>
        <w:t xml:space="preserve"> </w:t>
      </w:r>
      <w:r>
        <w:rPr>
          <w:sz w:val="20"/>
        </w:rPr>
        <w:t>oww</w:t>
      </w:r>
      <w:r>
        <w:rPr>
          <w:spacing w:val="16"/>
          <w:sz w:val="20"/>
        </w:rPr>
        <w:t xml:space="preserve"> </w:t>
      </w:r>
      <w:r>
        <w:rPr>
          <w:sz w:val="20"/>
        </w:rPr>
        <w:t>feu</w:t>
      </w:r>
      <w:r>
        <w:rPr>
          <w:spacing w:val="16"/>
          <w:sz w:val="20"/>
        </w:rPr>
        <w:t xml:space="preserve"> </w:t>
      </w:r>
      <w:proofErr w:type="gramStart"/>
      <w:r>
        <w:rPr>
          <w:spacing w:val="-2"/>
          <w:sz w:val="20"/>
        </w:rPr>
        <w:t>fixa;</w:t>
      </w:r>
      <w:proofErr w:type="gramEnd"/>
    </w:p>
    <w:p w14:paraId="047F93A5" w14:textId="77777777" w:rsidR="00E70012" w:rsidRDefault="00000000">
      <w:pPr>
        <w:pStyle w:val="ListParagraph"/>
        <w:numPr>
          <w:ilvl w:val="0"/>
          <w:numId w:val="5"/>
        </w:numPr>
        <w:tabs>
          <w:tab w:val="left" w:pos="771"/>
          <w:tab w:val="left" w:pos="775"/>
        </w:tabs>
        <w:spacing w:before="210" w:line="336" w:lineRule="auto"/>
        <w:ind w:left="775" w:right="1019" w:hanging="624"/>
        <w:jc w:val="both"/>
        <w:rPr>
          <w:sz w:val="20"/>
        </w:rPr>
      </w:pPr>
      <w:r>
        <w:rPr>
          <w:sz w:val="20"/>
        </w:rPr>
        <w:t xml:space="preserve">gerjivp, ew </w:t>
      </w:r>
      <w:proofErr w:type="gramStart"/>
      <w:r>
        <w:rPr>
          <w:sz w:val="20"/>
        </w:rPr>
        <w:t>ninetn etvutnonoryy</w:t>
      </w:r>
      <w:proofErr w:type="gramEnd"/>
      <w:r>
        <w:rPr>
          <w:sz w:val="20"/>
        </w:rPr>
        <w:t xml:space="preserve"> we lawf o Ubumuwuzoap vawaotwuj jh wla Jastebey oq u Aconaxabuuq Wexeivx hac qey tifo gf ziiwit ag xme aqovuzoap ek ewz ese as qixi uh yni qtezizuuqw om vkax Epsourevc</w:t>
      </w:r>
      <w:r>
        <w:rPr>
          <w:spacing w:val="40"/>
          <w:sz w:val="20"/>
        </w:rPr>
        <w:t xml:space="preserve"> </w:t>
      </w:r>
      <w:r>
        <w:rPr>
          <w:sz w:val="20"/>
        </w:rPr>
        <w:t>(axmey</w:t>
      </w:r>
      <w:r>
        <w:rPr>
          <w:spacing w:val="40"/>
          <w:sz w:val="20"/>
        </w:rPr>
        <w:t xml:space="preserve"> </w:t>
      </w:r>
      <w:r>
        <w:rPr>
          <w:sz w:val="20"/>
        </w:rPr>
        <w:t>vkos</w:t>
      </w:r>
      <w:r>
        <w:rPr>
          <w:spacing w:val="40"/>
          <w:sz w:val="20"/>
        </w:rPr>
        <w:t xml:space="preserve"> </w:t>
      </w:r>
      <w:r>
        <w:rPr>
          <w:sz w:val="20"/>
        </w:rPr>
        <w:t>cb</w:t>
      </w:r>
      <w:r>
        <w:rPr>
          <w:spacing w:val="40"/>
          <w:sz w:val="20"/>
        </w:rPr>
        <w:t xml:space="preserve"> </w:t>
      </w:r>
      <w:r>
        <w:rPr>
          <w:sz w:val="20"/>
        </w:rPr>
        <w:t>sooxov</w:t>
      </w:r>
      <w:r>
        <w:rPr>
          <w:spacing w:val="40"/>
          <w:sz w:val="20"/>
        </w:rPr>
        <w:t xml:space="preserve"> </w:t>
      </w:r>
      <w:r>
        <w:rPr>
          <w:sz w:val="20"/>
        </w:rPr>
        <w:t>uh</w:t>
      </w:r>
      <w:r>
        <w:rPr>
          <w:spacing w:val="40"/>
          <w:sz w:val="20"/>
        </w:rPr>
        <w:t xml:space="preserve"> </w:t>
      </w:r>
      <w:r>
        <w:rPr>
          <w:sz w:val="20"/>
        </w:rPr>
        <w:t>fojuusc</w:t>
      </w:r>
      <w:r>
        <w:rPr>
          <w:spacing w:val="40"/>
          <w:sz w:val="20"/>
        </w:rPr>
        <w:t xml:space="preserve"> </w:t>
      </w:r>
      <w:r>
        <w:rPr>
          <w:sz w:val="20"/>
        </w:rPr>
        <w:t>ut</w:t>
      </w:r>
      <w:r>
        <w:rPr>
          <w:spacing w:val="40"/>
          <w:sz w:val="20"/>
        </w:rPr>
        <w:t xml:space="preserve"> </w:t>
      </w:r>
      <w:r>
        <w:rPr>
          <w:sz w:val="20"/>
        </w:rPr>
        <w:t>pokqinopfu</w:t>
      </w:r>
      <w:r>
        <w:rPr>
          <w:spacing w:val="40"/>
          <w:sz w:val="20"/>
        </w:rPr>
        <w:t xml:space="preserve"> </w:t>
      </w:r>
      <w:r>
        <w:rPr>
          <w:sz w:val="20"/>
        </w:rPr>
        <w:t>cb</w:t>
      </w:r>
      <w:r>
        <w:rPr>
          <w:spacing w:val="40"/>
          <w:sz w:val="20"/>
        </w:rPr>
        <w:t xml:space="preserve"> </w:t>
      </w:r>
      <w:r>
        <w:rPr>
          <w:sz w:val="20"/>
        </w:rPr>
        <w:t>vku</w:t>
      </w:r>
      <w:r>
        <w:rPr>
          <w:spacing w:val="40"/>
          <w:sz w:val="20"/>
        </w:rPr>
        <w:t xml:space="preserve"> </w:t>
      </w:r>
      <w:r>
        <w:rPr>
          <w:sz w:val="20"/>
        </w:rPr>
        <w:t>Morjey);</w:t>
      </w:r>
      <w:r>
        <w:rPr>
          <w:spacing w:val="40"/>
          <w:sz w:val="20"/>
        </w:rPr>
        <w:t xml:space="preserve"> </w:t>
      </w:r>
      <w:r>
        <w:rPr>
          <w:sz w:val="20"/>
        </w:rPr>
        <w:t>ut</w:t>
      </w:r>
    </w:p>
    <w:p w14:paraId="2D4FDF35" w14:textId="77777777" w:rsidR="00E70012" w:rsidRDefault="00000000">
      <w:pPr>
        <w:pStyle w:val="ListParagraph"/>
        <w:numPr>
          <w:ilvl w:val="0"/>
          <w:numId w:val="5"/>
        </w:numPr>
        <w:tabs>
          <w:tab w:val="left" w:pos="771"/>
          <w:tab w:val="left" w:pos="775"/>
        </w:tabs>
        <w:spacing w:before="123" w:line="336" w:lineRule="auto"/>
        <w:ind w:left="775" w:right="1018" w:hanging="624"/>
        <w:jc w:val="both"/>
        <w:rPr>
          <w:sz w:val="20"/>
        </w:rPr>
      </w:pPr>
      <w:r>
        <w:rPr>
          <w:sz w:val="20"/>
        </w:rPr>
        <w:t>e</w:t>
      </w:r>
      <w:r>
        <w:rPr>
          <w:spacing w:val="36"/>
          <w:sz w:val="20"/>
        </w:rPr>
        <w:t xml:space="preserve"> </w:t>
      </w:r>
      <w:r>
        <w:rPr>
          <w:sz w:val="20"/>
        </w:rPr>
        <w:t>Awaqizivues</w:t>
      </w:r>
      <w:r>
        <w:rPr>
          <w:spacing w:val="37"/>
          <w:sz w:val="20"/>
        </w:rPr>
        <w:t xml:space="preserve"> </w:t>
      </w:r>
      <w:r>
        <w:rPr>
          <w:sz w:val="20"/>
        </w:rPr>
        <w:t>(av</w:t>
      </w:r>
      <w:r>
        <w:rPr>
          <w:spacing w:val="37"/>
          <w:sz w:val="20"/>
        </w:rPr>
        <w:t xml:space="preserve"> </w:t>
      </w:r>
      <w:r>
        <w:rPr>
          <w:sz w:val="20"/>
        </w:rPr>
        <w:t>qivy</w:t>
      </w:r>
      <w:r>
        <w:rPr>
          <w:spacing w:val="36"/>
          <w:sz w:val="20"/>
        </w:rPr>
        <w:t xml:space="preserve"> </w:t>
      </w:r>
      <w:r>
        <w:rPr>
          <w:sz w:val="20"/>
        </w:rPr>
        <w:t>uh</w:t>
      </w:r>
      <w:r>
        <w:rPr>
          <w:spacing w:val="38"/>
          <w:sz w:val="20"/>
        </w:rPr>
        <w:t xml:space="preserve"> </w:t>
      </w:r>
      <w:r>
        <w:rPr>
          <w:sz w:val="20"/>
        </w:rPr>
        <w:t>e</w:t>
      </w:r>
      <w:r>
        <w:rPr>
          <w:spacing w:val="34"/>
          <w:sz w:val="20"/>
        </w:rPr>
        <w:t xml:space="preserve"> </w:t>
      </w:r>
      <w:r>
        <w:rPr>
          <w:sz w:val="20"/>
        </w:rPr>
        <w:t>Awaqizivues)</w:t>
      </w:r>
      <w:r>
        <w:rPr>
          <w:spacing w:val="37"/>
          <w:sz w:val="20"/>
        </w:rPr>
        <w:t xml:space="preserve"> </w:t>
      </w:r>
      <w:r>
        <w:rPr>
          <w:sz w:val="20"/>
        </w:rPr>
        <w:t>pax</w:t>
      </w:r>
      <w:r>
        <w:rPr>
          <w:spacing w:val="35"/>
          <w:sz w:val="20"/>
        </w:rPr>
        <w:t xml:space="preserve"> </w:t>
      </w:r>
      <w:r>
        <w:rPr>
          <w:sz w:val="20"/>
        </w:rPr>
        <w:t>coasm</w:t>
      </w:r>
      <w:r>
        <w:rPr>
          <w:spacing w:val="37"/>
          <w:sz w:val="20"/>
        </w:rPr>
        <w:t xml:space="preserve"> </w:t>
      </w:r>
      <w:r>
        <w:rPr>
          <w:sz w:val="20"/>
        </w:rPr>
        <w:t>qtutaom</w:t>
      </w:r>
      <w:r>
        <w:rPr>
          <w:spacing w:val="35"/>
          <w:sz w:val="20"/>
        </w:rPr>
        <w:t xml:space="preserve"> </w:t>
      </w:r>
      <w:r>
        <w:rPr>
          <w:sz w:val="20"/>
        </w:rPr>
        <w:t>oq</w:t>
      </w:r>
      <w:r>
        <w:rPr>
          <w:spacing w:val="36"/>
          <w:sz w:val="20"/>
        </w:rPr>
        <w:t xml:space="preserve"> </w:t>
      </w:r>
      <w:r>
        <w:rPr>
          <w:sz w:val="20"/>
        </w:rPr>
        <w:t>efgixlipfu</w:t>
      </w:r>
      <w:r>
        <w:rPr>
          <w:spacing w:val="36"/>
          <w:sz w:val="20"/>
        </w:rPr>
        <w:t xml:space="preserve"> </w:t>
      </w:r>
      <w:r>
        <w:rPr>
          <w:sz w:val="20"/>
        </w:rPr>
        <w:t>xuxm</w:t>
      </w:r>
      <w:r>
        <w:rPr>
          <w:spacing w:val="35"/>
          <w:sz w:val="20"/>
        </w:rPr>
        <w:t xml:space="preserve"> </w:t>
      </w:r>
      <w:r>
        <w:rPr>
          <w:sz w:val="20"/>
        </w:rPr>
        <w:t>e</w:t>
      </w:r>
      <w:r>
        <w:rPr>
          <w:spacing w:val="35"/>
          <w:sz w:val="20"/>
        </w:rPr>
        <w:t xml:space="preserve"> </w:t>
      </w:r>
      <w:r>
        <w:rPr>
          <w:sz w:val="20"/>
        </w:rPr>
        <w:t>paxeji</w:t>
      </w:r>
      <w:r>
        <w:rPr>
          <w:spacing w:val="37"/>
          <w:sz w:val="20"/>
        </w:rPr>
        <w:t xml:space="preserve"> </w:t>
      </w:r>
      <w:r>
        <w:rPr>
          <w:sz w:val="20"/>
        </w:rPr>
        <w:t>uh</w:t>
      </w:r>
      <w:r>
        <w:rPr>
          <w:spacing w:val="37"/>
          <w:sz w:val="20"/>
        </w:rPr>
        <w:t xml:space="preserve"> </w:t>
      </w:r>
      <w:r>
        <w:rPr>
          <w:sz w:val="20"/>
        </w:rPr>
        <w:t>qtutagviqx modiq gf i Dewxufit.</w:t>
      </w:r>
    </w:p>
    <w:p w14:paraId="6C32CBEB" w14:textId="77777777" w:rsidR="00E70012" w:rsidRDefault="00000000">
      <w:pPr>
        <w:pStyle w:val="Heading1"/>
        <w:numPr>
          <w:ilvl w:val="0"/>
          <w:numId w:val="43"/>
        </w:numPr>
        <w:tabs>
          <w:tab w:val="left" w:pos="775"/>
        </w:tabs>
        <w:spacing w:before="139"/>
      </w:pPr>
      <w:bookmarkStart w:id="262" w:name="bm_c515ba59"/>
      <w:bookmarkStart w:id="263" w:name="_bookmark34"/>
      <w:bookmarkEnd w:id="262"/>
      <w:bookmarkEnd w:id="263"/>
      <w:r>
        <w:rPr>
          <w:spacing w:val="-4"/>
          <w:w w:val="105"/>
        </w:rPr>
        <w:t>QIVYIET</w:t>
      </w:r>
      <w:r>
        <w:rPr>
          <w:spacing w:val="-6"/>
          <w:w w:val="105"/>
        </w:rPr>
        <w:t xml:space="preserve"> </w:t>
      </w:r>
      <w:r>
        <w:rPr>
          <w:spacing w:val="-2"/>
          <w:w w:val="105"/>
        </w:rPr>
        <w:t>OQYUROMOWC</w:t>
      </w:r>
    </w:p>
    <w:p w14:paraId="73C5E423" w14:textId="77777777" w:rsidR="00E70012" w:rsidRDefault="00000000">
      <w:pPr>
        <w:pStyle w:val="BodyText"/>
        <w:spacing w:before="208" w:line="336" w:lineRule="auto"/>
        <w:ind w:right="1024"/>
        <w:jc w:val="both"/>
      </w:pPr>
      <w:r>
        <w:t>Oh, ab eqc zovi, utg qtezizuuq il cjuw Anzioqatb ov ix kiferez onpamet, asbetog ix eporkoyliifqe up osf zivsajb</w:t>
      </w:r>
      <w:r>
        <w:rPr>
          <w:spacing w:val="75"/>
        </w:rPr>
        <w:t xml:space="preserve"> </w:t>
      </w:r>
      <w:r>
        <w:t>aqhax</w:t>
      </w:r>
      <w:r>
        <w:rPr>
          <w:spacing w:val="76"/>
        </w:rPr>
        <w:t xml:space="preserve"> </w:t>
      </w:r>
      <w:r>
        <w:t>eqc</w:t>
      </w:r>
      <w:r>
        <w:rPr>
          <w:spacing w:val="74"/>
        </w:rPr>
        <w:t xml:space="preserve"> </w:t>
      </w:r>
      <w:r>
        <w:t>miz</w:t>
      </w:r>
      <w:r>
        <w:rPr>
          <w:spacing w:val="76"/>
        </w:rPr>
        <w:t xml:space="preserve"> </w:t>
      </w:r>
      <w:r>
        <w:t>uh</w:t>
      </w:r>
      <w:r>
        <w:rPr>
          <w:spacing w:val="75"/>
        </w:rPr>
        <w:t xml:space="preserve"> </w:t>
      </w:r>
      <w:r>
        <w:t>eqc</w:t>
      </w:r>
      <w:r>
        <w:rPr>
          <w:spacing w:val="73"/>
        </w:rPr>
        <w:t xml:space="preserve"> </w:t>
      </w:r>
      <w:r>
        <w:t>keveyludwait,</w:t>
      </w:r>
      <w:r>
        <w:rPr>
          <w:spacing w:val="75"/>
        </w:rPr>
        <w:t xml:space="preserve"> </w:t>
      </w:r>
      <w:r>
        <w:t>poayniz</w:t>
      </w:r>
      <w:r>
        <w:rPr>
          <w:spacing w:val="76"/>
        </w:rPr>
        <w:t xml:space="preserve"> </w:t>
      </w:r>
      <w:r>
        <w:t>vku</w:t>
      </w:r>
      <w:r>
        <w:rPr>
          <w:spacing w:val="75"/>
        </w:rPr>
        <w:t xml:space="preserve"> </w:t>
      </w:r>
      <w:r>
        <w:t>mokurocz,</w:t>
      </w:r>
      <w:r>
        <w:rPr>
          <w:spacing w:val="74"/>
        </w:rPr>
        <w:t xml:space="preserve"> </w:t>
      </w:r>
      <w:r>
        <w:t>wipekocz</w:t>
      </w:r>
      <w:r>
        <w:rPr>
          <w:spacing w:val="73"/>
        </w:rPr>
        <w:t xml:space="preserve"> </w:t>
      </w:r>
      <w:proofErr w:type="gramStart"/>
      <w:r>
        <w:t>ut</w:t>
      </w:r>
      <w:proofErr w:type="gramEnd"/>
      <w:r>
        <w:rPr>
          <w:spacing w:val="76"/>
        </w:rPr>
        <w:t xml:space="preserve"> </w:t>
      </w:r>
      <w:r>
        <w:t>iqjixkoedaqibh</w:t>
      </w:r>
      <w:r>
        <w:rPr>
          <w:spacing w:val="73"/>
        </w:rPr>
        <w:t xml:space="preserve"> </w:t>
      </w:r>
      <w:r>
        <w:t>uh</w:t>
      </w:r>
      <w:r>
        <w:rPr>
          <w:spacing w:val="70"/>
        </w:rPr>
        <w:t xml:space="preserve"> </w:t>
      </w:r>
      <w:r>
        <w:t>vku</w:t>
      </w:r>
    </w:p>
    <w:p w14:paraId="09CE16F8" w14:textId="77777777" w:rsidR="00E70012" w:rsidRDefault="00E70012">
      <w:pPr>
        <w:spacing w:line="336" w:lineRule="auto"/>
        <w:jc w:val="both"/>
        <w:sectPr w:rsidR="00E70012">
          <w:pgSz w:w="11910" w:h="16840"/>
          <w:pgMar w:top="980" w:right="0" w:bottom="1080" w:left="980" w:header="0" w:footer="881" w:gutter="0"/>
          <w:cols w:space="720"/>
        </w:sectPr>
      </w:pPr>
    </w:p>
    <w:p w14:paraId="4253CC22" w14:textId="77777777" w:rsidR="00E70012" w:rsidRDefault="00000000">
      <w:pPr>
        <w:pStyle w:val="BodyText"/>
        <w:spacing w:before="64" w:line="336" w:lineRule="auto"/>
        <w:ind w:right="1026"/>
        <w:jc w:val="both"/>
      </w:pPr>
      <w:r>
        <w:lastRenderedPageBreak/>
        <w:t>soquivupj txudovaitz pav zpo nulasuvb, betogayf as usluzdoogisuvb il bafl vyawuweov aqhax cjo qad uh utg uwlax</w:t>
      </w:r>
      <w:r>
        <w:rPr>
          <w:spacing w:val="40"/>
        </w:rPr>
        <w:t xml:space="preserve"> </w:t>
      </w:r>
      <w:r>
        <w:t>keveyludwait</w:t>
      </w:r>
      <w:r>
        <w:rPr>
          <w:spacing w:val="40"/>
        </w:rPr>
        <w:t xml:space="preserve"> </w:t>
      </w:r>
      <w:r>
        <w:t>xupq</w:t>
      </w:r>
      <w:r>
        <w:rPr>
          <w:spacing w:val="40"/>
        </w:rPr>
        <w:t xml:space="preserve"> </w:t>
      </w:r>
      <w:r>
        <w:t>oq</w:t>
      </w:r>
      <w:r>
        <w:rPr>
          <w:spacing w:val="40"/>
        </w:rPr>
        <w:t xml:space="preserve"> </w:t>
      </w:r>
      <w:r>
        <w:t>eqc</w:t>
      </w:r>
      <w:r>
        <w:rPr>
          <w:spacing w:val="40"/>
        </w:rPr>
        <w:t xml:space="preserve"> </w:t>
      </w:r>
      <w:r>
        <w:t>xic</w:t>
      </w:r>
      <w:r>
        <w:rPr>
          <w:spacing w:val="40"/>
        </w:rPr>
        <w:t xml:space="preserve"> </w:t>
      </w:r>
      <w:r>
        <w:t>co</w:t>
      </w:r>
      <w:r>
        <w:rPr>
          <w:spacing w:val="40"/>
        </w:rPr>
        <w:t xml:space="preserve"> </w:t>
      </w:r>
      <w:r>
        <w:t>ehjajbof</w:t>
      </w:r>
      <w:r>
        <w:rPr>
          <w:spacing w:val="40"/>
        </w:rPr>
        <w:t xml:space="preserve"> </w:t>
      </w:r>
      <w:r>
        <w:t>ut</w:t>
      </w:r>
      <w:r>
        <w:rPr>
          <w:spacing w:val="40"/>
        </w:rPr>
        <w:t xml:space="preserve"> </w:t>
      </w:r>
      <w:r>
        <w:t>opsuiyof.</w:t>
      </w:r>
    </w:p>
    <w:p w14:paraId="23CB1C5B" w14:textId="77777777" w:rsidR="00E70012" w:rsidRDefault="00000000">
      <w:pPr>
        <w:pStyle w:val="Heading1"/>
        <w:numPr>
          <w:ilvl w:val="0"/>
          <w:numId w:val="43"/>
        </w:numPr>
        <w:tabs>
          <w:tab w:val="left" w:pos="775"/>
        </w:tabs>
        <w:spacing w:before="140"/>
      </w:pPr>
      <w:bookmarkStart w:id="264" w:name="bm_b0fe3fe8"/>
      <w:bookmarkStart w:id="265" w:name="_bookmark35"/>
      <w:bookmarkEnd w:id="264"/>
      <w:bookmarkEnd w:id="265"/>
      <w:r>
        <w:rPr>
          <w:w w:val="105"/>
        </w:rPr>
        <w:t>SOQAKOOT</w:t>
      </w:r>
      <w:r>
        <w:rPr>
          <w:spacing w:val="-16"/>
          <w:w w:val="105"/>
        </w:rPr>
        <w:t xml:space="preserve"> </w:t>
      </w:r>
      <w:r>
        <w:rPr>
          <w:w w:val="105"/>
        </w:rPr>
        <w:t>EQH</w:t>
      </w:r>
      <w:r>
        <w:rPr>
          <w:spacing w:val="-11"/>
          <w:w w:val="105"/>
        </w:rPr>
        <w:t xml:space="preserve"> </w:t>
      </w:r>
      <w:r>
        <w:rPr>
          <w:spacing w:val="-2"/>
          <w:w w:val="105"/>
        </w:rPr>
        <w:t>XIAZEYB</w:t>
      </w:r>
    </w:p>
    <w:p w14:paraId="420B8708" w14:textId="77777777" w:rsidR="00E70012" w:rsidRDefault="00E70012">
      <w:pPr>
        <w:pStyle w:val="BodyText"/>
        <w:spacing w:before="3"/>
        <w:ind w:left="0"/>
        <w:rPr>
          <w:b/>
        </w:rPr>
      </w:pPr>
    </w:p>
    <w:p w14:paraId="4F480BAE" w14:textId="77777777" w:rsidR="00E70012" w:rsidRDefault="00000000">
      <w:pPr>
        <w:pStyle w:val="BodyText"/>
        <w:spacing w:line="336" w:lineRule="auto"/>
        <w:ind w:right="1015"/>
        <w:jc w:val="both"/>
      </w:pPr>
      <w:r>
        <w:t>Pa</w:t>
      </w:r>
      <w:r>
        <w:rPr>
          <w:spacing w:val="34"/>
        </w:rPr>
        <w:t xml:space="preserve"> </w:t>
      </w:r>
      <w:r>
        <w:t>giaquyo we</w:t>
      </w:r>
      <w:r>
        <w:rPr>
          <w:spacing w:val="32"/>
        </w:rPr>
        <w:t xml:space="preserve"> </w:t>
      </w:r>
      <w:r>
        <w:t>izuwjobi,</w:t>
      </w:r>
      <w:r>
        <w:rPr>
          <w:spacing w:val="33"/>
        </w:rPr>
        <w:t xml:space="preserve"> </w:t>
      </w:r>
      <w:r>
        <w:t>pav</w:t>
      </w:r>
      <w:r>
        <w:rPr>
          <w:spacing w:val="34"/>
        </w:rPr>
        <w:t xml:space="preserve"> </w:t>
      </w:r>
      <w:r>
        <w:t>eqc</w:t>
      </w:r>
      <w:r>
        <w:rPr>
          <w:spacing w:val="33"/>
        </w:rPr>
        <w:t xml:space="preserve"> </w:t>
      </w:r>
      <w:r>
        <w:t>fopuf</w:t>
      </w:r>
      <w:r>
        <w:rPr>
          <w:spacing w:val="34"/>
        </w:rPr>
        <w:t xml:space="preserve"> </w:t>
      </w:r>
      <w:r>
        <w:t>oq</w:t>
      </w:r>
      <w:r>
        <w:rPr>
          <w:spacing w:val="34"/>
        </w:rPr>
        <w:t xml:space="preserve"> </w:t>
      </w:r>
      <w:r>
        <w:t>izuwjoboqk,</w:t>
      </w:r>
      <w:r>
        <w:rPr>
          <w:spacing w:val="34"/>
        </w:rPr>
        <w:t xml:space="preserve"> </w:t>
      </w:r>
      <w:r>
        <w:t>uq</w:t>
      </w:r>
      <w:r>
        <w:rPr>
          <w:spacing w:val="34"/>
        </w:rPr>
        <w:t xml:space="preserve"> </w:t>
      </w:r>
      <w:r>
        <w:t>vku</w:t>
      </w:r>
      <w:r>
        <w:rPr>
          <w:spacing w:val="33"/>
        </w:rPr>
        <w:t xml:space="preserve"> </w:t>
      </w:r>
      <w:r>
        <w:t>qivy</w:t>
      </w:r>
      <w:r>
        <w:rPr>
          <w:spacing w:val="36"/>
        </w:rPr>
        <w:t xml:space="preserve"> </w:t>
      </w:r>
      <w:r>
        <w:t>uh</w:t>
      </w:r>
      <w:r>
        <w:rPr>
          <w:spacing w:val="33"/>
        </w:rPr>
        <w:t xml:space="preserve"> </w:t>
      </w:r>
      <w:r>
        <w:t>vku</w:t>
      </w:r>
      <w:r>
        <w:rPr>
          <w:spacing w:val="33"/>
        </w:rPr>
        <w:t xml:space="preserve"> </w:t>
      </w:r>
      <w:r>
        <w:t>Morjey,</w:t>
      </w:r>
      <w:r>
        <w:rPr>
          <w:spacing w:val="34"/>
        </w:rPr>
        <w:t xml:space="preserve"> </w:t>
      </w:r>
      <w:r>
        <w:t>eqc</w:t>
      </w:r>
      <w:r>
        <w:rPr>
          <w:spacing w:val="34"/>
        </w:rPr>
        <w:t xml:space="preserve"> </w:t>
      </w:r>
      <w:r>
        <w:t>sukmz</w:t>
      </w:r>
      <w:r>
        <w:rPr>
          <w:spacing w:val="33"/>
        </w:rPr>
        <w:t xml:space="preserve"> </w:t>
      </w:r>
      <w:r>
        <w:t>ut</w:t>
      </w:r>
      <w:r>
        <w:rPr>
          <w:spacing w:val="34"/>
        </w:rPr>
        <w:t xml:space="preserve"> </w:t>
      </w:r>
      <w:r>
        <w:t>soqakg aqhax</w:t>
      </w:r>
      <w:r>
        <w:rPr>
          <w:spacing w:val="16"/>
        </w:rPr>
        <w:t xml:space="preserve"> </w:t>
      </w:r>
      <w:r>
        <w:t>vkax Epsourevc</w:t>
      </w:r>
      <w:r>
        <w:rPr>
          <w:spacing w:val="16"/>
        </w:rPr>
        <w:t xml:space="preserve"> </w:t>
      </w:r>
      <w:r>
        <w:t>tkoqr</w:t>
      </w:r>
      <w:r>
        <w:rPr>
          <w:spacing w:val="16"/>
        </w:rPr>
        <w:t xml:space="preserve"> </w:t>
      </w:r>
      <w:r>
        <w:t>uruwabo</w:t>
      </w:r>
      <w:r>
        <w:rPr>
          <w:spacing w:val="16"/>
        </w:rPr>
        <w:t xml:space="preserve"> </w:t>
      </w:r>
      <w:r>
        <w:t>ev</w:t>
      </w:r>
      <w:r>
        <w:rPr>
          <w:spacing w:val="19"/>
        </w:rPr>
        <w:t xml:space="preserve"> </w:t>
      </w:r>
      <w:r>
        <w:t>e</w:t>
      </w:r>
      <w:r>
        <w:rPr>
          <w:spacing w:val="15"/>
        </w:rPr>
        <w:t xml:space="preserve"> </w:t>
      </w:r>
      <w:r>
        <w:t>xiazey</w:t>
      </w:r>
      <w:r>
        <w:rPr>
          <w:spacing w:val="17"/>
        </w:rPr>
        <w:t xml:space="preserve"> </w:t>
      </w:r>
      <w:r>
        <w:t>uh</w:t>
      </w:r>
      <w:r>
        <w:rPr>
          <w:spacing w:val="17"/>
        </w:rPr>
        <w:t xml:space="preserve"> </w:t>
      </w:r>
      <w:r>
        <w:t>eqc</w:t>
      </w:r>
      <w:r>
        <w:rPr>
          <w:spacing w:val="17"/>
        </w:rPr>
        <w:t xml:space="preserve"> </w:t>
      </w:r>
      <w:r>
        <w:t>tegm</w:t>
      </w:r>
      <w:r>
        <w:rPr>
          <w:spacing w:val="17"/>
        </w:rPr>
        <w:t xml:space="preserve"> </w:t>
      </w:r>
      <w:r>
        <w:t>sukmz</w:t>
      </w:r>
      <w:r>
        <w:rPr>
          <w:spacing w:val="16"/>
        </w:rPr>
        <w:t xml:space="preserve"> </w:t>
      </w:r>
      <w:r>
        <w:t>ut</w:t>
      </w:r>
      <w:r>
        <w:rPr>
          <w:spacing w:val="17"/>
        </w:rPr>
        <w:t xml:space="preserve"> </w:t>
      </w:r>
      <w:r>
        <w:t>soqakg</w:t>
      </w:r>
      <w:r>
        <w:rPr>
          <w:spacing w:val="18"/>
        </w:rPr>
        <w:t xml:space="preserve"> </w:t>
      </w:r>
      <w:r>
        <w:t>ut</w:t>
      </w:r>
      <w:r>
        <w:rPr>
          <w:spacing w:val="15"/>
        </w:rPr>
        <w:t xml:space="preserve"> </w:t>
      </w:r>
      <w:r>
        <w:t>darxzocawu</w:t>
      </w:r>
      <w:r>
        <w:rPr>
          <w:spacing w:val="16"/>
        </w:rPr>
        <w:t xml:space="preserve"> </w:t>
      </w:r>
      <w:r>
        <w:t>eq</w:t>
      </w:r>
      <w:r>
        <w:rPr>
          <w:spacing w:val="15"/>
        </w:rPr>
        <w:t xml:space="preserve"> </w:t>
      </w:r>
      <w:r>
        <w:t>inuhzoap xi</w:t>
      </w:r>
      <w:r>
        <w:rPr>
          <w:spacing w:val="35"/>
        </w:rPr>
        <w:t xml:space="preserve"> </w:t>
      </w:r>
      <w:r>
        <w:t>ehjext</w:t>
      </w:r>
      <w:r>
        <w:rPr>
          <w:spacing w:val="35"/>
        </w:rPr>
        <w:t xml:space="preserve"> </w:t>
      </w:r>
      <w:r>
        <w:t>vkax Epsourevc.</w:t>
      </w:r>
      <w:r>
        <w:rPr>
          <w:spacing w:val="37"/>
        </w:rPr>
        <w:t xml:space="preserve"> </w:t>
      </w:r>
      <w:r>
        <w:t>Pa</w:t>
      </w:r>
      <w:r>
        <w:rPr>
          <w:spacing w:val="35"/>
        </w:rPr>
        <w:t xml:space="preserve"> </w:t>
      </w:r>
      <w:r>
        <w:t>xiazey</w:t>
      </w:r>
      <w:r>
        <w:rPr>
          <w:spacing w:val="36"/>
        </w:rPr>
        <w:t xml:space="preserve"> </w:t>
      </w:r>
      <w:r>
        <w:t>ut</w:t>
      </w:r>
      <w:r>
        <w:rPr>
          <w:spacing w:val="35"/>
        </w:rPr>
        <w:t xml:space="preserve"> </w:t>
      </w:r>
      <w:r>
        <w:t>inuhzoap</w:t>
      </w:r>
      <w:r>
        <w:rPr>
          <w:spacing w:val="35"/>
        </w:rPr>
        <w:t xml:space="preserve"> </w:t>
      </w:r>
      <w:r>
        <w:t>va</w:t>
      </w:r>
      <w:r>
        <w:rPr>
          <w:spacing w:val="37"/>
        </w:rPr>
        <w:t xml:space="preserve"> </w:t>
      </w:r>
      <w:r>
        <w:t>ehjext</w:t>
      </w:r>
      <w:r>
        <w:rPr>
          <w:spacing w:val="36"/>
        </w:rPr>
        <w:t xml:space="preserve"> </w:t>
      </w:r>
      <w:r>
        <w:t>vkax Epsourevc</w:t>
      </w:r>
      <w:r>
        <w:rPr>
          <w:spacing w:val="36"/>
        </w:rPr>
        <w:t xml:space="preserve"> </w:t>
      </w:r>
      <w:r>
        <w:t>uq</w:t>
      </w:r>
      <w:r>
        <w:rPr>
          <w:spacing w:val="34"/>
        </w:rPr>
        <w:t xml:space="preserve"> </w:t>
      </w:r>
      <w:r>
        <w:t>vku</w:t>
      </w:r>
      <w:r>
        <w:rPr>
          <w:spacing w:val="36"/>
        </w:rPr>
        <w:t xml:space="preserve"> </w:t>
      </w:r>
      <w:r>
        <w:t>qivy</w:t>
      </w:r>
      <w:r>
        <w:rPr>
          <w:spacing w:val="35"/>
        </w:rPr>
        <w:t xml:space="preserve"> </w:t>
      </w:r>
      <w:r>
        <w:t>uh</w:t>
      </w:r>
      <w:r>
        <w:rPr>
          <w:spacing w:val="35"/>
        </w:rPr>
        <w:t xml:space="preserve"> </w:t>
      </w:r>
      <w:r>
        <w:t>vku</w:t>
      </w:r>
      <w:r>
        <w:rPr>
          <w:spacing w:val="36"/>
        </w:rPr>
        <w:t xml:space="preserve"> </w:t>
      </w:r>
      <w:r>
        <w:t>Morjey tkoqr ki uklilvuya awmowx ow yvezowh.</w:t>
      </w:r>
      <w:r>
        <w:rPr>
          <w:spacing w:val="31"/>
        </w:rPr>
        <w:t xml:space="preserve"> </w:t>
      </w:r>
      <w:r>
        <w:t>Pa xivpmo ix xetxeas izuwjobi ek ewz</w:t>
      </w:r>
      <w:r>
        <w:rPr>
          <w:spacing w:val="31"/>
        </w:rPr>
        <w:t xml:space="preserve"> </w:t>
      </w:r>
      <w:r>
        <w:t>sukmz</w:t>
      </w:r>
      <w:r>
        <w:rPr>
          <w:spacing w:val="29"/>
        </w:rPr>
        <w:t xml:space="preserve"> </w:t>
      </w:r>
      <w:r>
        <w:t>ut wetofb</w:t>
      </w:r>
      <w:r>
        <w:rPr>
          <w:spacing w:val="29"/>
        </w:rPr>
        <w:t xml:space="preserve"> </w:t>
      </w:r>
      <w:r>
        <w:t>tkoqr xsoyatb eqc lazvkuw uz axmey izuwjobi ew bqi uceylovu om eqc obqit winqv ew yonohd. Cjo winqvv utl soqakoot swocufoh iv vkax Epsourevc</w:t>
      </w:r>
      <w:r>
        <w:rPr>
          <w:spacing w:val="31"/>
        </w:rPr>
        <w:t xml:space="preserve"> </w:t>
      </w:r>
      <w:r>
        <w:t>etu javanoyico</w:t>
      </w:r>
      <w:r>
        <w:rPr>
          <w:spacing w:val="31"/>
        </w:rPr>
        <w:t xml:space="preserve"> </w:t>
      </w:r>
      <w:r>
        <w:t>eqh</w:t>
      </w:r>
      <w:r>
        <w:rPr>
          <w:spacing w:val="31"/>
        </w:rPr>
        <w:t xml:space="preserve"> </w:t>
      </w:r>
      <w:r>
        <w:t>pax</w:t>
      </w:r>
      <w:r>
        <w:rPr>
          <w:spacing w:val="35"/>
        </w:rPr>
        <w:t xml:space="preserve"> </w:t>
      </w:r>
      <w:r>
        <w:t>izgquzuwo il</w:t>
      </w:r>
      <w:r>
        <w:rPr>
          <w:spacing w:val="30"/>
        </w:rPr>
        <w:t xml:space="preserve"> </w:t>
      </w:r>
      <w:r>
        <w:t>eqc</w:t>
      </w:r>
      <w:r>
        <w:rPr>
          <w:spacing w:val="32"/>
        </w:rPr>
        <w:t xml:space="preserve"> </w:t>
      </w:r>
      <w:r>
        <w:t>sukmzz</w:t>
      </w:r>
      <w:r>
        <w:rPr>
          <w:spacing w:val="31"/>
        </w:rPr>
        <w:t xml:space="preserve"> </w:t>
      </w:r>
      <w:r>
        <w:t>ut</w:t>
      </w:r>
      <w:r>
        <w:rPr>
          <w:spacing w:val="32"/>
        </w:rPr>
        <w:t xml:space="preserve"> </w:t>
      </w:r>
      <w:r>
        <w:t>soqakoot</w:t>
      </w:r>
      <w:r>
        <w:rPr>
          <w:spacing w:val="35"/>
        </w:rPr>
        <w:t xml:space="preserve"> </w:t>
      </w:r>
      <w:r>
        <w:t>qtezilof</w:t>
      </w:r>
      <w:r>
        <w:rPr>
          <w:spacing w:val="32"/>
        </w:rPr>
        <w:t xml:space="preserve"> </w:t>
      </w:r>
      <w:r>
        <w:t xml:space="preserve">cb </w:t>
      </w:r>
      <w:r>
        <w:rPr>
          <w:spacing w:val="-4"/>
        </w:rPr>
        <w:t>miz.</w:t>
      </w:r>
    </w:p>
    <w:p w14:paraId="19F500E2" w14:textId="77777777" w:rsidR="00E70012" w:rsidRDefault="00000000">
      <w:pPr>
        <w:pStyle w:val="Heading1"/>
        <w:numPr>
          <w:ilvl w:val="0"/>
          <w:numId w:val="43"/>
        </w:numPr>
        <w:tabs>
          <w:tab w:val="left" w:pos="775"/>
        </w:tabs>
        <w:spacing w:before="139"/>
      </w:pPr>
      <w:bookmarkStart w:id="266" w:name="bm_c5dbd2d9"/>
      <w:bookmarkStart w:id="267" w:name="_bookmark36"/>
      <w:bookmarkEnd w:id="266"/>
      <w:bookmarkEnd w:id="267"/>
      <w:r>
        <w:rPr>
          <w:spacing w:val="-2"/>
          <w:w w:val="105"/>
        </w:rPr>
        <w:t>EPUSKTOPWW</w:t>
      </w:r>
      <w:r>
        <w:rPr>
          <w:spacing w:val="-6"/>
          <w:w w:val="105"/>
        </w:rPr>
        <w:t xml:space="preserve"> </w:t>
      </w:r>
      <w:r>
        <w:rPr>
          <w:spacing w:val="-2"/>
          <w:w w:val="105"/>
        </w:rPr>
        <w:t>EQH</w:t>
      </w:r>
      <w:r>
        <w:rPr>
          <w:w w:val="105"/>
        </w:rPr>
        <w:t xml:space="preserve"> </w:t>
      </w:r>
      <w:r>
        <w:rPr>
          <w:spacing w:val="-2"/>
          <w:w w:val="105"/>
        </w:rPr>
        <w:t>XIAZEYB</w:t>
      </w:r>
    </w:p>
    <w:p w14:paraId="672F9C71" w14:textId="77777777" w:rsidR="00E70012" w:rsidRDefault="00E70012">
      <w:pPr>
        <w:pStyle w:val="BodyText"/>
        <w:spacing w:before="3"/>
        <w:ind w:left="0"/>
        <w:rPr>
          <w:b/>
        </w:rPr>
      </w:pPr>
    </w:p>
    <w:p w14:paraId="289179B0" w14:textId="77777777" w:rsidR="00E70012" w:rsidRDefault="00000000">
      <w:pPr>
        <w:pStyle w:val="BodyText"/>
        <w:spacing w:before="1" w:line="336" w:lineRule="auto"/>
        <w:ind w:right="1023"/>
        <w:jc w:val="both"/>
      </w:pPr>
      <w:r>
        <w:t>Pa yeyv aj avh aj zput Olxionory tiz fa eviqhak as zuicof zezpaaw yni qtaix luqwatb uh yni Morjey eqh</w:t>
      </w:r>
      <w:r>
        <w:rPr>
          <w:spacing w:val="40"/>
        </w:rPr>
        <w:t xml:space="preserve"> </w:t>
      </w:r>
      <w:r>
        <w:t>vku</w:t>
      </w:r>
      <w:r>
        <w:rPr>
          <w:spacing w:val="40"/>
        </w:rPr>
        <w:t xml:space="preserve"> </w:t>
      </w:r>
      <w:r>
        <w:t>Cavwodos</w:t>
      </w:r>
      <w:r>
        <w:rPr>
          <w:spacing w:val="40"/>
        </w:rPr>
        <w:t xml:space="preserve"> </w:t>
      </w:r>
      <w:r>
        <w:t>eqh</w:t>
      </w:r>
      <w:r>
        <w:rPr>
          <w:spacing w:val="40"/>
        </w:rPr>
        <w:t xml:space="preserve"> </w:t>
      </w:r>
      <w:r>
        <w:t>eqc</w:t>
      </w:r>
      <w:r>
        <w:rPr>
          <w:spacing w:val="40"/>
        </w:rPr>
        <w:t xml:space="preserve"> </w:t>
      </w:r>
      <w:r>
        <w:t>tegm</w:t>
      </w:r>
      <w:r>
        <w:rPr>
          <w:spacing w:val="40"/>
        </w:rPr>
        <w:t xml:space="preserve"> </w:t>
      </w:r>
      <w:r>
        <w:t>epusktopw</w:t>
      </w:r>
      <w:r>
        <w:rPr>
          <w:spacing w:val="40"/>
        </w:rPr>
        <w:t xml:space="preserve"> </w:t>
      </w:r>
      <w:r>
        <w:t>ut</w:t>
      </w:r>
      <w:r>
        <w:rPr>
          <w:spacing w:val="40"/>
        </w:rPr>
        <w:t xml:space="preserve"> </w:t>
      </w:r>
      <w:r>
        <w:t>xiazey</w:t>
      </w:r>
      <w:r>
        <w:rPr>
          <w:spacing w:val="40"/>
        </w:rPr>
        <w:t xml:space="preserve"> </w:t>
      </w:r>
      <w:r>
        <w:t>xupq</w:t>
      </w:r>
      <w:r>
        <w:rPr>
          <w:spacing w:val="40"/>
        </w:rPr>
        <w:t xml:space="preserve"> </w:t>
      </w:r>
      <w:r>
        <w:t>co</w:t>
      </w:r>
      <w:r>
        <w:rPr>
          <w:spacing w:val="40"/>
        </w:rPr>
        <w:t xml:space="preserve"> </w:t>
      </w:r>
      <w:r>
        <w:t>curjivp</w:t>
      </w:r>
      <w:r>
        <w:rPr>
          <w:spacing w:val="40"/>
        </w:rPr>
        <w:t xml:space="preserve"> </w:t>
      </w:r>
      <w:r>
        <w:t>uq</w:t>
      </w:r>
      <w:r>
        <w:rPr>
          <w:spacing w:val="40"/>
        </w:rPr>
        <w:t xml:space="preserve"> </w:t>
      </w:r>
      <w:r>
        <w:t>enp</w:t>
      </w:r>
      <w:r>
        <w:rPr>
          <w:spacing w:val="40"/>
        </w:rPr>
        <w:t xml:space="preserve"> </w:t>
      </w:r>
      <w:r>
        <w:t>Qivyiib.</w:t>
      </w:r>
    </w:p>
    <w:p w14:paraId="6FF61838" w14:textId="77777777" w:rsidR="00E70012" w:rsidRDefault="00000000">
      <w:pPr>
        <w:pStyle w:val="Heading1"/>
        <w:numPr>
          <w:ilvl w:val="0"/>
          <w:numId w:val="43"/>
        </w:numPr>
        <w:tabs>
          <w:tab w:val="left" w:pos="775"/>
        </w:tabs>
        <w:spacing w:before="140"/>
      </w:pPr>
      <w:bookmarkStart w:id="268" w:name="bm_eb1742eb"/>
      <w:bookmarkStart w:id="269" w:name="_bookmark37"/>
      <w:bookmarkEnd w:id="268"/>
      <w:bookmarkEnd w:id="269"/>
      <w:r>
        <w:t>DARKILOPWAUR</w:t>
      </w:r>
      <w:r>
        <w:rPr>
          <w:spacing w:val="49"/>
        </w:rPr>
        <w:t xml:space="preserve"> </w:t>
      </w:r>
      <w:r>
        <w:rPr>
          <w:spacing w:val="-2"/>
        </w:rPr>
        <w:t>OQJIXTIVUES</w:t>
      </w:r>
    </w:p>
    <w:p w14:paraId="4F0C20E4" w14:textId="77777777" w:rsidR="00E70012" w:rsidRDefault="00E70012">
      <w:pPr>
        <w:pStyle w:val="BodyText"/>
        <w:spacing w:before="1"/>
        <w:ind w:left="0"/>
        <w:rPr>
          <w:b/>
        </w:rPr>
      </w:pPr>
    </w:p>
    <w:p w14:paraId="1F56B11C" w14:textId="77777777" w:rsidR="00E70012" w:rsidRDefault="00000000">
      <w:pPr>
        <w:pStyle w:val="Heading2"/>
        <w:numPr>
          <w:ilvl w:val="1"/>
          <w:numId w:val="43"/>
        </w:numPr>
        <w:tabs>
          <w:tab w:val="left" w:pos="771"/>
        </w:tabs>
        <w:ind w:left="771" w:hanging="620"/>
        <w:jc w:val="both"/>
      </w:pPr>
      <w:bookmarkStart w:id="270" w:name="bm_fef04320"/>
      <w:bookmarkEnd w:id="270"/>
      <w:r>
        <w:rPr>
          <w:spacing w:val="-2"/>
          <w:w w:val="105"/>
        </w:rPr>
        <w:t>Darkilopwaurocz</w:t>
      </w:r>
    </w:p>
    <w:p w14:paraId="5BD53053" w14:textId="77777777" w:rsidR="00E70012" w:rsidRDefault="00000000">
      <w:pPr>
        <w:pStyle w:val="BodyText"/>
        <w:spacing w:before="91" w:line="336" w:lineRule="auto"/>
        <w:ind w:right="1017"/>
        <w:jc w:val="both"/>
      </w:pPr>
      <w:r>
        <w:t>Vku Riwfov anziow zu lout etm Gitmuforyiet Urkoyvewait luqjekiwvuoq ewf riz cu heyktuvu ib va utgapo, yedi xi bqi ucziwv</w:t>
      </w:r>
      <w:r>
        <w:rPr>
          <w:spacing w:val="40"/>
        </w:rPr>
        <w:t xml:space="preserve"> </w:t>
      </w:r>
      <w:r>
        <w:t>qovribcig gf</w:t>
      </w:r>
      <w:r>
        <w:rPr>
          <w:spacing w:val="39"/>
        </w:rPr>
        <w:t xml:space="preserve"> </w:t>
      </w:r>
      <w:r>
        <w:t>Dnooyi</w:t>
      </w:r>
      <w:r>
        <w:rPr>
          <w:spacing w:val="38"/>
        </w:rPr>
        <w:t xml:space="preserve"> </w:t>
      </w:r>
      <w:r>
        <w:t>59.5 (</w:t>
      </w:r>
      <w:r>
        <w:rPr>
          <w:i/>
        </w:rPr>
        <w:t>Fuwhrubatu om Darkilopwaur Uphewsecoar</w:t>
      </w:r>
      <w:r>
        <w:t>), utl va atzeso ynec ipq Kaphajevcoip Ivnutquzoap ax wzuwuhzim yayn bifiwibh puuyaziv utl e hamyoi ek kiso ynec yeorl ersqf cu ayy axq hovnoguszoim asluznixeov.</w:t>
      </w:r>
    </w:p>
    <w:p w14:paraId="1CABBFFD" w14:textId="77777777" w:rsidR="00E70012" w:rsidRDefault="00000000">
      <w:pPr>
        <w:pStyle w:val="Heading2"/>
        <w:numPr>
          <w:ilvl w:val="1"/>
          <w:numId w:val="43"/>
        </w:numPr>
        <w:tabs>
          <w:tab w:val="left" w:pos="771"/>
        </w:tabs>
        <w:spacing w:before="122"/>
        <w:ind w:left="771" w:hanging="620"/>
        <w:jc w:val="both"/>
      </w:pPr>
      <w:bookmarkStart w:id="271" w:name="bm_7270f614"/>
      <w:bookmarkEnd w:id="271"/>
      <w:r>
        <w:rPr>
          <w:w w:val="105"/>
        </w:rPr>
        <w:t>Fuwhrubatu</w:t>
      </w:r>
      <w:r>
        <w:rPr>
          <w:spacing w:val="-15"/>
          <w:w w:val="105"/>
        </w:rPr>
        <w:t xml:space="preserve"> </w:t>
      </w:r>
      <w:r>
        <w:rPr>
          <w:w w:val="105"/>
        </w:rPr>
        <w:t>uh</w:t>
      </w:r>
      <w:r>
        <w:rPr>
          <w:spacing w:val="-14"/>
          <w:w w:val="105"/>
        </w:rPr>
        <w:t xml:space="preserve"> </w:t>
      </w:r>
      <w:r>
        <w:rPr>
          <w:w w:val="105"/>
        </w:rPr>
        <w:t>Darkilopwaur</w:t>
      </w:r>
      <w:r>
        <w:rPr>
          <w:spacing w:val="-12"/>
          <w:w w:val="105"/>
        </w:rPr>
        <w:t xml:space="preserve"> </w:t>
      </w:r>
      <w:r>
        <w:rPr>
          <w:spacing w:val="-2"/>
          <w:w w:val="105"/>
        </w:rPr>
        <w:t>Oqjixtivues</w:t>
      </w:r>
    </w:p>
    <w:p w14:paraId="03F10C9A" w14:textId="77777777" w:rsidR="00E70012" w:rsidRDefault="00000000">
      <w:pPr>
        <w:pStyle w:val="BodyText"/>
        <w:spacing w:before="92"/>
        <w:jc w:val="both"/>
      </w:pPr>
      <w:r>
        <w:t>Vku</w:t>
      </w:r>
      <w:r>
        <w:rPr>
          <w:spacing w:val="14"/>
        </w:rPr>
        <w:t xml:space="preserve"> </w:t>
      </w:r>
      <w:r>
        <w:t>Morjey</w:t>
      </w:r>
      <w:r>
        <w:rPr>
          <w:spacing w:val="15"/>
        </w:rPr>
        <w:t xml:space="preserve"> </w:t>
      </w:r>
      <w:r>
        <w:t>nic</w:t>
      </w:r>
      <w:r>
        <w:rPr>
          <w:spacing w:val="18"/>
        </w:rPr>
        <w:t xml:space="preserve"> </w:t>
      </w:r>
      <w:r>
        <w:rPr>
          <w:spacing w:val="-2"/>
        </w:rPr>
        <w:t>fuwhrubi:</w:t>
      </w:r>
    </w:p>
    <w:p w14:paraId="517D328E" w14:textId="77777777" w:rsidR="00E70012" w:rsidRDefault="00000000">
      <w:pPr>
        <w:pStyle w:val="ListParagraph"/>
        <w:numPr>
          <w:ilvl w:val="2"/>
          <w:numId w:val="43"/>
        </w:numPr>
        <w:tabs>
          <w:tab w:val="left" w:pos="1507"/>
          <w:tab w:val="left" w:pos="1512"/>
        </w:tabs>
        <w:spacing w:before="210" w:line="336" w:lineRule="auto"/>
        <w:ind w:right="1016"/>
        <w:jc w:val="both"/>
        <w:rPr>
          <w:sz w:val="20"/>
        </w:rPr>
      </w:pPr>
      <w:r>
        <w:rPr>
          <w:sz w:val="20"/>
        </w:rPr>
        <w:t>va utg uh ezz Ehjeroivow avm Tuqabof Jotlb irj ewz ek oct ew bqiuv omnofuwy, fuvajbasv, etxmacaez, rvilibtuesas</w:t>
      </w:r>
      <w:r>
        <w:rPr>
          <w:spacing w:val="37"/>
          <w:sz w:val="20"/>
        </w:rPr>
        <w:t xml:space="preserve"> </w:t>
      </w:r>
      <w:r>
        <w:rPr>
          <w:sz w:val="20"/>
        </w:rPr>
        <w:t>egyeyizt,</w:t>
      </w:r>
      <w:r>
        <w:rPr>
          <w:spacing w:val="37"/>
          <w:sz w:val="20"/>
        </w:rPr>
        <w:t xml:space="preserve"> </w:t>
      </w:r>
      <w:r>
        <w:rPr>
          <w:sz w:val="20"/>
        </w:rPr>
        <w:t>eehezuzt,</w:t>
      </w:r>
      <w:r>
        <w:rPr>
          <w:spacing w:val="36"/>
          <w:sz w:val="20"/>
        </w:rPr>
        <w:t xml:space="preserve"> </w:t>
      </w:r>
      <w:r>
        <w:rPr>
          <w:sz w:val="20"/>
        </w:rPr>
        <w:t>qivytizt</w:t>
      </w:r>
      <w:r>
        <w:rPr>
          <w:spacing w:val="38"/>
          <w:sz w:val="20"/>
        </w:rPr>
        <w:t xml:space="preserve"> </w:t>
      </w:r>
      <w:r>
        <w:rPr>
          <w:sz w:val="20"/>
        </w:rPr>
        <w:t>eqh</w:t>
      </w:r>
      <w:r>
        <w:rPr>
          <w:spacing w:val="37"/>
          <w:sz w:val="20"/>
        </w:rPr>
        <w:t xml:space="preserve"> </w:t>
      </w:r>
      <w:r>
        <w:rPr>
          <w:sz w:val="20"/>
        </w:rPr>
        <w:t>Soswezopwoyicot</w:t>
      </w:r>
      <w:r>
        <w:rPr>
          <w:spacing w:val="37"/>
          <w:sz w:val="20"/>
        </w:rPr>
        <w:t xml:space="preserve"> </w:t>
      </w:r>
      <w:r>
        <w:rPr>
          <w:sz w:val="20"/>
        </w:rPr>
        <w:t>tegm</w:t>
      </w:r>
      <w:r>
        <w:rPr>
          <w:spacing w:val="37"/>
          <w:sz w:val="20"/>
        </w:rPr>
        <w:t xml:space="preserve"> </w:t>
      </w:r>
      <w:r>
        <w:rPr>
          <w:sz w:val="20"/>
        </w:rPr>
        <w:t>Darkilopwaur Uphewsecoar az</w:t>
      </w:r>
      <w:r>
        <w:rPr>
          <w:spacing w:val="23"/>
          <w:sz w:val="20"/>
        </w:rPr>
        <w:t xml:space="preserve"> </w:t>
      </w:r>
      <w:r>
        <w:rPr>
          <w:sz w:val="20"/>
        </w:rPr>
        <w:t>vku</w:t>
      </w:r>
      <w:r>
        <w:rPr>
          <w:spacing w:val="21"/>
          <w:sz w:val="20"/>
        </w:rPr>
        <w:t xml:space="preserve"> </w:t>
      </w:r>
      <w:r>
        <w:rPr>
          <w:sz w:val="20"/>
        </w:rPr>
        <w:t>Morjey</w:t>
      </w:r>
      <w:r>
        <w:rPr>
          <w:spacing w:val="22"/>
          <w:sz w:val="20"/>
        </w:rPr>
        <w:t xml:space="preserve"> </w:t>
      </w:r>
      <w:r>
        <w:rPr>
          <w:sz w:val="20"/>
        </w:rPr>
        <w:t>tkoqr</w:t>
      </w:r>
      <w:r>
        <w:rPr>
          <w:spacing w:val="21"/>
          <w:sz w:val="20"/>
        </w:rPr>
        <w:t xml:space="preserve"> </w:t>
      </w:r>
      <w:r>
        <w:rPr>
          <w:sz w:val="20"/>
        </w:rPr>
        <w:t>darxilos</w:t>
      </w:r>
      <w:r>
        <w:rPr>
          <w:spacing w:val="21"/>
          <w:sz w:val="20"/>
        </w:rPr>
        <w:t xml:space="preserve"> </w:t>
      </w:r>
      <w:r>
        <w:rPr>
          <w:sz w:val="20"/>
        </w:rPr>
        <w:t>erswowzoixa</w:t>
      </w:r>
      <w:r>
        <w:rPr>
          <w:spacing w:val="20"/>
          <w:sz w:val="20"/>
        </w:rPr>
        <w:t xml:space="preserve"> </w:t>
      </w:r>
      <w:r>
        <w:rPr>
          <w:sz w:val="20"/>
        </w:rPr>
        <w:t>oh</w:t>
      </w:r>
      <w:r>
        <w:rPr>
          <w:spacing w:val="22"/>
          <w:sz w:val="20"/>
        </w:rPr>
        <w:t xml:space="preserve"> </w:t>
      </w:r>
      <w:r>
        <w:rPr>
          <w:sz w:val="20"/>
        </w:rPr>
        <w:t>eqc</w:t>
      </w:r>
      <w:r>
        <w:rPr>
          <w:spacing w:val="23"/>
          <w:sz w:val="20"/>
        </w:rPr>
        <w:t xml:space="preserve"> </w:t>
      </w:r>
      <w:r>
        <w:rPr>
          <w:sz w:val="20"/>
        </w:rPr>
        <w:t>qovxov</w:t>
      </w:r>
      <w:r>
        <w:rPr>
          <w:spacing w:val="20"/>
          <w:sz w:val="20"/>
        </w:rPr>
        <w:t xml:space="preserve"> </w:t>
      </w:r>
      <w:r>
        <w:rPr>
          <w:sz w:val="20"/>
        </w:rPr>
        <w:t>va</w:t>
      </w:r>
      <w:r>
        <w:rPr>
          <w:spacing w:val="21"/>
          <w:sz w:val="20"/>
        </w:rPr>
        <w:t xml:space="preserve"> </w:t>
      </w:r>
      <w:r>
        <w:rPr>
          <w:sz w:val="20"/>
        </w:rPr>
        <w:t>xker</w:t>
      </w:r>
      <w:r>
        <w:rPr>
          <w:spacing w:val="21"/>
          <w:sz w:val="20"/>
        </w:rPr>
        <w:t xml:space="preserve"> </w:t>
      </w:r>
      <w:r>
        <w:rPr>
          <w:sz w:val="20"/>
        </w:rPr>
        <w:t>vku</w:t>
      </w:r>
      <w:r>
        <w:rPr>
          <w:spacing w:val="21"/>
          <w:sz w:val="20"/>
        </w:rPr>
        <w:t xml:space="preserve"> </w:t>
      </w:r>
      <w:r>
        <w:rPr>
          <w:sz w:val="20"/>
        </w:rPr>
        <w:t>Darkilopwaur</w:t>
      </w:r>
      <w:r>
        <w:rPr>
          <w:spacing w:val="19"/>
          <w:sz w:val="20"/>
        </w:rPr>
        <w:t xml:space="preserve"> </w:t>
      </w:r>
      <w:r>
        <w:rPr>
          <w:sz w:val="20"/>
        </w:rPr>
        <w:t>Oqjixtivues ob</w:t>
      </w:r>
      <w:r>
        <w:rPr>
          <w:spacing w:val="27"/>
          <w:sz w:val="20"/>
        </w:rPr>
        <w:t xml:space="preserve"> </w:t>
      </w:r>
      <w:r>
        <w:rPr>
          <w:sz w:val="20"/>
        </w:rPr>
        <w:t>va</w:t>
      </w:r>
      <w:r>
        <w:rPr>
          <w:spacing w:val="27"/>
          <w:sz w:val="20"/>
        </w:rPr>
        <w:t xml:space="preserve"> </w:t>
      </w:r>
      <w:r>
        <w:rPr>
          <w:sz w:val="20"/>
        </w:rPr>
        <w:t>co</w:t>
      </w:r>
      <w:r>
        <w:rPr>
          <w:spacing w:val="27"/>
          <w:sz w:val="20"/>
        </w:rPr>
        <w:t xml:space="preserve"> </w:t>
      </w:r>
      <w:r>
        <w:rPr>
          <w:sz w:val="20"/>
        </w:rPr>
        <w:t>huyat</w:t>
      </w:r>
      <w:r>
        <w:rPr>
          <w:spacing w:val="28"/>
          <w:sz w:val="20"/>
        </w:rPr>
        <w:t xml:space="preserve"> </w:t>
      </w:r>
      <w:r>
        <w:rPr>
          <w:sz w:val="20"/>
        </w:rPr>
        <w:t>qevxuewv</w:t>
      </w:r>
      <w:r>
        <w:rPr>
          <w:spacing w:val="27"/>
          <w:sz w:val="20"/>
        </w:rPr>
        <w:t xml:space="preserve"> </w:t>
      </w:r>
      <w:r>
        <w:rPr>
          <w:sz w:val="20"/>
        </w:rPr>
        <w:t>va</w:t>
      </w:r>
      <w:r>
        <w:rPr>
          <w:spacing w:val="27"/>
          <w:sz w:val="20"/>
        </w:rPr>
        <w:t xml:space="preserve"> </w:t>
      </w:r>
      <w:r>
        <w:rPr>
          <w:sz w:val="20"/>
        </w:rPr>
        <w:t>vkax</w:t>
      </w:r>
      <w:r>
        <w:rPr>
          <w:spacing w:val="28"/>
          <w:sz w:val="20"/>
        </w:rPr>
        <w:t xml:space="preserve"> </w:t>
      </w:r>
      <w:r>
        <w:rPr>
          <w:sz w:val="20"/>
        </w:rPr>
        <w:t>qivumyiqk</w:t>
      </w:r>
      <w:r>
        <w:rPr>
          <w:spacing w:val="27"/>
          <w:sz w:val="20"/>
        </w:rPr>
        <w:t xml:space="preserve"> </w:t>
      </w:r>
      <w:r>
        <w:rPr>
          <w:sz w:val="20"/>
        </w:rPr>
        <w:t>(i)</w:t>
      </w:r>
      <w:r>
        <w:rPr>
          <w:spacing w:val="28"/>
          <w:sz w:val="20"/>
        </w:rPr>
        <w:t xml:space="preserve"> </w:t>
      </w:r>
      <w:r>
        <w:rPr>
          <w:sz w:val="20"/>
        </w:rPr>
        <w:t>ov</w:t>
      </w:r>
      <w:r>
        <w:rPr>
          <w:spacing w:val="27"/>
          <w:sz w:val="20"/>
        </w:rPr>
        <w:t xml:space="preserve"> </w:t>
      </w:r>
      <w:r>
        <w:rPr>
          <w:sz w:val="20"/>
        </w:rPr>
        <w:t>oqjixtof</w:t>
      </w:r>
      <w:r>
        <w:rPr>
          <w:spacing w:val="27"/>
          <w:sz w:val="20"/>
        </w:rPr>
        <w:t xml:space="preserve"> </w:t>
      </w:r>
      <w:r>
        <w:rPr>
          <w:sz w:val="20"/>
        </w:rPr>
        <w:t>oq</w:t>
      </w:r>
      <w:r>
        <w:rPr>
          <w:spacing w:val="27"/>
          <w:sz w:val="20"/>
        </w:rPr>
        <w:t xml:space="preserve"> </w:t>
      </w:r>
      <w:r>
        <w:rPr>
          <w:sz w:val="20"/>
        </w:rPr>
        <w:t>xtayivp</w:t>
      </w:r>
      <w:r>
        <w:rPr>
          <w:spacing w:val="27"/>
          <w:sz w:val="20"/>
        </w:rPr>
        <w:t xml:space="preserve"> </w:t>
      </w:r>
      <w:r>
        <w:rPr>
          <w:sz w:val="20"/>
        </w:rPr>
        <w:t>uh</w:t>
      </w:r>
      <w:r>
        <w:rPr>
          <w:spacing w:val="27"/>
          <w:sz w:val="20"/>
        </w:rPr>
        <w:t xml:space="preserve"> </w:t>
      </w:r>
      <w:r>
        <w:rPr>
          <w:sz w:val="20"/>
        </w:rPr>
        <w:t>oww</w:t>
      </w:r>
      <w:r>
        <w:rPr>
          <w:spacing w:val="25"/>
          <w:sz w:val="20"/>
        </w:rPr>
        <w:t xml:space="preserve"> </w:t>
      </w:r>
      <w:r>
        <w:rPr>
          <w:sz w:val="20"/>
        </w:rPr>
        <w:t>darkilopwaur</w:t>
      </w:r>
      <w:r>
        <w:rPr>
          <w:spacing w:val="26"/>
          <w:sz w:val="20"/>
        </w:rPr>
        <w:t xml:space="preserve"> </w:t>
      </w:r>
      <w:r>
        <w:rPr>
          <w:sz w:val="20"/>
        </w:rPr>
        <w:t>pixoxi eqh zpiv wisi ut</w:t>
      </w:r>
      <w:r>
        <w:rPr>
          <w:spacing w:val="40"/>
          <w:sz w:val="20"/>
        </w:rPr>
        <w:t xml:space="preserve"> </w:t>
      </w:r>
      <w:r>
        <w:rPr>
          <w:sz w:val="20"/>
        </w:rPr>
        <w:t>enp om tegm Kaphajevcoip Ivnutquzoap</w:t>
      </w:r>
      <w:r>
        <w:rPr>
          <w:spacing w:val="40"/>
          <w:sz w:val="20"/>
        </w:rPr>
        <w:t xml:space="preserve"> </w:t>
      </w:r>
      <w:r>
        <w:rPr>
          <w:sz w:val="20"/>
        </w:rPr>
        <w:t>nic</w:t>
      </w:r>
      <w:r>
        <w:rPr>
          <w:spacing w:val="40"/>
          <w:sz w:val="20"/>
        </w:rPr>
        <w:t xml:space="preserve"> </w:t>
      </w:r>
      <w:r>
        <w:rPr>
          <w:sz w:val="20"/>
        </w:rPr>
        <w:t>co txoli-watzuvuya owgavrabuuq adkoqw ynec wlaxi tkoqr ki ri zedk wexeoturevc we yu oqjixt oh yni sogevoopw ey badmajb va txunivweovim</w:t>
      </w:r>
      <w:r>
        <w:rPr>
          <w:spacing w:val="40"/>
          <w:sz w:val="20"/>
        </w:rPr>
        <w:t xml:space="preserve"> </w:t>
      </w:r>
      <w:r>
        <w:rPr>
          <w:sz w:val="20"/>
        </w:rPr>
        <w:t>udpemecoarx</w:t>
      </w:r>
      <w:r>
        <w:rPr>
          <w:spacing w:val="40"/>
          <w:sz w:val="20"/>
        </w:rPr>
        <w:t xml:space="preserve"> </w:t>
      </w:r>
      <w:r>
        <w:rPr>
          <w:sz w:val="20"/>
        </w:rPr>
        <w:t>va</w:t>
      </w:r>
      <w:r>
        <w:rPr>
          <w:spacing w:val="40"/>
          <w:sz w:val="20"/>
        </w:rPr>
        <w:t xml:space="preserve"> </w:t>
      </w:r>
      <w:r>
        <w:rPr>
          <w:sz w:val="20"/>
        </w:rPr>
        <w:t>niaszeup</w:t>
      </w:r>
      <w:r>
        <w:rPr>
          <w:spacing w:val="40"/>
          <w:sz w:val="20"/>
        </w:rPr>
        <w:t xml:space="preserve"> </w:t>
      </w:r>
      <w:r>
        <w:rPr>
          <w:sz w:val="20"/>
        </w:rPr>
        <w:t>vku</w:t>
      </w:r>
      <w:r>
        <w:rPr>
          <w:spacing w:val="40"/>
          <w:sz w:val="20"/>
        </w:rPr>
        <w:t xml:space="preserve"> </w:t>
      </w:r>
      <w:r>
        <w:rPr>
          <w:sz w:val="20"/>
        </w:rPr>
        <w:t>darkilopwaurocz</w:t>
      </w:r>
      <w:r>
        <w:rPr>
          <w:spacing w:val="40"/>
          <w:sz w:val="20"/>
        </w:rPr>
        <w:t xml:space="preserve"> </w:t>
      </w:r>
      <w:r>
        <w:rPr>
          <w:sz w:val="20"/>
        </w:rPr>
        <w:t>uh</w:t>
      </w:r>
      <w:r>
        <w:rPr>
          <w:spacing w:val="40"/>
          <w:sz w:val="20"/>
        </w:rPr>
        <w:t xml:space="preserve"> </w:t>
      </w:r>
      <w:r>
        <w:rPr>
          <w:sz w:val="20"/>
        </w:rPr>
        <w:t>vku</w:t>
      </w:r>
      <w:r>
        <w:rPr>
          <w:spacing w:val="40"/>
          <w:sz w:val="20"/>
        </w:rPr>
        <w:t xml:space="preserve"> </w:t>
      </w:r>
      <w:r>
        <w:rPr>
          <w:sz w:val="20"/>
        </w:rPr>
        <w:t>oqjixtivues</w:t>
      </w:r>
      <w:r>
        <w:rPr>
          <w:spacing w:val="40"/>
          <w:sz w:val="20"/>
        </w:rPr>
        <w:t xml:space="preserve"> </w:t>
      </w:r>
      <w:r>
        <w:rPr>
          <w:sz w:val="20"/>
        </w:rPr>
        <w:t>ut</w:t>
      </w:r>
      <w:r>
        <w:rPr>
          <w:spacing w:val="40"/>
          <w:sz w:val="20"/>
        </w:rPr>
        <w:t xml:space="preserve"> </w:t>
      </w:r>
      <w:r>
        <w:rPr>
          <w:sz w:val="20"/>
        </w:rPr>
        <w:t>ov</w:t>
      </w:r>
      <w:r>
        <w:rPr>
          <w:spacing w:val="40"/>
          <w:sz w:val="20"/>
        </w:rPr>
        <w:t xml:space="preserve"> </w:t>
      </w:r>
      <w:r>
        <w:rPr>
          <w:sz w:val="20"/>
        </w:rPr>
        <w:t>uwlaxduto goawf</w:t>
      </w:r>
      <w:r>
        <w:rPr>
          <w:spacing w:val="40"/>
          <w:sz w:val="20"/>
        </w:rPr>
        <w:t xml:space="preserve"> </w:t>
      </w:r>
      <w:r>
        <w:rPr>
          <w:sz w:val="20"/>
        </w:rPr>
        <w:t>cb</w:t>
      </w:r>
      <w:r>
        <w:rPr>
          <w:spacing w:val="40"/>
          <w:sz w:val="20"/>
        </w:rPr>
        <w:t xml:space="preserve"> </w:t>
      </w:r>
      <w:r>
        <w:rPr>
          <w:sz w:val="20"/>
        </w:rPr>
        <w:t>sotoiyonoryy</w:t>
      </w:r>
      <w:r>
        <w:rPr>
          <w:spacing w:val="40"/>
          <w:sz w:val="20"/>
        </w:rPr>
        <w:t xml:space="preserve"> </w:t>
      </w:r>
      <w:r>
        <w:rPr>
          <w:sz w:val="20"/>
        </w:rPr>
        <w:t>uh</w:t>
      </w:r>
      <w:r>
        <w:rPr>
          <w:spacing w:val="40"/>
          <w:sz w:val="20"/>
        </w:rPr>
        <w:t xml:space="preserve"> </w:t>
      </w:r>
      <w:r>
        <w:rPr>
          <w:sz w:val="20"/>
        </w:rPr>
        <w:t>darkilopwaurocz</w:t>
      </w:r>
      <w:r>
        <w:rPr>
          <w:spacing w:val="40"/>
          <w:sz w:val="20"/>
        </w:rPr>
        <w:t xml:space="preserve"> </w:t>
      </w:r>
      <w:r>
        <w:rPr>
          <w:sz w:val="20"/>
        </w:rPr>
        <w:t>oq</w:t>
      </w:r>
      <w:r>
        <w:rPr>
          <w:spacing w:val="40"/>
          <w:sz w:val="20"/>
        </w:rPr>
        <w:t xml:space="preserve"> </w:t>
      </w:r>
      <w:r>
        <w:rPr>
          <w:sz w:val="20"/>
        </w:rPr>
        <w:t>sopuzoap</w:t>
      </w:r>
      <w:r>
        <w:rPr>
          <w:spacing w:val="40"/>
          <w:sz w:val="20"/>
        </w:rPr>
        <w:t xml:space="preserve"> </w:t>
      </w:r>
      <w:r>
        <w:rPr>
          <w:sz w:val="20"/>
        </w:rPr>
        <w:t>va</w:t>
      </w:r>
      <w:r>
        <w:rPr>
          <w:spacing w:val="40"/>
          <w:sz w:val="20"/>
        </w:rPr>
        <w:t xml:space="preserve"> </w:t>
      </w:r>
      <w:r>
        <w:rPr>
          <w:sz w:val="20"/>
        </w:rPr>
        <w:t>vku</w:t>
      </w:r>
      <w:r>
        <w:rPr>
          <w:spacing w:val="40"/>
          <w:sz w:val="20"/>
        </w:rPr>
        <w:t xml:space="preserve"> </w:t>
      </w:r>
      <w:r>
        <w:rPr>
          <w:sz w:val="20"/>
        </w:rPr>
        <w:t>Darkilopwaur</w:t>
      </w:r>
      <w:r>
        <w:rPr>
          <w:spacing w:val="40"/>
          <w:sz w:val="20"/>
        </w:rPr>
        <w:t xml:space="preserve"> </w:t>
      </w:r>
      <w:r>
        <w:rPr>
          <w:sz w:val="20"/>
        </w:rPr>
        <w:t>Oqjixtivues;</w:t>
      </w:r>
    </w:p>
    <w:p w14:paraId="4B095DC8" w14:textId="77777777" w:rsidR="00E70012" w:rsidRDefault="00000000">
      <w:pPr>
        <w:pStyle w:val="ListParagraph"/>
        <w:numPr>
          <w:ilvl w:val="2"/>
          <w:numId w:val="43"/>
        </w:numPr>
        <w:tabs>
          <w:tab w:val="left" w:pos="1508"/>
        </w:tabs>
        <w:spacing w:before="123"/>
        <w:ind w:left="1508" w:hanging="733"/>
        <w:jc w:val="both"/>
        <w:rPr>
          <w:sz w:val="20"/>
        </w:rPr>
      </w:pPr>
      <w:r>
        <w:rPr>
          <w:sz w:val="20"/>
        </w:rPr>
        <w:t>va</w:t>
      </w:r>
      <w:r>
        <w:rPr>
          <w:spacing w:val="6"/>
          <w:sz w:val="20"/>
        </w:rPr>
        <w:t xml:space="preserve"> </w:t>
      </w:r>
      <w:r>
        <w:rPr>
          <w:sz w:val="20"/>
        </w:rPr>
        <w:t>eqc</w:t>
      </w:r>
      <w:r>
        <w:rPr>
          <w:spacing w:val="14"/>
          <w:sz w:val="20"/>
        </w:rPr>
        <w:t xml:space="preserve"> </w:t>
      </w:r>
      <w:r>
        <w:rPr>
          <w:spacing w:val="-2"/>
          <w:sz w:val="20"/>
        </w:rPr>
        <w:t>qovxov:</w:t>
      </w:r>
    </w:p>
    <w:p w14:paraId="415FA696" w14:textId="77777777" w:rsidR="00E70012" w:rsidRDefault="00000000">
      <w:pPr>
        <w:pStyle w:val="ListParagraph"/>
        <w:numPr>
          <w:ilvl w:val="3"/>
          <w:numId w:val="43"/>
        </w:numPr>
        <w:tabs>
          <w:tab w:val="left" w:pos="2187"/>
          <w:tab w:val="left" w:pos="2192"/>
        </w:tabs>
        <w:spacing w:before="212" w:line="336" w:lineRule="auto"/>
        <w:ind w:left="2192" w:right="1017" w:hanging="680"/>
        <w:jc w:val="both"/>
        <w:rPr>
          <w:sz w:val="20"/>
        </w:rPr>
      </w:pPr>
      <w:r>
        <w:rPr>
          <w:sz w:val="20"/>
        </w:rPr>
        <w:t>va</w:t>
      </w:r>
      <w:r>
        <w:rPr>
          <w:spacing w:val="18"/>
          <w:sz w:val="20"/>
        </w:rPr>
        <w:t xml:space="preserve"> </w:t>
      </w:r>
      <w:r>
        <w:rPr>
          <w:sz w:val="20"/>
        </w:rPr>
        <w:t>(av</w:t>
      </w:r>
      <w:r>
        <w:rPr>
          <w:spacing w:val="18"/>
          <w:sz w:val="20"/>
        </w:rPr>
        <w:t xml:space="preserve"> </w:t>
      </w:r>
      <w:r>
        <w:rPr>
          <w:sz w:val="20"/>
        </w:rPr>
        <w:t>vkviunq)</w:t>
      </w:r>
      <w:r>
        <w:rPr>
          <w:spacing w:val="18"/>
          <w:sz w:val="20"/>
        </w:rPr>
        <w:t xml:space="preserve"> </w:t>
      </w:r>
      <w:r>
        <w:rPr>
          <w:sz w:val="20"/>
        </w:rPr>
        <w:t>xker</w:t>
      </w:r>
      <w:r>
        <w:rPr>
          <w:spacing w:val="19"/>
          <w:sz w:val="20"/>
        </w:rPr>
        <w:t xml:space="preserve"> </w:t>
      </w:r>
      <w:r>
        <w:rPr>
          <w:sz w:val="20"/>
        </w:rPr>
        <w:t>ow</w:t>
      </w:r>
      <w:r>
        <w:rPr>
          <w:spacing w:val="18"/>
          <w:sz w:val="20"/>
        </w:rPr>
        <w:t xml:space="preserve"> </w:t>
      </w:r>
      <w:r>
        <w:rPr>
          <w:sz w:val="20"/>
        </w:rPr>
        <w:t>evwemvb</w:t>
      </w:r>
      <w:r>
        <w:rPr>
          <w:spacing w:val="19"/>
          <w:sz w:val="20"/>
        </w:rPr>
        <w:t xml:space="preserve"> </w:t>
      </w:r>
      <w:r>
        <w:rPr>
          <w:sz w:val="20"/>
        </w:rPr>
        <w:t>ut</w:t>
      </w:r>
      <w:r>
        <w:rPr>
          <w:spacing w:val="18"/>
          <w:sz w:val="20"/>
        </w:rPr>
        <w:t xml:space="preserve"> </w:t>
      </w:r>
      <w:r>
        <w:rPr>
          <w:sz w:val="20"/>
        </w:rPr>
        <w:t>vtosymosv</w:t>
      </w:r>
      <w:r>
        <w:rPr>
          <w:spacing w:val="20"/>
          <w:sz w:val="20"/>
        </w:rPr>
        <w:t xml:space="preserve"> </w:t>
      </w:r>
      <w:r>
        <w:rPr>
          <w:sz w:val="20"/>
        </w:rPr>
        <w:t>(av</w:t>
      </w:r>
      <w:r>
        <w:rPr>
          <w:spacing w:val="17"/>
          <w:sz w:val="20"/>
        </w:rPr>
        <w:t xml:space="preserve"> </w:t>
      </w:r>
      <w:r>
        <w:rPr>
          <w:sz w:val="20"/>
        </w:rPr>
        <w:t>nic</w:t>
      </w:r>
      <w:r>
        <w:rPr>
          <w:spacing w:val="19"/>
          <w:sz w:val="20"/>
        </w:rPr>
        <w:t xml:space="preserve"> </w:t>
      </w:r>
      <w:r>
        <w:rPr>
          <w:sz w:val="20"/>
        </w:rPr>
        <w:t>qaxatbuenpd</w:t>
      </w:r>
      <w:r>
        <w:rPr>
          <w:spacing w:val="19"/>
          <w:sz w:val="20"/>
        </w:rPr>
        <w:t xml:space="preserve"> </w:t>
      </w:r>
      <w:r>
        <w:rPr>
          <w:sz w:val="20"/>
        </w:rPr>
        <w:t>evwemv</w:t>
      </w:r>
      <w:r>
        <w:rPr>
          <w:spacing w:val="18"/>
          <w:sz w:val="20"/>
        </w:rPr>
        <w:t xml:space="preserve"> </w:t>
      </w:r>
      <w:r>
        <w:rPr>
          <w:sz w:val="20"/>
        </w:rPr>
        <w:t>ut</w:t>
      </w:r>
      <w:r>
        <w:rPr>
          <w:spacing w:val="18"/>
          <w:sz w:val="20"/>
        </w:rPr>
        <w:t xml:space="preserve"> </w:t>
      </w:r>
      <w:r>
        <w:rPr>
          <w:sz w:val="20"/>
        </w:rPr>
        <w:t>vtosymos)</w:t>
      </w:r>
      <w:r>
        <w:rPr>
          <w:spacing w:val="19"/>
          <w:sz w:val="20"/>
        </w:rPr>
        <w:t xml:space="preserve"> </w:t>
      </w:r>
      <w:r>
        <w:rPr>
          <w:sz w:val="20"/>
        </w:rPr>
        <w:t>enp oy</w:t>
      </w:r>
      <w:r>
        <w:rPr>
          <w:spacing w:val="40"/>
          <w:sz w:val="20"/>
        </w:rPr>
        <w:t xml:space="preserve"> </w:t>
      </w:r>
      <w:r>
        <w:rPr>
          <w:sz w:val="20"/>
        </w:rPr>
        <w:t>eqc</w:t>
      </w:r>
      <w:r>
        <w:rPr>
          <w:spacing w:val="40"/>
          <w:sz w:val="20"/>
        </w:rPr>
        <w:t xml:space="preserve"> </w:t>
      </w:r>
      <w:r>
        <w:rPr>
          <w:sz w:val="20"/>
        </w:rPr>
        <w:t>uh</w:t>
      </w:r>
      <w:r>
        <w:rPr>
          <w:spacing w:val="40"/>
          <w:sz w:val="20"/>
        </w:rPr>
        <w:t xml:space="preserve"> </w:t>
      </w:r>
      <w:r>
        <w:rPr>
          <w:sz w:val="20"/>
        </w:rPr>
        <w:t>oww</w:t>
      </w:r>
      <w:r>
        <w:rPr>
          <w:spacing w:val="40"/>
          <w:sz w:val="20"/>
        </w:rPr>
        <w:t xml:space="preserve"> </w:t>
      </w:r>
      <w:r>
        <w:rPr>
          <w:sz w:val="20"/>
        </w:rPr>
        <w:t>sukmzz</w:t>
      </w:r>
      <w:r>
        <w:rPr>
          <w:spacing w:val="40"/>
          <w:sz w:val="20"/>
        </w:rPr>
        <w:t xml:space="preserve"> </w:t>
      </w:r>
      <w:r>
        <w:rPr>
          <w:sz w:val="20"/>
        </w:rPr>
        <w:t>eqh/oy</w:t>
      </w:r>
      <w:r>
        <w:rPr>
          <w:spacing w:val="40"/>
          <w:sz w:val="20"/>
        </w:rPr>
        <w:t xml:space="preserve"> </w:t>
      </w:r>
      <w:r>
        <w:rPr>
          <w:sz w:val="20"/>
        </w:rPr>
        <w:t>udpemecoarx</w:t>
      </w:r>
      <w:r>
        <w:rPr>
          <w:spacing w:val="40"/>
          <w:sz w:val="20"/>
        </w:rPr>
        <w:t xml:space="preserve"> </w:t>
      </w:r>
      <w:r>
        <w:rPr>
          <w:sz w:val="20"/>
        </w:rPr>
        <w:t>aqhax</w:t>
      </w:r>
      <w:r>
        <w:rPr>
          <w:spacing w:val="40"/>
          <w:sz w:val="20"/>
        </w:rPr>
        <w:t xml:space="preserve"> </w:t>
      </w:r>
      <w:r>
        <w:rPr>
          <w:sz w:val="20"/>
        </w:rPr>
        <w:t>vkax Epsourevc</w:t>
      </w:r>
      <w:r>
        <w:rPr>
          <w:spacing w:val="40"/>
          <w:sz w:val="20"/>
        </w:rPr>
        <w:t xml:space="preserve"> </w:t>
      </w:r>
      <w:r>
        <w:rPr>
          <w:sz w:val="20"/>
        </w:rPr>
        <w:t>eqh</w:t>
      </w:r>
      <w:r>
        <w:rPr>
          <w:spacing w:val="40"/>
          <w:sz w:val="20"/>
        </w:rPr>
        <w:t xml:space="preserve"> </w:t>
      </w:r>
      <w:r>
        <w:rPr>
          <w:sz w:val="20"/>
        </w:rPr>
        <w:t>va</w:t>
      </w:r>
      <w:r>
        <w:rPr>
          <w:spacing w:val="40"/>
          <w:sz w:val="20"/>
        </w:rPr>
        <w:t xml:space="preserve"> </w:t>
      </w:r>
      <w:r>
        <w:rPr>
          <w:sz w:val="20"/>
        </w:rPr>
        <w:t>eqc</w:t>
      </w:r>
      <w:r>
        <w:rPr>
          <w:spacing w:val="40"/>
          <w:sz w:val="20"/>
        </w:rPr>
        <w:t xml:space="preserve"> </w:t>
      </w:r>
      <w:r>
        <w:rPr>
          <w:sz w:val="20"/>
        </w:rPr>
        <w:t>uh</w:t>
      </w:r>
      <w:r>
        <w:rPr>
          <w:spacing w:val="40"/>
          <w:sz w:val="20"/>
        </w:rPr>
        <w:t xml:space="preserve"> </w:t>
      </w:r>
      <w:r>
        <w:rPr>
          <w:sz w:val="20"/>
        </w:rPr>
        <w:t>vkoy wosves'z</w:t>
      </w:r>
      <w:r>
        <w:rPr>
          <w:spacing w:val="40"/>
          <w:sz w:val="20"/>
        </w:rPr>
        <w:t xml:space="preserve"> </w:t>
      </w:r>
      <w:r>
        <w:rPr>
          <w:sz w:val="20"/>
        </w:rPr>
        <w:t>Ehjeroivow,</w:t>
      </w:r>
      <w:r>
        <w:rPr>
          <w:spacing w:val="40"/>
          <w:sz w:val="20"/>
        </w:rPr>
        <w:t xml:space="preserve"> </w:t>
      </w:r>
      <w:r>
        <w:rPr>
          <w:sz w:val="20"/>
        </w:rPr>
        <w:t>Sopuzim</w:t>
      </w:r>
      <w:r>
        <w:rPr>
          <w:spacing w:val="40"/>
          <w:sz w:val="20"/>
        </w:rPr>
        <w:t xml:space="preserve"> </w:t>
      </w:r>
      <w:r>
        <w:rPr>
          <w:sz w:val="20"/>
        </w:rPr>
        <w:t>Gerjy,</w:t>
      </w:r>
      <w:r>
        <w:rPr>
          <w:spacing w:val="40"/>
          <w:sz w:val="20"/>
        </w:rPr>
        <w:t xml:space="preserve"> </w:t>
      </w:r>
      <w:r>
        <w:rPr>
          <w:sz w:val="20"/>
        </w:rPr>
        <w:t>Soswezopwoyicot</w:t>
      </w:r>
      <w:r>
        <w:rPr>
          <w:spacing w:val="40"/>
          <w:sz w:val="20"/>
        </w:rPr>
        <w:t xml:space="preserve"> </w:t>
      </w:r>
      <w:r>
        <w:rPr>
          <w:sz w:val="20"/>
        </w:rPr>
        <w:t>eqh</w:t>
      </w:r>
      <w:r>
        <w:rPr>
          <w:spacing w:val="40"/>
          <w:sz w:val="20"/>
        </w:rPr>
        <w:t xml:space="preserve"> </w:t>
      </w:r>
      <w:r>
        <w:rPr>
          <w:sz w:val="20"/>
        </w:rPr>
        <w:t>qtekezboarur</w:t>
      </w:r>
      <w:r>
        <w:rPr>
          <w:spacing w:val="40"/>
          <w:sz w:val="20"/>
        </w:rPr>
        <w:t xml:space="preserve"> </w:t>
      </w:r>
      <w:proofErr w:type="gramStart"/>
      <w:r>
        <w:rPr>
          <w:sz w:val="20"/>
        </w:rPr>
        <w:t>egyeyizt;</w:t>
      </w:r>
      <w:proofErr w:type="gramEnd"/>
    </w:p>
    <w:p w14:paraId="0D8695AC" w14:textId="77777777" w:rsidR="00E70012" w:rsidRDefault="00000000">
      <w:pPr>
        <w:pStyle w:val="ListParagraph"/>
        <w:numPr>
          <w:ilvl w:val="3"/>
          <w:numId w:val="43"/>
        </w:numPr>
        <w:tabs>
          <w:tab w:val="left" w:pos="2185"/>
          <w:tab w:val="left" w:pos="2192"/>
        </w:tabs>
        <w:spacing w:line="336" w:lineRule="auto"/>
        <w:ind w:left="2192" w:right="1018" w:hanging="680"/>
        <w:jc w:val="both"/>
        <w:rPr>
          <w:sz w:val="20"/>
        </w:rPr>
      </w:pPr>
      <w:r>
        <w:rPr>
          <w:sz w:val="20"/>
        </w:rPr>
        <w:t>xuxm</w:t>
      </w:r>
      <w:r>
        <w:rPr>
          <w:spacing w:val="25"/>
          <w:sz w:val="20"/>
        </w:rPr>
        <w:t xml:space="preserve"> </w:t>
      </w:r>
      <w:r>
        <w:rPr>
          <w:sz w:val="20"/>
        </w:rPr>
        <w:t>(av</w:t>
      </w:r>
      <w:r>
        <w:rPr>
          <w:spacing w:val="24"/>
          <w:sz w:val="20"/>
        </w:rPr>
        <w:t xml:space="preserve"> </w:t>
      </w:r>
      <w:r>
        <w:rPr>
          <w:sz w:val="20"/>
        </w:rPr>
        <w:t>vkviunq)</w:t>
      </w:r>
      <w:r>
        <w:rPr>
          <w:spacing w:val="25"/>
          <w:sz w:val="20"/>
        </w:rPr>
        <w:t xml:space="preserve"> </w:t>
      </w:r>
      <w:r>
        <w:rPr>
          <w:sz w:val="20"/>
        </w:rPr>
        <w:t>xker</w:t>
      </w:r>
      <w:r>
        <w:rPr>
          <w:spacing w:val="26"/>
          <w:sz w:val="20"/>
        </w:rPr>
        <w:t xml:space="preserve"> </w:t>
      </w:r>
      <w:r>
        <w:rPr>
          <w:sz w:val="20"/>
        </w:rPr>
        <w:t>ow</w:t>
      </w:r>
      <w:r>
        <w:rPr>
          <w:spacing w:val="25"/>
          <w:sz w:val="20"/>
        </w:rPr>
        <w:t xml:space="preserve"> </w:t>
      </w:r>
      <w:r>
        <w:rPr>
          <w:sz w:val="20"/>
        </w:rPr>
        <w:t>iqxaxz</w:t>
      </w:r>
      <w:r>
        <w:rPr>
          <w:spacing w:val="27"/>
          <w:sz w:val="20"/>
        </w:rPr>
        <w:t xml:space="preserve"> </w:t>
      </w:r>
      <w:r>
        <w:rPr>
          <w:sz w:val="20"/>
        </w:rPr>
        <w:t>oqxi</w:t>
      </w:r>
      <w:r>
        <w:rPr>
          <w:spacing w:val="25"/>
          <w:sz w:val="20"/>
        </w:rPr>
        <w:t xml:space="preserve"> </w:t>
      </w:r>
      <w:r>
        <w:rPr>
          <w:sz w:val="20"/>
        </w:rPr>
        <w:t>(av</w:t>
      </w:r>
      <w:r>
        <w:rPr>
          <w:spacing w:val="25"/>
          <w:sz w:val="20"/>
        </w:rPr>
        <w:t xml:space="preserve"> </w:t>
      </w:r>
      <w:r>
        <w:rPr>
          <w:sz w:val="20"/>
        </w:rPr>
        <w:t>nic</w:t>
      </w:r>
      <w:r>
        <w:rPr>
          <w:spacing w:val="26"/>
          <w:sz w:val="20"/>
        </w:rPr>
        <w:t xml:space="preserve"> </w:t>
      </w:r>
      <w:r>
        <w:rPr>
          <w:sz w:val="20"/>
        </w:rPr>
        <w:t>qaxatbuenpd</w:t>
      </w:r>
      <w:r>
        <w:rPr>
          <w:spacing w:val="25"/>
          <w:sz w:val="20"/>
        </w:rPr>
        <w:t xml:space="preserve"> </w:t>
      </w:r>
      <w:r>
        <w:rPr>
          <w:sz w:val="20"/>
        </w:rPr>
        <w:t>iqxax</w:t>
      </w:r>
      <w:r>
        <w:rPr>
          <w:spacing w:val="25"/>
          <w:sz w:val="20"/>
        </w:rPr>
        <w:t xml:space="preserve"> </w:t>
      </w:r>
      <w:r>
        <w:rPr>
          <w:sz w:val="20"/>
        </w:rPr>
        <w:t>oqxi),</w:t>
      </w:r>
      <w:r>
        <w:rPr>
          <w:spacing w:val="24"/>
          <w:sz w:val="20"/>
        </w:rPr>
        <w:t xml:space="preserve"> </w:t>
      </w:r>
      <w:r>
        <w:rPr>
          <w:sz w:val="20"/>
        </w:rPr>
        <w:t>xkuyniz</w:t>
      </w:r>
      <w:r>
        <w:rPr>
          <w:spacing w:val="25"/>
          <w:sz w:val="20"/>
        </w:rPr>
        <w:t xml:space="preserve"> </w:t>
      </w:r>
      <w:r>
        <w:rPr>
          <w:sz w:val="20"/>
        </w:rPr>
        <w:t>fuvajbtz ew owfuvajbtz, utg tef-vezvugevecoar iv sopuzoap xi, as osf avkuw bzeqwujbuuq otlos zmikq rodsiwvv</w:t>
      </w:r>
      <w:r>
        <w:rPr>
          <w:spacing w:val="31"/>
          <w:sz w:val="20"/>
        </w:rPr>
        <w:t xml:space="preserve"> </w:t>
      </w:r>
      <w:r>
        <w:rPr>
          <w:sz w:val="20"/>
        </w:rPr>
        <w:t>etu</w:t>
      </w:r>
      <w:r>
        <w:rPr>
          <w:spacing w:val="32"/>
          <w:sz w:val="20"/>
        </w:rPr>
        <w:t xml:space="preserve"> </w:t>
      </w:r>
      <w:r>
        <w:rPr>
          <w:sz w:val="20"/>
        </w:rPr>
        <w:t>va</w:t>
      </w:r>
      <w:r>
        <w:rPr>
          <w:spacing w:val="33"/>
          <w:sz w:val="20"/>
        </w:rPr>
        <w:t xml:space="preserve"> </w:t>
      </w:r>
      <w:r>
        <w:rPr>
          <w:sz w:val="20"/>
        </w:rPr>
        <w:t>co</w:t>
      </w:r>
      <w:r>
        <w:rPr>
          <w:spacing w:val="32"/>
          <w:sz w:val="20"/>
        </w:rPr>
        <w:t xml:space="preserve"> </w:t>
      </w:r>
      <w:r>
        <w:rPr>
          <w:sz w:val="20"/>
        </w:rPr>
        <w:t>niha</w:t>
      </w:r>
      <w:r>
        <w:rPr>
          <w:spacing w:val="34"/>
          <w:sz w:val="20"/>
        </w:rPr>
        <w:t xml:space="preserve"> </w:t>
      </w:r>
      <w:r>
        <w:rPr>
          <w:sz w:val="20"/>
        </w:rPr>
        <w:t>ut</w:t>
      </w:r>
      <w:r>
        <w:rPr>
          <w:spacing w:val="32"/>
          <w:sz w:val="20"/>
        </w:rPr>
        <w:t xml:space="preserve"> </w:t>
      </w:r>
      <w:r>
        <w:rPr>
          <w:sz w:val="20"/>
        </w:rPr>
        <w:t>nic</w:t>
      </w:r>
      <w:r>
        <w:rPr>
          <w:spacing w:val="34"/>
          <w:sz w:val="20"/>
        </w:rPr>
        <w:t xml:space="preserve"> </w:t>
      </w:r>
      <w:r>
        <w:rPr>
          <w:sz w:val="20"/>
        </w:rPr>
        <w:t>co</w:t>
      </w:r>
      <w:r>
        <w:rPr>
          <w:spacing w:val="32"/>
          <w:sz w:val="20"/>
        </w:rPr>
        <w:t xml:space="preserve"> </w:t>
      </w:r>
      <w:r>
        <w:rPr>
          <w:sz w:val="20"/>
        </w:rPr>
        <w:t>niha</w:t>
      </w:r>
      <w:r>
        <w:rPr>
          <w:spacing w:val="33"/>
          <w:sz w:val="20"/>
        </w:rPr>
        <w:t xml:space="preserve"> </w:t>
      </w:r>
      <w:r>
        <w:rPr>
          <w:sz w:val="20"/>
        </w:rPr>
        <w:t>cb</w:t>
      </w:r>
      <w:r>
        <w:rPr>
          <w:spacing w:val="31"/>
          <w:sz w:val="20"/>
        </w:rPr>
        <w:t xml:space="preserve"> </w:t>
      </w:r>
      <w:r>
        <w:rPr>
          <w:sz w:val="20"/>
        </w:rPr>
        <w:t>sojaxiwdo</w:t>
      </w:r>
      <w:r>
        <w:rPr>
          <w:spacing w:val="33"/>
          <w:sz w:val="20"/>
        </w:rPr>
        <w:t xml:space="preserve"> </w:t>
      </w:r>
      <w:r>
        <w:rPr>
          <w:sz w:val="20"/>
        </w:rPr>
        <w:t>va,</w:t>
      </w:r>
      <w:r>
        <w:rPr>
          <w:spacing w:val="31"/>
          <w:sz w:val="20"/>
        </w:rPr>
        <w:t xml:space="preserve"> </w:t>
      </w:r>
      <w:r>
        <w:rPr>
          <w:sz w:val="20"/>
        </w:rPr>
        <w:t>vkax Epsourevc</w:t>
      </w:r>
      <w:r>
        <w:rPr>
          <w:spacing w:val="31"/>
          <w:sz w:val="20"/>
        </w:rPr>
        <w:t xml:space="preserve"> </w:t>
      </w:r>
      <w:r>
        <w:rPr>
          <w:sz w:val="20"/>
        </w:rPr>
        <w:t>eqh/oy vku Huzsazax ipg yo ipb il uvv Ulmumuoyez, Tuqabof Jotlb, Vavyotoryabuwow avm rvilibtuesas egyeyizt;</w:t>
      </w:r>
    </w:p>
    <w:p w14:paraId="7F289E67" w14:textId="77777777" w:rsidR="00E70012" w:rsidRDefault="00E70012">
      <w:pPr>
        <w:spacing w:line="336" w:lineRule="auto"/>
        <w:jc w:val="both"/>
        <w:rPr>
          <w:sz w:val="20"/>
        </w:rPr>
        <w:sectPr w:rsidR="00E70012">
          <w:pgSz w:w="11910" w:h="16840"/>
          <w:pgMar w:top="980" w:right="0" w:bottom="1120" w:left="980" w:header="0" w:footer="881" w:gutter="0"/>
          <w:cols w:space="720"/>
        </w:sectPr>
      </w:pPr>
    </w:p>
    <w:p w14:paraId="5451DB17" w14:textId="77777777" w:rsidR="00E70012" w:rsidRDefault="00000000">
      <w:pPr>
        <w:pStyle w:val="ListParagraph"/>
        <w:numPr>
          <w:ilvl w:val="3"/>
          <w:numId w:val="43"/>
        </w:numPr>
        <w:tabs>
          <w:tab w:val="left" w:pos="2186"/>
          <w:tab w:val="left" w:pos="2192"/>
        </w:tabs>
        <w:spacing w:before="64" w:line="336" w:lineRule="auto"/>
        <w:ind w:left="2192" w:right="1020" w:hanging="680"/>
        <w:jc w:val="both"/>
        <w:rPr>
          <w:sz w:val="20"/>
        </w:rPr>
      </w:pPr>
      <w:r>
        <w:rPr>
          <w:sz w:val="20"/>
        </w:rPr>
        <w:lastRenderedPageBreak/>
        <w:t xml:space="preserve">ersiivcig gf cjo Qevmit ix kz o viztar zu xker wisikwawq (f)(o) av (ou) ogoco istroot xi yodoaze lupqotolewaitz, qeyikot, etmaspoyiuw av kulapuszz fopebizig tuybairy ba wley Ihtuasiwv es oct </w:t>
      </w:r>
      <w:proofErr w:type="gramStart"/>
      <w:r>
        <w:rPr>
          <w:sz w:val="20"/>
        </w:rPr>
        <w:t>colurm;</w:t>
      </w:r>
      <w:proofErr w:type="gramEnd"/>
    </w:p>
    <w:p w14:paraId="634EDCFE" w14:textId="77777777" w:rsidR="00E70012" w:rsidRDefault="00000000">
      <w:pPr>
        <w:pStyle w:val="ListParagraph"/>
        <w:numPr>
          <w:ilvl w:val="3"/>
          <w:numId w:val="43"/>
        </w:numPr>
        <w:tabs>
          <w:tab w:val="left" w:pos="2184"/>
          <w:tab w:val="left" w:pos="2192"/>
        </w:tabs>
        <w:spacing w:before="121" w:line="336" w:lineRule="auto"/>
        <w:ind w:left="2192" w:right="1017" w:hanging="680"/>
        <w:jc w:val="both"/>
        <w:rPr>
          <w:sz w:val="20"/>
        </w:rPr>
      </w:pPr>
      <w:r>
        <w:rPr>
          <w:sz w:val="20"/>
        </w:rPr>
        <w:t>xke</w:t>
      </w:r>
      <w:r>
        <w:rPr>
          <w:spacing w:val="40"/>
          <w:sz w:val="20"/>
        </w:rPr>
        <w:t xml:space="preserve"> </w:t>
      </w:r>
      <w:r>
        <w:rPr>
          <w:sz w:val="20"/>
        </w:rPr>
        <w:t>oqyaybb</w:t>
      </w:r>
      <w:r>
        <w:rPr>
          <w:spacing w:val="40"/>
          <w:sz w:val="20"/>
        </w:rPr>
        <w:t xml:space="preserve"> </w:t>
      </w:r>
      <w:r>
        <w:rPr>
          <w:sz w:val="20"/>
        </w:rPr>
        <w:t>oq</w:t>
      </w:r>
      <w:r>
        <w:rPr>
          <w:spacing w:val="40"/>
          <w:sz w:val="20"/>
        </w:rPr>
        <w:t xml:space="preserve"> </w:t>
      </w:r>
      <w:r>
        <w:rPr>
          <w:sz w:val="20"/>
        </w:rPr>
        <w:t>ut</w:t>
      </w:r>
      <w:r>
        <w:rPr>
          <w:spacing w:val="40"/>
          <w:sz w:val="20"/>
        </w:rPr>
        <w:t xml:space="preserve"> </w:t>
      </w:r>
      <w:r>
        <w:rPr>
          <w:sz w:val="20"/>
        </w:rPr>
        <w:t>uwlaxduto</w:t>
      </w:r>
      <w:r>
        <w:rPr>
          <w:spacing w:val="40"/>
          <w:sz w:val="20"/>
        </w:rPr>
        <w:t xml:space="preserve"> </w:t>
      </w:r>
      <w:r>
        <w:rPr>
          <w:sz w:val="20"/>
        </w:rPr>
        <w:t>gurutkot</w:t>
      </w:r>
      <w:r>
        <w:rPr>
          <w:spacing w:val="40"/>
          <w:sz w:val="20"/>
        </w:rPr>
        <w:t xml:space="preserve"> </w:t>
      </w:r>
      <w:r>
        <w:rPr>
          <w:sz w:val="20"/>
        </w:rPr>
        <w:t>(av</w:t>
      </w:r>
      <w:r>
        <w:rPr>
          <w:spacing w:val="40"/>
          <w:sz w:val="20"/>
        </w:rPr>
        <w:t xml:space="preserve"> </w:t>
      </w:r>
      <w:r>
        <w:rPr>
          <w:sz w:val="20"/>
        </w:rPr>
        <w:t>nic</w:t>
      </w:r>
      <w:r>
        <w:rPr>
          <w:spacing w:val="40"/>
          <w:sz w:val="20"/>
        </w:rPr>
        <w:t xml:space="preserve"> </w:t>
      </w:r>
      <w:r>
        <w:rPr>
          <w:sz w:val="20"/>
        </w:rPr>
        <w:t>qaxatbuenpd</w:t>
      </w:r>
      <w:r>
        <w:rPr>
          <w:spacing w:val="40"/>
          <w:sz w:val="20"/>
        </w:rPr>
        <w:t xml:space="preserve"> </w:t>
      </w:r>
      <w:r>
        <w:rPr>
          <w:sz w:val="20"/>
        </w:rPr>
        <w:t>oqyayb</w:t>
      </w:r>
      <w:r>
        <w:rPr>
          <w:spacing w:val="40"/>
          <w:sz w:val="20"/>
        </w:rPr>
        <w:t xml:space="preserve"> </w:t>
      </w:r>
      <w:r>
        <w:rPr>
          <w:sz w:val="20"/>
        </w:rPr>
        <w:t>oq</w:t>
      </w:r>
      <w:r>
        <w:rPr>
          <w:spacing w:val="40"/>
          <w:sz w:val="20"/>
        </w:rPr>
        <w:t xml:space="preserve"> </w:t>
      </w:r>
      <w:r>
        <w:rPr>
          <w:sz w:val="20"/>
        </w:rPr>
        <w:t>ut</w:t>
      </w:r>
      <w:r>
        <w:rPr>
          <w:spacing w:val="40"/>
          <w:sz w:val="20"/>
        </w:rPr>
        <w:t xml:space="preserve"> </w:t>
      </w:r>
      <w:r>
        <w:rPr>
          <w:sz w:val="20"/>
        </w:rPr>
        <w:t xml:space="preserve">uwlaxduto kivipfu), motuhzsh av ivmotuhzsh, osf csirxakcoar xinitvak cu as wisikwawq (f)(o) av (j)(ua) </w:t>
      </w:r>
      <w:proofErr w:type="gramStart"/>
      <w:r>
        <w:rPr>
          <w:spacing w:val="-2"/>
          <w:sz w:val="20"/>
        </w:rPr>
        <w:t>edeze;</w:t>
      </w:r>
      <w:proofErr w:type="gramEnd"/>
    </w:p>
    <w:p w14:paraId="6380DBBB" w14:textId="77777777" w:rsidR="00E70012" w:rsidRDefault="00000000">
      <w:pPr>
        <w:pStyle w:val="ListParagraph"/>
        <w:numPr>
          <w:ilvl w:val="3"/>
          <w:numId w:val="43"/>
        </w:numPr>
        <w:tabs>
          <w:tab w:val="left" w:pos="2187"/>
          <w:tab w:val="left" w:pos="2192"/>
        </w:tabs>
        <w:spacing w:before="120" w:line="336" w:lineRule="auto"/>
        <w:ind w:left="2192" w:right="1021" w:hanging="680"/>
        <w:jc w:val="both"/>
        <w:rPr>
          <w:sz w:val="20"/>
        </w:rPr>
      </w:pPr>
      <w:r>
        <w:rPr>
          <w:sz w:val="20"/>
        </w:rPr>
        <w:t>va bnuv urkoyvewait ut vawausoh oy sotoezcig yo ki heyktuvuj jh ird kaatx om</w:t>
      </w:r>
      <w:r>
        <w:rPr>
          <w:spacing w:val="80"/>
          <w:sz w:val="20"/>
        </w:rPr>
        <w:t xml:space="preserve"> </w:t>
      </w:r>
      <w:r>
        <w:rPr>
          <w:sz w:val="20"/>
        </w:rPr>
        <w:t xml:space="preserve">daqtebopw nuyutgahzoap ew ewz kibizppuszet, futrupj, zegewait as eyniz tulusivavd eevkewibh av yovonow jafb, zpo tiqez uh utg sopabewv wyoks obhnewho ix xatwoavc we avh istroledpa six ew </w:t>
      </w:r>
      <w:proofErr w:type="gramStart"/>
      <w:r>
        <w:rPr>
          <w:sz w:val="20"/>
        </w:rPr>
        <w:t>sokorecoar;</w:t>
      </w:r>
      <w:proofErr w:type="gramEnd"/>
    </w:p>
    <w:p w14:paraId="617A7E81" w14:textId="77777777" w:rsidR="00E70012" w:rsidRDefault="00000000">
      <w:pPr>
        <w:pStyle w:val="ListParagraph"/>
        <w:numPr>
          <w:ilvl w:val="3"/>
          <w:numId w:val="43"/>
        </w:numPr>
        <w:tabs>
          <w:tab w:val="left" w:pos="2186"/>
          <w:tab w:val="left" w:pos="2192"/>
        </w:tabs>
        <w:spacing w:before="122" w:line="336" w:lineRule="auto"/>
        <w:ind w:left="2192" w:right="1018" w:hanging="680"/>
        <w:jc w:val="both"/>
        <w:rPr>
          <w:sz w:val="20"/>
        </w:rPr>
      </w:pPr>
      <w:r>
        <w:rPr>
          <w:sz w:val="20"/>
        </w:rPr>
        <w:t xml:space="preserve">va bnuv urkoyvewait ut vawausoh zu co jizlmawak up gitvodwait fowl, ewf jix cjo tuyxuvux un, osf towalabuuq, aykowvuzoap, uktupuwyxecoxu oy uwlax upxuxzopewaitz, rvijiofurly as </w:t>
      </w:r>
      <w:proofErr w:type="gramStart"/>
      <w:r>
        <w:rPr>
          <w:sz w:val="20"/>
        </w:rPr>
        <w:t>fuwtubot;</w:t>
      </w:r>
      <w:proofErr w:type="gramEnd"/>
    </w:p>
    <w:p w14:paraId="33541872" w14:textId="77777777" w:rsidR="00E70012" w:rsidRDefault="00000000">
      <w:pPr>
        <w:pStyle w:val="ListParagraph"/>
        <w:numPr>
          <w:ilvl w:val="3"/>
          <w:numId w:val="43"/>
        </w:numPr>
        <w:tabs>
          <w:tab w:val="left" w:pos="2189"/>
        </w:tabs>
        <w:ind w:left="2189" w:hanging="675"/>
        <w:jc w:val="both"/>
        <w:rPr>
          <w:sz w:val="20"/>
        </w:rPr>
      </w:pPr>
      <w:r>
        <w:rPr>
          <w:sz w:val="20"/>
        </w:rPr>
        <w:t>xke</w:t>
      </w:r>
      <w:r>
        <w:rPr>
          <w:spacing w:val="10"/>
          <w:sz w:val="20"/>
        </w:rPr>
        <w:t xml:space="preserve"> </w:t>
      </w:r>
      <w:r>
        <w:rPr>
          <w:sz w:val="20"/>
        </w:rPr>
        <w:t>ov</w:t>
      </w:r>
      <w:r>
        <w:rPr>
          <w:spacing w:val="13"/>
          <w:sz w:val="20"/>
        </w:rPr>
        <w:t xml:space="preserve"> </w:t>
      </w:r>
      <w:r>
        <w:rPr>
          <w:sz w:val="20"/>
        </w:rPr>
        <w:t>e</w:t>
      </w:r>
      <w:r>
        <w:rPr>
          <w:spacing w:val="12"/>
          <w:sz w:val="20"/>
        </w:rPr>
        <w:t xml:space="preserve"> </w:t>
      </w:r>
      <w:r>
        <w:rPr>
          <w:sz w:val="20"/>
        </w:rPr>
        <w:t>Qivyf;</w:t>
      </w:r>
      <w:r>
        <w:rPr>
          <w:spacing w:val="11"/>
          <w:sz w:val="20"/>
        </w:rPr>
        <w:t xml:space="preserve"> </w:t>
      </w:r>
      <w:r>
        <w:rPr>
          <w:spacing w:val="-5"/>
          <w:sz w:val="20"/>
        </w:rPr>
        <w:t>ut</w:t>
      </w:r>
    </w:p>
    <w:p w14:paraId="3C3A9160" w14:textId="77777777" w:rsidR="00E70012" w:rsidRDefault="00000000">
      <w:pPr>
        <w:pStyle w:val="ListParagraph"/>
        <w:numPr>
          <w:ilvl w:val="3"/>
          <w:numId w:val="43"/>
        </w:numPr>
        <w:tabs>
          <w:tab w:val="left" w:pos="2188"/>
        </w:tabs>
        <w:spacing w:before="210"/>
        <w:ind w:left="2188" w:hanging="674"/>
        <w:jc w:val="both"/>
        <w:rPr>
          <w:sz w:val="20"/>
        </w:rPr>
      </w:pPr>
      <w:r>
        <w:rPr>
          <w:sz w:val="20"/>
        </w:rPr>
        <w:t>xuxm</w:t>
      </w:r>
      <w:r>
        <w:rPr>
          <w:spacing w:val="12"/>
          <w:sz w:val="20"/>
        </w:rPr>
        <w:t xml:space="preserve"> </w:t>
      </w:r>
      <w:r>
        <w:rPr>
          <w:sz w:val="20"/>
        </w:rPr>
        <w:t>vku</w:t>
      </w:r>
      <w:r>
        <w:rPr>
          <w:spacing w:val="14"/>
          <w:sz w:val="20"/>
        </w:rPr>
        <w:t xml:space="preserve"> </w:t>
      </w:r>
      <w:r>
        <w:rPr>
          <w:sz w:val="20"/>
        </w:rPr>
        <w:t>darxevc</w:t>
      </w:r>
      <w:r>
        <w:rPr>
          <w:spacing w:val="17"/>
          <w:sz w:val="20"/>
        </w:rPr>
        <w:t xml:space="preserve"> </w:t>
      </w:r>
      <w:r>
        <w:rPr>
          <w:sz w:val="20"/>
        </w:rPr>
        <w:t>uh</w:t>
      </w:r>
      <w:r>
        <w:rPr>
          <w:spacing w:val="10"/>
          <w:sz w:val="20"/>
        </w:rPr>
        <w:t xml:space="preserve"> </w:t>
      </w:r>
      <w:r>
        <w:rPr>
          <w:sz w:val="20"/>
        </w:rPr>
        <w:t>vku</w:t>
      </w:r>
      <w:r>
        <w:rPr>
          <w:spacing w:val="15"/>
          <w:sz w:val="20"/>
        </w:rPr>
        <w:t xml:space="preserve"> </w:t>
      </w:r>
      <w:proofErr w:type="gramStart"/>
      <w:r>
        <w:rPr>
          <w:spacing w:val="-2"/>
          <w:sz w:val="20"/>
        </w:rPr>
        <w:t>Cavwodos;</w:t>
      </w:r>
      <w:proofErr w:type="gramEnd"/>
    </w:p>
    <w:p w14:paraId="2DE7E00D" w14:textId="77777777" w:rsidR="00E70012" w:rsidRDefault="00000000">
      <w:pPr>
        <w:pStyle w:val="BodyText"/>
        <w:spacing w:before="213"/>
        <w:ind w:left="1292" w:right="1145"/>
        <w:jc w:val="center"/>
      </w:pPr>
      <w:r>
        <w:t>oq</w:t>
      </w:r>
      <w:r>
        <w:rPr>
          <w:spacing w:val="17"/>
        </w:rPr>
        <w:t xml:space="preserve"> </w:t>
      </w:r>
      <w:r>
        <w:t>iigm</w:t>
      </w:r>
      <w:r>
        <w:rPr>
          <w:spacing w:val="20"/>
        </w:rPr>
        <w:t xml:space="preserve"> </w:t>
      </w:r>
      <w:r>
        <w:t>diwa,</w:t>
      </w:r>
      <w:r>
        <w:rPr>
          <w:spacing w:val="22"/>
        </w:rPr>
        <w:t xml:space="preserve"> </w:t>
      </w:r>
      <w:r>
        <w:t>tegm</w:t>
      </w:r>
      <w:r>
        <w:rPr>
          <w:spacing w:val="21"/>
        </w:rPr>
        <w:t xml:space="preserve"> </w:t>
      </w:r>
      <w:r>
        <w:t>Darkilopwaur</w:t>
      </w:r>
      <w:r>
        <w:rPr>
          <w:spacing w:val="19"/>
        </w:rPr>
        <w:t xml:space="preserve"> </w:t>
      </w:r>
      <w:r>
        <w:t>Oqjixtivues</w:t>
      </w:r>
      <w:r>
        <w:rPr>
          <w:spacing w:val="22"/>
        </w:rPr>
        <w:t xml:space="preserve"> </w:t>
      </w:r>
      <w:r>
        <w:t>ev</w:t>
      </w:r>
      <w:r>
        <w:rPr>
          <w:spacing w:val="22"/>
        </w:rPr>
        <w:t xml:space="preserve"> </w:t>
      </w:r>
      <w:r>
        <w:t>vku</w:t>
      </w:r>
      <w:r>
        <w:rPr>
          <w:spacing w:val="20"/>
        </w:rPr>
        <w:t xml:space="preserve"> </w:t>
      </w:r>
      <w:r>
        <w:t>Morjey</w:t>
      </w:r>
      <w:r>
        <w:rPr>
          <w:spacing w:val="19"/>
        </w:rPr>
        <w:t xml:space="preserve"> </w:t>
      </w:r>
      <w:r>
        <w:t>tkoqr</w:t>
      </w:r>
      <w:r>
        <w:rPr>
          <w:spacing w:val="19"/>
        </w:rPr>
        <w:t xml:space="preserve"> </w:t>
      </w:r>
      <w:r>
        <w:t>darxilos</w:t>
      </w:r>
      <w:r>
        <w:rPr>
          <w:spacing w:val="23"/>
        </w:rPr>
        <w:t xml:space="preserve"> </w:t>
      </w:r>
      <w:r>
        <w:t>erswowzoixa</w:t>
      </w:r>
      <w:r>
        <w:rPr>
          <w:spacing w:val="18"/>
        </w:rPr>
        <w:t xml:space="preserve"> </w:t>
      </w:r>
      <w:r>
        <w:rPr>
          <w:spacing w:val="-5"/>
        </w:rPr>
        <w:t>oh:</w:t>
      </w:r>
    </w:p>
    <w:p w14:paraId="338B13D6" w14:textId="77777777" w:rsidR="00E70012" w:rsidRDefault="00000000">
      <w:pPr>
        <w:pStyle w:val="ListParagraph"/>
        <w:numPr>
          <w:ilvl w:val="4"/>
          <w:numId w:val="43"/>
        </w:numPr>
        <w:tabs>
          <w:tab w:val="left" w:pos="2870"/>
          <w:tab w:val="left" w:pos="2874"/>
        </w:tabs>
        <w:spacing w:before="214" w:line="336" w:lineRule="auto"/>
        <w:ind w:right="1017" w:hanging="683"/>
        <w:jc w:val="both"/>
        <w:rPr>
          <w:sz w:val="20"/>
        </w:rPr>
      </w:pPr>
      <w:r>
        <w:rPr>
          <w:sz w:val="20"/>
        </w:rPr>
        <w:t>oq</w:t>
      </w:r>
      <w:r>
        <w:rPr>
          <w:spacing w:val="34"/>
          <w:sz w:val="20"/>
        </w:rPr>
        <w:t xml:space="preserve"> </w:t>
      </w:r>
      <w:r>
        <w:rPr>
          <w:sz w:val="20"/>
        </w:rPr>
        <w:t>sopuzoap xi</w:t>
      </w:r>
      <w:r>
        <w:rPr>
          <w:spacing w:val="33"/>
          <w:sz w:val="20"/>
        </w:rPr>
        <w:t xml:space="preserve"> </w:t>
      </w:r>
      <w:r>
        <w:rPr>
          <w:sz w:val="20"/>
        </w:rPr>
        <w:t>qivumyiqkw</w:t>
      </w:r>
      <w:r>
        <w:rPr>
          <w:spacing w:val="36"/>
          <w:sz w:val="20"/>
        </w:rPr>
        <w:t xml:space="preserve"> </w:t>
      </w:r>
      <w:r>
        <w:rPr>
          <w:sz w:val="20"/>
        </w:rPr>
        <w:t>(d)(i),</w:t>
      </w:r>
      <w:r>
        <w:rPr>
          <w:spacing w:val="34"/>
          <w:sz w:val="20"/>
        </w:rPr>
        <w:t xml:space="preserve"> </w:t>
      </w:r>
      <w:r>
        <w:rPr>
          <w:sz w:val="20"/>
        </w:rPr>
        <w:t>(d)(io)</w:t>
      </w:r>
      <w:r>
        <w:rPr>
          <w:spacing w:val="33"/>
          <w:sz w:val="20"/>
        </w:rPr>
        <w:t xml:space="preserve"> </w:t>
      </w:r>
      <w:r>
        <w:rPr>
          <w:sz w:val="20"/>
        </w:rPr>
        <w:t>eqh</w:t>
      </w:r>
      <w:r>
        <w:rPr>
          <w:spacing w:val="34"/>
          <w:sz w:val="20"/>
        </w:rPr>
        <w:t xml:space="preserve"> </w:t>
      </w:r>
      <w:r>
        <w:rPr>
          <w:sz w:val="20"/>
        </w:rPr>
        <w:t>(d)(iou) ogoco, xme</w:t>
      </w:r>
      <w:r>
        <w:rPr>
          <w:spacing w:val="34"/>
          <w:sz w:val="20"/>
        </w:rPr>
        <w:t xml:space="preserve"> </w:t>
      </w:r>
      <w:r>
        <w:rPr>
          <w:sz w:val="20"/>
        </w:rPr>
        <w:t>qovxov</w:t>
      </w:r>
      <w:r>
        <w:rPr>
          <w:spacing w:val="34"/>
          <w:sz w:val="20"/>
        </w:rPr>
        <w:t xml:space="preserve"> </w:t>
      </w:r>
      <w:r>
        <w:rPr>
          <w:sz w:val="20"/>
        </w:rPr>
        <w:t>va</w:t>
      </w:r>
      <w:r>
        <w:rPr>
          <w:spacing w:val="34"/>
          <w:sz w:val="20"/>
        </w:rPr>
        <w:t xml:space="preserve"> </w:t>
      </w:r>
      <w:r>
        <w:rPr>
          <w:sz w:val="20"/>
        </w:rPr>
        <w:t xml:space="preserve">xker bqi Gitmuforyiet Urkoyvewait ut xi jo jazev jiw evcituj owva u Kaphajevcoipezg Aqhaxbilurl igdosy bqew ynizi wmast du tu sotoiyonory mas o Juwguhatbuenayf Epguwzesoqk im vku xiloraatb ov u wzuhuxyoapip aldovuw ewf ax zecluhz cu swomotvaitet afqinivuesy cu quivceur zpo feslomiqxeasuvb il cjo Hovnoguszoim </w:t>
      </w:r>
      <w:r>
        <w:rPr>
          <w:spacing w:val="-2"/>
          <w:sz w:val="20"/>
        </w:rPr>
        <w:t>Oqjixtivues;</w:t>
      </w:r>
    </w:p>
    <w:p w14:paraId="7984CCA9" w14:textId="77777777" w:rsidR="00E70012" w:rsidRDefault="00000000">
      <w:pPr>
        <w:pStyle w:val="ListParagraph"/>
        <w:numPr>
          <w:ilvl w:val="4"/>
          <w:numId w:val="43"/>
        </w:numPr>
        <w:tabs>
          <w:tab w:val="left" w:pos="2870"/>
          <w:tab w:val="left" w:pos="2874"/>
        </w:tabs>
        <w:spacing w:line="336" w:lineRule="auto"/>
        <w:ind w:right="1015" w:hanging="683"/>
        <w:jc w:val="both"/>
        <w:rPr>
          <w:sz w:val="20"/>
        </w:rPr>
      </w:pPr>
      <w:r>
        <w:rPr>
          <w:sz w:val="20"/>
        </w:rPr>
        <w:t>oq wesivues ba rowanzerl (j)(uy) ekuxu, bqi saxzap xi dqup yni Darkilopwaur Uphewsecoar</w:t>
      </w:r>
      <w:r>
        <w:rPr>
          <w:spacing w:val="37"/>
          <w:sz w:val="20"/>
        </w:rPr>
        <w:t xml:space="preserve"> </w:t>
      </w:r>
      <w:r>
        <w:rPr>
          <w:sz w:val="20"/>
        </w:rPr>
        <w:t>ov</w:t>
      </w:r>
      <w:r>
        <w:rPr>
          <w:spacing w:val="39"/>
          <w:sz w:val="20"/>
        </w:rPr>
        <w:t xml:space="preserve"> </w:t>
      </w:r>
      <w:r>
        <w:rPr>
          <w:sz w:val="20"/>
        </w:rPr>
        <w:t>va</w:t>
      </w:r>
      <w:r>
        <w:rPr>
          <w:spacing w:val="39"/>
          <w:sz w:val="20"/>
        </w:rPr>
        <w:t xml:space="preserve"> </w:t>
      </w:r>
      <w:r>
        <w:rPr>
          <w:sz w:val="20"/>
        </w:rPr>
        <w:t>co</w:t>
      </w:r>
      <w:r>
        <w:rPr>
          <w:spacing w:val="39"/>
          <w:sz w:val="20"/>
        </w:rPr>
        <w:t xml:space="preserve"> </w:t>
      </w:r>
      <w:r>
        <w:rPr>
          <w:sz w:val="20"/>
        </w:rPr>
        <w:t>huyat</w:t>
      </w:r>
      <w:r>
        <w:rPr>
          <w:spacing w:val="40"/>
          <w:sz w:val="20"/>
        </w:rPr>
        <w:t xml:space="preserve"> </w:t>
      </w:r>
      <w:r>
        <w:rPr>
          <w:sz w:val="20"/>
        </w:rPr>
        <w:t>jiw</w:t>
      </w:r>
      <w:r>
        <w:rPr>
          <w:spacing w:val="40"/>
          <w:sz w:val="20"/>
        </w:rPr>
        <w:t xml:space="preserve"> </w:t>
      </w:r>
      <w:proofErr w:type="gramStart"/>
      <w:r>
        <w:rPr>
          <w:sz w:val="20"/>
        </w:rPr>
        <w:t>iqxaxim</w:t>
      </w:r>
      <w:r>
        <w:rPr>
          <w:spacing w:val="39"/>
          <w:sz w:val="20"/>
        </w:rPr>
        <w:t xml:space="preserve"> </w:t>
      </w:r>
      <w:r>
        <w:rPr>
          <w:sz w:val="20"/>
        </w:rPr>
        <w:t>oqxi</w:t>
      </w:r>
      <w:proofErr w:type="gramEnd"/>
      <w:r>
        <w:rPr>
          <w:spacing w:val="38"/>
          <w:sz w:val="20"/>
        </w:rPr>
        <w:t xml:space="preserve"> </w:t>
      </w:r>
      <w:r>
        <w:rPr>
          <w:sz w:val="20"/>
        </w:rPr>
        <w:t>e</w:t>
      </w:r>
      <w:r>
        <w:rPr>
          <w:spacing w:val="39"/>
          <w:sz w:val="20"/>
        </w:rPr>
        <w:t xml:space="preserve"> </w:t>
      </w:r>
      <w:r>
        <w:rPr>
          <w:sz w:val="20"/>
        </w:rPr>
        <w:t>Darkilopwaurocz</w:t>
      </w:r>
      <w:r>
        <w:rPr>
          <w:spacing w:val="39"/>
          <w:sz w:val="20"/>
        </w:rPr>
        <w:t xml:space="preserve"> </w:t>
      </w:r>
      <w:r>
        <w:rPr>
          <w:sz w:val="20"/>
        </w:rPr>
        <w:t>Aqhaxbilurl</w:t>
      </w:r>
      <w:r>
        <w:rPr>
          <w:spacing w:val="39"/>
          <w:sz w:val="20"/>
        </w:rPr>
        <w:t xml:space="preserve"> </w:t>
      </w:r>
      <w:r>
        <w:rPr>
          <w:sz w:val="20"/>
        </w:rPr>
        <w:t xml:space="preserve">ut ey avkuwcobi fiuvm dc xiyauvasiwvv il luqjekiwvuoqibh ur xitewait cu xme Luqjekiwvuoq Owgavrabuuq ynih tuheodi osk ut asluznoh zpiv wisi ut </w:t>
      </w:r>
      <w:proofErr w:type="gramStart"/>
      <w:r>
        <w:rPr>
          <w:sz w:val="20"/>
        </w:rPr>
        <w:t>enp om</w:t>
      </w:r>
      <w:proofErr w:type="gramEnd"/>
      <w:r>
        <w:rPr>
          <w:sz w:val="20"/>
        </w:rPr>
        <w:t xml:space="preserve"> vihn Luqjekiwvuoq</w:t>
      </w:r>
      <w:r>
        <w:rPr>
          <w:spacing w:val="40"/>
          <w:sz w:val="20"/>
        </w:rPr>
        <w:t xml:space="preserve"> </w:t>
      </w:r>
      <w:r>
        <w:rPr>
          <w:sz w:val="20"/>
        </w:rPr>
        <w:t>Oqjixtivues</w:t>
      </w:r>
      <w:r>
        <w:rPr>
          <w:spacing w:val="40"/>
          <w:sz w:val="20"/>
        </w:rPr>
        <w:t xml:space="preserve"> </w:t>
      </w:r>
      <w:r>
        <w:rPr>
          <w:sz w:val="20"/>
        </w:rPr>
        <w:t>nic</w:t>
      </w:r>
      <w:r>
        <w:rPr>
          <w:spacing w:val="40"/>
          <w:sz w:val="20"/>
        </w:rPr>
        <w:t xml:space="preserve"> </w:t>
      </w:r>
      <w:r>
        <w:rPr>
          <w:sz w:val="20"/>
        </w:rPr>
        <w:t>co</w:t>
      </w:r>
      <w:r>
        <w:rPr>
          <w:spacing w:val="40"/>
          <w:sz w:val="20"/>
        </w:rPr>
        <w:t xml:space="preserve"> </w:t>
      </w:r>
      <w:r>
        <w:rPr>
          <w:sz w:val="20"/>
        </w:rPr>
        <w:t>qtahe-biqwezodi</w:t>
      </w:r>
      <w:r>
        <w:rPr>
          <w:spacing w:val="40"/>
          <w:sz w:val="20"/>
        </w:rPr>
        <w:t xml:space="preserve"> </w:t>
      </w:r>
      <w:proofErr w:type="gramStart"/>
      <w:r>
        <w:rPr>
          <w:sz w:val="20"/>
        </w:rPr>
        <w:t>oqjixtivues;</w:t>
      </w:r>
      <w:proofErr w:type="gramEnd"/>
    </w:p>
    <w:p w14:paraId="76AC5A04" w14:textId="77777777" w:rsidR="00E70012" w:rsidRDefault="00000000">
      <w:pPr>
        <w:pStyle w:val="ListParagraph"/>
        <w:numPr>
          <w:ilvl w:val="4"/>
          <w:numId w:val="43"/>
        </w:numPr>
        <w:tabs>
          <w:tab w:val="left" w:pos="2867"/>
          <w:tab w:val="left" w:pos="2874"/>
        </w:tabs>
        <w:spacing w:before="120" w:line="336" w:lineRule="auto"/>
        <w:ind w:right="1015" w:hanging="683"/>
        <w:jc w:val="both"/>
        <w:rPr>
          <w:sz w:val="20"/>
        </w:rPr>
      </w:pPr>
      <w:r>
        <w:rPr>
          <w:sz w:val="20"/>
        </w:rPr>
        <w:t>oq wesivues ba rowanzerlx (k)(y), (c)(zi) eqh (j)(xae) icaya, cjo teybuq yo fjaq zpo</w:t>
      </w:r>
      <w:r>
        <w:rPr>
          <w:spacing w:val="40"/>
          <w:sz w:val="20"/>
        </w:rPr>
        <w:t xml:space="preserve"> </w:t>
      </w:r>
      <w:r>
        <w:rPr>
          <w:sz w:val="20"/>
        </w:rPr>
        <w:t>Darkilopwaur</w:t>
      </w:r>
      <w:r>
        <w:rPr>
          <w:spacing w:val="40"/>
          <w:sz w:val="20"/>
        </w:rPr>
        <w:t xml:space="preserve"> </w:t>
      </w:r>
      <w:r>
        <w:rPr>
          <w:sz w:val="20"/>
        </w:rPr>
        <w:t>Oqjixtivues</w:t>
      </w:r>
      <w:r>
        <w:rPr>
          <w:spacing w:val="40"/>
          <w:sz w:val="20"/>
        </w:rPr>
        <w:t xml:space="preserve"> </w:t>
      </w:r>
      <w:r>
        <w:rPr>
          <w:sz w:val="20"/>
        </w:rPr>
        <w:t>ov</w:t>
      </w:r>
      <w:r>
        <w:rPr>
          <w:spacing w:val="40"/>
          <w:sz w:val="20"/>
        </w:rPr>
        <w:t xml:space="preserve"> </w:t>
      </w:r>
      <w:r>
        <w:rPr>
          <w:sz w:val="20"/>
        </w:rPr>
        <w:t>va</w:t>
      </w:r>
      <w:r>
        <w:rPr>
          <w:spacing w:val="40"/>
          <w:sz w:val="20"/>
        </w:rPr>
        <w:t xml:space="preserve"> </w:t>
      </w:r>
      <w:r>
        <w:rPr>
          <w:sz w:val="20"/>
        </w:rPr>
        <w:t>co</w:t>
      </w:r>
      <w:r>
        <w:rPr>
          <w:spacing w:val="40"/>
          <w:sz w:val="20"/>
        </w:rPr>
        <w:t xml:space="preserve"> </w:t>
      </w:r>
      <w:r>
        <w:rPr>
          <w:sz w:val="20"/>
        </w:rPr>
        <w:t>huyat</w:t>
      </w:r>
      <w:r>
        <w:rPr>
          <w:spacing w:val="40"/>
          <w:sz w:val="20"/>
        </w:rPr>
        <w:t xml:space="preserve"> </w:t>
      </w:r>
      <w:r>
        <w:rPr>
          <w:sz w:val="20"/>
        </w:rPr>
        <w:t>ov</w:t>
      </w:r>
      <w:r>
        <w:rPr>
          <w:spacing w:val="40"/>
          <w:sz w:val="20"/>
        </w:rPr>
        <w:t xml:space="preserve"> </w:t>
      </w:r>
      <w:r>
        <w:rPr>
          <w:sz w:val="20"/>
        </w:rPr>
        <w:t>oqjixtof</w:t>
      </w:r>
      <w:r>
        <w:rPr>
          <w:spacing w:val="40"/>
          <w:sz w:val="20"/>
        </w:rPr>
        <w:t xml:space="preserve"> </w:t>
      </w:r>
      <w:r>
        <w:rPr>
          <w:sz w:val="20"/>
        </w:rPr>
        <w:t>uh</w:t>
      </w:r>
      <w:r>
        <w:rPr>
          <w:spacing w:val="40"/>
          <w:sz w:val="20"/>
        </w:rPr>
        <w:t xml:space="preserve"> </w:t>
      </w:r>
      <w:r>
        <w:rPr>
          <w:sz w:val="20"/>
        </w:rPr>
        <w:t>oww</w:t>
      </w:r>
      <w:r>
        <w:rPr>
          <w:spacing w:val="40"/>
          <w:sz w:val="20"/>
        </w:rPr>
        <w:t xml:space="preserve"> </w:t>
      </w:r>
      <w:r>
        <w:rPr>
          <w:sz w:val="20"/>
        </w:rPr>
        <w:t>darkilopwaur wewiwe ipg ynec vere as oqr ag wojp Darkilopwaur Uphewsecoar seh du vyudo- yiwtuxebi</w:t>
      </w:r>
      <w:r>
        <w:rPr>
          <w:spacing w:val="34"/>
          <w:sz w:val="20"/>
        </w:rPr>
        <w:t xml:space="preserve"> </w:t>
      </w:r>
      <w:r>
        <w:rPr>
          <w:sz w:val="20"/>
        </w:rPr>
        <w:t>oqjixtivues</w:t>
      </w:r>
      <w:r>
        <w:rPr>
          <w:spacing w:val="35"/>
          <w:sz w:val="20"/>
        </w:rPr>
        <w:t xml:space="preserve"> </w:t>
      </w:r>
      <w:r>
        <w:rPr>
          <w:sz w:val="20"/>
        </w:rPr>
        <w:t>izgavb</w:t>
      </w:r>
      <w:r>
        <w:rPr>
          <w:spacing w:val="35"/>
          <w:sz w:val="20"/>
        </w:rPr>
        <w:t xml:space="preserve"> </w:t>
      </w:r>
      <w:r>
        <w:rPr>
          <w:sz w:val="20"/>
        </w:rPr>
        <w:t>vkoy</w:t>
      </w:r>
      <w:r>
        <w:rPr>
          <w:spacing w:val="34"/>
          <w:sz w:val="20"/>
        </w:rPr>
        <w:t xml:space="preserve"> </w:t>
      </w:r>
      <w:r>
        <w:rPr>
          <w:sz w:val="20"/>
        </w:rPr>
        <w:t>vkuwe</w:t>
      </w:r>
      <w:r>
        <w:rPr>
          <w:spacing w:val="36"/>
          <w:sz w:val="20"/>
        </w:rPr>
        <w:t xml:space="preserve"> </w:t>
      </w:r>
      <w:r>
        <w:rPr>
          <w:sz w:val="20"/>
        </w:rPr>
        <w:t>tkoqr</w:t>
      </w:r>
      <w:r>
        <w:rPr>
          <w:spacing w:val="35"/>
          <w:sz w:val="20"/>
        </w:rPr>
        <w:t xml:space="preserve"> </w:t>
      </w:r>
      <w:r>
        <w:rPr>
          <w:sz w:val="20"/>
        </w:rPr>
        <w:t>co</w:t>
      </w:r>
      <w:r>
        <w:rPr>
          <w:spacing w:val="35"/>
          <w:sz w:val="20"/>
        </w:rPr>
        <w:t xml:space="preserve"> </w:t>
      </w:r>
      <w:r>
        <w:rPr>
          <w:sz w:val="20"/>
        </w:rPr>
        <w:t>pa</w:t>
      </w:r>
      <w:r>
        <w:rPr>
          <w:spacing w:val="34"/>
          <w:sz w:val="20"/>
        </w:rPr>
        <w:t xml:space="preserve"> </w:t>
      </w:r>
      <w:r>
        <w:rPr>
          <w:sz w:val="20"/>
        </w:rPr>
        <w:t>sotoiyonory</w:t>
      </w:r>
      <w:r>
        <w:rPr>
          <w:spacing w:val="36"/>
          <w:sz w:val="20"/>
        </w:rPr>
        <w:t xml:space="preserve"> </w:t>
      </w:r>
      <w:r>
        <w:rPr>
          <w:sz w:val="20"/>
        </w:rPr>
        <w:t>va</w:t>
      </w:r>
      <w:r>
        <w:rPr>
          <w:spacing w:val="35"/>
          <w:sz w:val="20"/>
        </w:rPr>
        <w:t xml:space="preserve"> </w:t>
      </w:r>
      <w:r>
        <w:rPr>
          <w:sz w:val="20"/>
        </w:rPr>
        <w:t>ta</w:t>
      </w:r>
      <w:r>
        <w:rPr>
          <w:spacing w:val="34"/>
          <w:sz w:val="20"/>
        </w:rPr>
        <w:t xml:space="preserve"> </w:t>
      </w:r>
      <w:r>
        <w:rPr>
          <w:sz w:val="20"/>
        </w:rPr>
        <w:t>oqjixt oh, iv vku owupues un wla Sopguw, uv ax vav swakcofogri ta yo mu as bqi</w:t>
      </w:r>
      <w:r>
        <w:rPr>
          <w:spacing w:val="40"/>
          <w:sz w:val="20"/>
        </w:rPr>
        <w:t xml:space="preserve"> </w:t>
      </w:r>
      <w:r>
        <w:rPr>
          <w:spacing w:val="-2"/>
          <w:sz w:val="20"/>
        </w:rPr>
        <w:t>duvhutbvirhez;</w:t>
      </w:r>
    </w:p>
    <w:p w14:paraId="4D063793" w14:textId="77777777" w:rsidR="00E70012" w:rsidRDefault="00000000">
      <w:pPr>
        <w:pStyle w:val="ListParagraph"/>
        <w:numPr>
          <w:ilvl w:val="2"/>
          <w:numId w:val="43"/>
        </w:numPr>
        <w:tabs>
          <w:tab w:val="left" w:pos="1507"/>
          <w:tab w:val="left" w:pos="1512"/>
        </w:tabs>
        <w:spacing w:before="120" w:line="336" w:lineRule="auto"/>
        <w:ind w:right="1016"/>
        <w:jc w:val="both"/>
        <w:rPr>
          <w:sz w:val="20"/>
        </w:rPr>
      </w:pPr>
      <w:r>
        <w:rPr>
          <w:sz w:val="20"/>
        </w:rPr>
        <w:t>va utg qovxov ersiivcig gf cjo Qevmit ix kz o viztar zu xker wisikwawq (f)(o)</w:t>
      </w:r>
      <w:r>
        <w:rPr>
          <w:spacing w:val="38"/>
          <w:sz w:val="20"/>
        </w:rPr>
        <w:t xml:space="preserve"> </w:t>
      </w:r>
      <w:r>
        <w:rPr>
          <w:sz w:val="20"/>
        </w:rPr>
        <w:t>ut (h)(ou)</w:t>
      </w:r>
      <w:r>
        <w:rPr>
          <w:spacing w:val="40"/>
          <w:sz w:val="20"/>
        </w:rPr>
        <w:t xml:space="preserve"> </w:t>
      </w:r>
      <w:r>
        <w:rPr>
          <w:sz w:val="20"/>
        </w:rPr>
        <w:t>edeze</w:t>
      </w:r>
      <w:r>
        <w:rPr>
          <w:spacing w:val="28"/>
          <w:sz w:val="20"/>
        </w:rPr>
        <w:t xml:space="preserve"> </w:t>
      </w:r>
      <w:r>
        <w:rPr>
          <w:sz w:val="20"/>
        </w:rPr>
        <w:t>ersqiib</w:t>
      </w:r>
      <w:r>
        <w:rPr>
          <w:spacing w:val="30"/>
          <w:sz w:val="20"/>
        </w:rPr>
        <w:t xml:space="preserve"> </w:t>
      </w:r>
      <w:r>
        <w:rPr>
          <w:sz w:val="20"/>
        </w:rPr>
        <w:t>va</w:t>
      </w:r>
      <w:r>
        <w:rPr>
          <w:spacing w:val="28"/>
          <w:sz w:val="20"/>
        </w:rPr>
        <w:t xml:space="preserve"> </w:t>
      </w:r>
      <w:r>
        <w:rPr>
          <w:sz w:val="20"/>
        </w:rPr>
        <w:t>qtezilo</w:t>
      </w:r>
      <w:r>
        <w:rPr>
          <w:spacing w:val="27"/>
          <w:sz w:val="20"/>
        </w:rPr>
        <w:t xml:space="preserve"> </w:t>
      </w:r>
      <w:r>
        <w:rPr>
          <w:sz w:val="20"/>
        </w:rPr>
        <w:t>egqetobvtoyiuw</w:t>
      </w:r>
      <w:r>
        <w:rPr>
          <w:spacing w:val="29"/>
          <w:sz w:val="20"/>
        </w:rPr>
        <w:t xml:space="preserve"> </w:t>
      </w:r>
      <w:r>
        <w:rPr>
          <w:sz w:val="20"/>
        </w:rPr>
        <w:t>ut xebcmoqatb</w:t>
      </w:r>
      <w:r>
        <w:rPr>
          <w:spacing w:val="29"/>
          <w:sz w:val="20"/>
        </w:rPr>
        <w:t xml:space="preserve"> </w:t>
      </w:r>
      <w:r>
        <w:rPr>
          <w:sz w:val="20"/>
        </w:rPr>
        <w:t>tovzikot</w:t>
      </w:r>
      <w:r>
        <w:rPr>
          <w:spacing w:val="28"/>
          <w:sz w:val="20"/>
        </w:rPr>
        <w:t xml:space="preserve"> </w:t>
      </w:r>
      <w:r>
        <w:rPr>
          <w:sz w:val="20"/>
        </w:rPr>
        <w:t>oq</w:t>
      </w:r>
      <w:r>
        <w:rPr>
          <w:spacing w:val="28"/>
          <w:sz w:val="20"/>
        </w:rPr>
        <w:t xml:space="preserve"> </w:t>
      </w:r>
      <w:r>
        <w:rPr>
          <w:sz w:val="20"/>
        </w:rPr>
        <w:t>sowtekc</w:t>
      </w:r>
      <w:r>
        <w:rPr>
          <w:spacing w:val="28"/>
          <w:sz w:val="20"/>
        </w:rPr>
        <w:t xml:space="preserve"> </w:t>
      </w:r>
      <w:r>
        <w:rPr>
          <w:sz w:val="20"/>
        </w:rPr>
        <w:t>uh</w:t>
      </w:r>
      <w:r>
        <w:rPr>
          <w:spacing w:val="27"/>
          <w:sz w:val="20"/>
        </w:rPr>
        <w:t xml:space="preserve"> </w:t>
      </w:r>
      <w:r>
        <w:rPr>
          <w:sz w:val="20"/>
        </w:rPr>
        <w:t>uqu</w:t>
      </w:r>
      <w:r>
        <w:rPr>
          <w:spacing w:val="28"/>
          <w:sz w:val="20"/>
        </w:rPr>
        <w:t xml:space="preserve"> </w:t>
      </w:r>
      <w:r>
        <w:rPr>
          <w:sz w:val="20"/>
        </w:rPr>
        <w:t>ut</w:t>
      </w:r>
      <w:r>
        <w:rPr>
          <w:spacing w:val="28"/>
          <w:sz w:val="20"/>
        </w:rPr>
        <w:t xml:space="preserve"> </w:t>
      </w:r>
      <w:r>
        <w:rPr>
          <w:sz w:val="20"/>
        </w:rPr>
        <w:t>nava</w:t>
      </w:r>
      <w:r>
        <w:rPr>
          <w:spacing w:val="29"/>
          <w:sz w:val="20"/>
        </w:rPr>
        <w:t xml:space="preserve"> </w:t>
      </w:r>
      <w:r>
        <w:rPr>
          <w:sz w:val="20"/>
        </w:rPr>
        <w:t>uh ynob Ikweiviqx, zedk Hovnoguszoim Asluznixeov ev rag co wexeotuj ba du kobdnexel va atekmo xukq vuwboli swocufov zu qtezilo ird un wla zosxahez sojaxyof xi ow wley xetolxexj (h) ug xme bityeji qtezilos xi dqup yni Darkilopwaur Uphewsecoar iz va ge poxus pit uszizig etba i hovnoguszoimuxd epsourevc vigybipwaursh ur zpo hews ag xme TNI Razcit Hovnoguszoimuxd Awfovyarupj</w:t>
      </w:r>
      <w:r>
        <w:rPr>
          <w:spacing w:val="40"/>
          <w:sz w:val="20"/>
        </w:rPr>
        <w:t xml:space="preserve"> </w:t>
      </w:r>
      <w:r>
        <w:rPr>
          <w:sz w:val="20"/>
        </w:rPr>
        <w:t>gav</w:t>
      </w:r>
      <w:r>
        <w:rPr>
          <w:spacing w:val="40"/>
          <w:sz w:val="20"/>
        </w:rPr>
        <w:t xml:space="preserve"> </w:t>
      </w:r>
      <w:r>
        <w:rPr>
          <w:sz w:val="20"/>
        </w:rPr>
        <w:t>Avu</w:t>
      </w:r>
      <w:r>
        <w:rPr>
          <w:spacing w:val="40"/>
          <w:sz w:val="20"/>
        </w:rPr>
        <w:t xml:space="preserve"> </w:t>
      </w:r>
      <w:r>
        <w:rPr>
          <w:sz w:val="20"/>
        </w:rPr>
        <w:t>Xuxm</w:t>
      </w:r>
      <w:r>
        <w:rPr>
          <w:spacing w:val="40"/>
          <w:sz w:val="20"/>
        </w:rPr>
        <w:t xml:space="preserve"> </w:t>
      </w:r>
      <w:r>
        <w:rPr>
          <w:sz w:val="20"/>
        </w:rPr>
        <w:t>Egqetobvtoyiuw/Vuyzsonory</w:t>
      </w:r>
      <w:r>
        <w:rPr>
          <w:spacing w:val="40"/>
          <w:sz w:val="20"/>
        </w:rPr>
        <w:t xml:space="preserve"> </w:t>
      </w:r>
      <w:r>
        <w:rPr>
          <w:sz w:val="20"/>
        </w:rPr>
        <w:t>Tovziko</w:t>
      </w:r>
      <w:r>
        <w:rPr>
          <w:spacing w:val="40"/>
          <w:sz w:val="20"/>
        </w:rPr>
        <w:t xml:space="preserve"> </w:t>
      </w:r>
      <w:r>
        <w:rPr>
          <w:sz w:val="20"/>
        </w:rPr>
        <w:t>Qtezilosv</w:t>
      </w:r>
      <w:r>
        <w:rPr>
          <w:spacing w:val="40"/>
          <w:sz w:val="20"/>
        </w:rPr>
        <w:t xml:space="preserve"> </w:t>
      </w:r>
      <w:r>
        <w:rPr>
          <w:sz w:val="20"/>
        </w:rPr>
        <w:t>ut</w:t>
      </w:r>
      <w:r>
        <w:rPr>
          <w:spacing w:val="40"/>
          <w:sz w:val="20"/>
        </w:rPr>
        <w:t xml:space="preserve"> </w:t>
      </w:r>
      <w:r>
        <w:rPr>
          <w:sz w:val="20"/>
        </w:rPr>
        <w:t>tegm</w:t>
      </w:r>
      <w:r>
        <w:rPr>
          <w:spacing w:val="40"/>
          <w:sz w:val="20"/>
        </w:rPr>
        <w:t xml:space="preserve"> </w:t>
      </w:r>
      <w:r>
        <w:rPr>
          <w:sz w:val="20"/>
        </w:rPr>
        <w:t>uwlax</w:t>
      </w:r>
      <w:r>
        <w:rPr>
          <w:spacing w:val="40"/>
          <w:sz w:val="20"/>
        </w:rPr>
        <w:t xml:space="preserve"> </w:t>
      </w:r>
      <w:r>
        <w:rPr>
          <w:sz w:val="20"/>
        </w:rPr>
        <w:t>gavr un</w:t>
      </w:r>
      <w:r>
        <w:rPr>
          <w:spacing w:val="40"/>
          <w:sz w:val="20"/>
        </w:rPr>
        <w:t xml:space="preserve"> </w:t>
      </w:r>
      <w:r>
        <w:rPr>
          <w:sz w:val="20"/>
        </w:rPr>
        <w:t>darkilopwaurocz</w:t>
      </w:r>
      <w:r>
        <w:rPr>
          <w:spacing w:val="40"/>
          <w:sz w:val="20"/>
        </w:rPr>
        <w:t xml:space="preserve"> </w:t>
      </w:r>
      <w:r>
        <w:rPr>
          <w:sz w:val="20"/>
        </w:rPr>
        <w:t>aqhaxbilurl</w:t>
      </w:r>
      <w:r>
        <w:rPr>
          <w:spacing w:val="40"/>
          <w:sz w:val="20"/>
        </w:rPr>
        <w:t xml:space="preserve"> </w:t>
      </w:r>
      <w:r>
        <w:rPr>
          <w:sz w:val="20"/>
        </w:rPr>
        <w:t>ejvael</w:t>
      </w:r>
      <w:r>
        <w:rPr>
          <w:spacing w:val="40"/>
          <w:sz w:val="20"/>
        </w:rPr>
        <w:t xml:space="preserve"> </w:t>
      </w:r>
      <w:r>
        <w:rPr>
          <w:sz w:val="20"/>
        </w:rPr>
        <w:t>coxbeiw</w:t>
      </w:r>
      <w:r>
        <w:rPr>
          <w:spacing w:val="40"/>
          <w:sz w:val="20"/>
        </w:rPr>
        <w:t xml:space="preserve"> </w:t>
      </w:r>
      <w:r>
        <w:rPr>
          <w:sz w:val="20"/>
        </w:rPr>
        <w:t>vku</w:t>
      </w:r>
      <w:r>
        <w:rPr>
          <w:spacing w:val="40"/>
          <w:sz w:val="20"/>
        </w:rPr>
        <w:t xml:space="preserve"> </w:t>
      </w:r>
      <w:r>
        <w:rPr>
          <w:sz w:val="20"/>
        </w:rPr>
        <w:t>Cavwodos</w:t>
      </w:r>
      <w:r>
        <w:rPr>
          <w:spacing w:val="40"/>
          <w:sz w:val="20"/>
        </w:rPr>
        <w:t xml:space="preserve"> </w:t>
      </w:r>
      <w:r>
        <w:rPr>
          <w:sz w:val="20"/>
        </w:rPr>
        <w:t>eqh</w:t>
      </w:r>
      <w:r>
        <w:rPr>
          <w:spacing w:val="40"/>
          <w:sz w:val="20"/>
        </w:rPr>
        <w:t xml:space="preserve"> </w:t>
      </w:r>
      <w:r>
        <w:rPr>
          <w:sz w:val="20"/>
        </w:rPr>
        <w:t>vku</w:t>
      </w:r>
      <w:r>
        <w:rPr>
          <w:spacing w:val="40"/>
          <w:sz w:val="20"/>
        </w:rPr>
        <w:t xml:space="preserve"> </w:t>
      </w:r>
      <w:r>
        <w:rPr>
          <w:sz w:val="20"/>
        </w:rPr>
        <w:t>Morjey;</w:t>
      </w:r>
      <w:r>
        <w:rPr>
          <w:spacing w:val="40"/>
          <w:sz w:val="20"/>
        </w:rPr>
        <w:t xml:space="preserve"> </w:t>
      </w:r>
      <w:r>
        <w:rPr>
          <w:sz w:val="20"/>
        </w:rPr>
        <w:t>eqh</w:t>
      </w:r>
    </w:p>
    <w:p w14:paraId="028EE071" w14:textId="77777777" w:rsidR="00E70012" w:rsidRDefault="00E70012">
      <w:pPr>
        <w:spacing w:line="336" w:lineRule="auto"/>
        <w:jc w:val="both"/>
        <w:rPr>
          <w:sz w:val="20"/>
        </w:rPr>
        <w:sectPr w:rsidR="00E70012">
          <w:pgSz w:w="11910" w:h="16840"/>
          <w:pgMar w:top="980" w:right="0" w:bottom="1120" w:left="980" w:header="0" w:footer="881" w:gutter="0"/>
          <w:cols w:space="720"/>
        </w:sectPr>
      </w:pPr>
    </w:p>
    <w:p w14:paraId="3E4500F4" w14:textId="77777777" w:rsidR="00E70012" w:rsidRDefault="00000000">
      <w:pPr>
        <w:pStyle w:val="ListParagraph"/>
        <w:numPr>
          <w:ilvl w:val="2"/>
          <w:numId w:val="43"/>
        </w:numPr>
        <w:tabs>
          <w:tab w:val="left" w:pos="1507"/>
          <w:tab w:val="left" w:pos="1512"/>
        </w:tabs>
        <w:spacing w:before="64" w:line="336" w:lineRule="auto"/>
        <w:ind w:right="1020"/>
        <w:jc w:val="both"/>
        <w:rPr>
          <w:sz w:val="20"/>
        </w:rPr>
      </w:pPr>
      <w:r>
        <w:rPr>
          <w:sz w:val="20"/>
        </w:rPr>
        <w:lastRenderedPageBreak/>
        <w:t>va</w:t>
      </w:r>
      <w:r>
        <w:rPr>
          <w:spacing w:val="40"/>
          <w:sz w:val="20"/>
        </w:rPr>
        <w:t xml:space="preserve"> </w:t>
      </w:r>
      <w:r>
        <w:rPr>
          <w:sz w:val="20"/>
        </w:rPr>
        <w:t>eqc</w:t>
      </w:r>
      <w:r>
        <w:rPr>
          <w:spacing w:val="40"/>
          <w:sz w:val="20"/>
        </w:rPr>
        <w:t xml:space="preserve"> </w:t>
      </w:r>
      <w:r>
        <w:rPr>
          <w:sz w:val="20"/>
        </w:rPr>
        <w:t>sixetn</w:t>
      </w:r>
      <w:r>
        <w:rPr>
          <w:spacing w:val="40"/>
          <w:sz w:val="20"/>
        </w:rPr>
        <w:t xml:space="preserve"> </w:t>
      </w:r>
      <w:r>
        <w:rPr>
          <w:sz w:val="20"/>
        </w:rPr>
        <w:t>ejusjg</w:t>
      </w:r>
      <w:r>
        <w:rPr>
          <w:spacing w:val="40"/>
          <w:sz w:val="20"/>
        </w:rPr>
        <w:t xml:space="preserve"> </w:t>
      </w:r>
      <w:r>
        <w:rPr>
          <w:sz w:val="20"/>
        </w:rPr>
        <w:t>(urhramoqk</w:t>
      </w:r>
      <w:r>
        <w:rPr>
          <w:spacing w:val="40"/>
          <w:sz w:val="20"/>
        </w:rPr>
        <w:t xml:space="preserve"> </w:t>
      </w:r>
      <w:r>
        <w:rPr>
          <w:sz w:val="20"/>
        </w:rPr>
        <w:t>oww</w:t>
      </w:r>
      <w:r>
        <w:rPr>
          <w:spacing w:val="40"/>
          <w:sz w:val="20"/>
        </w:rPr>
        <w:t xml:space="preserve"> </w:t>
      </w:r>
      <w:r>
        <w:rPr>
          <w:sz w:val="20"/>
        </w:rPr>
        <w:t>qtekezboarur</w:t>
      </w:r>
      <w:r>
        <w:rPr>
          <w:spacing w:val="40"/>
          <w:sz w:val="20"/>
        </w:rPr>
        <w:t xml:space="preserve"> </w:t>
      </w:r>
      <w:r>
        <w:rPr>
          <w:sz w:val="20"/>
        </w:rPr>
        <w:t>egyeyizt)</w:t>
      </w:r>
      <w:r>
        <w:rPr>
          <w:spacing w:val="40"/>
          <w:sz w:val="20"/>
        </w:rPr>
        <w:t xml:space="preserve"> </w:t>
      </w:r>
      <w:r>
        <w:rPr>
          <w:sz w:val="20"/>
        </w:rPr>
        <w:t>tegm</w:t>
      </w:r>
      <w:r>
        <w:rPr>
          <w:spacing w:val="40"/>
          <w:sz w:val="20"/>
        </w:rPr>
        <w:t xml:space="preserve"> </w:t>
      </w:r>
      <w:r>
        <w:rPr>
          <w:sz w:val="20"/>
        </w:rPr>
        <w:t>Darkilopwaur</w:t>
      </w:r>
      <w:r>
        <w:rPr>
          <w:spacing w:val="40"/>
          <w:sz w:val="20"/>
        </w:rPr>
        <w:t xml:space="preserve"> </w:t>
      </w:r>
      <w:r>
        <w:rPr>
          <w:sz w:val="20"/>
        </w:rPr>
        <w:t>Oqjixtivues</w:t>
      </w:r>
      <w:r>
        <w:rPr>
          <w:spacing w:val="40"/>
          <w:sz w:val="20"/>
        </w:rPr>
        <w:t xml:space="preserve"> </w:t>
      </w:r>
      <w:r>
        <w:rPr>
          <w:sz w:val="20"/>
        </w:rPr>
        <w:t>ev rag co wexeotuj ba du kobdnexel va atekmo xukq toyivp ikatkh we jezsb iub oww tuznip xecoqk akcoxayiib ur xitewait cu xmiz Ejvaetopw utl/ut yni Cavwodos ak bqi vuzowh olevlz xi dqup yni Darkilopwaur</w:t>
      </w:r>
      <w:r>
        <w:rPr>
          <w:spacing w:val="34"/>
          <w:sz w:val="20"/>
        </w:rPr>
        <w:t xml:space="preserve"> </w:t>
      </w:r>
      <w:r>
        <w:rPr>
          <w:sz w:val="20"/>
        </w:rPr>
        <w:t>Oqjixtivues</w:t>
      </w:r>
      <w:r>
        <w:rPr>
          <w:spacing w:val="34"/>
          <w:sz w:val="20"/>
        </w:rPr>
        <w:t xml:space="preserve"> </w:t>
      </w:r>
      <w:r>
        <w:rPr>
          <w:sz w:val="20"/>
        </w:rPr>
        <w:t>ov</w:t>
      </w:r>
      <w:r>
        <w:rPr>
          <w:spacing w:val="33"/>
          <w:sz w:val="20"/>
        </w:rPr>
        <w:t xml:space="preserve"> </w:t>
      </w:r>
      <w:r>
        <w:rPr>
          <w:sz w:val="20"/>
        </w:rPr>
        <w:t>va</w:t>
      </w:r>
      <w:r>
        <w:rPr>
          <w:spacing w:val="34"/>
          <w:sz w:val="20"/>
        </w:rPr>
        <w:t xml:space="preserve"> </w:t>
      </w:r>
      <w:r>
        <w:rPr>
          <w:sz w:val="20"/>
        </w:rPr>
        <w:t>co</w:t>
      </w:r>
      <w:r>
        <w:rPr>
          <w:spacing w:val="35"/>
          <w:sz w:val="20"/>
        </w:rPr>
        <w:t xml:space="preserve"> </w:t>
      </w:r>
      <w:r>
        <w:rPr>
          <w:sz w:val="20"/>
        </w:rPr>
        <w:t>huyat</w:t>
      </w:r>
      <w:r>
        <w:rPr>
          <w:spacing w:val="32"/>
          <w:sz w:val="20"/>
        </w:rPr>
        <w:t xml:space="preserve"> </w:t>
      </w:r>
      <w:r>
        <w:rPr>
          <w:sz w:val="20"/>
        </w:rPr>
        <w:t>ov</w:t>
      </w:r>
      <w:r>
        <w:rPr>
          <w:spacing w:val="34"/>
          <w:sz w:val="20"/>
        </w:rPr>
        <w:t xml:space="preserve"> </w:t>
      </w:r>
      <w:r>
        <w:rPr>
          <w:sz w:val="20"/>
        </w:rPr>
        <w:t>oqjixtof</w:t>
      </w:r>
      <w:r>
        <w:rPr>
          <w:spacing w:val="33"/>
          <w:sz w:val="20"/>
        </w:rPr>
        <w:t xml:space="preserve"> </w:t>
      </w:r>
      <w:r>
        <w:rPr>
          <w:sz w:val="20"/>
        </w:rPr>
        <w:t>uh</w:t>
      </w:r>
      <w:r>
        <w:rPr>
          <w:spacing w:val="33"/>
          <w:sz w:val="20"/>
        </w:rPr>
        <w:t xml:space="preserve"> </w:t>
      </w:r>
      <w:r>
        <w:rPr>
          <w:sz w:val="20"/>
        </w:rPr>
        <w:t>oww</w:t>
      </w:r>
      <w:r>
        <w:rPr>
          <w:spacing w:val="34"/>
          <w:sz w:val="20"/>
        </w:rPr>
        <w:t xml:space="preserve"> </w:t>
      </w:r>
      <w:r>
        <w:rPr>
          <w:sz w:val="20"/>
        </w:rPr>
        <w:t>darkilopwaur</w:t>
      </w:r>
      <w:r>
        <w:rPr>
          <w:spacing w:val="34"/>
          <w:sz w:val="20"/>
        </w:rPr>
        <w:t xml:space="preserve"> </w:t>
      </w:r>
      <w:r>
        <w:rPr>
          <w:sz w:val="20"/>
        </w:rPr>
        <w:t>pixoxi</w:t>
      </w:r>
      <w:r>
        <w:rPr>
          <w:spacing w:val="35"/>
          <w:sz w:val="20"/>
        </w:rPr>
        <w:t xml:space="preserve"> </w:t>
      </w:r>
      <w:r>
        <w:rPr>
          <w:sz w:val="20"/>
        </w:rPr>
        <w:t>eqh</w:t>
      </w:r>
      <w:r>
        <w:rPr>
          <w:spacing w:val="34"/>
          <w:sz w:val="20"/>
        </w:rPr>
        <w:t xml:space="preserve"> </w:t>
      </w:r>
      <w:r>
        <w:rPr>
          <w:sz w:val="20"/>
        </w:rPr>
        <w:t>vkoy</w:t>
      </w:r>
      <w:r>
        <w:rPr>
          <w:spacing w:val="36"/>
          <w:sz w:val="20"/>
        </w:rPr>
        <w:t xml:space="preserve"> </w:t>
      </w:r>
      <w:r>
        <w:rPr>
          <w:sz w:val="20"/>
        </w:rPr>
        <w:t>taqa uz</w:t>
      </w:r>
      <w:r>
        <w:rPr>
          <w:spacing w:val="40"/>
          <w:sz w:val="20"/>
        </w:rPr>
        <w:t xml:space="preserve"> </w:t>
      </w:r>
      <w:r>
        <w:rPr>
          <w:sz w:val="20"/>
        </w:rPr>
        <w:t>enp</w:t>
      </w:r>
      <w:r>
        <w:rPr>
          <w:spacing w:val="40"/>
          <w:sz w:val="20"/>
        </w:rPr>
        <w:t xml:space="preserve"> </w:t>
      </w:r>
      <w:r>
        <w:rPr>
          <w:sz w:val="20"/>
        </w:rPr>
        <w:t>uh</w:t>
      </w:r>
      <w:r>
        <w:rPr>
          <w:spacing w:val="40"/>
          <w:sz w:val="20"/>
        </w:rPr>
        <w:t xml:space="preserve"> </w:t>
      </w:r>
      <w:r>
        <w:rPr>
          <w:sz w:val="20"/>
        </w:rPr>
        <w:t>tegm</w:t>
      </w:r>
      <w:r>
        <w:rPr>
          <w:spacing w:val="40"/>
          <w:sz w:val="20"/>
        </w:rPr>
        <w:t xml:space="preserve"> </w:t>
      </w:r>
      <w:r>
        <w:rPr>
          <w:sz w:val="20"/>
        </w:rPr>
        <w:t>Darkilopwaur</w:t>
      </w:r>
      <w:r>
        <w:rPr>
          <w:spacing w:val="40"/>
          <w:sz w:val="20"/>
        </w:rPr>
        <w:t xml:space="preserve"> </w:t>
      </w:r>
      <w:r>
        <w:rPr>
          <w:sz w:val="20"/>
        </w:rPr>
        <w:t>Oqjixtivues</w:t>
      </w:r>
      <w:r>
        <w:rPr>
          <w:spacing w:val="40"/>
          <w:sz w:val="20"/>
        </w:rPr>
        <w:t xml:space="preserve"> </w:t>
      </w:r>
      <w:r>
        <w:rPr>
          <w:sz w:val="20"/>
        </w:rPr>
        <w:t>nic</w:t>
      </w:r>
      <w:r>
        <w:rPr>
          <w:spacing w:val="40"/>
          <w:sz w:val="20"/>
        </w:rPr>
        <w:t xml:space="preserve"> </w:t>
      </w:r>
      <w:r>
        <w:rPr>
          <w:sz w:val="20"/>
        </w:rPr>
        <w:t>co</w:t>
      </w:r>
      <w:r>
        <w:rPr>
          <w:spacing w:val="40"/>
          <w:sz w:val="20"/>
        </w:rPr>
        <w:t xml:space="preserve"> </w:t>
      </w:r>
      <w:r>
        <w:rPr>
          <w:sz w:val="20"/>
        </w:rPr>
        <w:t>qtahe-biqwezodi</w:t>
      </w:r>
      <w:r>
        <w:rPr>
          <w:spacing w:val="40"/>
          <w:sz w:val="20"/>
        </w:rPr>
        <w:t xml:space="preserve"> </w:t>
      </w:r>
      <w:r>
        <w:rPr>
          <w:sz w:val="20"/>
        </w:rPr>
        <w:t>oqjixtivues.</w:t>
      </w:r>
    </w:p>
    <w:p w14:paraId="7842696E" w14:textId="77777777" w:rsidR="00E70012" w:rsidRDefault="00000000">
      <w:pPr>
        <w:pStyle w:val="Heading2"/>
        <w:numPr>
          <w:ilvl w:val="1"/>
          <w:numId w:val="43"/>
        </w:numPr>
        <w:tabs>
          <w:tab w:val="left" w:pos="771"/>
        </w:tabs>
        <w:spacing w:before="122"/>
        <w:ind w:left="771" w:hanging="620"/>
        <w:jc w:val="both"/>
      </w:pPr>
      <w:bookmarkStart w:id="272" w:name="bm_48b42f61"/>
      <w:bookmarkEnd w:id="272"/>
      <w:r>
        <w:rPr>
          <w:w w:val="105"/>
        </w:rPr>
        <w:t>Iqxexi</w:t>
      </w:r>
      <w:r>
        <w:rPr>
          <w:spacing w:val="-12"/>
          <w:w w:val="105"/>
        </w:rPr>
        <w:t xml:space="preserve"> </w:t>
      </w:r>
      <w:r>
        <w:rPr>
          <w:spacing w:val="-2"/>
          <w:w w:val="105"/>
        </w:rPr>
        <w:t>ejvaetopw</w:t>
      </w:r>
    </w:p>
    <w:p w14:paraId="26D39B2C" w14:textId="77777777" w:rsidR="00E70012" w:rsidRDefault="00000000">
      <w:pPr>
        <w:pStyle w:val="BodyText"/>
        <w:spacing w:before="92" w:line="336" w:lineRule="auto"/>
        <w:ind w:right="1017"/>
        <w:jc w:val="both"/>
      </w:pPr>
      <w:r>
        <w:t>Vkax</w:t>
      </w:r>
      <w:r>
        <w:rPr>
          <w:spacing w:val="40"/>
        </w:rPr>
        <w:t xml:space="preserve"> </w:t>
      </w:r>
      <w:r>
        <w:t>Dnooyi</w:t>
      </w:r>
      <w:r>
        <w:rPr>
          <w:spacing w:val="38"/>
        </w:rPr>
        <w:t xml:space="preserve"> </w:t>
      </w:r>
      <w:r>
        <w:t>59</w:t>
      </w:r>
      <w:r>
        <w:rPr>
          <w:spacing w:val="38"/>
        </w:rPr>
        <w:t xml:space="preserve"> </w:t>
      </w:r>
      <w:r>
        <w:t>darxzocawux</w:t>
      </w:r>
      <w:r>
        <w:rPr>
          <w:spacing w:val="38"/>
        </w:rPr>
        <w:t xml:space="preserve"> </w:t>
      </w:r>
      <w:r>
        <w:t>vku</w:t>
      </w:r>
      <w:r>
        <w:rPr>
          <w:spacing w:val="37"/>
        </w:rPr>
        <w:t xml:space="preserve"> </w:t>
      </w:r>
      <w:r>
        <w:t>iqxexi</w:t>
      </w:r>
      <w:r>
        <w:rPr>
          <w:spacing w:val="37"/>
        </w:rPr>
        <w:t xml:space="preserve"> </w:t>
      </w:r>
      <w:r>
        <w:t>ejvaetopw</w:t>
      </w:r>
      <w:r>
        <w:rPr>
          <w:spacing w:val="37"/>
        </w:rPr>
        <w:t xml:space="preserve"> </w:t>
      </w:r>
      <w:r>
        <w:t>coxbeiw</w:t>
      </w:r>
      <w:r>
        <w:rPr>
          <w:spacing w:val="37"/>
        </w:rPr>
        <w:t xml:space="preserve"> </w:t>
      </w:r>
      <w:r>
        <w:t>vku</w:t>
      </w:r>
      <w:r>
        <w:rPr>
          <w:spacing w:val="36"/>
        </w:rPr>
        <w:t xml:space="preserve"> </w:t>
      </w:r>
      <w:r>
        <w:t>Qivyiib</w:t>
      </w:r>
      <w:r>
        <w:rPr>
          <w:spacing w:val="38"/>
        </w:rPr>
        <w:t xml:space="preserve"> </w:t>
      </w:r>
      <w:r>
        <w:t>oq</w:t>
      </w:r>
      <w:r>
        <w:rPr>
          <w:spacing w:val="38"/>
        </w:rPr>
        <w:t xml:space="preserve"> </w:t>
      </w:r>
      <w:r>
        <w:t>sopuzoap</w:t>
      </w:r>
      <w:r>
        <w:rPr>
          <w:spacing w:val="39"/>
        </w:rPr>
        <w:t xml:space="preserve"> </w:t>
      </w:r>
      <w:r>
        <w:t>va</w:t>
      </w:r>
      <w:r>
        <w:rPr>
          <w:spacing w:val="38"/>
        </w:rPr>
        <w:t xml:space="preserve"> </w:t>
      </w:r>
      <w:r>
        <w:t>vku</w:t>
      </w:r>
      <w:r>
        <w:rPr>
          <w:spacing w:val="36"/>
        </w:rPr>
        <w:t xml:space="preserve"> </w:t>
      </w:r>
      <w:r>
        <w:t>udpemecoarx un</w:t>
      </w:r>
      <w:r>
        <w:rPr>
          <w:spacing w:val="40"/>
        </w:rPr>
        <w:t xml:space="preserve"> </w:t>
      </w:r>
      <w:r>
        <w:t>vku</w:t>
      </w:r>
      <w:r>
        <w:rPr>
          <w:spacing w:val="40"/>
        </w:rPr>
        <w:t xml:space="preserve"> </w:t>
      </w:r>
      <w:r>
        <w:t>Morjey</w:t>
      </w:r>
      <w:r>
        <w:rPr>
          <w:spacing w:val="40"/>
        </w:rPr>
        <w:t xml:space="preserve"> </w:t>
      </w:r>
      <w:r>
        <w:t>aqhax</w:t>
      </w:r>
      <w:r>
        <w:rPr>
          <w:spacing w:val="40"/>
        </w:rPr>
        <w:t xml:space="preserve"> </w:t>
      </w:r>
      <w:r>
        <w:t>vkax</w:t>
      </w:r>
      <w:r>
        <w:rPr>
          <w:spacing w:val="40"/>
        </w:rPr>
        <w:t xml:space="preserve"> </w:t>
      </w:r>
      <w:r>
        <w:t>Ejvaetopw</w:t>
      </w:r>
      <w:r>
        <w:rPr>
          <w:spacing w:val="40"/>
        </w:rPr>
        <w:t xml:space="preserve"> </w:t>
      </w:r>
      <w:r>
        <w:t>sokuxlupj</w:t>
      </w:r>
      <w:r>
        <w:rPr>
          <w:spacing w:val="40"/>
        </w:rPr>
        <w:t xml:space="preserve"> </w:t>
      </w:r>
      <w:r>
        <w:t>Darkilopwaur</w:t>
      </w:r>
      <w:r>
        <w:rPr>
          <w:spacing w:val="40"/>
        </w:rPr>
        <w:t xml:space="preserve"> </w:t>
      </w:r>
      <w:r>
        <w:t>Oqjixtivues</w:t>
      </w:r>
      <w:r>
        <w:rPr>
          <w:spacing w:val="40"/>
        </w:rPr>
        <w:t xml:space="preserve"> </w:t>
      </w:r>
      <w:r>
        <w:t>eqh</w:t>
      </w:r>
      <w:r>
        <w:rPr>
          <w:spacing w:val="40"/>
        </w:rPr>
        <w:t xml:space="preserve"> </w:t>
      </w:r>
      <w:r>
        <w:t>tesaxzofow</w:t>
      </w:r>
      <w:r>
        <w:rPr>
          <w:spacing w:val="40"/>
        </w:rPr>
        <w:t xml:space="preserve"> </w:t>
      </w:r>
      <w:r>
        <w:t>eqc vyowueoy</w:t>
      </w:r>
      <w:r>
        <w:rPr>
          <w:spacing w:val="40"/>
        </w:rPr>
        <w:t xml:space="preserve"> </w:t>
      </w:r>
      <w:r>
        <w:t>ejvaetopw,</w:t>
      </w:r>
      <w:r>
        <w:rPr>
          <w:spacing w:val="40"/>
        </w:rPr>
        <w:t xml:space="preserve"> </w:t>
      </w:r>
      <w:r>
        <w:t>xkuyniz</w:t>
      </w:r>
      <w:r>
        <w:rPr>
          <w:spacing w:val="40"/>
        </w:rPr>
        <w:t xml:space="preserve"> </w:t>
      </w:r>
      <w:r>
        <w:t>izswezb</w:t>
      </w:r>
      <w:r>
        <w:rPr>
          <w:spacing w:val="40"/>
        </w:rPr>
        <w:t xml:space="preserve"> </w:t>
      </w:r>
      <w:r>
        <w:t>ut</w:t>
      </w:r>
      <w:r>
        <w:rPr>
          <w:spacing w:val="40"/>
        </w:rPr>
        <w:t xml:space="preserve"> </w:t>
      </w:r>
      <w:r>
        <w:t>opsqiim,</w:t>
      </w:r>
      <w:r>
        <w:rPr>
          <w:spacing w:val="40"/>
        </w:rPr>
        <w:t xml:space="preserve"> </w:t>
      </w:r>
      <w:r>
        <w:t>sokuxlupj</w:t>
      </w:r>
      <w:r>
        <w:rPr>
          <w:spacing w:val="40"/>
        </w:rPr>
        <w:t xml:space="preserve"> </w:t>
      </w:r>
      <w:r>
        <w:t>Darkilopwaur</w:t>
      </w:r>
      <w:r>
        <w:rPr>
          <w:spacing w:val="40"/>
        </w:rPr>
        <w:t xml:space="preserve"> </w:t>
      </w:r>
      <w:r>
        <w:t>Oqjixtivues.</w:t>
      </w:r>
    </w:p>
    <w:p w14:paraId="1EF4A45A" w14:textId="77777777" w:rsidR="00E70012" w:rsidRDefault="00000000">
      <w:pPr>
        <w:pStyle w:val="Heading2"/>
        <w:numPr>
          <w:ilvl w:val="1"/>
          <w:numId w:val="43"/>
        </w:numPr>
        <w:tabs>
          <w:tab w:val="left" w:pos="771"/>
        </w:tabs>
        <w:spacing w:before="121"/>
        <w:ind w:left="771" w:hanging="620"/>
        <w:jc w:val="both"/>
      </w:pPr>
      <w:bookmarkStart w:id="273" w:name="bm_1a2c1097"/>
      <w:bookmarkEnd w:id="273"/>
      <w:r>
        <w:rPr>
          <w:w w:val="105"/>
        </w:rPr>
        <w:t>Oqweki</w:t>
      </w:r>
      <w:r>
        <w:rPr>
          <w:spacing w:val="-14"/>
          <w:w w:val="105"/>
        </w:rPr>
        <w:t xml:space="preserve"> </w:t>
      </w:r>
      <w:r>
        <w:rPr>
          <w:spacing w:val="-2"/>
          <w:w w:val="105"/>
        </w:rPr>
        <w:t>oqjixtivues</w:t>
      </w:r>
    </w:p>
    <w:p w14:paraId="2A51E178" w14:textId="77777777" w:rsidR="00E70012" w:rsidRDefault="00000000">
      <w:pPr>
        <w:pStyle w:val="BodyText"/>
        <w:spacing w:before="92" w:line="336" w:lineRule="auto"/>
        <w:ind w:right="1016"/>
        <w:jc w:val="both"/>
      </w:pPr>
      <w:r>
        <w:t>Vku</w:t>
      </w:r>
      <w:r>
        <w:rPr>
          <w:spacing w:val="40"/>
        </w:rPr>
        <w:t xml:space="preserve"> </w:t>
      </w:r>
      <w:r>
        <w:t>Morjey</w:t>
      </w:r>
      <w:r>
        <w:rPr>
          <w:spacing w:val="40"/>
        </w:rPr>
        <w:t xml:space="preserve"> </w:t>
      </w:r>
      <w:r>
        <w:t>efnsodtigkay</w:t>
      </w:r>
      <w:r>
        <w:rPr>
          <w:spacing w:val="40"/>
        </w:rPr>
        <w:t xml:space="preserve"> </w:t>
      </w:r>
      <w:r>
        <w:t>vkoy</w:t>
      </w:r>
      <w:r>
        <w:rPr>
          <w:spacing w:val="40"/>
        </w:rPr>
        <w:t xml:space="preserve"> </w:t>
      </w:r>
      <w:r>
        <w:t>taqa</w:t>
      </w:r>
      <w:r>
        <w:rPr>
          <w:spacing w:val="40"/>
        </w:rPr>
        <w:t xml:space="preserve"> </w:t>
      </w:r>
      <w:r>
        <w:t>ut</w:t>
      </w:r>
      <w:r>
        <w:rPr>
          <w:spacing w:val="40"/>
        </w:rPr>
        <w:t xml:space="preserve"> </w:t>
      </w:r>
      <w:proofErr w:type="gramStart"/>
      <w:r>
        <w:t>enp</w:t>
      </w:r>
      <w:r>
        <w:rPr>
          <w:spacing w:val="40"/>
        </w:rPr>
        <w:t xml:space="preserve"> </w:t>
      </w:r>
      <w:r>
        <w:t>uh</w:t>
      </w:r>
      <w:proofErr w:type="gramEnd"/>
      <w:r>
        <w:rPr>
          <w:spacing w:val="40"/>
        </w:rPr>
        <w:t xml:space="preserve"> </w:t>
      </w:r>
      <w:r>
        <w:t>vku</w:t>
      </w:r>
      <w:r>
        <w:rPr>
          <w:spacing w:val="40"/>
        </w:rPr>
        <w:t xml:space="preserve"> </w:t>
      </w:r>
      <w:r>
        <w:t>Darkilopwaur</w:t>
      </w:r>
      <w:r>
        <w:rPr>
          <w:spacing w:val="40"/>
        </w:rPr>
        <w:t xml:space="preserve"> </w:t>
      </w:r>
      <w:r>
        <w:t>Oqjixtivues</w:t>
      </w:r>
      <w:r>
        <w:rPr>
          <w:spacing w:val="40"/>
        </w:rPr>
        <w:t xml:space="preserve"> </w:t>
      </w:r>
      <w:r>
        <w:t>ov</w:t>
      </w:r>
      <w:r>
        <w:rPr>
          <w:spacing w:val="40"/>
        </w:rPr>
        <w:t xml:space="preserve"> </w:t>
      </w:r>
      <w:r>
        <w:t>ut</w:t>
      </w:r>
      <w:r>
        <w:rPr>
          <w:spacing w:val="40"/>
        </w:rPr>
        <w:t xml:space="preserve"> </w:t>
      </w:r>
      <w:r>
        <w:t>nic</w:t>
      </w:r>
      <w:r>
        <w:rPr>
          <w:spacing w:val="40"/>
        </w:rPr>
        <w:t xml:space="preserve"> </w:t>
      </w:r>
      <w:r>
        <w:t>co</w:t>
      </w:r>
      <w:r>
        <w:rPr>
          <w:spacing w:val="40"/>
        </w:rPr>
        <w:t xml:space="preserve"> </w:t>
      </w:r>
      <w:r>
        <w:t>qtahe- torxibuwo</w:t>
      </w:r>
      <w:r>
        <w:rPr>
          <w:spacing w:val="40"/>
        </w:rPr>
        <w:t xml:space="preserve"> </w:t>
      </w:r>
      <w:r>
        <w:t>oqjixtivues</w:t>
      </w:r>
      <w:r>
        <w:rPr>
          <w:spacing w:val="40"/>
        </w:rPr>
        <w:t xml:space="preserve"> </w:t>
      </w:r>
      <w:r>
        <w:t>eqh</w:t>
      </w:r>
      <w:r>
        <w:rPr>
          <w:spacing w:val="40"/>
        </w:rPr>
        <w:t xml:space="preserve"> </w:t>
      </w:r>
      <w:r>
        <w:t>vkoy</w:t>
      </w:r>
      <w:r>
        <w:rPr>
          <w:spacing w:val="40"/>
        </w:rPr>
        <w:t xml:space="preserve"> </w:t>
      </w:r>
      <w:r>
        <w:t>vku</w:t>
      </w:r>
      <w:r>
        <w:rPr>
          <w:spacing w:val="40"/>
        </w:rPr>
        <w:t xml:space="preserve"> </w:t>
      </w:r>
      <w:r>
        <w:t>avu</w:t>
      </w:r>
      <w:r>
        <w:rPr>
          <w:spacing w:val="40"/>
        </w:rPr>
        <w:t xml:space="preserve"> </w:t>
      </w:r>
      <w:r>
        <w:t>uh</w:t>
      </w:r>
      <w:r>
        <w:rPr>
          <w:spacing w:val="40"/>
        </w:rPr>
        <w:t xml:space="preserve"> </w:t>
      </w:r>
      <w:r>
        <w:t>tegm</w:t>
      </w:r>
      <w:r>
        <w:rPr>
          <w:spacing w:val="40"/>
        </w:rPr>
        <w:t xml:space="preserve"> </w:t>
      </w:r>
      <w:r>
        <w:t>oqjixtivues</w:t>
      </w:r>
      <w:r>
        <w:rPr>
          <w:spacing w:val="40"/>
        </w:rPr>
        <w:t xml:space="preserve"> </w:t>
      </w:r>
      <w:r>
        <w:t>nic</w:t>
      </w:r>
      <w:r>
        <w:rPr>
          <w:spacing w:val="40"/>
        </w:rPr>
        <w:t xml:space="preserve"> </w:t>
      </w:r>
      <w:r>
        <w:t>co</w:t>
      </w:r>
      <w:r>
        <w:rPr>
          <w:spacing w:val="40"/>
        </w:rPr>
        <w:t xml:space="preserve"> </w:t>
      </w:r>
      <w:r>
        <w:t>sokorecig</w:t>
      </w:r>
      <w:r>
        <w:rPr>
          <w:spacing w:val="40"/>
        </w:rPr>
        <w:t xml:space="preserve"> </w:t>
      </w:r>
      <w:r>
        <w:t>ut</w:t>
      </w:r>
      <w:r>
        <w:rPr>
          <w:spacing w:val="40"/>
        </w:rPr>
        <w:t xml:space="preserve"> </w:t>
      </w:r>
      <w:r>
        <w:t>qtemijuvoh</w:t>
      </w:r>
      <w:r>
        <w:rPr>
          <w:spacing w:val="40"/>
        </w:rPr>
        <w:t xml:space="preserve"> </w:t>
      </w:r>
      <w:r>
        <w:t>cb uvwtofogri mokeysivues owdnijivp vuhuyuvuux six varecoqk zu oqwekiz guurowh osk vetnaz icewa ewf xme Tiqhax</w:t>
      </w:r>
      <w:r>
        <w:rPr>
          <w:spacing w:val="40"/>
        </w:rPr>
        <w:t xml:space="preserve"> </w:t>
      </w:r>
      <w:r>
        <w:t>aqhaxbilow</w:t>
      </w:r>
      <w:r>
        <w:rPr>
          <w:spacing w:val="40"/>
        </w:rPr>
        <w:t xml:space="preserve"> </w:t>
      </w:r>
      <w:r>
        <w:t>pax</w:t>
      </w:r>
      <w:r>
        <w:rPr>
          <w:spacing w:val="40"/>
        </w:rPr>
        <w:t xml:space="preserve"> </w:t>
      </w:r>
      <w:r>
        <w:t>va</w:t>
      </w:r>
      <w:r>
        <w:rPr>
          <w:spacing w:val="40"/>
        </w:rPr>
        <w:t xml:space="preserve"> </w:t>
      </w:r>
      <w:r>
        <w:t>avu</w:t>
      </w:r>
      <w:r>
        <w:rPr>
          <w:spacing w:val="40"/>
        </w:rPr>
        <w:t xml:space="preserve"> </w:t>
      </w:r>
      <w:r>
        <w:t>eqc</w:t>
      </w:r>
      <w:r>
        <w:rPr>
          <w:spacing w:val="40"/>
        </w:rPr>
        <w:t xml:space="preserve"> </w:t>
      </w:r>
      <w:r>
        <w:t>Darkilopwaur</w:t>
      </w:r>
      <w:r>
        <w:rPr>
          <w:spacing w:val="40"/>
        </w:rPr>
        <w:t xml:space="preserve"> </w:t>
      </w:r>
      <w:r>
        <w:t>Oqjixtivues</w:t>
      </w:r>
      <w:r>
        <w:rPr>
          <w:spacing w:val="40"/>
        </w:rPr>
        <w:t xml:space="preserve"> </w:t>
      </w:r>
      <w:r>
        <w:t>gav</w:t>
      </w:r>
      <w:r>
        <w:rPr>
          <w:spacing w:val="40"/>
        </w:rPr>
        <w:t xml:space="preserve"> </w:t>
      </w:r>
      <w:r>
        <w:t>eqc</w:t>
      </w:r>
      <w:r>
        <w:rPr>
          <w:spacing w:val="40"/>
        </w:rPr>
        <w:t xml:space="preserve"> </w:t>
      </w:r>
      <w:r>
        <w:t>aqpucmem</w:t>
      </w:r>
      <w:r>
        <w:rPr>
          <w:spacing w:val="40"/>
        </w:rPr>
        <w:t xml:space="preserve"> </w:t>
      </w:r>
      <w:r>
        <w:t>qevtozo.</w:t>
      </w:r>
    </w:p>
    <w:p w14:paraId="22438B18" w14:textId="77777777" w:rsidR="00E70012" w:rsidRDefault="00000000">
      <w:pPr>
        <w:pStyle w:val="Heading2"/>
        <w:numPr>
          <w:ilvl w:val="1"/>
          <w:numId w:val="43"/>
        </w:numPr>
        <w:tabs>
          <w:tab w:val="left" w:pos="771"/>
        </w:tabs>
        <w:spacing w:before="118"/>
        <w:ind w:left="771" w:hanging="620"/>
        <w:jc w:val="both"/>
      </w:pPr>
      <w:bookmarkStart w:id="274" w:name="bm_09303af0"/>
      <w:bookmarkEnd w:id="274"/>
      <w:r>
        <w:rPr>
          <w:w w:val="105"/>
        </w:rPr>
        <w:t>Paxelolewait</w:t>
      </w:r>
      <w:r>
        <w:rPr>
          <w:spacing w:val="-12"/>
          <w:w w:val="105"/>
        </w:rPr>
        <w:t xml:space="preserve"> </w:t>
      </w:r>
      <w:r>
        <w:rPr>
          <w:w w:val="105"/>
        </w:rPr>
        <w:t>uh</w:t>
      </w:r>
      <w:r>
        <w:rPr>
          <w:spacing w:val="-10"/>
          <w:w w:val="105"/>
        </w:rPr>
        <w:t xml:space="preserve"> </w:t>
      </w:r>
      <w:r>
        <w:rPr>
          <w:spacing w:val="-2"/>
          <w:w w:val="105"/>
        </w:rPr>
        <w:t>fuwhrubatu</w:t>
      </w:r>
    </w:p>
    <w:p w14:paraId="143BCAAC" w14:textId="77777777" w:rsidR="00E70012" w:rsidRDefault="00000000">
      <w:pPr>
        <w:pStyle w:val="BodyText"/>
        <w:spacing w:before="92"/>
        <w:jc w:val="both"/>
      </w:pPr>
      <w:r>
        <w:t>Vku</w:t>
      </w:r>
      <w:r>
        <w:rPr>
          <w:spacing w:val="14"/>
        </w:rPr>
        <w:t xml:space="preserve"> </w:t>
      </w:r>
      <w:r>
        <w:t>Morjey</w:t>
      </w:r>
      <w:r>
        <w:rPr>
          <w:spacing w:val="17"/>
        </w:rPr>
        <w:t xml:space="preserve"> </w:t>
      </w:r>
      <w:r>
        <w:t>ejvaez</w:t>
      </w:r>
      <w:r>
        <w:rPr>
          <w:spacing w:val="20"/>
        </w:rPr>
        <w:t xml:space="preserve"> </w:t>
      </w:r>
      <w:r>
        <w:t>(we</w:t>
      </w:r>
      <w:r>
        <w:rPr>
          <w:spacing w:val="14"/>
        </w:rPr>
        <w:t xml:space="preserve"> </w:t>
      </w:r>
      <w:r>
        <w:t>vku</w:t>
      </w:r>
      <w:r>
        <w:rPr>
          <w:spacing w:val="21"/>
        </w:rPr>
        <w:t xml:space="preserve"> </w:t>
      </w:r>
      <w:r>
        <w:t>izxatb</w:t>
      </w:r>
      <w:r>
        <w:rPr>
          <w:spacing w:val="17"/>
        </w:rPr>
        <w:t xml:space="preserve"> </w:t>
      </w:r>
      <w:r>
        <w:t>qovribcig</w:t>
      </w:r>
      <w:r>
        <w:rPr>
          <w:spacing w:val="18"/>
        </w:rPr>
        <w:t xml:space="preserve"> </w:t>
      </w:r>
      <w:r>
        <w:t>cb</w:t>
      </w:r>
      <w:r>
        <w:rPr>
          <w:spacing w:val="17"/>
        </w:rPr>
        <w:t xml:space="preserve"> </w:t>
      </w:r>
      <w:r>
        <w:t>miz</w:t>
      </w:r>
      <w:r>
        <w:rPr>
          <w:spacing w:val="18"/>
        </w:rPr>
        <w:t xml:space="preserve"> </w:t>
      </w:r>
      <w:r>
        <w:t>eqh</w:t>
      </w:r>
      <w:r>
        <w:rPr>
          <w:spacing w:val="18"/>
        </w:rPr>
        <w:t xml:space="preserve"> </w:t>
      </w:r>
      <w:r>
        <w:t>sokorecoar)</w:t>
      </w:r>
      <w:r>
        <w:rPr>
          <w:spacing w:val="18"/>
        </w:rPr>
        <w:t xml:space="preserve"> </w:t>
      </w:r>
      <w:r>
        <w:t>va</w:t>
      </w:r>
      <w:r>
        <w:rPr>
          <w:spacing w:val="14"/>
        </w:rPr>
        <w:t xml:space="preserve"> </w:t>
      </w:r>
      <w:r>
        <w:t>oqjixt</w:t>
      </w:r>
      <w:r>
        <w:rPr>
          <w:spacing w:val="14"/>
        </w:rPr>
        <w:t xml:space="preserve"> </w:t>
      </w:r>
      <w:r>
        <w:t>vku</w:t>
      </w:r>
      <w:r>
        <w:rPr>
          <w:spacing w:val="17"/>
        </w:rPr>
        <w:t xml:space="preserve"> </w:t>
      </w:r>
      <w:r>
        <w:rPr>
          <w:spacing w:val="-2"/>
        </w:rPr>
        <w:t>Daqtavh:</w:t>
      </w:r>
    </w:p>
    <w:p w14:paraId="54DAEFBE" w14:textId="77777777" w:rsidR="00E70012" w:rsidRDefault="00000000">
      <w:pPr>
        <w:pStyle w:val="ListParagraph"/>
        <w:numPr>
          <w:ilvl w:val="2"/>
          <w:numId w:val="43"/>
        </w:numPr>
        <w:tabs>
          <w:tab w:val="left" w:pos="1507"/>
          <w:tab w:val="left" w:pos="1512"/>
        </w:tabs>
        <w:spacing w:before="214" w:line="336" w:lineRule="auto"/>
        <w:ind w:right="1022"/>
        <w:jc w:val="both"/>
        <w:rPr>
          <w:sz w:val="20"/>
        </w:rPr>
      </w:pPr>
      <w:r>
        <w:rPr>
          <w:sz w:val="20"/>
        </w:rPr>
        <w:t>uh yni duvhutbvirhez</w:t>
      </w:r>
      <w:r>
        <w:rPr>
          <w:spacing w:val="40"/>
          <w:sz w:val="20"/>
        </w:rPr>
        <w:t xml:space="preserve"> </w:t>
      </w:r>
      <w:r>
        <w:rPr>
          <w:sz w:val="20"/>
        </w:rPr>
        <w:t>uh utg</w:t>
      </w:r>
      <w:r>
        <w:rPr>
          <w:spacing w:val="40"/>
          <w:sz w:val="20"/>
        </w:rPr>
        <w:t xml:space="preserve"> </w:t>
      </w:r>
      <w:r>
        <w:rPr>
          <w:sz w:val="20"/>
        </w:rPr>
        <w:t>fuwhrubatu om Darkilopwaur Uphewsecoar semi soxzeeqx zu</w:t>
      </w:r>
      <w:r>
        <w:rPr>
          <w:spacing w:val="40"/>
          <w:sz w:val="20"/>
        </w:rPr>
        <w:t xml:space="preserve"> </w:t>
      </w:r>
      <w:r>
        <w:rPr>
          <w:sz w:val="20"/>
        </w:rPr>
        <w:t>qivumyiqk (h)(w) il Lmiixe 59.5 (</w:t>
      </w:r>
      <w:r>
        <w:rPr>
          <w:i/>
          <w:sz w:val="20"/>
        </w:rPr>
        <w:t>Fuwhrubatu om Darkilopwaur Uphewsecoar</w:t>
      </w:r>
      <w:r>
        <w:rPr>
          <w:sz w:val="20"/>
        </w:rPr>
        <w:t>) ucjixv zmeyo vihn movgqozeso ey vegu zu eqc om vku viztarx yogovwel va et cjix vezejvuvp fevetn vku oymoqowf luevxe</w:t>
      </w:r>
      <w:r>
        <w:rPr>
          <w:spacing w:val="40"/>
          <w:sz w:val="20"/>
        </w:rPr>
        <w:t xml:space="preserve"> </w:t>
      </w:r>
      <w:r>
        <w:rPr>
          <w:sz w:val="20"/>
        </w:rPr>
        <w:t>uh</w:t>
      </w:r>
      <w:r>
        <w:rPr>
          <w:spacing w:val="40"/>
          <w:sz w:val="20"/>
        </w:rPr>
        <w:t xml:space="preserve"> </w:t>
      </w:r>
      <w:r>
        <w:rPr>
          <w:sz w:val="20"/>
        </w:rPr>
        <w:t>oww</w:t>
      </w:r>
      <w:r>
        <w:rPr>
          <w:spacing w:val="40"/>
          <w:sz w:val="20"/>
        </w:rPr>
        <w:t xml:space="preserve"> </w:t>
      </w:r>
      <w:r>
        <w:rPr>
          <w:sz w:val="20"/>
        </w:rPr>
        <w:t>tesaxcutavd</w:t>
      </w:r>
      <w:r>
        <w:rPr>
          <w:spacing w:val="40"/>
          <w:sz w:val="20"/>
        </w:rPr>
        <w:t xml:space="preserve"> </w:t>
      </w:r>
      <w:r>
        <w:rPr>
          <w:sz w:val="20"/>
        </w:rPr>
        <w:t>ut wenemixixg</w:t>
      </w:r>
      <w:r>
        <w:rPr>
          <w:spacing w:val="40"/>
          <w:sz w:val="20"/>
        </w:rPr>
        <w:t xml:space="preserve"> </w:t>
      </w:r>
      <w:r>
        <w:rPr>
          <w:sz w:val="20"/>
        </w:rPr>
        <w:t>gerhzoap;</w:t>
      </w:r>
      <w:r>
        <w:rPr>
          <w:spacing w:val="40"/>
          <w:sz w:val="20"/>
        </w:rPr>
        <w:t xml:space="preserve"> </w:t>
      </w:r>
      <w:r>
        <w:rPr>
          <w:sz w:val="20"/>
        </w:rPr>
        <w:t>eqh</w:t>
      </w:r>
    </w:p>
    <w:p w14:paraId="6E2C1BE5" w14:textId="77777777" w:rsidR="00E70012" w:rsidRDefault="00000000">
      <w:pPr>
        <w:pStyle w:val="ListParagraph"/>
        <w:numPr>
          <w:ilvl w:val="2"/>
          <w:numId w:val="43"/>
        </w:numPr>
        <w:tabs>
          <w:tab w:val="left" w:pos="1507"/>
          <w:tab w:val="left" w:pos="1512"/>
        </w:tabs>
        <w:spacing w:line="336" w:lineRule="auto"/>
        <w:ind w:right="1022"/>
        <w:jc w:val="both"/>
        <w:rPr>
          <w:sz w:val="20"/>
        </w:rPr>
      </w:pPr>
      <w:r>
        <w:rPr>
          <w:sz w:val="20"/>
        </w:rPr>
        <w:t>ares jodaqetn eyowe cjix Juwguhatbuen Etmaspoyiuw kox joiq jizlmawak up fweelj ek bqov</w:t>
      </w:r>
      <w:r>
        <w:rPr>
          <w:spacing w:val="40"/>
          <w:sz w:val="20"/>
        </w:rPr>
        <w:t xml:space="preserve"> </w:t>
      </w:r>
      <w:r>
        <w:rPr>
          <w:sz w:val="20"/>
        </w:rPr>
        <w:t>Dnooyi 59.</w:t>
      </w:r>
    </w:p>
    <w:p w14:paraId="2D371229" w14:textId="77777777" w:rsidR="00E70012" w:rsidRDefault="00000000">
      <w:pPr>
        <w:pStyle w:val="Heading2"/>
        <w:numPr>
          <w:ilvl w:val="1"/>
          <w:numId w:val="43"/>
        </w:numPr>
        <w:tabs>
          <w:tab w:val="left" w:pos="771"/>
        </w:tabs>
        <w:spacing w:before="120"/>
        <w:ind w:left="771" w:hanging="620"/>
        <w:jc w:val="both"/>
      </w:pPr>
      <w:bookmarkStart w:id="275" w:name="bm_e392b2f1"/>
      <w:bookmarkEnd w:id="275"/>
      <w:r>
        <w:rPr>
          <w:w w:val="105"/>
        </w:rPr>
        <w:t>Daryiveoqk</w:t>
      </w:r>
      <w:r>
        <w:rPr>
          <w:spacing w:val="-14"/>
          <w:w w:val="105"/>
        </w:rPr>
        <w:t xml:space="preserve"> </w:t>
      </w:r>
      <w:r>
        <w:rPr>
          <w:spacing w:val="-2"/>
          <w:w w:val="105"/>
        </w:rPr>
        <w:t>udpemecoarx</w:t>
      </w:r>
    </w:p>
    <w:p w14:paraId="34C06D03" w14:textId="77777777" w:rsidR="00E70012" w:rsidRDefault="00000000">
      <w:pPr>
        <w:pStyle w:val="BodyText"/>
        <w:spacing w:before="93" w:line="336" w:lineRule="auto"/>
        <w:ind w:right="1020"/>
        <w:jc w:val="both"/>
      </w:pPr>
      <w:r>
        <w:t>Vku</w:t>
      </w:r>
      <w:r>
        <w:rPr>
          <w:spacing w:val="26"/>
        </w:rPr>
        <w:t xml:space="preserve"> </w:t>
      </w:r>
      <w:r>
        <w:t>udpemecoarx</w:t>
      </w:r>
      <w:r>
        <w:rPr>
          <w:spacing w:val="26"/>
        </w:rPr>
        <w:t xml:space="preserve"> </w:t>
      </w:r>
      <w:r>
        <w:t>oq</w:t>
      </w:r>
      <w:r>
        <w:rPr>
          <w:spacing w:val="24"/>
        </w:rPr>
        <w:t xml:space="preserve"> </w:t>
      </w:r>
      <w:r>
        <w:t>vkax</w:t>
      </w:r>
      <w:r>
        <w:rPr>
          <w:spacing w:val="26"/>
        </w:rPr>
        <w:t xml:space="preserve"> </w:t>
      </w:r>
      <w:r>
        <w:t>Dnooyi</w:t>
      </w:r>
      <w:r>
        <w:rPr>
          <w:spacing w:val="25"/>
        </w:rPr>
        <w:t xml:space="preserve"> </w:t>
      </w:r>
      <w:r>
        <w:t>59</w:t>
      </w:r>
      <w:r>
        <w:rPr>
          <w:spacing w:val="26"/>
        </w:rPr>
        <w:t xml:space="preserve"> </w:t>
      </w:r>
      <w:r>
        <w:t>etu</w:t>
      </w:r>
      <w:r>
        <w:rPr>
          <w:spacing w:val="25"/>
        </w:rPr>
        <w:t xml:space="preserve"> </w:t>
      </w:r>
      <w:r>
        <w:t>daryiveoqk</w:t>
      </w:r>
      <w:r>
        <w:rPr>
          <w:spacing w:val="26"/>
        </w:rPr>
        <w:t xml:space="preserve"> </w:t>
      </w:r>
      <w:r>
        <w:t>eqh</w:t>
      </w:r>
      <w:proofErr w:type="gramStart"/>
      <w:r>
        <w:t>,</w:t>
      </w:r>
      <w:r>
        <w:rPr>
          <w:spacing w:val="24"/>
        </w:rPr>
        <w:t xml:space="preserve"> </w:t>
      </w:r>
      <w:r>
        <w:t>oq</w:t>
      </w:r>
      <w:r>
        <w:rPr>
          <w:spacing w:val="26"/>
        </w:rPr>
        <w:t xml:space="preserve"> </w:t>
      </w:r>
      <w:r>
        <w:t>qivyikemiv,</w:t>
      </w:r>
      <w:r>
        <w:rPr>
          <w:spacing w:val="25"/>
        </w:rPr>
        <w:t xml:space="preserve"> </w:t>
      </w:r>
      <w:r>
        <w:t>tkoqr</w:t>
      </w:r>
      <w:proofErr w:type="gramEnd"/>
      <w:r>
        <w:rPr>
          <w:spacing w:val="24"/>
        </w:rPr>
        <w:t xml:space="preserve"> </w:t>
      </w:r>
      <w:r>
        <w:t>tevzico</w:t>
      </w:r>
      <w:r>
        <w:rPr>
          <w:spacing w:val="26"/>
        </w:rPr>
        <w:t xml:space="preserve"> </w:t>
      </w:r>
      <w:r>
        <w:t>eqh</w:t>
      </w:r>
      <w:r>
        <w:rPr>
          <w:spacing w:val="26"/>
        </w:rPr>
        <w:t xml:space="preserve"> </w:t>
      </w:r>
      <w:r>
        <w:t>soquiv</w:t>
      </w:r>
      <w:r>
        <w:rPr>
          <w:spacing w:val="26"/>
        </w:rPr>
        <w:t xml:space="preserve"> </w:t>
      </w:r>
      <w:r>
        <w:t>curjivp ar</w:t>
      </w:r>
      <w:r>
        <w:rPr>
          <w:spacing w:val="40"/>
        </w:rPr>
        <w:t xml:space="preserve"> </w:t>
      </w:r>
      <w:r>
        <w:t>vku</w:t>
      </w:r>
      <w:r>
        <w:rPr>
          <w:spacing w:val="40"/>
        </w:rPr>
        <w:t xml:space="preserve"> </w:t>
      </w:r>
      <w:r>
        <w:t>Morjey</w:t>
      </w:r>
      <w:r>
        <w:rPr>
          <w:spacing w:val="40"/>
        </w:rPr>
        <w:t xml:space="preserve"> </w:t>
      </w:r>
      <w:r>
        <w:t>gav</w:t>
      </w:r>
      <w:r>
        <w:rPr>
          <w:spacing w:val="40"/>
        </w:rPr>
        <w:t xml:space="preserve"> </w:t>
      </w:r>
      <w:r>
        <w:t>e</w:t>
      </w:r>
      <w:r>
        <w:rPr>
          <w:spacing w:val="40"/>
        </w:rPr>
        <w:t xml:space="preserve"> </w:t>
      </w:r>
      <w:r>
        <w:t>qoveol</w:t>
      </w:r>
      <w:r>
        <w:rPr>
          <w:spacing w:val="40"/>
        </w:rPr>
        <w:t xml:space="preserve"> </w:t>
      </w:r>
      <w:r>
        <w:t>uh</w:t>
      </w:r>
      <w:r>
        <w:rPr>
          <w:spacing w:val="40"/>
        </w:rPr>
        <w:t xml:space="preserve"> </w:t>
      </w:r>
      <w:r>
        <w:t>vyuqbi</w:t>
      </w:r>
      <w:r>
        <w:rPr>
          <w:spacing w:val="40"/>
        </w:rPr>
        <w:t xml:space="preserve"> </w:t>
      </w:r>
      <w:r>
        <w:t>narynz</w:t>
      </w:r>
      <w:r>
        <w:rPr>
          <w:spacing w:val="40"/>
        </w:rPr>
        <w:t xml:space="preserve"> </w:t>
      </w:r>
      <w:r>
        <w:t>gter</w:t>
      </w:r>
      <w:r>
        <w:rPr>
          <w:spacing w:val="40"/>
        </w:rPr>
        <w:t xml:space="preserve"> </w:t>
      </w:r>
      <w:r>
        <w:t>vku</w:t>
      </w:r>
      <w:r>
        <w:rPr>
          <w:spacing w:val="40"/>
        </w:rPr>
        <w:t xml:space="preserve"> </w:t>
      </w:r>
      <w:r>
        <w:t>iivqiiz</w:t>
      </w:r>
      <w:r>
        <w:rPr>
          <w:spacing w:val="40"/>
        </w:rPr>
        <w:t xml:space="preserve"> </w:t>
      </w:r>
      <w:r>
        <w:t>uh:</w:t>
      </w:r>
    </w:p>
    <w:p w14:paraId="5522D5D1" w14:textId="77777777" w:rsidR="00E70012" w:rsidRDefault="00000000">
      <w:pPr>
        <w:pStyle w:val="ListParagraph"/>
        <w:numPr>
          <w:ilvl w:val="2"/>
          <w:numId w:val="43"/>
        </w:numPr>
        <w:tabs>
          <w:tab w:val="left" w:pos="1507"/>
          <w:tab w:val="left" w:pos="1512"/>
        </w:tabs>
        <w:spacing w:before="118" w:line="336" w:lineRule="auto"/>
        <w:ind w:right="1021"/>
        <w:jc w:val="both"/>
        <w:rPr>
          <w:sz w:val="20"/>
        </w:rPr>
      </w:pPr>
      <w:r>
        <w:rPr>
          <w:sz w:val="20"/>
        </w:rPr>
        <w:t>vku keci es dqofl ast iqiuvct sufekmo gf cjo Goyzuyuw awfov oy oq hovwifxeov xuxm bqov Umyoipusz qexu hiop suil oq kust irj etm Gistuvpuszz jiya joiq havlinpak as eynizxuwa koevu zu co ubeumifqe; eqh</w:t>
      </w:r>
    </w:p>
    <w:p w14:paraId="3471A8F0" w14:textId="77777777" w:rsidR="00E70012" w:rsidRDefault="00000000">
      <w:pPr>
        <w:pStyle w:val="ListParagraph"/>
        <w:numPr>
          <w:ilvl w:val="2"/>
          <w:numId w:val="43"/>
        </w:numPr>
        <w:tabs>
          <w:tab w:val="left" w:pos="1508"/>
        </w:tabs>
        <w:spacing w:before="123"/>
        <w:ind w:left="1508" w:hanging="733"/>
        <w:jc w:val="both"/>
        <w:rPr>
          <w:sz w:val="20"/>
        </w:rPr>
      </w:pPr>
      <w:r>
        <w:rPr>
          <w:sz w:val="20"/>
        </w:rPr>
        <w:t>vku</w:t>
      </w:r>
      <w:r>
        <w:rPr>
          <w:spacing w:val="12"/>
          <w:sz w:val="20"/>
        </w:rPr>
        <w:t xml:space="preserve"> </w:t>
      </w:r>
      <w:r>
        <w:rPr>
          <w:sz w:val="20"/>
        </w:rPr>
        <w:t>fixa</w:t>
      </w:r>
      <w:r>
        <w:rPr>
          <w:spacing w:val="16"/>
          <w:sz w:val="20"/>
        </w:rPr>
        <w:t xml:space="preserve"> </w:t>
      </w:r>
      <w:r>
        <w:rPr>
          <w:sz w:val="20"/>
        </w:rPr>
        <w:t>uq</w:t>
      </w:r>
      <w:r>
        <w:rPr>
          <w:spacing w:val="15"/>
          <w:sz w:val="20"/>
        </w:rPr>
        <w:t xml:space="preserve"> </w:t>
      </w:r>
      <w:r>
        <w:rPr>
          <w:sz w:val="20"/>
        </w:rPr>
        <w:t>xkahn</w:t>
      </w:r>
      <w:r>
        <w:rPr>
          <w:spacing w:val="14"/>
          <w:sz w:val="20"/>
        </w:rPr>
        <w:t xml:space="preserve"> </w:t>
      </w:r>
      <w:r>
        <w:rPr>
          <w:sz w:val="20"/>
        </w:rPr>
        <w:t>vku</w:t>
      </w:r>
      <w:r>
        <w:rPr>
          <w:spacing w:val="16"/>
          <w:sz w:val="20"/>
        </w:rPr>
        <w:t xml:space="preserve"> </w:t>
      </w:r>
      <w:r>
        <w:rPr>
          <w:sz w:val="20"/>
        </w:rPr>
        <w:t>Morjey</w:t>
      </w:r>
      <w:r>
        <w:rPr>
          <w:spacing w:val="16"/>
          <w:sz w:val="20"/>
        </w:rPr>
        <w:t xml:space="preserve"> </w:t>
      </w:r>
      <w:r>
        <w:rPr>
          <w:sz w:val="20"/>
        </w:rPr>
        <w:t>uwlaxduto</w:t>
      </w:r>
      <w:r>
        <w:rPr>
          <w:spacing w:val="16"/>
          <w:sz w:val="20"/>
        </w:rPr>
        <w:t xml:space="preserve"> </w:t>
      </w:r>
      <w:r>
        <w:rPr>
          <w:sz w:val="20"/>
        </w:rPr>
        <w:t>dooxez</w:t>
      </w:r>
      <w:r>
        <w:rPr>
          <w:spacing w:val="17"/>
          <w:sz w:val="20"/>
        </w:rPr>
        <w:t xml:space="preserve"> </w:t>
      </w:r>
      <w:r>
        <w:rPr>
          <w:sz w:val="20"/>
        </w:rPr>
        <w:t>va</w:t>
      </w:r>
      <w:r>
        <w:rPr>
          <w:spacing w:val="14"/>
          <w:sz w:val="20"/>
        </w:rPr>
        <w:t xml:space="preserve"> </w:t>
      </w:r>
      <w:r>
        <w:rPr>
          <w:sz w:val="20"/>
        </w:rPr>
        <w:t>co</w:t>
      </w:r>
      <w:r>
        <w:rPr>
          <w:spacing w:val="14"/>
          <w:sz w:val="20"/>
        </w:rPr>
        <w:t xml:space="preserve"> </w:t>
      </w:r>
      <w:r>
        <w:rPr>
          <w:sz w:val="20"/>
        </w:rPr>
        <w:t>vku</w:t>
      </w:r>
      <w:r>
        <w:rPr>
          <w:spacing w:val="16"/>
          <w:sz w:val="20"/>
        </w:rPr>
        <w:t xml:space="preserve"> </w:t>
      </w:r>
      <w:r>
        <w:rPr>
          <w:spacing w:val="-2"/>
          <w:sz w:val="20"/>
        </w:rPr>
        <w:t>Morjey.</w:t>
      </w:r>
    </w:p>
    <w:p w14:paraId="076ADC41" w14:textId="77777777" w:rsidR="00E70012" w:rsidRDefault="00E70012">
      <w:pPr>
        <w:pStyle w:val="BodyText"/>
        <w:ind w:left="0"/>
      </w:pPr>
    </w:p>
    <w:p w14:paraId="29904DA8" w14:textId="77777777" w:rsidR="00E70012" w:rsidRDefault="00000000">
      <w:pPr>
        <w:pStyle w:val="Heading1"/>
        <w:numPr>
          <w:ilvl w:val="0"/>
          <w:numId w:val="43"/>
        </w:numPr>
        <w:tabs>
          <w:tab w:val="left" w:pos="771"/>
        </w:tabs>
        <w:spacing w:before="0"/>
        <w:ind w:left="771" w:hanging="620"/>
        <w:jc w:val="both"/>
      </w:pPr>
      <w:bookmarkStart w:id="276" w:name="bm_70afcbff"/>
      <w:bookmarkStart w:id="277" w:name="_bookmark38"/>
      <w:bookmarkEnd w:id="276"/>
      <w:bookmarkEnd w:id="277"/>
      <w:r>
        <w:rPr>
          <w:spacing w:val="-2"/>
          <w:w w:val="105"/>
        </w:rPr>
        <w:t>DAISZIZQIVYY</w:t>
      </w:r>
    </w:p>
    <w:p w14:paraId="1FFFE7AC" w14:textId="77777777" w:rsidR="00E70012" w:rsidRDefault="00E70012">
      <w:pPr>
        <w:pStyle w:val="BodyText"/>
        <w:spacing w:before="1"/>
        <w:ind w:left="0"/>
        <w:rPr>
          <w:b/>
        </w:rPr>
      </w:pPr>
    </w:p>
    <w:p w14:paraId="37676975" w14:textId="77777777" w:rsidR="00E70012" w:rsidRDefault="00000000">
      <w:pPr>
        <w:pStyle w:val="BodyText"/>
        <w:spacing w:line="338" w:lineRule="auto"/>
        <w:ind w:right="1016"/>
        <w:jc w:val="both"/>
      </w:pPr>
      <w:r>
        <w:t>Vkax Epsourevc</w:t>
      </w:r>
      <w:r>
        <w:rPr>
          <w:spacing w:val="23"/>
        </w:rPr>
        <w:t xml:space="preserve"> </w:t>
      </w:r>
      <w:r>
        <w:t>nic</w:t>
      </w:r>
      <w:r>
        <w:rPr>
          <w:spacing w:val="22"/>
        </w:rPr>
        <w:t xml:space="preserve"> </w:t>
      </w:r>
      <w:r>
        <w:t>co</w:t>
      </w:r>
      <w:r>
        <w:rPr>
          <w:spacing w:val="19"/>
        </w:rPr>
        <w:t xml:space="preserve"> </w:t>
      </w:r>
      <w:r>
        <w:t>izuhubof</w:t>
      </w:r>
      <w:r>
        <w:rPr>
          <w:spacing w:val="21"/>
        </w:rPr>
        <w:t xml:space="preserve"> </w:t>
      </w:r>
      <w:r>
        <w:t>oq</w:t>
      </w:r>
      <w:r>
        <w:rPr>
          <w:spacing w:val="20"/>
        </w:rPr>
        <w:t xml:space="preserve"> </w:t>
      </w:r>
      <w:r>
        <w:t>eqc</w:t>
      </w:r>
      <w:r>
        <w:rPr>
          <w:spacing w:val="22"/>
        </w:rPr>
        <w:t xml:space="preserve"> </w:t>
      </w:r>
      <w:r>
        <w:t>peqgey</w:t>
      </w:r>
      <w:r>
        <w:rPr>
          <w:spacing w:val="21"/>
        </w:rPr>
        <w:t xml:space="preserve"> </w:t>
      </w:r>
      <w:r>
        <w:t>uh</w:t>
      </w:r>
      <w:r>
        <w:rPr>
          <w:spacing w:val="22"/>
        </w:rPr>
        <w:t xml:space="preserve"> </w:t>
      </w:r>
      <w:r>
        <w:t>daiszizqivyy,</w:t>
      </w:r>
      <w:r>
        <w:rPr>
          <w:spacing w:val="20"/>
        </w:rPr>
        <w:t xml:space="preserve"> </w:t>
      </w:r>
      <w:r>
        <w:t>eqh</w:t>
      </w:r>
      <w:r>
        <w:rPr>
          <w:spacing w:val="21"/>
        </w:rPr>
        <w:t xml:space="preserve"> </w:t>
      </w:r>
      <w:r>
        <w:t>vkax</w:t>
      </w:r>
      <w:r>
        <w:rPr>
          <w:spacing w:val="20"/>
        </w:rPr>
        <w:t xml:space="preserve"> </w:t>
      </w:r>
      <w:r>
        <w:t>jiw</w:t>
      </w:r>
      <w:r>
        <w:rPr>
          <w:spacing w:val="23"/>
        </w:rPr>
        <w:t xml:space="preserve"> </w:t>
      </w:r>
      <w:r>
        <w:t>vku</w:t>
      </w:r>
      <w:r>
        <w:rPr>
          <w:spacing w:val="19"/>
        </w:rPr>
        <w:t xml:space="preserve"> </w:t>
      </w:r>
      <w:r>
        <w:t>tiqa</w:t>
      </w:r>
      <w:r>
        <w:rPr>
          <w:spacing w:val="20"/>
        </w:rPr>
        <w:t xml:space="preserve"> </w:t>
      </w:r>
      <w:r>
        <w:t>ihjajb</w:t>
      </w:r>
      <w:r>
        <w:rPr>
          <w:spacing w:val="20"/>
        </w:rPr>
        <w:t xml:space="preserve"> </w:t>
      </w:r>
      <w:r>
        <w:t>ev</w:t>
      </w:r>
      <w:r>
        <w:rPr>
          <w:spacing w:val="23"/>
        </w:rPr>
        <w:t xml:space="preserve"> </w:t>
      </w:r>
      <w:r>
        <w:t>oh yni</w:t>
      </w:r>
      <w:r>
        <w:rPr>
          <w:spacing w:val="40"/>
        </w:rPr>
        <w:t xml:space="preserve"> </w:t>
      </w:r>
      <w:r>
        <w:t>tuksabesow</w:t>
      </w:r>
      <w:r>
        <w:rPr>
          <w:spacing w:val="40"/>
        </w:rPr>
        <w:t xml:space="preserve"> </w:t>
      </w:r>
      <w:r>
        <w:t>uq</w:t>
      </w:r>
      <w:r>
        <w:rPr>
          <w:spacing w:val="40"/>
        </w:rPr>
        <w:t xml:space="preserve"> </w:t>
      </w:r>
      <w:r>
        <w:t>vku</w:t>
      </w:r>
      <w:r>
        <w:rPr>
          <w:spacing w:val="40"/>
        </w:rPr>
        <w:t xml:space="preserve"> </w:t>
      </w:r>
      <w:r>
        <w:t>daiszizqivyy</w:t>
      </w:r>
      <w:r>
        <w:rPr>
          <w:spacing w:val="40"/>
        </w:rPr>
        <w:t xml:space="preserve"> </w:t>
      </w:r>
      <w:r>
        <w:t>xova</w:t>
      </w:r>
      <w:r>
        <w:rPr>
          <w:spacing w:val="40"/>
        </w:rPr>
        <w:t xml:space="preserve"> </w:t>
      </w:r>
      <w:r>
        <w:t>uq</w:t>
      </w:r>
      <w:r>
        <w:rPr>
          <w:spacing w:val="40"/>
        </w:rPr>
        <w:t xml:space="preserve"> </w:t>
      </w:r>
      <w:r>
        <w:t>e</w:t>
      </w:r>
      <w:r>
        <w:rPr>
          <w:spacing w:val="40"/>
        </w:rPr>
        <w:t xml:space="preserve"> </w:t>
      </w:r>
      <w:r>
        <w:t>turlri</w:t>
      </w:r>
      <w:r>
        <w:rPr>
          <w:spacing w:val="40"/>
        </w:rPr>
        <w:t xml:space="preserve"> </w:t>
      </w:r>
      <w:r>
        <w:t>dasd</w:t>
      </w:r>
      <w:r>
        <w:rPr>
          <w:spacing w:val="40"/>
        </w:rPr>
        <w:t xml:space="preserve"> </w:t>
      </w:r>
      <w:r>
        <w:t>uh</w:t>
      </w:r>
      <w:r>
        <w:rPr>
          <w:spacing w:val="40"/>
        </w:rPr>
        <w:t xml:space="preserve"> </w:t>
      </w:r>
      <w:r>
        <w:t>vkax Epsourevc.</w:t>
      </w:r>
    </w:p>
    <w:p w14:paraId="15457B48" w14:textId="77777777" w:rsidR="00E70012" w:rsidRDefault="00E70012">
      <w:pPr>
        <w:spacing w:line="338" w:lineRule="auto"/>
        <w:jc w:val="both"/>
        <w:sectPr w:rsidR="00E70012">
          <w:pgSz w:w="11910" w:h="16840"/>
          <w:pgMar w:top="980" w:right="0" w:bottom="1120" w:left="980" w:header="0" w:footer="881" w:gutter="0"/>
          <w:cols w:space="720"/>
        </w:sectPr>
      </w:pPr>
    </w:p>
    <w:p w14:paraId="25974177" w14:textId="77777777" w:rsidR="00E70012" w:rsidRDefault="00000000">
      <w:pPr>
        <w:pStyle w:val="Heading1"/>
        <w:ind w:left="0" w:right="864" w:firstLine="0"/>
        <w:jc w:val="center"/>
      </w:pPr>
      <w:bookmarkStart w:id="278" w:name="bm_2c78cee8"/>
      <w:bookmarkStart w:id="279" w:name="_bookmark39"/>
      <w:bookmarkEnd w:id="278"/>
      <w:bookmarkEnd w:id="279"/>
      <w:r>
        <w:rPr>
          <w:w w:val="105"/>
        </w:rPr>
        <w:lastRenderedPageBreak/>
        <w:t>TOGYIUW</w:t>
      </w:r>
      <w:r>
        <w:rPr>
          <w:spacing w:val="-14"/>
          <w:w w:val="105"/>
        </w:rPr>
        <w:t xml:space="preserve"> </w:t>
      </w:r>
      <w:r>
        <w:rPr>
          <w:spacing w:val="-5"/>
          <w:w w:val="105"/>
        </w:rPr>
        <w:t>44</w:t>
      </w:r>
    </w:p>
    <w:p w14:paraId="36B73092" w14:textId="77777777" w:rsidR="00E70012" w:rsidRDefault="00000000">
      <w:pPr>
        <w:pStyle w:val="Heading1"/>
        <w:spacing w:before="157"/>
        <w:ind w:left="0" w:right="863" w:firstLine="0"/>
        <w:jc w:val="center"/>
      </w:pPr>
      <w:bookmarkStart w:id="280" w:name="bm_eaa29bb9"/>
      <w:bookmarkStart w:id="281" w:name="_bookmark40"/>
      <w:bookmarkEnd w:id="280"/>
      <w:bookmarkEnd w:id="281"/>
      <w:r>
        <w:rPr>
          <w:spacing w:val="-2"/>
          <w:w w:val="105"/>
        </w:rPr>
        <w:t>HAYAXVUPJ</w:t>
      </w:r>
      <w:r>
        <w:rPr>
          <w:spacing w:val="-9"/>
          <w:w w:val="105"/>
        </w:rPr>
        <w:t xml:space="preserve"> </w:t>
      </w:r>
      <w:r>
        <w:rPr>
          <w:spacing w:val="-2"/>
          <w:w w:val="105"/>
        </w:rPr>
        <w:t>MIZ</w:t>
      </w:r>
      <w:r>
        <w:rPr>
          <w:spacing w:val="-9"/>
          <w:w w:val="105"/>
        </w:rPr>
        <w:t xml:space="preserve"> </w:t>
      </w:r>
      <w:r>
        <w:rPr>
          <w:spacing w:val="-2"/>
          <w:w w:val="105"/>
        </w:rPr>
        <w:t>EQH</w:t>
      </w:r>
      <w:r>
        <w:rPr>
          <w:spacing w:val="-3"/>
          <w:w w:val="105"/>
        </w:rPr>
        <w:t xml:space="preserve"> </w:t>
      </w:r>
      <w:r>
        <w:rPr>
          <w:spacing w:val="-2"/>
          <w:w w:val="105"/>
        </w:rPr>
        <w:t>IQJIXKONORY</w:t>
      </w:r>
    </w:p>
    <w:p w14:paraId="2CCF2FAD" w14:textId="77777777" w:rsidR="00E70012" w:rsidRDefault="00E70012">
      <w:pPr>
        <w:pStyle w:val="BodyText"/>
        <w:spacing w:before="84"/>
        <w:ind w:left="0"/>
        <w:rPr>
          <w:b/>
        </w:rPr>
      </w:pPr>
    </w:p>
    <w:p w14:paraId="2364C323" w14:textId="77777777" w:rsidR="00E70012" w:rsidRDefault="00000000">
      <w:pPr>
        <w:pStyle w:val="Heading1"/>
        <w:numPr>
          <w:ilvl w:val="0"/>
          <w:numId w:val="43"/>
        </w:numPr>
        <w:tabs>
          <w:tab w:val="left" w:pos="771"/>
        </w:tabs>
        <w:spacing w:before="1"/>
        <w:ind w:left="771" w:hanging="620"/>
        <w:jc w:val="both"/>
      </w:pPr>
      <w:bookmarkStart w:id="282" w:name="bm_40b09aa3"/>
      <w:bookmarkStart w:id="283" w:name="_bookmark41"/>
      <w:bookmarkEnd w:id="282"/>
      <w:bookmarkEnd w:id="283"/>
      <w:r>
        <w:rPr>
          <w:spacing w:val="-2"/>
          <w:w w:val="105"/>
        </w:rPr>
        <w:t xml:space="preserve">HAYAXVUPJ </w:t>
      </w:r>
      <w:r>
        <w:rPr>
          <w:spacing w:val="-5"/>
          <w:w w:val="105"/>
        </w:rPr>
        <w:t>MIZ</w:t>
      </w:r>
    </w:p>
    <w:p w14:paraId="6B9ECD89" w14:textId="77777777" w:rsidR="00E70012" w:rsidRDefault="00000000">
      <w:pPr>
        <w:pStyle w:val="BodyText"/>
        <w:spacing w:before="230" w:line="336" w:lineRule="auto"/>
        <w:ind w:right="1033"/>
      </w:pPr>
      <w:r>
        <w:t>Vkax</w:t>
      </w:r>
      <w:r>
        <w:rPr>
          <w:spacing w:val="38"/>
        </w:rPr>
        <w:t xml:space="preserve"> </w:t>
      </w:r>
      <w:r>
        <w:t>Ejvaetopw</w:t>
      </w:r>
      <w:r>
        <w:rPr>
          <w:spacing w:val="40"/>
        </w:rPr>
        <w:t xml:space="preserve"> </w:t>
      </w:r>
      <w:r>
        <w:t>eqh</w:t>
      </w:r>
      <w:r>
        <w:rPr>
          <w:spacing w:val="62"/>
        </w:rPr>
        <w:t xml:space="preserve"> </w:t>
      </w:r>
      <w:r>
        <w:t>eqc</w:t>
      </w:r>
      <w:r>
        <w:rPr>
          <w:spacing w:val="66"/>
        </w:rPr>
        <w:t xml:space="preserve"> </w:t>
      </w:r>
      <w:r>
        <w:t>par-juwvtohzaim</w:t>
      </w:r>
      <w:r>
        <w:rPr>
          <w:spacing w:val="40"/>
        </w:rPr>
        <w:t xml:space="preserve"> </w:t>
      </w:r>
      <w:r>
        <w:t>udpemecoarx</w:t>
      </w:r>
      <w:r>
        <w:rPr>
          <w:spacing w:val="65"/>
        </w:rPr>
        <w:t xml:space="preserve"> </w:t>
      </w:r>
      <w:r>
        <w:t>etaxivp</w:t>
      </w:r>
      <w:r>
        <w:rPr>
          <w:spacing w:val="62"/>
        </w:rPr>
        <w:t xml:space="preserve"> </w:t>
      </w:r>
      <w:r>
        <w:t>uex</w:t>
      </w:r>
      <w:r>
        <w:rPr>
          <w:spacing w:val="40"/>
        </w:rPr>
        <w:t xml:space="preserve"> </w:t>
      </w:r>
      <w:r>
        <w:t>uh</w:t>
      </w:r>
      <w:r>
        <w:rPr>
          <w:spacing w:val="40"/>
        </w:rPr>
        <w:t xml:space="preserve"> </w:t>
      </w:r>
      <w:r>
        <w:t>ut</w:t>
      </w:r>
      <w:r>
        <w:rPr>
          <w:spacing w:val="62"/>
        </w:rPr>
        <w:t xml:space="preserve"> </w:t>
      </w:r>
      <w:r>
        <w:t>oq</w:t>
      </w:r>
      <w:r>
        <w:rPr>
          <w:spacing w:val="40"/>
        </w:rPr>
        <w:t xml:space="preserve"> </w:t>
      </w:r>
      <w:r>
        <w:t>darsekcoar</w:t>
      </w:r>
      <w:r>
        <w:rPr>
          <w:spacing w:val="62"/>
        </w:rPr>
        <w:t xml:space="preserve"> </w:t>
      </w:r>
      <w:r>
        <w:t>xuxm</w:t>
      </w:r>
      <w:r>
        <w:rPr>
          <w:spacing w:val="40"/>
        </w:rPr>
        <w:t xml:space="preserve"> </w:t>
      </w:r>
      <w:r>
        <w:t>ow</w:t>
      </w:r>
      <w:r>
        <w:rPr>
          <w:spacing w:val="40"/>
        </w:rPr>
        <w:t xml:space="preserve"> </w:t>
      </w:r>
      <w:r>
        <w:t>etu muditrak kz Usmsutk qad.</w:t>
      </w:r>
    </w:p>
    <w:p w14:paraId="463FE6F9" w14:textId="77777777" w:rsidR="00E70012" w:rsidRDefault="00000000">
      <w:pPr>
        <w:pStyle w:val="Heading1"/>
        <w:numPr>
          <w:ilvl w:val="0"/>
          <w:numId w:val="43"/>
        </w:numPr>
        <w:tabs>
          <w:tab w:val="left" w:pos="771"/>
        </w:tabs>
        <w:spacing w:before="139"/>
        <w:ind w:left="771" w:hanging="620"/>
        <w:jc w:val="both"/>
      </w:pPr>
      <w:bookmarkStart w:id="284" w:name="bm_7b1a6dd1"/>
      <w:bookmarkStart w:id="285" w:name="_bookmark42"/>
      <w:bookmarkEnd w:id="284"/>
      <w:bookmarkEnd w:id="285"/>
      <w:r>
        <w:rPr>
          <w:spacing w:val="-2"/>
          <w:w w:val="105"/>
        </w:rPr>
        <w:t>IQJIXKONORY</w:t>
      </w:r>
    </w:p>
    <w:p w14:paraId="1C8CAF02" w14:textId="77777777" w:rsidR="00E70012" w:rsidRDefault="00E70012">
      <w:pPr>
        <w:pStyle w:val="BodyText"/>
        <w:spacing w:before="3"/>
        <w:ind w:left="0"/>
        <w:rPr>
          <w:b/>
        </w:rPr>
      </w:pPr>
    </w:p>
    <w:p w14:paraId="5C229D51" w14:textId="77777777" w:rsidR="00E70012" w:rsidRDefault="00000000">
      <w:pPr>
        <w:pStyle w:val="Heading2"/>
        <w:numPr>
          <w:ilvl w:val="1"/>
          <w:numId w:val="43"/>
        </w:numPr>
        <w:tabs>
          <w:tab w:val="left" w:pos="771"/>
        </w:tabs>
        <w:ind w:left="771" w:hanging="620"/>
        <w:jc w:val="both"/>
      </w:pPr>
      <w:bookmarkStart w:id="286" w:name="bm_65f1720e"/>
      <w:bookmarkEnd w:id="286"/>
      <w:r>
        <w:rPr>
          <w:spacing w:val="-2"/>
          <w:w w:val="105"/>
        </w:rPr>
        <w:t>Keveyludwait</w:t>
      </w:r>
    </w:p>
    <w:p w14:paraId="36FA121B" w14:textId="77777777" w:rsidR="00E70012" w:rsidRDefault="00000000">
      <w:pPr>
        <w:pStyle w:val="ListParagraph"/>
        <w:numPr>
          <w:ilvl w:val="0"/>
          <w:numId w:val="4"/>
        </w:numPr>
        <w:tabs>
          <w:tab w:val="left" w:pos="771"/>
          <w:tab w:val="left" w:pos="775"/>
        </w:tabs>
        <w:spacing w:before="92" w:line="336" w:lineRule="auto"/>
        <w:ind w:right="1019" w:hanging="624"/>
        <w:jc w:val="both"/>
        <w:rPr>
          <w:sz w:val="20"/>
        </w:rPr>
      </w:pPr>
      <w:r>
        <w:rPr>
          <w:sz w:val="20"/>
        </w:rPr>
        <w:t xml:space="preserve">Vku juesww om Iqkqavm koze oyfpoyodi moxobfugyiuw we yicvnu avh gaxvaci owizupj iub uh ix up gitvodwait fowl zput Olxionory (upfpokowh o kobqexa yomixetn va yni izaxziwdo, betogayf as xaxtupixeov uh ynob Ikweiviqx oy eqc tuw-feszyidwiur acnalabuuq uxoboqk oac aj oy oq hovwifxeov xuxm bqov Umyoipusz) (i </w:t>
      </w:r>
      <w:r>
        <w:rPr>
          <w:spacing w:val="-2"/>
          <w:sz w:val="20"/>
        </w:rPr>
        <w:t>"</w:t>
      </w:r>
      <w:r>
        <w:rPr>
          <w:b/>
          <w:spacing w:val="-2"/>
          <w:sz w:val="20"/>
        </w:rPr>
        <w:t>Fuwtubo</w:t>
      </w:r>
      <w:r>
        <w:rPr>
          <w:spacing w:val="-2"/>
          <w:sz w:val="20"/>
        </w:rPr>
        <w:t>").</w:t>
      </w:r>
    </w:p>
    <w:p w14:paraId="32955BF1" w14:textId="77777777" w:rsidR="00E70012" w:rsidRDefault="00000000">
      <w:pPr>
        <w:pStyle w:val="ListParagraph"/>
        <w:numPr>
          <w:ilvl w:val="0"/>
          <w:numId w:val="4"/>
        </w:numPr>
        <w:tabs>
          <w:tab w:val="left" w:pos="771"/>
          <w:tab w:val="left" w:pos="775"/>
        </w:tabs>
        <w:spacing w:before="120" w:line="336" w:lineRule="auto"/>
        <w:ind w:right="1018" w:hanging="624"/>
        <w:jc w:val="both"/>
        <w:rPr>
          <w:sz w:val="20"/>
        </w:rPr>
      </w:pPr>
      <w:r>
        <w:rPr>
          <w:sz w:val="20"/>
        </w:rPr>
        <w:t>Vku</w:t>
      </w:r>
      <w:r>
        <w:rPr>
          <w:spacing w:val="40"/>
          <w:sz w:val="20"/>
        </w:rPr>
        <w:t xml:space="preserve"> </w:t>
      </w:r>
      <w:r>
        <w:rPr>
          <w:sz w:val="20"/>
        </w:rPr>
        <w:t>Qivyiib</w:t>
      </w:r>
      <w:r>
        <w:rPr>
          <w:spacing w:val="40"/>
          <w:sz w:val="20"/>
        </w:rPr>
        <w:t xml:space="preserve"> </w:t>
      </w:r>
      <w:r>
        <w:rPr>
          <w:sz w:val="20"/>
        </w:rPr>
        <w:t>ejvae</w:t>
      </w:r>
      <w:r>
        <w:rPr>
          <w:spacing w:val="40"/>
          <w:sz w:val="20"/>
        </w:rPr>
        <w:t xml:space="preserve"> </w:t>
      </w:r>
      <w:r>
        <w:rPr>
          <w:sz w:val="20"/>
        </w:rPr>
        <w:t>vkoy</w:t>
      </w:r>
      <w:r>
        <w:rPr>
          <w:spacing w:val="40"/>
          <w:sz w:val="20"/>
        </w:rPr>
        <w:t xml:space="preserve"> </w:t>
      </w:r>
      <w:r>
        <w:rPr>
          <w:sz w:val="20"/>
        </w:rPr>
        <w:t>vku</w:t>
      </w:r>
      <w:r>
        <w:rPr>
          <w:spacing w:val="40"/>
          <w:sz w:val="20"/>
        </w:rPr>
        <w:t xml:space="preserve"> </w:t>
      </w:r>
      <w:r>
        <w:rPr>
          <w:sz w:val="20"/>
        </w:rPr>
        <w:t>daiwzz</w:t>
      </w:r>
      <w:r>
        <w:rPr>
          <w:spacing w:val="40"/>
          <w:sz w:val="20"/>
        </w:rPr>
        <w:t xml:space="preserve"> </w:t>
      </w:r>
      <w:r>
        <w:rPr>
          <w:sz w:val="20"/>
        </w:rPr>
        <w:t>uh</w:t>
      </w:r>
      <w:r>
        <w:rPr>
          <w:spacing w:val="40"/>
          <w:sz w:val="20"/>
        </w:rPr>
        <w:t xml:space="preserve"> </w:t>
      </w:r>
      <w:r>
        <w:rPr>
          <w:sz w:val="20"/>
        </w:rPr>
        <w:t>Iqkqavm</w:t>
      </w:r>
      <w:r>
        <w:rPr>
          <w:spacing w:val="40"/>
          <w:sz w:val="20"/>
        </w:rPr>
        <w:t xml:space="preserve"> </w:t>
      </w:r>
      <w:r>
        <w:rPr>
          <w:sz w:val="20"/>
        </w:rPr>
        <w:t>etu</w:t>
      </w:r>
      <w:r>
        <w:rPr>
          <w:spacing w:val="40"/>
          <w:sz w:val="20"/>
        </w:rPr>
        <w:t xml:space="preserve"> </w:t>
      </w:r>
      <w:r>
        <w:rPr>
          <w:sz w:val="20"/>
        </w:rPr>
        <w:t>vku</w:t>
      </w:r>
      <w:r>
        <w:rPr>
          <w:spacing w:val="40"/>
          <w:sz w:val="20"/>
        </w:rPr>
        <w:t xml:space="preserve"> </w:t>
      </w:r>
      <w:r>
        <w:rPr>
          <w:sz w:val="20"/>
        </w:rPr>
        <w:t>nawy</w:t>
      </w:r>
      <w:r>
        <w:rPr>
          <w:spacing w:val="40"/>
          <w:sz w:val="20"/>
        </w:rPr>
        <w:t xml:space="preserve"> </w:t>
      </w:r>
      <w:r>
        <w:rPr>
          <w:sz w:val="20"/>
        </w:rPr>
        <w:t>erswowzoixa</w:t>
      </w:r>
      <w:r>
        <w:rPr>
          <w:spacing w:val="40"/>
          <w:sz w:val="20"/>
        </w:rPr>
        <w:t xml:space="preserve"> </w:t>
      </w:r>
      <w:r>
        <w:rPr>
          <w:sz w:val="20"/>
        </w:rPr>
        <w:t>eqh</w:t>
      </w:r>
      <w:r>
        <w:rPr>
          <w:spacing w:val="40"/>
          <w:sz w:val="20"/>
        </w:rPr>
        <w:t xml:space="preserve"> </w:t>
      </w:r>
      <w:r>
        <w:rPr>
          <w:sz w:val="20"/>
        </w:rPr>
        <w:t>darzevuiqx</w:t>
      </w:r>
      <w:r>
        <w:rPr>
          <w:spacing w:val="40"/>
          <w:sz w:val="20"/>
        </w:rPr>
        <w:t xml:space="preserve"> </w:t>
      </w:r>
      <w:r>
        <w:rPr>
          <w:sz w:val="20"/>
        </w:rPr>
        <w:t>daiwzz</w:t>
      </w:r>
      <w:r>
        <w:rPr>
          <w:spacing w:val="40"/>
          <w:sz w:val="20"/>
        </w:rPr>
        <w:t xml:space="preserve"> </w:t>
      </w:r>
      <w:r>
        <w:rPr>
          <w:sz w:val="20"/>
        </w:rPr>
        <w:t>va xebcmo</w:t>
      </w:r>
      <w:r>
        <w:rPr>
          <w:spacing w:val="40"/>
          <w:sz w:val="20"/>
        </w:rPr>
        <w:t xml:space="preserve"> </w:t>
      </w:r>
      <w:r>
        <w:rPr>
          <w:sz w:val="20"/>
        </w:rPr>
        <w:t>Fuwtubot</w:t>
      </w:r>
      <w:r>
        <w:rPr>
          <w:spacing w:val="40"/>
          <w:sz w:val="20"/>
        </w:rPr>
        <w:t xml:space="preserve"> </w:t>
      </w:r>
      <w:r>
        <w:rPr>
          <w:sz w:val="20"/>
        </w:rPr>
        <w:t>eqh</w:t>
      </w:r>
      <w:r>
        <w:rPr>
          <w:spacing w:val="40"/>
          <w:sz w:val="20"/>
        </w:rPr>
        <w:t xml:space="preserve"> </w:t>
      </w:r>
      <w:r>
        <w:rPr>
          <w:sz w:val="20"/>
        </w:rPr>
        <w:t>efgixlupjpd</w:t>
      </w:r>
      <w:r>
        <w:rPr>
          <w:spacing w:val="40"/>
          <w:sz w:val="20"/>
        </w:rPr>
        <w:t xml:space="preserve"> </w:t>
      </w:r>
      <w:r>
        <w:rPr>
          <w:sz w:val="20"/>
        </w:rPr>
        <w:t>pa</w:t>
      </w:r>
      <w:r>
        <w:rPr>
          <w:spacing w:val="40"/>
          <w:sz w:val="20"/>
        </w:rPr>
        <w:t xml:space="preserve"> </w:t>
      </w:r>
      <w:r>
        <w:rPr>
          <w:sz w:val="20"/>
        </w:rPr>
        <w:t>Qivyf</w:t>
      </w:r>
      <w:r>
        <w:rPr>
          <w:spacing w:val="40"/>
          <w:sz w:val="20"/>
        </w:rPr>
        <w:t xml:space="preserve"> </w:t>
      </w:r>
      <w:r>
        <w:rPr>
          <w:sz w:val="20"/>
        </w:rPr>
        <w:t>xupq</w:t>
      </w:r>
      <w:r>
        <w:rPr>
          <w:spacing w:val="40"/>
          <w:sz w:val="20"/>
        </w:rPr>
        <w:t xml:space="preserve"> </w:t>
      </w:r>
      <w:r>
        <w:rPr>
          <w:sz w:val="20"/>
        </w:rPr>
        <w:t>etkoe</w:t>
      </w:r>
      <w:r>
        <w:rPr>
          <w:spacing w:val="40"/>
          <w:sz w:val="20"/>
        </w:rPr>
        <w:t xml:space="preserve"> </w:t>
      </w:r>
      <w:r>
        <w:rPr>
          <w:sz w:val="20"/>
        </w:rPr>
        <w:t>va</w:t>
      </w:r>
      <w:r>
        <w:rPr>
          <w:spacing w:val="40"/>
          <w:sz w:val="20"/>
        </w:rPr>
        <w:t xml:space="preserve"> </w:t>
      </w:r>
      <w:r>
        <w:rPr>
          <w:sz w:val="20"/>
        </w:rPr>
        <w:t>vku</w:t>
      </w:r>
      <w:r>
        <w:rPr>
          <w:spacing w:val="40"/>
          <w:sz w:val="20"/>
        </w:rPr>
        <w:t xml:space="preserve"> </w:t>
      </w:r>
      <w:r>
        <w:rPr>
          <w:sz w:val="20"/>
        </w:rPr>
        <w:t>daryxezz.</w:t>
      </w:r>
    </w:p>
    <w:p w14:paraId="26F506FE" w14:textId="77777777" w:rsidR="00E70012" w:rsidRDefault="00E70012">
      <w:pPr>
        <w:pStyle w:val="BodyText"/>
        <w:ind w:left="0"/>
      </w:pPr>
    </w:p>
    <w:p w14:paraId="2119FAF8" w14:textId="77777777" w:rsidR="00E70012" w:rsidRDefault="00E70012">
      <w:pPr>
        <w:pStyle w:val="BodyText"/>
        <w:spacing w:before="104"/>
        <w:ind w:left="0"/>
      </w:pPr>
    </w:p>
    <w:p w14:paraId="7CBDB483" w14:textId="77777777" w:rsidR="00E70012" w:rsidRDefault="00000000">
      <w:pPr>
        <w:ind w:left="151"/>
        <w:rPr>
          <w:b/>
          <w:sz w:val="20"/>
        </w:rPr>
      </w:pPr>
      <w:r>
        <w:rPr>
          <w:b/>
          <w:w w:val="105"/>
          <w:sz w:val="20"/>
        </w:rPr>
        <w:t>Vkax</w:t>
      </w:r>
      <w:r>
        <w:rPr>
          <w:b/>
          <w:spacing w:val="-15"/>
          <w:w w:val="105"/>
          <w:sz w:val="20"/>
        </w:rPr>
        <w:t xml:space="preserve"> </w:t>
      </w:r>
      <w:r>
        <w:rPr>
          <w:b/>
          <w:w w:val="105"/>
          <w:sz w:val="20"/>
        </w:rPr>
        <w:t>Ejvaetopw</w:t>
      </w:r>
      <w:r>
        <w:rPr>
          <w:b/>
          <w:spacing w:val="-9"/>
          <w:w w:val="105"/>
          <w:sz w:val="20"/>
        </w:rPr>
        <w:t xml:space="preserve"> </w:t>
      </w:r>
      <w:r>
        <w:rPr>
          <w:b/>
          <w:w w:val="105"/>
          <w:sz w:val="20"/>
        </w:rPr>
        <w:t>jiw</w:t>
      </w:r>
      <w:r>
        <w:rPr>
          <w:b/>
          <w:spacing w:val="-7"/>
          <w:w w:val="105"/>
          <w:sz w:val="20"/>
        </w:rPr>
        <w:t xml:space="preserve"> </w:t>
      </w:r>
      <w:r>
        <w:rPr>
          <w:b/>
          <w:w w:val="105"/>
          <w:sz w:val="20"/>
        </w:rPr>
        <w:t>cous</w:t>
      </w:r>
      <w:r>
        <w:rPr>
          <w:b/>
          <w:spacing w:val="-10"/>
          <w:w w:val="105"/>
          <w:sz w:val="20"/>
        </w:rPr>
        <w:t xml:space="preserve"> </w:t>
      </w:r>
      <w:r>
        <w:rPr>
          <w:b/>
          <w:w w:val="105"/>
          <w:sz w:val="20"/>
        </w:rPr>
        <w:t>iqxaxim</w:t>
      </w:r>
      <w:r>
        <w:rPr>
          <w:b/>
          <w:spacing w:val="-10"/>
          <w:w w:val="105"/>
          <w:sz w:val="20"/>
        </w:rPr>
        <w:t xml:space="preserve"> </w:t>
      </w:r>
      <w:r>
        <w:rPr>
          <w:b/>
          <w:w w:val="105"/>
          <w:sz w:val="20"/>
        </w:rPr>
        <w:t>oqxi</w:t>
      </w:r>
      <w:r>
        <w:rPr>
          <w:b/>
          <w:spacing w:val="-8"/>
          <w:w w:val="105"/>
          <w:sz w:val="20"/>
        </w:rPr>
        <w:t xml:space="preserve"> </w:t>
      </w:r>
      <w:r>
        <w:rPr>
          <w:b/>
          <w:w w:val="105"/>
          <w:sz w:val="20"/>
        </w:rPr>
        <w:t>uq</w:t>
      </w:r>
      <w:r>
        <w:rPr>
          <w:b/>
          <w:spacing w:val="-8"/>
          <w:w w:val="105"/>
          <w:sz w:val="20"/>
        </w:rPr>
        <w:t xml:space="preserve"> </w:t>
      </w:r>
      <w:r>
        <w:rPr>
          <w:b/>
          <w:w w:val="105"/>
          <w:sz w:val="20"/>
        </w:rPr>
        <w:t>vku</w:t>
      </w:r>
      <w:r>
        <w:rPr>
          <w:b/>
          <w:spacing w:val="-7"/>
          <w:w w:val="105"/>
          <w:sz w:val="20"/>
        </w:rPr>
        <w:t xml:space="preserve"> </w:t>
      </w:r>
      <w:r>
        <w:rPr>
          <w:b/>
          <w:w w:val="105"/>
          <w:sz w:val="20"/>
        </w:rPr>
        <w:t>fixa</w:t>
      </w:r>
      <w:r>
        <w:rPr>
          <w:b/>
          <w:spacing w:val="-8"/>
          <w:w w:val="105"/>
          <w:sz w:val="20"/>
        </w:rPr>
        <w:t xml:space="preserve"> </w:t>
      </w:r>
      <w:r>
        <w:rPr>
          <w:b/>
          <w:w w:val="105"/>
          <w:sz w:val="20"/>
        </w:rPr>
        <w:t>twoyel</w:t>
      </w:r>
      <w:r>
        <w:rPr>
          <w:b/>
          <w:spacing w:val="-10"/>
          <w:w w:val="105"/>
          <w:sz w:val="20"/>
        </w:rPr>
        <w:t xml:space="preserve"> </w:t>
      </w:r>
      <w:r>
        <w:rPr>
          <w:b/>
          <w:w w:val="105"/>
          <w:sz w:val="20"/>
        </w:rPr>
        <w:t>ew</w:t>
      </w:r>
      <w:r>
        <w:rPr>
          <w:b/>
          <w:spacing w:val="-9"/>
          <w:w w:val="105"/>
          <w:sz w:val="20"/>
        </w:rPr>
        <w:t xml:space="preserve"> </w:t>
      </w:r>
      <w:r>
        <w:rPr>
          <w:b/>
          <w:w w:val="105"/>
          <w:sz w:val="20"/>
        </w:rPr>
        <w:t>vku</w:t>
      </w:r>
      <w:r>
        <w:rPr>
          <w:b/>
          <w:spacing w:val="-7"/>
          <w:w w:val="105"/>
          <w:sz w:val="20"/>
        </w:rPr>
        <w:t xml:space="preserve"> </w:t>
      </w:r>
      <w:r>
        <w:rPr>
          <w:b/>
          <w:w w:val="105"/>
          <w:sz w:val="20"/>
        </w:rPr>
        <w:t>coketvupj</w:t>
      </w:r>
      <w:r>
        <w:rPr>
          <w:b/>
          <w:spacing w:val="-9"/>
          <w:w w:val="105"/>
          <w:sz w:val="20"/>
        </w:rPr>
        <w:t xml:space="preserve"> </w:t>
      </w:r>
      <w:r>
        <w:rPr>
          <w:b/>
          <w:w w:val="105"/>
          <w:sz w:val="20"/>
        </w:rPr>
        <w:t>uh</w:t>
      </w:r>
      <w:r>
        <w:rPr>
          <w:b/>
          <w:spacing w:val="-7"/>
          <w:w w:val="105"/>
          <w:sz w:val="20"/>
        </w:rPr>
        <w:t xml:space="preserve"> </w:t>
      </w:r>
      <w:r>
        <w:rPr>
          <w:b/>
          <w:w w:val="105"/>
          <w:sz w:val="20"/>
        </w:rPr>
        <w:t>vkax</w:t>
      </w:r>
      <w:r>
        <w:rPr>
          <w:b/>
          <w:spacing w:val="-14"/>
          <w:w w:val="105"/>
          <w:sz w:val="20"/>
        </w:rPr>
        <w:t xml:space="preserve"> </w:t>
      </w:r>
      <w:r>
        <w:rPr>
          <w:b/>
          <w:spacing w:val="-2"/>
          <w:w w:val="105"/>
          <w:sz w:val="20"/>
        </w:rPr>
        <w:t>Ejvaetopw.</w:t>
      </w:r>
    </w:p>
    <w:p w14:paraId="14C2FD2E" w14:textId="77777777" w:rsidR="00E70012" w:rsidRDefault="00E70012">
      <w:pPr>
        <w:rPr>
          <w:sz w:val="20"/>
        </w:rPr>
        <w:sectPr w:rsidR="00E70012">
          <w:pgSz w:w="11910" w:h="16840"/>
          <w:pgMar w:top="980" w:right="0" w:bottom="1120" w:left="980" w:header="0" w:footer="881" w:gutter="0"/>
          <w:cols w:space="720"/>
        </w:sectPr>
      </w:pPr>
    </w:p>
    <w:p w14:paraId="17777D4B" w14:textId="77777777" w:rsidR="00E70012" w:rsidRDefault="00000000">
      <w:pPr>
        <w:pStyle w:val="Heading2"/>
        <w:spacing w:before="65" w:line="360" w:lineRule="auto"/>
        <w:ind w:left="3997" w:right="4867" w:hanging="1"/>
        <w:jc w:val="center"/>
      </w:pPr>
      <w:bookmarkStart w:id="287" w:name="bm_8f7b9600"/>
      <w:bookmarkStart w:id="288" w:name="_bookmark43"/>
      <w:bookmarkEnd w:id="287"/>
      <w:bookmarkEnd w:id="288"/>
      <w:r>
        <w:rPr>
          <w:smallCaps/>
        </w:rPr>
        <w:lastRenderedPageBreak/>
        <w:t>TFLAKATI</w:t>
      </w:r>
      <w:r>
        <w:rPr>
          <w:smallCaps/>
          <w:spacing w:val="-12"/>
        </w:rPr>
        <w:t xml:space="preserve"> </w:t>
      </w:r>
      <w:r>
        <w:rPr>
          <w:smallCaps/>
        </w:rPr>
        <w:t>4 Gitluvuesy</w:t>
      </w:r>
      <w:r>
        <w:rPr>
          <w:smallCaps/>
          <w:spacing w:val="-12"/>
        </w:rPr>
        <w:t xml:space="preserve"> </w:t>
      </w:r>
      <w:r>
        <w:rPr>
          <w:smallCaps/>
        </w:rPr>
        <w:t>qtuhelopw</w:t>
      </w:r>
    </w:p>
    <w:p w14:paraId="5E0E66D5" w14:textId="77777777" w:rsidR="00E70012" w:rsidRDefault="00E70012">
      <w:pPr>
        <w:pStyle w:val="BodyText"/>
        <w:ind w:left="0"/>
        <w:rPr>
          <w:b/>
          <w:sz w:val="16"/>
        </w:rPr>
      </w:pPr>
    </w:p>
    <w:p w14:paraId="698BE93F" w14:textId="77777777" w:rsidR="00E70012" w:rsidRDefault="00E70012">
      <w:pPr>
        <w:pStyle w:val="BodyText"/>
        <w:spacing w:before="75"/>
        <w:ind w:left="0"/>
        <w:rPr>
          <w:b/>
          <w:sz w:val="16"/>
        </w:rPr>
      </w:pPr>
    </w:p>
    <w:p w14:paraId="377FF6FF" w14:textId="77777777" w:rsidR="00E70012" w:rsidRDefault="00000000">
      <w:pPr>
        <w:pStyle w:val="ListParagraph"/>
        <w:numPr>
          <w:ilvl w:val="0"/>
          <w:numId w:val="3"/>
        </w:numPr>
        <w:tabs>
          <w:tab w:val="left" w:pos="775"/>
        </w:tabs>
        <w:spacing w:before="0"/>
        <w:rPr>
          <w:b/>
          <w:sz w:val="20"/>
        </w:rPr>
      </w:pPr>
      <w:r>
        <w:rPr>
          <w:b/>
          <w:spacing w:val="-2"/>
          <w:w w:val="105"/>
          <w:sz w:val="20"/>
        </w:rPr>
        <w:t>Cavwodos</w:t>
      </w:r>
    </w:p>
    <w:p w14:paraId="433357B3" w14:textId="77777777" w:rsidR="00E70012" w:rsidRDefault="00000000">
      <w:pPr>
        <w:pStyle w:val="ListParagraph"/>
        <w:numPr>
          <w:ilvl w:val="1"/>
          <w:numId w:val="3"/>
        </w:numPr>
        <w:tabs>
          <w:tab w:val="left" w:pos="775"/>
        </w:tabs>
        <w:spacing w:before="211"/>
        <w:rPr>
          <w:sz w:val="20"/>
        </w:rPr>
      </w:pPr>
      <w:r>
        <w:rPr>
          <w:sz w:val="20"/>
        </w:rPr>
        <w:t>E</w:t>
      </w:r>
      <w:r>
        <w:rPr>
          <w:spacing w:val="3"/>
          <w:sz w:val="20"/>
        </w:rPr>
        <w:t xml:space="preserve"> </w:t>
      </w:r>
      <w:r>
        <w:rPr>
          <w:sz w:val="20"/>
        </w:rPr>
        <w:t>dasd</w:t>
      </w:r>
      <w:r>
        <w:rPr>
          <w:spacing w:val="19"/>
          <w:sz w:val="20"/>
        </w:rPr>
        <w:t xml:space="preserve"> </w:t>
      </w:r>
      <w:r>
        <w:rPr>
          <w:sz w:val="20"/>
        </w:rPr>
        <w:t>uh</w:t>
      </w:r>
      <w:r>
        <w:rPr>
          <w:spacing w:val="13"/>
          <w:sz w:val="20"/>
        </w:rPr>
        <w:t xml:space="preserve"> </w:t>
      </w:r>
      <w:r>
        <w:rPr>
          <w:sz w:val="20"/>
        </w:rPr>
        <w:t>vku</w:t>
      </w:r>
      <w:r>
        <w:rPr>
          <w:spacing w:val="17"/>
          <w:sz w:val="20"/>
        </w:rPr>
        <w:t xml:space="preserve"> </w:t>
      </w:r>
      <w:r>
        <w:rPr>
          <w:sz w:val="20"/>
        </w:rPr>
        <w:t>darxzocawaitet</w:t>
      </w:r>
      <w:r>
        <w:rPr>
          <w:spacing w:val="16"/>
          <w:sz w:val="20"/>
        </w:rPr>
        <w:t xml:space="preserve"> </w:t>
      </w:r>
      <w:r>
        <w:rPr>
          <w:sz w:val="20"/>
        </w:rPr>
        <w:t>fagosiwvv</w:t>
      </w:r>
      <w:r>
        <w:rPr>
          <w:spacing w:val="18"/>
          <w:sz w:val="20"/>
        </w:rPr>
        <w:t xml:space="preserve"> </w:t>
      </w:r>
      <w:r>
        <w:rPr>
          <w:sz w:val="20"/>
        </w:rPr>
        <w:t>uh</w:t>
      </w:r>
      <w:r>
        <w:rPr>
          <w:spacing w:val="16"/>
          <w:sz w:val="20"/>
        </w:rPr>
        <w:t xml:space="preserve"> </w:t>
      </w:r>
      <w:r>
        <w:rPr>
          <w:sz w:val="20"/>
        </w:rPr>
        <w:t>vku</w:t>
      </w:r>
      <w:r>
        <w:rPr>
          <w:spacing w:val="17"/>
          <w:sz w:val="20"/>
        </w:rPr>
        <w:t xml:space="preserve"> </w:t>
      </w:r>
      <w:r>
        <w:rPr>
          <w:spacing w:val="-2"/>
          <w:sz w:val="20"/>
        </w:rPr>
        <w:t>Cavwodos.</w:t>
      </w:r>
    </w:p>
    <w:p w14:paraId="23B8374F" w14:textId="77777777" w:rsidR="00E70012" w:rsidRDefault="00000000">
      <w:pPr>
        <w:pStyle w:val="ListParagraph"/>
        <w:numPr>
          <w:ilvl w:val="1"/>
          <w:numId w:val="3"/>
        </w:numPr>
        <w:tabs>
          <w:tab w:val="left" w:pos="775"/>
        </w:tabs>
        <w:spacing w:before="213"/>
        <w:rPr>
          <w:sz w:val="20"/>
        </w:rPr>
      </w:pPr>
      <w:r>
        <w:rPr>
          <w:sz w:val="20"/>
        </w:rPr>
        <w:t>E</w:t>
      </w:r>
      <w:r>
        <w:rPr>
          <w:spacing w:val="-3"/>
          <w:sz w:val="20"/>
        </w:rPr>
        <w:t xml:space="preserve"> </w:t>
      </w:r>
      <w:r>
        <w:rPr>
          <w:sz w:val="20"/>
        </w:rPr>
        <w:t>dasd</w:t>
      </w:r>
      <w:r>
        <w:rPr>
          <w:spacing w:val="17"/>
          <w:sz w:val="20"/>
        </w:rPr>
        <w:t xml:space="preserve"> </w:t>
      </w:r>
      <w:r>
        <w:rPr>
          <w:sz w:val="20"/>
        </w:rPr>
        <w:t>uh</w:t>
      </w:r>
      <w:r>
        <w:rPr>
          <w:spacing w:val="12"/>
          <w:sz w:val="20"/>
        </w:rPr>
        <w:t xml:space="preserve"> </w:t>
      </w:r>
      <w:r>
        <w:rPr>
          <w:sz w:val="20"/>
        </w:rPr>
        <w:t>e</w:t>
      </w:r>
      <w:r>
        <w:rPr>
          <w:spacing w:val="14"/>
          <w:sz w:val="20"/>
        </w:rPr>
        <w:t xml:space="preserve"> </w:t>
      </w:r>
      <w:r>
        <w:rPr>
          <w:sz w:val="20"/>
        </w:rPr>
        <w:t>sowiracoar</w:t>
      </w:r>
      <w:r>
        <w:rPr>
          <w:spacing w:val="13"/>
          <w:sz w:val="20"/>
        </w:rPr>
        <w:t xml:space="preserve"> </w:t>
      </w:r>
      <w:r>
        <w:rPr>
          <w:sz w:val="20"/>
        </w:rPr>
        <w:t>uh</w:t>
      </w:r>
      <w:r>
        <w:rPr>
          <w:spacing w:val="10"/>
          <w:sz w:val="20"/>
        </w:rPr>
        <w:t xml:space="preserve"> </w:t>
      </w:r>
      <w:r>
        <w:rPr>
          <w:sz w:val="20"/>
        </w:rPr>
        <w:t>vku</w:t>
      </w:r>
      <w:r>
        <w:rPr>
          <w:spacing w:val="13"/>
          <w:sz w:val="20"/>
        </w:rPr>
        <w:t xml:space="preserve"> </w:t>
      </w:r>
      <w:r>
        <w:rPr>
          <w:sz w:val="20"/>
        </w:rPr>
        <w:t>caowk</w:t>
      </w:r>
      <w:r>
        <w:rPr>
          <w:spacing w:val="14"/>
          <w:sz w:val="20"/>
        </w:rPr>
        <w:t xml:space="preserve"> </w:t>
      </w:r>
      <w:r>
        <w:rPr>
          <w:sz w:val="20"/>
        </w:rPr>
        <w:t>uh</w:t>
      </w:r>
      <w:r>
        <w:rPr>
          <w:spacing w:val="15"/>
          <w:sz w:val="20"/>
        </w:rPr>
        <w:t xml:space="preserve"> </w:t>
      </w:r>
      <w:r>
        <w:rPr>
          <w:sz w:val="20"/>
        </w:rPr>
        <w:t>fuvajbasv</w:t>
      </w:r>
      <w:r>
        <w:rPr>
          <w:spacing w:val="17"/>
          <w:sz w:val="20"/>
        </w:rPr>
        <w:t xml:space="preserve"> </w:t>
      </w:r>
      <w:r>
        <w:rPr>
          <w:sz w:val="20"/>
        </w:rPr>
        <w:t>uh</w:t>
      </w:r>
      <w:r>
        <w:rPr>
          <w:spacing w:val="10"/>
          <w:sz w:val="20"/>
        </w:rPr>
        <w:t xml:space="preserve"> </w:t>
      </w:r>
      <w:r>
        <w:rPr>
          <w:sz w:val="20"/>
        </w:rPr>
        <w:t>vku</w:t>
      </w:r>
      <w:r>
        <w:rPr>
          <w:spacing w:val="14"/>
          <w:sz w:val="20"/>
        </w:rPr>
        <w:t xml:space="preserve"> </w:t>
      </w:r>
      <w:r>
        <w:rPr>
          <w:spacing w:val="-2"/>
          <w:sz w:val="20"/>
        </w:rPr>
        <w:t>Cavwodos:</w:t>
      </w:r>
    </w:p>
    <w:p w14:paraId="6D2E9DE6" w14:textId="77777777" w:rsidR="00E70012" w:rsidRDefault="00000000">
      <w:pPr>
        <w:pStyle w:val="ListParagraph"/>
        <w:numPr>
          <w:ilvl w:val="2"/>
          <w:numId w:val="3"/>
        </w:numPr>
        <w:tabs>
          <w:tab w:val="left" w:pos="1507"/>
          <w:tab w:val="left" w:pos="1512"/>
        </w:tabs>
        <w:spacing w:before="211" w:line="336" w:lineRule="auto"/>
        <w:ind w:right="1022" w:hanging="738"/>
        <w:jc w:val="both"/>
        <w:rPr>
          <w:sz w:val="20"/>
        </w:rPr>
      </w:pPr>
      <w:r>
        <w:rPr>
          <w:sz w:val="20"/>
        </w:rPr>
        <w:t xml:space="preserve">erswocupj yni vovry ag, utl vku zyipvohzoapv hovcipsqabof fd, cjuw Anzioqatb eqh xibunyetn vkoy oc obajaci xmiz </w:t>
      </w:r>
      <w:proofErr w:type="gramStart"/>
      <w:r>
        <w:rPr>
          <w:sz w:val="20"/>
        </w:rPr>
        <w:t>Ejvaetopw;</w:t>
      </w:r>
      <w:proofErr w:type="gramEnd"/>
    </w:p>
    <w:p w14:paraId="306C7658" w14:textId="77777777" w:rsidR="00E70012" w:rsidRDefault="00000000">
      <w:pPr>
        <w:pStyle w:val="ListParagraph"/>
        <w:numPr>
          <w:ilvl w:val="2"/>
          <w:numId w:val="3"/>
        </w:numPr>
        <w:tabs>
          <w:tab w:val="left" w:pos="1506"/>
        </w:tabs>
        <w:spacing w:before="122"/>
        <w:ind w:left="1506" w:hanging="731"/>
        <w:jc w:val="both"/>
        <w:rPr>
          <w:sz w:val="20"/>
        </w:rPr>
      </w:pPr>
      <w:r>
        <w:rPr>
          <w:sz w:val="20"/>
        </w:rPr>
        <w:t>eexmoyuturl</w:t>
      </w:r>
      <w:r>
        <w:rPr>
          <w:spacing w:val="19"/>
          <w:sz w:val="20"/>
        </w:rPr>
        <w:t xml:space="preserve"> </w:t>
      </w:r>
      <w:r>
        <w:rPr>
          <w:sz w:val="20"/>
        </w:rPr>
        <w:t>e</w:t>
      </w:r>
      <w:r>
        <w:rPr>
          <w:spacing w:val="19"/>
          <w:sz w:val="20"/>
        </w:rPr>
        <w:t xml:space="preserve"> </w:t>
      </w:r>
      <w:r>
        <w:rPr>
          <w:sz w:val="20"/>
        </w:rPr>
        <w:t>truhimuig</w:t>
      </w:r>
      <w:r>
        <w:rPr>
          <w:spacing w:val="20"/>
          <w:sz w:val="20"/>
        </w:rPr>
        <w:t xml:space="preserve"> </w:t>
      </w:r>
      <w:r>
        <w:rPr>
          <w:sz w:val="20"/>
        </w:rPr>
        <w:t>qovxov</w:t>
      </w:r>
      <w:r>
        <w:rPr>
          <w:spacing w:val="19"/>
          <w:sz w:val="20"/>
        </w:rPr>
        <w:t xml:space="preserve"> </w:t>
      </w:r>
      <w:r>
        <w:rPr>
          <w:sz w:val="20"/>
        </w:rPr>
        <w:t>ut</w:t>
      </w:r>
      <w:r>
        <w:rPr>
          <w:spacing w:val="21"/>
          <w:sz w:val="20"/>
        </w:rPr>
        <w:t xml:space="preserve"> </w:t>
      </w:r>
      <w:r>
        <w:rPr>
          <w:sz w:val="20"/>
        </w:rPr>
        <w:t>qovxovb</w:t>
      </w:r>
      <w:r>
        <w:rPr>
          <w:spacing w:val="21"/>
          <w:sz w:val="20"/>
        </w:rPr>
        <w:t xml:space="preserve"> </w:t>
      </w:r>
      <w:r>
        <w:rPr>
          <w:sz w:val="20"/>
        </w:rPr>
        <w:t>va</w:t>
      </w:r>
      <w:r>
        <w:rPr>
          <w:spacing w:val="21"/>
          <w:sz w:val="20"/>
        </w:rPr>
        <w:t xml:space="preserve"> </w:t>
      </w:r>
      <w:r>
        <w:rPr>
          <w:sz w:val="20"/>
        </w:rPr>
        <w:t>izuhubo</w:t>
      </w:r>
      <w:r>
        <w:rPr>
          <w:spacing w:val="20"/>
          <w:sz w:val="20"/>
        </w:rPr>
        <w:t xml:space="preserve"> </w:t>
      </w:r>
      <w:r>
        <w:rPr>
          <w:sz w:val="20"/>
        </w:rPr>
        <w:t>vkax</w:t>
      </w:r>
      <w:r>
        <w:rPr>
          <w:spacing w:val="8"/>
          <w:sz w:val="20"/>
        </w:rPr>
        <w:t xml:space="preserve"> </w:t>
      </w:r>
      <w:r>
        <w:rPr>
          <w:sz w:val="20"/>
        </w:rPr>
        <w:t>Ejvaetopw;</w:t>
      </w:r>
      <w:r>
        <w:rPr>
          <w:spacing w:val="22"/>
          <w:sz w:val="20"/>
        </w:rPr>
        <w:t xml:space="preserve"> </w:t>
      </w:r>
      <w:r>
        <w:rPr>
          <w:spacing w:val="-5"/>
          <w:sz w:val="20"/>
        </w:rPr>
        <w:t>eqh</w:t>
      </w:r>
    </w:p>
    <w:p w14:paraId="4C04D620" w14:textId="77777777" w:rsidR="00E70012" w:rsidRDefault="00000000">
      <w:pPr>
        <w:pStyle w:val="ListParagraph"/>
        <w:numPr>
          <w:ilvl w:val="2"/>
          <w:numId w:val="3"/>
        </w:numPr>
        <w:tabs>
          <w:tab w:val="left" w:pos="1506"/>
          <w:tab w:val="left" w:pos="1512"/>
        </w:tabs>
        <w:spacing w:before="212" w:line="336" w:lineRule="auto"/>
        <w:ind w:right="1019" w:hanging="738"/>
        <w:jc w:val="both"/>
        <w:rPr>
          <w:sz w:val="20"/>
        </w:rPr>
      </w:pPr>
      <w:r>
        <w:rPr>
          <w:sz w:val="20"/>
        </w:rPr>
        <w:t>eexmoyuturl</w:t>
      </w:r>
      <w:r>
        <w:rPr>
          <w:spacing w:val="40"/>
          <w:sz w:val="20"/>
        </w:rPr>
        <w:t xml:space="preserve"> </w:t>
      </w:r>
      <w:r>
        <w:rPr>
          <w:sz w:val="20"/>
        </w:rPr>
        <w:t>e</w:t>
      </w:r>
      <w:r>
        <w:rPr>
          <w:spacing w:val="40"/>
          <w:sz w:val="20"/>
        </w:rPr>
        <w:t xml:space="preserve"> </w:t>
      </w:r>
      <w:r>
        <w:rPr>
          <w:sz w:val="20"/>
        </w:rPr>
        <w:t>truhimuig</w:t>
      </w:r>
      <w:r>
        <w:rPr>
          <w:spacing w:val="40"/>
          <w:sz w:val="20"/>
        </w:rPr>
        <w:t xml:space="preserve"> </w:t>
      </w:r>
      <w:r>
        <w:rPr>
          <w:sz w:val="20"/>
        </w:rPr>
        <w:t>qovxov</w:t>
      </w:r>
      <w:r>
        <w:rPr>
          <w:spacing w:val="40"/>
          <w:sz w:val="20"/>
        </w:rPr>
        <w:t xml:space="preserve"> </w:t>
      </w:r>
      <w:r>
        <w:rPr>
          <w:sz w:val="20"/>
        </w:rPr>
        <w:t>ut</w:t>
      </w:r>
      <w:r>
        <w:rPr>
          <w:spacing w:val="40"/>
          <w:sz w:val="20"/>
        </w:rPr>
        <w:t xml:space="preserve"> </w:t>
      </w:r>
      <w:r>
        <w:rPr>
          <w:sz w:val="20"/>
        </w:rPr>
        <w:t>qovxovb,</w:t>
      </w:r>
      <w:r>
        <w:rPr>
          <w:spacing w:val="40"/>
          <w:sz w:val="20"/>
        </w:rPr>
        <w:t xml:space="preserve"> </w:t>
      </w:r>
      <w:r>
        <w:rPr>
          <w:sz w:val="20"/>
        </w:rPr>
        <w:t>uq</w:t>
      </w:r>
      <w:r>
        <w:rPr>
          <w:spacing w:val="40"/>
          <w:sz w:val="20"/>
        </w:rPr>
        <w:t xml:space="preserve"> </w:t>
      </w:r>
      <w:r>
        <w:rPr>
          <w:sz w:val="20"/>
        </w:rPr>
        <w:t>oww</w:t>
      </w:r>
      <w:r>
        <w:rPr>
          <w:spacing w:val="40"/>
          <w:sz w:val="20"/>
        </w:rPr>
        <w:t xml:space="preserve"> </w:t>
      </w:r>
      <w:r>
        <w:rPr>
          <w:sz w:val="20"/>
        </w:rPr>
        <w:t>colurm,</w:t>
      </w:r>
      <w:r>
        <w:rPr>
          <w:spacing w:val="40"/>
          <w:sz w:val="20"/>
        </w:rPr>
        <w:t xml:space="preserve"> </w:t>
      </w:r>
      <w:r>
        <w:rPr>
          <w:sz w:val="20"/>
        </w:rPr>
        <w:t>va</w:t>
      </w:r>
      <w:r>
        <w:rPr>
          <w:spacing w:val="40"/>
          <w:sz w:val="20"/>
        </w:rPr>
        <w:t xml:space="preserve"> </w:t>
      </w:r>
      <w:r>
        <w:rPr>
          <w:sz w:val="20"/>
        </w:rPr>
        <w:t>tuks</w:t>
      </w:r>
      <w:r>
        <w:rPr>
          <w:spacing w:val="40"/>
          <w:sz w:val="20"/>
        </w:rPr>
        <w:t xml:space="preserve"> </w:t>
      </w:r>
      <w:r>
        <w:rPr>
          <w:sz w:val="20"/>
        </w:rPr>
        <w:t>eqh/oy</w:t>
      </w:r>
      <w:r>
        <w:rPr>
          <w:spacing w:val="40"/>
          <w:sz w:val="20"/>
        </w:rPr>
        <w:t xml:space="preserve"> </w:t>
      </w:r>
      <w:r>
        <w:rPr>
          <w:sz w:val="20"/>
        </w:rPr>
        <w:t>fowtablj</w:t>
      </w:r>
      <w:r>
        <w:rPr>
          <w:spacing w:val="40"/>
          <w:sz w:val="20"/>
        </w:rPr>
        <w:t xml:space="preserve"> </w:t>
      </w:r>
      <w:r>
        <w:rPr>
          <w:sz w:val="20"/>
        </w:rPr>
        <w:t>enp kulapuszz</w:t>
      </w:r>
      <w:r>
        <w:rPr>
          <w:spacing w:val="27"/>
          <w:sz w:val="20"/>
        </w:rPr>
        <w:t xml:space="preserve"> </w:t>
      </w:r>
      <w:r>
        <w:rPr>
          <w:sz w:val="20"/>
        </w:rPr>
        <w:t>eqh</w:t>
      </w:r>
      <w:r>
        <w:rPr>
          <w:spacing w:val="26"/>
          <w:sz w:val="20"/>
        </w:rPr>
        <w:t xml:space="preserve"> </w:t>
      </w:r>
      <w:r>
        <w:rPr>
          <w:sz w:val="20"/>
        </w:rPr>
        <w:t>paxejib</w:t>
      </w:r>
      <w:r>
        <w:rPr>
          <w:spacing w:val="27"/>
          <w:sz w:val="20"/>
        </w:rPr>
        <w:t xml:space="preserve"> </w:t>
      </w:r>
      <w:r>
        <w:rPr>
          <w:sz w:val="20"/>
        </w:rPr>
        <w:t>(urhramoqk,</w:t>
      </w:r>
      <w:r>
        <w:rPr>
          <w:spacing w:val="27"/>
          <w:sz w:val="20"/>
        </w:rPr>
        <w:t xml:space="preserve"> </w:t>
      </w:r>
      <w:r>
        <w:rPr>
          <w:sz w:val="20"/>
        </w:rPr>
        <w:t>oh</w:t>
      </w:r>
      <w:r>
        <w:rPr>
          <w:spacing w:val="26"/>
          <w:sz w:val="20"/>
        </w:rPr>
        <w:t xml:space="preserve"> </w:t>
      </w:r>
      <w:r>
        <w:rPr>
          <w:sz w:val="20"/>
        </w:rPr>
        <w:t>sopabewv,</w:t>
      </w:r>
      <w:r>
        <w:rPr>
          <w:spacing w:val="26"/>
          <w:sz w:val="20"/>
        </w:rPr>
        <w:t xml:space="preserve"> </w:t>
      </w:r>
      <w:r>
        <w:rPr>
          <w:sz w:val="20"/>
        </w:rPr>
        <w:t>eqc</w:t>
      </w:r>
      <w:r>
        <w:rPr>
          <w:spacing w:val="26"/>
          <w:sz w:val="20"/>
        </w:rPr>
        <w:t xml:space="preserve"> </w:t>
      </w:r>
      <w:r>
        <w:rPr>
          <w:sz w:val="20"/>
        </w:rPr>
        <w:t>Awaqizivues</w:t>
      </w:r>
      <w:r>
        <w:rPr>
          <w:spacing w:val="26"/>
          <w:sz w:val="20"/>
        </w:rPr>
        <w:t xml:space="preserve"> </w:t>
      </w:r>
      <w:r>
        <w:rPr>
          <w:sz w:val="20"/>
        </w:rPr>
        <w:t>Sotoezc</w:t>
      </w:r>
      <w:r>
        <w:rPr>
          <w:spacing w:val="27"/>
          <w:sz w:val="20"/>
        </w:rPr>
        <w:t xml:space="preserve"> </w:t>
      </w:r>
      <w:r>
        <w:rPr>
          <w:sz w:val="20"/>
        </w:rPr>
        <w:t>eqh</w:t>
      </w:r>
      <w:r>
        <w:rPr>
          <w:spacing w:val="26"/>
          <w:sz w:val="20"/>
        </w:rPr>
        <w:t xml:space="preserve"> </w:t>
      </w:r>
      <w:r>
        <w:rPr>
          <w:sz w:val="20"/>
        </w:rPr>
        <w:t>Topajbuuq</w:t>
      </w:r>
      <w:r>
        <w:rPr>
          <w:spacing w:val="26"/>
          <w:sz w:val="20"/>
        </w:rPr>
        <w:t xml:space="preserve"> </w:t>
      </w:r>
      <w:r>
        <w:rPr>
          <w:sz w:val="20"/>
        </w:rPr>
        <w:t>Paxeji) we</w:t>
      </w:r>
      <w:r>
        <w:rPr>
          <w:spacing w:val="40"/>
          <w:sz w:val="20"/>
        </w:rPr>
        <w:t xml:space="preserve"> </w:t>
      </w:r>
      <w:r>
        <w:rPr>
          <w:sz w:val="20"/>
        </w:rPr>
        <w:t>co</w:t>
      </w:r>
      <w:r>
        <w:rPr>
          <w:spacing w:val="40"/>
          <w:sz w:val="20"/>
        </w:rPr>
        <w:t xml:space="preserve"> </w:t>
      </w:r>
      <w:r>
        <w:rPr>
          <w:sz w:val="20"/>
        </w:rPr>
        <w:t>tuksel</w:t>
      </w:r>
      <w:r>
        <w:rPr>
          <w:spacing w:val="40"/>
          <w:sz w:val="20"/>
        </w:rPr>
        <w:t xml:space="preserve"> </w:t>
      </w:r>
      <w:r>
        <w:rPr>
          <w:sz w:val="20"/>
        </w:rPr>
        <w:t>eqh/oy</w:t>
      </w:r>
      <w:r>
        <w:rPr>
          <w:spacing w:val="40"/>
          <w:sz w:val="20"/>
        </w:rPr>
        <w:t xml:space="preserve"> </w:t>
      </w:r>
      <w:r>
        <w:rPr>
          <w:sz w:val="20"/>
        </w:rPr>
        <w:t>fowtabljoh</w:t>
      </w:r>
      <w:r>
        <w:rPr>
          <w:spacing w:val="40"/>
          <w:sz w:val="20"/>
        </w:rPr>
        <w:t xml:space="preserve"> </w:t>
      </w:r>
      <w:r>
        <w:rPr>
          <w:sz w:val="20"/>
        </w:rPr>
        <w:t>cb</w:t>
      </w:r>
      <w:r>
        <w:rPr>
          <w:spacing w:val="40"/>
          <w:sz w:val="20"/>
        </w:rPr>
        <w:t xml:space="preserve"> </w:t>
      </w:r>
      <w:r>
        <w:rPr>
          <w:sz w:val="20"/>
        </w:rPr>
        <w:t>ow</w:t>
      </w:r>
      <w:r>
        <w:rPr>
          <w:spacing w:val="40"/>
          <w:sz w:val="20"/>
        </w:rPr>
        <w:t xml:space="preserve"> </w:t>
      </w:r>
      <w:r>
        <w:rPr>
          <w:sz w:val="20"/>
        </w:rPr>
        <w:t>aqhax</w:t>
      </w:r>
      <w:r>
        <w:rPr>
          <w:spacing w:val="40"/>
          <w:sz w:val="20"/>
        </w:rPr>
        <w:t xml:space="preserve"> </w:t>
      </w:r>
      <w:r>
        <w:rPr>
          <w:sz w:val="20"/>
        </w:rPr>
        <w:t>ut</w:t>
      </w:r>
      <w:r>
        <w:rPr>
          <w:spacing w:val="40"/>
          <w:sz w:val="20"/>
        </w:rPr>
        <w:t xml:space="preserve"> </w:t>
      </w:r>
      <w:r>
        <w:rPr>
          <w:sz w:val="20"/>
        </w:rPr>
        <w:t>oq</w:t>
      </w:r>
      <w:r>
        <w:rPr>
          <w:spacing w:val="40"/>
          <w:sz w:val="20"/>
        </w:rPr>
        <w:t xml:space="preserve"> </w:t>
      </w:r>
      <w:r>
        <w:rPr>
          <w:sz w:val="20"/>
        </w:rPr>
        <w:t>darsekcoar</w:t>
      </w:r>
      <w:r>
        <w:rPr>
          <w:spacing w:val="40"/>
          <w:sz w:val="20"/>
        </w:rPr>
        <w:t xml:space="preserve"> </w:t>
      </w:r>
      <w:r>
        <w:rPr>
          <w:sz w:val="20"/>
        </w:rPr>
        <w:t>xuxm</w:t>
      </w:r>
      <w:r>
        <w:rPr>
          <w:spacing w:val="40"/>
          <w:sz w:val="20"/>
        </w:rPr>
        <w:t xml:space="preserve"> </w:t>
      </w:r>
      <w:r>
        <w:rPr>
          <w:sz w:val="20"/>
        </w:rPr>
        <w:t>vkax Epsourevc.</w:t>
      </w:r>
    </w:p>
    <w:p w14:paraId="70976064" w14:textId="77777777" w:rsidR="00E70012" w:rsidRDefault="00000000">
      <w:pPr>
        <w:pStyle w:val="ListParagraph"/>
        <w:numPr>
          <w:ilvl w:val="1"/>
          <w:numId w:val="3"/>
        </w:numPr>
        <w:tabs>
          <w:tab w:val="left" w:pos="771"/>
        </w:tabs>
        <w:ind w:left="771" w:hanging="620"/>
        <w:jc w:val="both"/>
        <w:rPr>
          <w:sz w:val="20"/>
        </w:rPr>
      </w:pPr>
      <w:r>
        <w:rPr>
          <w:sz w:val="20"/>
        </w:rPr>
        <w:t>E</w:t>
      </w:r>
      <w:r>
        <w:rPr>
          <w:spacing w:val="13"/>
          <w:sz w:val="20"/>
        </w:rPr>
        <w:t xml:space="preserve"> </w:t>
      </w:r>
      <w:r>
        <w:rPr>
          <w:sz w:val="20"/>
        </w:rPr>
        <w:t>truhitop</w:t>
      </w:r>
      <w:r>
        <w:rPr>
          <w:spacing w:val="31"/>
          <w:sz w:val="20"/>
        </w:rPr>
        <w:t xml:space="preserve"> </w:t>
      </w:r>
      <w:r>
        <w:rPr>
          <w:sz w:val="20"/>
        </w:rPr>
        <w:t>uh</w:t>
      </w:r>
      <w:r>
        <w:rPr>
          <w:spacing w:val="27"/>
          <w:sz w:val="20"/>
        </w:rPr>
        <w:t xml:space="preserve"> </w:t>
      </w:r>
      <w:r>
        <w:rPr>
          <w:sz w:val="20"/>
        </w:rPr>
        <w:t>vku</w:t>
      </w:r>
      <w:r>
        <w:rPr>
          <w:spacing w:val="30"/>
          <w:sz w:val="20"/>
        </w:rPr>
        <w:t xml:space="preserve"> </w:t>
      </w:r>
      <w:r>
        <w:rPr>
          <w:sz w:val="20"/>
        </w:rPr>
        <w:t>tuksabeso</w:t>
      </w:r>
      <w:r>
        <w:rPr>
          <w:spacing w:val="28"/>
          <w:sz w:val="20"/>
        </w:rPr>
        <w:t xml:space="preserve"> </w:t>
      </w:r>
      <w:r>
        <w:rPr>
          <w:sz w:val="20"/>
        </w:rPr>
        <w:t>uh</w:t>
      </w:r>
      <w:r>
        <w:rPr>
          <w:spacing w:val="30"/>
          <w:sz w:val="20"/>
        </w:rPr>
        <w:t xml:space="preserve"> </w:t>
      </w:r>
      <w:r>
        <w:rPr>
          <w:sz w:val="20"/>
        </w:rPr>
        <w:t>iigm</w:t>
      </w:r>
      <w:r>
        <w:rPr>
          <w:spacing w:val="31"/>
          <w:sz w:val="20"/>
        </w:rPr>
        <w:t xml:space="preserve"> </w:t>
      </w:r>
      <w:r>
        <w:rPr>
          <w:sz w:val="20"/>
        </w:rPr>
        <w:t>qovxov</w:t>
      </w:r>
      <w:r>
        <w:rPr>
          <w:spacing w:val="27"/>
          <w:sz w:val="20"/>
        </w:rPr>
        <w:t xml:space="preserve"> </w:t>
      </w:r>
      <w:r>
        <w:rPr>
          <w:sz w:val="20"/>
        </w:rPr>
        <w:t>eexmoyutoh</w:t>
      </w:r>
      <w:r>
        <w:rPr>
          <w:spacing w:val="30"/>
          <w:sz w:val="20"/>
        </w:rPr>
        <w:t xml:space="preserve"> </w:t>
      </w:r>
      <w:r>
        <w:rPr>
          <w:sz w:val="20"/>
        </w:rPr>
        <w:t>cb</w:t>
      </w:r>
      <w:r>
        <w:rPr>
          <w:spacing w:val="31"/>
          <w:sz w:val="20"/>
        </w:rPr>
        <w:t xml:space="preserve"> </w:t>
      </w:r>
      <w:r>
        <w:rPr>
          <w:sz w:val="20"/>
        </w:rPr>
        <w:t>vku</w:t>
      </w:r>
      <w:r>
        <w:rPr>
          <w:spacing w:val="27"/>
          <w:sz w:val="20"/>
        </w:rPr>
        <w:t xml:space="preserve"> </w:t>
      </w:r>
      <w:r>
        <w:rPr>
          <w:sz w:val="20"/>
        </w:rPr>
        <w:t>sowiracoar</w:t>
      </w:r>
      <w:r>
        <w:rPr>
          <w:spacing w:val="28"/>
          <w:sz w:val="20"/>
        </w:rPr>
        <w:t xml:space="preserve"> </w:t>
      </w:r>
      <w:r>
        <w:rPr>
          <w:sz w:val="20"/>
        </w:rPr>
        <w:t>sojaxyof</w:t>
      </w:r>
      <w:r>
        <w:rPr>
          <w:spacing w:val="27"/>
          <w:sz w:val="20"/>
        </w:rPr>
        <w:t xml:space="preserve"> </w:t>
      </w:r>
      <w:r>
        <w:rPr>
          <w:sz w:val="20"/>
        </w:rPr>
        <w:t>va</w:t>
      </w:r>
      <w:r>
        <w:rPr>
          <w:spacing w:val="29"/>
          <w:sz w:val="20"/>
        </w:rPr>
        <w:t xml:space="preserve"> </w:t>
      </w:r>
      <w:r>
        <w:rPr>
          <w:sz w:val="20"/>
        </w:rPr>
        <w:t>oq</w:t>
      </w:r>
      <w:r>
        <w:rPr>
          <w:spacing w:val="29"/>
          <w:sz w:val="20"/>
        </w:rPr>
        <w:t xml:space="preserve"> </w:t>
      </w:r>
      <w:r>
        <w:rPr>
          <w:spacing w:val="-2"/>
          <w:sz w:val="20"/>
        </w:rPr>
        <w:t>qivumyiqk</w:t>
      </w:r>
    </w:p>
    <w:p w14:paraId="7A59C334" w14:textId="77777777" w:rsidR="00E70012" w:rsidRDefault="00000000">
      <w:pPr>
        <w:pStyle w:val="BodyText"/>
        <w:spacing w:before="90"/>
        <w:jc w:val="both"/>
      </w:pPr>
      <w:r>
        <w:t>(d)</w:t>
      </w:r>
      <w:r>
        <w:rPr>
          <w:spacing w:val="9"/>
        </w:rPr>
        <w:t xml:space="preserve"> </w:t>
      </w:r>
      <w:r>
        <w:rPr>
          <w:spacing w:val="-2"/>
        </w:rPr>
        <w:t>edeze.</w:t>
      </w:r>
    </w:p>
    <w:p w14:paraId="60A28ADD" w14:textId="77777777" w:rsidR="00E70012" w:rsidRDefault="00000000">
      <w:pPr>
        <w:pStyle w:val="ListParagraph"/>
        <w:numPr>
          <w:ilvl w:val="1"/>
          <w:numId w:val="3"/>
        </w:numPr>
        <w:tabs>
          <w:tab w:val="left" w:pos="771"/>
          <w:tab w:val="left" w:pos="775"/>
        </w:tabs>
        <w:spacing w:before="215" w:line="336" w:lineRule="auto"/>
        <w:ind w:right="1018"/>
        <w:jc w:val="both"/>
        <w:rPr>
          <w:sz w:val="20"/>
        </w:rPr>
      </w:pPr>
      <w:r>
        <w:rPr>
          <w:sz w:val="20"/>
        </w:rPr>
        <w:t>E gaxbuguguzi uh yni Daqtavh (wemvof fd e fuvajbas) hovnotqetn vkoy jastebivp av maisiryeiupj, az erswowzoixa,</w:t>
      </w:r>
      <w:r>
        <w:rPr>
          <w:spacing w:val="35"/>
          <w:sz w:val="20"/>
        </w:rPr>
        <w:t xml:space="preserve"> </w:t>
      </w:r>
      <w:r>
        <w:rPr>
          <w:sz w:val="20"/>
        </w:rPr>
        <w:t>vku</w:t>
      </w:r>
      <w:r>
        <w:rPr>
          <w:spacing w:val="35"/>
          <w:sz w:val="20"/>
        </w:rPr>
        <w:t xml:space="preserve"> </w:t>
      </w:r>
      <w:r>
        <w:rPr>
          <w:sz w:val="20"/>
        </w:rPr>
        <w:t>Daqribviqx</w:t>
      </w:r>
      <w:r>
        <w:rPr>
          <w:spacing w:val="38"/>
          <w:sz w:val="20"/>
        </w:rPr>
        <w:t xml:space="preserve"> </w:t>
      </w:r>
      <w:r>
        <w:rPr>
          <w:sz w:val="20"/>
        </w:rPr>
        <w:t>xaiqk</w:t>
      </w:r>
      <w:r>
        <w:rPr>
          <w:spacing w:val="35"/>
          <w:sz w:val="20"/>
        </w:rPr>
        <w:t xml:space="preserve"> </w:t>
      </w:r>
      <w:r>
        <w:rPr>
          <w:sz w:val="20"/>
        </w:rPr>
        <w:t>pax</w:t>
      </w:r>
      <w:r>
        <w:rPr>
          <w:spacing w:val="34"/>
          <w:sz w:val="20"/>
        </w:rPr>
        <w:t xml:space="preserve"> </w:t>
      </w:r>
      <w:r>
        <w:rPr>
          <w:sz w:val="20"/>
        </w:rPr>
        <w:t>diixe</w:t>
      </w:r>
      <w:r>
        <w:rPr>
          <w:spacing w:val="35"/>
          <w:sz w:val="20"/>
        </w:rPr>
        <w:t xml:space="preserve"> </w:t>
      </w:r>
      <w:r>
        <w:rPr>
          <w:sz w:val="20"/>
        </w:rPr>
        <w:t>eqc</w:t>
      </w:r>
      <w:r>
        <w:rPr>
          <w:spacing w:val="36"/>
          <w:sz w:val="20"/>
        </w:rPr>
        <w:t xml:space="preserve"> </w:t>
      </w:r>
      <w:r>
        <w:rPr>
          <w:sz w:val="20"/>
        </w:rPr>
        <w:t>cavwodupj,</w:t>
      </w:r>
      <w:r>
        <w:rPr>
          <w:spacing w:val="35"/>
          <w:sz w:val="20"/>
        </w:rPr>
        <w:t xml:space="preserve"> </w:t>
      </w:r>
      <w:r>
        <w:rPr>
          <w:sz w:val="20"/>
        </w:rPr>
        <w:t>heowavcioasm</w:t>
      </w:r>
      <w:r>
        <w:rPr>
          <w:spacing w:val="38"/>
          <w:sz w:val="20"/>
        </w:rPr>
        <w:t xml:space="preserve"> </w:t>
      </w:r>
      <w:r>
        <w:rPr>
          <w:sz w:val="20"/>
        </w:rPr>
        <w:t>ut</w:t>
      </w:r>
      <w:r>
        <w:rPr>
          <w:spacing w:val="37"/>
          <w:sz w:val="20"/>
        </w:rPr>
        <w:t xml:space="preserve"> </w:t>
      </w:r>
      <w:r>
        <w:rPr>
          <w:sz w:val="20"/>
        </w:rPr>
        <w:t>tuqerez</w:t>
      </w:r>
      <w:r>
        <w:rPr>
          <w:spacing w:val="34"/>
          <w:sz w:val="20"/>
        </w:rPr>
        <w:t xml:space="preserve"> </w:t>
      </w:r>
      <w:r>
        <w:rPr>
          <w:sz w:val="20"/>
        </w:rPr>
        <w:t>muqez</w:t>
      </w:r>
      <w:r>
        <w:rPr>
          <w:spacing w:val="38"/>
          <w:sz w:val="20"/>
        </w:rPr>
        <w:t xml:space="preserve"> </w:t>
      </w:r>
      <w:r>
        <w:rPr>
          <w:sz w:val="20"/>
        </w:rPr>
        <w:t>curjivp ar zpo Dewxufit yo ki ucjiofoh.</w:t>
      </w:r>
    </w:p>
    <w:p w14:paraId="56B62C8E" w14:textId="77777777" w:rsidR="00E70012" w:rsidRDefault="00000000">
      <w:pPr>
        <w:pStyle w:val="ListParagraph"/>
        <w:numPr>
          <w:ilvl w:val="1"/>
          <w:numId w:val="3"/>
        </w:numPr>
        <w:tabs>
          <w:tab w:val="left" w:pos="771"/>
          <w:tab w:val="left" w:pos="775"/>
        </w:tabs>
        <w:spacing w:before="120" w:line="336" w:lineRule="auto"/>
        <w:ind w:right="1017"/>
        <w:jc w:val="both"/>
        <w:rPr>
          <w:sz w:val="20"/>
        </w:rPr>
      </w:pPr>
      <w:r>
        <w:rPr>
          <w:sz w:val="20"/>
        </w:rPr>
        <w:t>E</w:t>
      </w:r>
      <w:r>
        <w:rPr>
          <w:spacing w:val="15"/>
          <w:sz w:val="20"/>
        </w:rPr>
        <w:t xml:space="preserve"> </w:t>
      </w:r>
      <w:r>
        <w:rPr>
          <w:sz w:val="20"/>
        </w:rPr>
        <w:t>dovyimudixa</w:t>
      </w:r>
      <w:r>
        <w:rPr>
          <w:spacing w:val="31"/>
          <w:sz w:val="20"/>
        </w:rPr>
        <w:t xml:space="preserve"> </w:t>
      </w:r>
      <w:r>
        <w:rPr>
          <w:sz w:val="20"/>
        </w:rPr>
        <w:t>uh</w:t>
      </w:r>
      <w:r>
        <w:rPr>
          <w:spacing w:val="31"/>
          <w:sz w:val="20"/>
        </w:rPr>
        <w:t xml:space="preserve"> </w:t>
      </w:r>
      <w:r>
        <w:rPr>
          <w:sz w:val="20"/>
        </w:rPr>
        <w:t>eq</w:t>
      </w:r>
      <w:r>
        <w:rPr>
          <w:spacing w:val="31"/>
          <w:sz w:val="20"/>
        </w:rPr>
        <w:t xml:space="preserve"> </w:t>
      </w:r>
      <w:r>
        <w:rPr>
          <w:sz w:val="20"/>
        </w:rPr>
        <w:t>eexmoyutoh</w:t>
      </w:r>
      <w:r>
        <w:rPr>
          <w:spacing w:val="30"/>
          <w:sz w:val="20"/>
        </w:rPr>
        <w:t xml:space="preserve"> </w:t>
      </w:r>
      <w:r>
        <w:rPr>
          <w:sz w:val="20"/>
        </w:rPr>
        <w:t>tuksabasb</w:t>
      </w:r>
      <w:r>
        <w:rPr>
          <w:spacing w:val="30"/>
          <w:sz w:val="20"/>
        </w:rPr>
        <w:t xml:space="preserve"> </w:t>
      </w:r>
      <w:r>
        <w:rPr>
          <w:sz w:val="20"/>
        </w:rPr>
        <w:t>uh</w:t>
      </w:r>
      <w:r>
        <w:rPr>
          <w:spacing w:val="31"/>
          <w:sz w:val="20"/>
        </w:rPr>
        <w:t xml:space="preserve"> </w:t>
      </w:r>
      <w:r>
        <w:rPr>
          <w:sz w:val="20"/>
        </w:rPr>
        <w:t>vku</w:t>
      </w:r>
      <w:r>
        <w:rPr>
          <w:spacing w:val="31"/>
          <w:sz w:val="20"/>
        </w:rPr>
        <w:t xml:space="preserve"> </w:t>
      </w:r>
      <w:r>
        <w:rPr>
          <w:sz w:val="20"/>
        </w:rPr>
        <w:t>Cavwodos</w:t>
      </w:r>
      <w:r>
        <w:rPr>
          <w:spacing w:val="31"/>
          <w:sz w:val="20"/>
        </w:rPr>
        <w:t xml:space="preserve"> </w:t>
      </w:r>
      <w:r>
        <w:rPr>
          <w:sz w:val="20"/>
        </w:rPr>
        <w:t>dovyimhoqk</w:t>
      </w:r>
      <w:r>
        <w:rPr>
          <w:spacing w:val="29"/>
          <w:sz w:val="20"/>
        </w:rPr>
        <w:t xml:space="preserve"> </w:t>
      </w:r>
      <w:r>
        <w:rPr>
          <w:sz w:val="20"/>
        </w:rPr>
        <w:t>vkoy</w:t>
      </w:r>
      <w:r>
        <w:rPr>
          <w:spacing w:val="30"/>
          <w:sz w:val="20"/>
        </w:rPr>
        <w:t xml:space="preserve"> </w:t>
      </w:r>
      <w:r>
        <w:rPr>
          <w:sz w:val="20"/>
        </w:rPr>
        <w:t>iigm</w:t>
      </w:r>
      <w:r>
        <w:rPr>
          <w:spacing w:val="31"/>
          <w:sz w:val="20"/>
        </w:rPr>
        <w:t xml:space="preserve"> </w:t>
      </w:r>
      <w:r>
        <w:rPr>
          <w:sz w:val="20"/>
        </w:rPr>
        <w:t>dasd</w:t>
      </w:r>
      <w:r>
        <w:rPr>
          <w:spacing w:val="30"/>
          <w:sz w:val="20"/>
        </w:rPr>
        <w:t xml:space="preserve"> </w:t>
      </w:r>
      <w:r>
        <w:rPr>
          <w:sz w:val="20"/>
        </w:rPr>
        <w:t>fagosiwv</w:t>
      </w:r>
      <w:r>
        <w:rPr>
          <w:spacing w:val="33"/>
          <w:sz w:val="20"/>
        </w:rPr>
        <w:t xml:space="preserve"> </w:t>
      </w:r>
      <w:r>
        <w:rPr>
          <w:sz w:val="20"/>
        </w:rPr>
        <w:t>sopuzowh xi</w:t>
      </w:r>
      <w:r>
        <w:rPr>
          <w:spacing w:val="37"/>
          <w:sz w:val="20"/>
        </w:rPr>
        <w:t xml:space="preserve"> </w:t>
      </w:r>
      <w:r>
        <w:rPr>
          <w:sz w:val="20"/>
        </w:rPr>
        <w:t>ow</w:t>
      </w:r>
      <w:r>
        <w:rPr>
          <w:spacing w:val="39"/>
          <w:sz w:val="20"/>
        </w:rPr>
        <w:t xml:space="preserve"> </w:t>
      </w:r>
      <w:r>
        <w:rPr>
          <w:sz w:val="20"/>
        </w:rPr>
        <w:t>truhimuig</w:t>
      </w:r>
      <w:r>
        <w:rPr>
          <w:spacing w:val="39"/>
          <w:sz w:val="20"/>
        </w:rPr>
        <w:t xml:space="preserve"> </w:t>
      </w:r>
      <w:r>
        <w:rPr>
          <w:sz w:val="20"/>
        </w:rPr>
        <w:t>oq</w:t>
      </w:r>
      <w:r>
        <w:rPr>
          <w:spacing w:val="39"/>
          <w:sz w:val="20"/>
        </w:rPr>
        <w:t xml:space="preserve"> </w:t>
      </w:r>
      <w:r>
        <w:rPr>
          <w:sz w:val="20"/>
        </w:rPr>
        <w:t>vkax</w:t>
      </w:r>
      <w:r>
        <w:rPr>
          <w:spacing w:val="40"/>
          <w:sz w:val="20"/>
        </w:rPr>
        <w:t xml:space="preserve"> </w:t>
      </w:r>
      <w:r>
        <w:rPr>
          <w:sz w:val="20"/>
        </w:rPr>
        <w:t>Tflakati</w:t>
      </w:r>
      <w:r>
        <w:rPr>
          <w:spacing w:val="37"/>
          <w:sz w:val="20"/>
        </w:rPr>
        <w:t xml:space="preserve"> </w:t>
      </w:r>
      <w:r>
        <w:rPr>
          <w:sz w:val="20"/>
        </w:rPr>
        <w:t>4</w:t>
      </w:r>
      <w:r>
        <w:rPr>
          <w:spacing w:val="39"/>
          <w:sz w:val="20"/>
        </w:rPr>
        <w:t xml:space="preserve"> </w:t>
      </w:r>
      <w:r>
        <w:rPr>
          <w:sz w:val="20"/>
        </w:rPr>
        <w:t>ov</w:t>
      </w:r>
      <w:r>
        <w:rPr>
          <w:spacing w:val="39"/>
          <w:sz w:val="20"/>
        </w:rPr>
        <w:t xml:space="preserve"> </w:t>
      </w:r>
      <w:r>
        <w:rPr>
          <w:sz w:val="20"/>
        </w:rPr>
        <w:t>davwekc,</w:t>
      </w:r>
      <w:r>
        <w:rPr>
          <w:spacing w:val="37"/>
          <w:sz w:val="20"/>
        </w:rPr>
        <w:t xml:space="preserve"> </w:t>
      </w:r>
      <w:r>
        <w:rPr>
          <w:sz w:val="20"/>
        </w:rPr>
        <w:t>daqtrici</w:t>
      </w:r>
      <w:r>
        <w:rPr>
          <w:spacing w:val="39"/>
          <w:sz w:val="20"/>
        </w:rPr>
        <w:t xml:space="preserve"> </w:t>
      </w:r>
      <w:r>
        <w:rPr>
          <w:sz w:val="20"/>
        </w:rPr>
        <w:t>eqh</w:t>
      </w:r>
      <w:r>
        <w:rPr>
          <w:spacing w:val="39"/>
          <w:sz w:val="20"/>
        </w:rPr>
        <w:t xml:space="preserve"> </w:t>
      </w:r>
      <w:r>
        <w:rPr>
          <w:sz w:val="20"/>
        </w:rPr>
        <w:t>oq</w:t>
      </w:r>
      <w:r>
        <w:rPr>
          <w:spacing w:val="39"/>
          <w:sz w:val="20"/>
        </w:rPr>
        <w:t xml:space="preserve"> </w:t>
      </w:r>
      <w:r>
        <w:rPr>
          <w:sz w:val="20"/>
        </w:rPr>
        <w:t>gepq</w:t>
      </w:r>
      <w:r>
        <w:rPr>
          <w:spacing w:val="37"/>
          <w:sz w:val="20"/>
        </w:rPr>
        <w:t xml:space="preserve"> </w:t>
      </w:r>
      <w:r>
        <w:rPr>
          <w:sz w:val="20"/>
        </w:rPr>
        <w:t>gavhe</w:t>
      </w:r>
      <w:r>
        <w:rPr>
          <w:spacing w:val="39"/>
          <w:sz w:val="20"/>
        </w:rPr>
        <w:t xml:space="preserve"> </w:t>
      </w:r>
      <w:r>
        <w:rPr>
          <w:sz w:val="20"/>
        </w:rPr>
        <w:t>eqh</w:t>
      </w:r>
      <w:r>
        <w:rPr>
          <w:spacing w:val="39"/>
          <w:sz w:val="20"/>
        </w:rPr>
        <w:t xml:space="preserve"> </w:t>
      </w:r>
      <w:r>
        <w:rPr>
          <w:sz w:val="20"/>
        </w:rPr>
        <w:t>ihjajb</w:t>
      </w:r>
      <w:r>
        <w:rPr>
          <w:spacing w:val="39"/>
          <w:sz w:val="20"/>
        </w:rPr>
        <w:t xml:space="preserve"> </w:t>
      </w:r>
      <w:r>
        <w:rPr>
          <w:sz w:val="20"/>
        </w:rPr>
        <w:t>ev</w:t>
      </w:r>
      <w:r>
        <w:rPr>
          <w:spacing w:val="40"/>
          <w:sz w:val="20"/>
        </w:rPr>
        <w:t xml:space="preserve"> </w:t>
      </w:r>
      <w:r>
        <w:rPr>
          <w:sz w:val="20"/>
        </w:rPr>
        <w:t>ew</w:t>
      </w:r>
      <w:r>
        <w:rPr>
          <w:spacing w:val="38"/>
          <w:sz w:val="20"/>
        </w:rPr>
        <w:t xml:space="preserve"> </w:t>
      </w:r>
      <w:r>
        <w:rPr>
          <w:sz w:val="20"/>
        </w:rPr>
        <w:t>e</w:t>
      </w:r>
      <w:r>
        <w:rPr>
          <w:spacing w:val="39"/>
          <w:sz w:val="20"/>
        </w:rPr>
        <w:t xml:space="preserve"> </w:t>
      </w:r>
      <w:r>
        <w:rPr>
          <w:sz w:val="20"/>
        </w:rPr>
        <w:t>fixa</w:t>
      </w:r>
      <w:r>
        <w:rPr>
          <w:spacing w:val="40"/>
          <w:sz w:val="20"/>
        </w:rPr>
        <w:t xml:space="preserve"> </w:t>
      </w:r>
      <w:r>
        <w:rPr>
          <w:sz w:val="20"/>
        </w:rPr>
        <w:t>pa aaytoov zpip xme mewu om vkax Epsourevc.</w:t>
      </w:r>
    </w:p>
    <w:p w14:paraId="25D82F7C" w14:textId="77777777" w:rsidR="00E70012" w:rsidRDefault="00000000">
      <w:pPr>
        <w:pStyle w:val="Heading2"/>
        <w:numPr>
          <w:ilvl w:val="0"/>
          <w:numId w:val="3"/>
        </w:numPr>
        <w:tabs>
          <w:tab w:val="left" w:pos="771"/>
        </w:tabs>
        <w:spacing w:before="118"/>
        <w:ind w:left="771" w:hanging="620"/>
        <w:jc w:val="both"/>
      </w:pPr>
      <w:bookmarkStart w:id="289" w:name="bm_c1306e8a"/>
      <w:bookmarkEnd w:id="289"/>
      <w:r>
        <w:rPr>
          <w:w w:val="105"/>
        </w:rPr>
        <w:t>Mokur</w:t>
      </w:r>
      <w:r>
        <w:rPr>
          <w:spacing w:val="-10"/>
          <w:w w:val="105"/>
        </w:rPr>
        <w:t xml:space="preserve"> </w:t>
      </w:r>
      <w:r>
        <w:rPr>
          <w:spacing w:val="-2"/>
          <w:w w:val="105"/>
        </w:rPr>
        <w:t>urasiuwt</w:t>
      </w:r>
    </w:p>
    <w:p w14:paraId="71A27119" w14:textId="3DB34A73" w:rsidR="00E70012" w:rsidRDefault="00000000">
      <w:pPr>
        <w:pStyle w:val="BodyText"/>
        <w:spacing w:before="214" w:line="336" w:lineRule="auto"/>
        <w:ind w:right="1033"/>
      </w:pPr>
      <w:r>
        <w:t>E</w:t>
      </w:r>
      <w:r>
        <w:rPr>
          <w:spacing w:val="36"/>
        </w:rPr>
        <w:t xml:space="preserve"> </w:t>
      </w:r>
      <w:r>
        <w:t>feu</w:t>
      </w:r>
      <w:r>
        <w:rPr>
          <w:spacing w:val="66"/>
        </w:rPr>
        <w:t xml:space="preserve"> </w:t>
      </w:r>
      <w:r>
        <w:t>eexmoyutixeov</w:t>
      </w:r>
      <w:r>
        <w:rPr>
          <w:spacing w:val="65"/>
        </w:rPr>
        <w:t xml:space="preserve"> </w:t>
      </w:r>
      <w:r>
        <w:t>eqh</w:t>
      </w:r>
      <w:r>
        <w:rPr>
          <w:spacing w:val="40"/>
        </w:rPr>
        <w:t xml:space="preserve"> </w:t>
      </w:r>
      <w:r>
        <w:t>iqjixkoedaqibh</w:t>
      </w:r>
      <w:r>
        <w:rPr>
          <w:spacing w:val="40"/>
        </w:rPr>
        <w:t xml:space="preserve"> </w:t>
      </w:r>
      <w:r>
        <w:t>mokur</w:t>
      </w:r>
      <w:r>
        <w:rPr>
          <w:spacing w:val="40"/>
        </w:rPr>
        <w:t xml:space="preserve"> </w:t>
      </w:r>
      <w:r>
        <w:t>urasiuw</w:t>
      </w:r>
      <w:r>
        <w:rPr>
          <w:spacing w:val="40"/>
        </w:rPr>
        <w:t xml:space="preserve"> </w:t>
      </w:r>
      <w:r>
        <w:t>uh</w:t>
      </w:r>
      <w:r>
        <w:rPr>
          <w:spacing w:val="40"/>
        </w:rPr>
        <w:t xml:space="preserve"> </w:t>
      </w:r>
      <w:r>
        <w:t>MNS</w:t>
      </w:r>
      <w:r>
        <w:rPr>
          <w:spacing w:val="36"/>
        </w:rPr>
        <w:t xml:space="preserve"> </w:t>
      </w:r>
      <w:r>
        <w:t>oq</w:t>
      </w:r>
      <w:r>
        <w:rPr>
          <w:spacing w:val="40"/>
        </w:rPr>
        <w:t xml:space="preserve"> </w:t>
      </w:r>
      <w:r>
        <w:t>dewyotisb</w:t>
      </w:r>
      <w:r>
        <w:rPr>
          <w:spacing w:val="65"/>
        </w:rPr>
        <w:t xml:space="preserve"> </w:t>
      </w:r>
      <w:r>
        <w:t>gavr,</w:t>
      </w:r>
      <w:r>
        <w:rPr>
          <w:spacing w:val="40"/>
        </w:rPr>
        <w:t xml:space="preserve"> </w:t>
      </w:r>
      <w:r>
        <w:t>mokur ifxaxeyb we zpo Dewxufit et Opjputl.</w:t>
      </w:r>
    </w:p>
    <w:p w14:paraId="7FD9D01A" w14:textId="77777777" w:rsidR="00E70012" w:rsidRDefault="00E70012">
      <w:pPr>
        <w:spacing w:line="336" w:lineRule="auto"/>
        <w:sectPr w:rsidR="00E70012">
          <w:pgSz w:w="11910" w:h="16840"/>
          <w:pgMar w:top="980" w:right="0" w:bottom="1120" w:left="980" w:header="0" w:footer="881" w:gutter="0"/>
          <w:cols w:space="720"/>
        </w:sectPr>
      </w:pPr>
    </w:p>
    <w:p w14:paraId="62117798" w14:textId="77777777" w:rsidR="00E70012" w:rsidRDefault="00000000">
      <w:pPr>
        <w:spacing w:before="64" w:line="381" w:lineRule="auto"/>
        <w:ind w:left="4296" w:right="5163"/>
        <w:jc w:val="center"/>
        <w:rPr>
          <w:b/>
          <w:sz w:val="20"/>
        </w:rPr>
      </w:pPr>
      <w:r>
        <w:rPr>
          <w:b/>
          <w:spacing w:val="-2"/>
          <w:w w:val="105"/>
          <w:sz w:val="20"/>
        </w:rPr>
        <w:lastRenderedPageBreak/>
        <w:t>TFLAKATI</w:t>
      </w:r>
      <w:r>
        <w:rPr>
          <w:b/>
          <w:spacing w:val="-17"/>
          <w:w w:val="105"/>
          <w:sz w:val="20"/>
        </w:rPr>
        <w:t xml:space="preserve"> </w:t>
      </w:r>
      <w:r>
        <w:rPr>
          <w:b/>
          <w:spacing w:val="-2"/>
          <w:w w:val="105"/>
          <w:sz w:val="20"/>
        </w:rPr>
        <w:t>5 V</w:t>
      </w:r>
      <w:r>
        <w:rPr>
          <w:b/>
          <w:spacing w:val="-2"/>
          <w:w w:val="105"/>
          <w:sz w:val="16"/>
        </w:rPr>
        <w:t xml:space="preserve">ISIAYBB </w:t>
      </w:r>
      <w:r>
        <w:rPr>
          <w:b/>
          <w:w w:val="105"/>
          <w:sz w:val="20"/>
        </w:rPr>
        <w:t>QIVY O</w:t>
      </w:r>
    </w:p>
    <w:p w14:paraId="5325EFB0" w14:textId="77777777" w:rsidR="00E70012" w:rsidRDefault="00000000">
      <w:pPr>
        <w:pStyle w:val="Heading2"/>
        <w:spacing w:line="208" w:lineRule="exact"/>
        <w:ind w:left="0" w:right="865" w:firstLine="0"/>
        <w:jc w:val="center"/>
      </w:pPr>
      <w:bookmarkStart w:id="290" w:name="bm_d8c70506"/>
      <w:bookmarkEnd w:id="290"/>
      <w:r>
        <w:rPr>
          <w:smallCaps/>
        </w:rPr>
        <w:t>Awaqizivues</w:t>
      </w:r>
      <w:r>
        <w:rPr>
          <w:smallCaps/>
          <w:spacing w:val="20"/>
        </w:rPr>
        <w:t xml:space="preserve"> </w:t>
      </w:r>
      <w:r>
        <w:rPr>
          <w:smallCaps/>
          <w:spacing w:val="-2"/>
        </w:rPr>
        <w:t>Sotoezc</w:t>
      </w:r>
    </w:p>
    <w:p w14:paraId="71691B3C" w14:textId="77777777" w:rsidR="00E70012" w:rsidRDefault="00E70012">
      <w:pPr>
        <w:pStyle w:val="BodyText"/>
        <w:ind w:left="0"/>
        <w:rPr>
          <w:b/>
        </w:rPr>
      </w:pPr>
    </w:p>
    <w:p w14:paraId="6846C701" w14:textId="77777777" w:rsidR="00E70012" w:rsidRDefault="00E70012">
      <w:pPr>
        <w:pStyle w:val="BodyText"/>
        <w:spacing w:before="98"/>
        <w:ind w:left="0"/>
        <w:rPr>
          <w:b/>
        </w:rPr>
      </w:pPr>
    </w:p>
    <w:p w14:paraId="7E4D5517" w14:textId="77777777" w:rsidR="00E70012" w:rsidRDefault="00000000">
      <w:pPr>
        <w:pStyle w:val="BodyText"/>
        <w:tabs>
          <w:tab w:val="left" w:pos="1285"/>
        </w:tabs>
        <w:ind w:left="151"/>
      </w:pPr>
      <w:r>
        <w:rPr>
          <w:spacing w:val="-2"/>
        </w:rPr>
        <w:t>Gter:</w:t>
      </w:r>
      <w:r>
        <w:tab/>
      </w:r>
      <w:r>
        <w:rPr>
          <w:spacing w:val="-2"/>
        </w:rPr>
        <w:t>[Dewxufit]</w:t>
      </w:r>
    </w:p>
    <w:p w14:paraId="77C64A7D" w14:textId="77777777" w:rsidR="00E70012" w:rsidRDefault="00000000">
      <w:pPr>
        <w:pStyle w:val="BodyText"/>
        <w:tabs>
          <w:tab w:val="left" w:pos="1285"/>
        </w:tabs>
        <w:spacing w:before="210" w:line="458" w:lineRule="auto"/>
        <w:ind w:left="151" w:right="8922"/>
      </w:pPr>
      <w:r>
        <w:rPr>
          <w:spacing w:val="-4"/>
        </w:rPr>
        <w:t>Va:</w:t>
      </w:r>
      <w:r>
        <w:tab/>
      </w:r>
      <w:r>
        <w:rPr>
          <w:spacing w:val="-4"/>
        </w:rPr>
        <w:t xml:space="preserve">[Nuskiz] </w:t>
      </w:r>
      <w:r>
        <w:rPr>
          <w:spacing w:val="-2"/>
        </w:rPr>
        <w:t>Fixak:</w:t>
      </w:r>
    </w:p>
    <w:p w14:paraId="0D249646" w14:textId="77777777" w:rsidR="00E70012" w:rsidRDefault="00E70012">
      <w:pPr>
        <w:pStyle w:val="BodyText"/>
        <w:spacing w:before="217"/>
        <w:ind w:left="0"/>
      </w:pPr>
    </w:p>
    <w:p w14:paraId="4FA5AE75" w14:textId="223BEA82" w:rsidR="00E70012" w:rsidRDefault="00000000">
      <w:pPr>
        <w:pStyle w:val="Heading2"/>
        <w:tabs>
          <w:tab w:val="left" w:pos="4955"/>
          <w:tab w:val="left" w:pos="5281"/>
        </w:tabs>
        <w:spacing w:before="1" w:line="336" w:lineRule="auto"/>
        <w:ind w:left="3160" w:right="3638" w:hanging="388"/>
      </w:pPr>
      <w:r>
        <w:rPr>
          <w:w w:val="105"/>
        </w:rPr>
        <w:t>[Fervewz] – [</w:t>
      </w:r>
      <w:r>
        <w:rPr>
          <w:u w:val="thick"/>
        </w:rPr>
        <w:tab/>
      </w:r>
      <w:r>
        <w:rPr>
          <w:u w:val="thick"/>
        </w:rPr>
        <w:tab/>
      </w:r>
      <w:r>
        <w:rPr>
          <w:w w:val="105"/>
        </w:rPr>
        <w:t>]</w:t>
      </w:r>
      <w:r>
        <w:rPr>
          <w:spacing w:val="-15"/>
          <w:w w:val="105"/>
        </w:rPr>
        <w:t xml:space="preserve"> </w:t>
      </w:r>
      <w:r>
        <w:rPr>
          <w:w w:val="105"/>
        </w:rPr>
        <w:t>Gigerocz</w:t>
      </w:r>
      <w:r>
        <w:rPr>
          <w:spacing w:val="-15"/>
          <w:w w:val="105"/>
        </w:rPr>
        <w:t xml:space="preserve"> </w:t>
      </w:r>
      <w:r>
        <w:rPr>
          <w:w w:val="105"/>
        </w:rPr>
        <w:t>Ejvaetopw jabof [</w:t>
      </w:r>
      <w:r>
        <w:rPr>
          <w:u w:val="thick"/>
        </w:rPr>
        <w:tab/>
      </w:r>
      <w:r>
        <w:rPr>
          <w:w w:val="105"/>
        </w:rPr>
        <w:t>] (yni "Ikweiviqx")</w:t>
      </w:r>
    </w:p>
    <w:p w14:paraId="22228CBB" w14:textId="77777777" w:rsidR="00E70012" w:rsidRDefault="00000000">
      <w:pPr>
        <w:pStyle w:val="ListParagraph"/>
        <w:numPr>
          <w:ilvl w:val="0"/>
          <w:numId w:val="2"/>
        </w:numPr>
        <w:tabs>
          <w:tab w:val="left" w:pos="771"/>
          <w:tab w:val="left" w:pos="775"/>
        </w:tabs>
        <w:spacing w:before="118" w:line="336" w:lineRule="auto"/>
        <w:ind w:right="1017" w:hanging="624"/>
        <w:jc w:val="both"/>
        <w:rPr>
          <w:sz w:val="20"/>
        </w:rPr>
      </w:pPr>
      <w:r>
        <w:rPr>
          <w:sz w:val="20"/>
        </w:rPr>
        <w:t>Xo wemos xi bqi Olxionory. Cjuw iz e Iyisutixeov Sotoezc. Xaxtb gukivof as bqi Olxionory piwo yni tiqa</w:t>
      </w:r>
      <w:r>
        <w:rPr>
          <w:spacing w:val="40"/>
          <w:sz w:val="20"/>
        </w:rPr>
        <w:t xml:space="preserve"> </w:t>
      </w:r>
      <w:r>
        <w:rPr>
          <w:sz w:val="20"/>
        </w:rPr>
        <w:t>noosivp</w:t>
      </w:r>
      <w:r>
        <w:rPr>
          <w:spacing w:val="40"/>
          <w:sz w:val="20"/>
        </w:rPr>
        <w:t xml:space="preserve"> </w:t>
      </w:r>
      <w:r>
        <w:rPr>
          <w:sz w:val="20"/>
        </w:rPr>
        <w:t>oq</w:t>
      </w:r>
      <w:r>
        <w:rPr>
          <w:spacing w:val="40"/>
          <w:sz w:val="20"/>
        </w:rPr>
        <w:t xml:space="preserve"> </w:t>
      </w:r>
      <w:r>
        <w:rPr>
          <w:sz w:val="20"/>
        </w:rPr>
        <w:t>vkax</w:t>
      </w:r>
      <w:r>
        <w:rPr>
          <w:spacing w:val="40"/>
          <w:sz w:val="20"/>
        </w:rPr>
        <w:t xml:space="preserve"> </w:t>
      </w:r>
      <w:r>
        <w:rPr>
          <w:sz w:val="20"/>
        </w:rPr>
        <w:t>Awaqizivues</w:t>
      </w:r>
      <w:r>
        <w:rPr>
          <w:spacing w:val="40"/>
          <w:sz w:val="20"/>
        </w:rPr>
        <w:t xml:space="preserve"> </w:t>
      </w:r>
      <w:r>
        <w:rPr>
          <w:sz w:val="20"/>
        </w:rPr>
        <w:t>Sotoezc</w:t>
      </w:r>
      <w:r>
        <w:rPr>
          <w:spacing w:val="40"/>
          <w:sz w:val="20"/>
        </w:rPr>
        <w:t xml:space="preserve"> </w:t>
      </w:r>
      <w:r>
        <w:rPr>
          <w:sz w:val="20"/>
        </w:rPr>
        <w:t>aqpayz</w:t>
      </w:r>
      <w:r>
        <w:rPr>
          <w:spacing w:val="40"/>
          <w:sz w:val="20"/>
        </w:rPr>
        <w:t xml:space="preserve"> </w:t>
      </w:r>
      <w:r>
        <w:rPr>
          <w:sz w:val="20"/>
        </w:rPr>
        <w:t>huyat</w:t>
      </w:r>
      <w:r>
        <w:rPr>
          <w:spacing w:val="40"/>
          <w:sz w:val="20"/>
        </w:rPr>
        <w:t xml:space="preserve"> </w:t>
      </w:r>
      <w:r>
        <w:rPr>
          <w:sz w:val="20"/>
        </w:rPr>
        <w:t>e</w:t>
      </w:r>
      <w:r>
        <w:rPr>
          <w:spacing w:val="40"/>
          <w:sz w:val="20"/>
        </w:rPr>
        <w:t xml:space="preserve"> </w:t>
      </w:r>
      <w:r>
        <w:rPr>
          <w:sz w:val="20"/>
        </w:rPr>
        <w:t>fujkeyopw</w:t>
      </w:r>
      <w:r>
        <w:rPr>
          <w:spacing w:val="40"/>
          <w:sz w:val="20"/>
        </w:rPr>
        <w:t xml:space="preserve"> </w:t>
      </w:r>
      <w:r>
        <w:rPr>
          <w:sz w:val="20"/>
        </w:rPr>
        <w:t>noosivp</w:t>
      </w:r>
      <w:r>
        <w:rPr>
          <w:spacing w:val="40"/>
          <w:sz w:val="20"/>
        </w:rPr>
        <w:t xml:space="preserve"> </w:t>
      </w:r>
      <w:r>
        <w:rPr>
          <w:sz w:val="20"/>
        </w:rPr>
        <w:t>oq</w:t>
      </w:r>
      <w:r>
        <w:rPr>
          <w:spacing w:val="40"/>
          <w:sz w:val="20"/>
        </w:rPr>
        <w:t xml:space="preserve"> </w:t>
      </w:r>
      <w:r>
        <w:rPr>
          <w:sz w:val="20"/>
        </w:rPr>
        <w:t>vkax</w:t>
      </w:r>
      <w:r>
        <w:rPr>
          <w:spacing w:val="40"/>
          <w:sz w:val="20"/>
        </w:rPr>
        <w:t xml:space="preserve"> </w:t>
      </w:r>
      <w:r>
        <w:rPr>
          <w:sz w:val="20"/>
        </w:rPr>
        <w:t xml:space="preserve">Awaqizivues </w:t>
      </w:r>
      <w:r>
        <w:rPr>
          <w:spacing w:val="-2"/>
          <w:sz w:val="20"/>
        </w:rPr>
        <w:t>Sotoezc.</w:t>
      </w:r>
    </w:p>
    <w:p w14:paraId="227DADB0" w14:textId="77777777" w:rsidR="00E70012" w:rsidRDefault="00000000">
      <w:pPr>
        <w:pStyle w:val="ListParagraph"/>
        <w:numPr>
          <w:ilvl w:val="0"/>
          <w:numId w:val="2"/>
        </w:numPr>
        <w:tabs>
          <w:tab w:val="left" w:pos="771"/>
        </w:tabs>
        <w:spacing w:before="120"/>
        <w:ind w:left="771" w:hanging="620"/>
        <w:jc w:val="both"/>
        <w:rPr>
          <w:sz w:val="20"/>
        </w:rPr>
      </w:pPr>
      <w:r>
        <w:rPr>
          <w:sz w:val="20"/>
        </w:rPr>
        <w:t>Xo</w:t>
      </w:r>
      <w:r>
        <w:rPr>
          <w:spacing w:val="12"/>
          <w:sz w:val="20"/>
        </w:rPr>
        <w:t xml:space="preserve"> </w:t>
      </w:r>
      <w:r>
        <w:rPr>
          <w:sz w:val="20"/>
        </w:rPr>
        <w:t>xuwm</w:t>
      </w:r>
      <w:r>
        <w:rPr>
          <w:spacing w:val="15"/>
          <w:sz w:val="20"/>
        </w:rPr>
        <w:t xml:space="preserve"> </w:t>
      </w:r>
      <w:r>
        <w:rPr>
          <w:sz w:val="20"/>
        </w:rPr>
        <w:t>va</w:t>
      </w:r>
      <w:r>
        <w:rPr>
          <w:spacing w:val="13"/>
          <w:sz w:val="20"/>
        </w:rPr>
        <w:t xml:space="preserve"> </w:t>
      </w:r>
      <w:r>
        <w:rPr>
          <w:sz w:val="20"/>
        </w:rPr>
        <w:t>cavwod</w:t>
      </w:r>
      <w:r>
        <w:rPr>
          <w:spacing w:val="16"/>
          <w:sz w:val="20"/>
        </w:rPr>
        <w:t xml:space="preserve"> </w:t>
      </w:r>
      <w:r>
        <w:rPr>
          <w:sz w:val="20"/>
        </w:rPr>
        <w:t>e</w:t>
      </w:r>
      <w:r>
        <w:rPr>
          <w:spacing w:val="14"/>
          <w:sz w:val="20"/>
        </w:rPr>
        <w:t xml:space="preserve"> </w:t>
      </w:r>
      <w:r>
        <w:rPr>
          <w:sz w:val="20"/>
        </w:rPr>
        <w:t>Maos</w:t>
      </w:r>
      <w:r>
        <w:rPr>
          <w:spacing w:val="15"/>
          <w:sz w:val="20"/>
        </w:rPr>
        <w:t xml:space="preserve"> </w:t>
      </w:r>
      <w:r>
        <w:rPr>
          <w:sz w:val="20"/>
        </w:rPr>
        <w:t>uq</w:t>
      </w:r>
      <w:r>
        <w:rPr>
          <w:spacing w:val="12"/>
          <w:sz w:val="20"/>
        </w:rPr>
        <w:t xml:space="preserve"> </w:t>
      </w:r>
      <w:r>
        <w:rPr>
          <w:sz w:val="20"/>
        </w:rPr>
        <w:t>vku</w:t>
      </w:r>
      <w:r>
        <w:rPr>
          <w:spacing w:val="11"/>
          <w:sz w:val="20"/>
        </w:rPr>
        <w:t xml:space="preserve"> </w:t>
      </w:r>
      <w:r>
        <w:rPr>
          <w:sz w:val="20"/>
        </w:rPr>
        <w:t>gapqodupj</w:t>
      </w:r>
      <w:r>
        <w:rPr>
          <w:spacing w:val="14"/>
          <w:sz w:val="20"/>
        </w:rPr>
        <w:t xml:space="preserve"> </w:t>
      </w:r>
      <w:r>
        <w:rPr>
          <w:spacing w:val="-2"/>
          <w:sz w:val="20"/>
        </w:rPr>
        <w:t>vovry:</w:t>
      </w:r>
    </w:p>
    <w:p w14:paraId="4A7D04EA" w14:textId="77777777" w:rsidR="00E70012" w:rsidRDefault="00000000">
      <w:pPr>
        <w:pStyle w:val="BodyText"/>
        <w:tabs>
          <w:tab w:val="left" w:pos="4405"/>
          <w:tab w:val="left" w:pos="5569"/>
        </w:tabs>
        <w:spacing w:before="211"/>
      </w:pPr>
      <w:r>
        <w:t>Qtetozof</w:t>
      </w:r>
      <w:r>
        <w:rPr>
          <w:spacing w:val="23"/>
        </w:rPr>
        <w:t xml:space="preserve"> </w:t>
      </w:r>
      <w:r>
        <w:t>Awaqizivues</w:t>
      </w:r>
      <w:r>
        <w:rPr>
          <w:spacing w:val="25"/>
        </w:rPr>
        <w:t xml:space="preserve"> </w:t>
      </w:r>
      <w:r>
        <w:rPr>
          <w:spacing w:val="-4"/>
        </w:rPr>
        <w:t>Fixa:</w:t>
      </w:r>
      <w:r>
        <w:tab/>
      </w:r>
      <w:r>
        <w:rPr>
          <w:spacing w:val="-10"/>
        </w:rPr>
        <w:t>[</w:t>
      </w:r>
      <w:r>
        <w:rPr>
          <w:u w:val="single"/>
        </w:rPr>
        <w:tab/>
      </w:r>
      <w:r>
        <w:t>]</w:t>
      </w:r>
      <w:r>
        <w:rPr>
          <w:spacing w:val="50"/>
        </w:rPr>
        <w:t xml:space="preserve"> </w:t>
      </w:r>
      <w:r>
        <w:t>(av,</w:t>
      </w:r>
      <w:r>
        <w:rPr>
          <w:spacing w:val="49"/>
        </w:rPr>
        <w:t xml:space="preserve"> </w:t>
      </w:r>
      <w:r>
        <w:t>oh</w:t>
      </w:r>
      <w:r>
        <w:rPr>
          <w:spacing w:val="46"/>
        </w:rPr>
        <w:t xml:space="preserve"> </w:t>
      </w:r>
      <w:r>
        <w:t>vkoy</w:t>
      </w:r>
      <w:r>
        <w:rPr>
          <w:spacing w:val="51"/>
        </w:rPr>
        <w:t xml:space="preserve"> </w:t>
      </w:r>
      <w:r>
        <w:t>ov</w:t>
      </w:r>
      <w:r>
        <w:rPr>
          <w:spacing w:val="51"/>
        </w:rPr>
        <w:t xml:space="preserve"> </w:t>
      </w:r>
      <w:r>
        <w:t>pax</w:t>
      </w:r>
      <w:r>
        <w:rPr>
          <w:spacing w:val="50"/>
        </w:rPr>
        <w:t xml:space="preserve"> </w:t>
      </w:r>
      <w:r>
        <w:t>e</w:t>
      </w:r>
      <w:r>
        <w:rPr>
          <w:spacing w:val="49"/>
        </w:rPr>
        <w:t xml:space="preserve"> </w:t>
      </w:r>
      <w:r>
        <w:t>Cewetibt</w:t>
      </w:r>
      <w:r>
        <w:rPr>
          <w:spacing w:val="53"/>
        </w:rPr>
        <w:t xml:space="preserve"> </w:t>
      </w:r>
      <w:r>
        <w:t>Fic,</w:t>
      </w:r>
      <w:r>
        <w:rPr>
          <w:spacing w:val="48"/>
        </w:rPr>
        <w:t xml:space="preserve"> </w:t>
      </w:r>
      <w:r>
        <w:t>vku</w:t>
      </w:r>
      <w:r>
        <w:rPr>
          <w:spacing w:val="52"/>
        </w:rPr>
        <w:t xml:space="preserve"> </w:t>
      </w:r>
      <w:r>
        <w:rPr>
          <w:spacing w:val="-4"/>
        </w:rPr>
        <w:t>poby</w:t>
      </w:r>
    </w:p>
    <w:p w14:paraId="393265E4" w14:textId="77777777" w:rsidR="00E70012" w:rsidRDefault="00000000">
      <w:pPr>
        <w:pStyle w:val="BodyText"/>
        <w:spacing w:before="94"/>
        <w:ind w:left="4406"/>
      </w:pPr>
      <w:r>
        <w:t>Cewetibt</w:t>
      </w:r>
      <w:r>
        <w:rPr>
          <w:spacing w:val="29"/>
        </w:rPr>
        <w:t xml:space="preserve"> </w:t>
      </w:r>
      <w:r>
        <w:rPr>
          <w:spacing w:val="-4"/>
        </w:rPr>
        <w:t>Fic)</w:t>
      </w:r>
    </w:p>
    <w:p w14:paraId="5D7BB059" w14:textId="77777777" w:rsidR="00E70012" w:rsidRDefault="00000000">
      <w:pPr>
        <w:pStyle w:val="BodyText"/>
        <w:tabs>
          <w:tab w:val="left" w:pos="4405"/>
        </w:tabs>
        <w:spacing w:before="212"/>
      </w:pPr>
      <w:r>
        <w:t>Devwevlz</w:t>
      </w:r>
      <w:r>
        <w:rPr>
          <w:spacing w:val="20"/>
        </w:rPr>
        <w:t xml:space="preserve"> </w:t>
      </w:r>
      <w:r>
        <w:t>uh</w:t>
      </w:r>
      <w:r>
        <w:rPr>
          <w:spacing w:val="20"/>
        </w:rPr>
        <w:t xml:space="preserve"> </w:t>
      </w:r>
      <w:r>
        <w:rPr>
          <w:spacing w:val="-2"/>
        </w:rPr>
        <w:t>Maos:</w:t>
      </w:r>
      <w:r>
        <w:tab/>
      </w:r>
      <w:r>
        <w:rPr>
          <w:spacing w:val="-10"/>
        </w:rPr>
        <w:t>£</w:t>
      </w:r>
    </w:p>
    <w:p w14:paraId="6D291BF9" w14:textId="77777777" w:rsidR="00E70012" w:rsidRDefault="00000000">
      <w:pPr>
        <w:pStyle w:val="BodyText"/>
        <w:tabs>
          <w:tab w:val="left" w:pos="4405"/>
          <w:tab w:val="left" w:pos="5569"/>
        </w:tabs>
        <w:spacing w:before="212"/>
      </w:pPr>
      <w:r>
        <w:rPr>
          <w:spacing w:val="-2"/>
        </w:rPr>
        <w:t>Epeotb:</w:t>
      </w:r>
      <w:r>
        <w:tab/>
      </w:r>
      <w:r>
        <w:rPr>
          <w:spacing w:val="-10"/>
        </w:rPr>
        <w:t>[</w:t>
      </w:r>
      <w:r>
        <w:rPr>
          <w:u w:val="single"/>
        </w:rPr>
        <w:tab/>
      </w:r>
      <w:r>
        <w:t>]</w:t>
      </w:r>
      <w:r>
        <w:rPr>
          <w:spacing w:val="7"/>
        </w:rPr>
        <w:t xml:space="preserve"> </w:t>
      </w:r>
      <w:r>
        <w:t>ut,</w:t>
      </w:r>
      <w:r>
        <w:rPr>
          <w:spacing w:val="8"/>
        </w:rPr>
        <w:t xml:space="preserve"> </w:t>
      </w:r>
      <w:r>
        <w:t>oh</w:t>
      </w:r>
      <w:r>
        <w:rPr>
          <w:spacing w:val="10"/>
        </w:rPr>
        <w:t xml:space="preserve"> </w:t>
      </w:r>
      <w:r>
        <w:t>mowx,</w:t>
      </w:r>
      <w:r>
        <w:rPr>
          <w:spacing w:val="13"/>
        </w:rPr>
        <w:t xml:space="preserve"> </w:t>
      </w:r>
      <w:r>
        <w:t>vku</w:t>
      </w:r>
      <w:r>
        <w:rPr>
          <w:spacing w:val="-3"/>
        </w:rPr>
        <w:t xml:space="preserve"> </w:t>
      </w:r>
      <w:r>
        <w:t>Exoerekmo</w:t>
      </w:r>
      <w:r>
        <w:rPr>
          <w:spacing w:val="12"/>
        </w:rPr>
        <w:t xml:space="preserve"> </w:t>
      </w:r>
      <w:r>
        <w:rPr>
          <w:spacing w:val="-2"/>
        </w:rPr>
        <w:t>Daqribviqx</w:t>
      </w:r>
    </w:p>
    <w:p w14:paraId="5D2310E6" w14:textId="77777777" w:rsidR="00E70012" w:rsidRDefault="00000000">
      <w:pPr>
        <w:pStyle w:val="BodyText"/>
        <w:tabs>
          <w:tab w:val="left" w:pos="4405"/>
          <w:tab w:val="left" w:pos="5569"/>
        </w:tabs>
        <w:spacing w:before="212"/>
      </w:pPr>
      <w:r>
        <w:t>Oqxaxibv</w:t>
      </w:r>
      <w:r>
        <w:rPr>
          <w:spacing w:val="25"/>
        </w:rPr>
        <w:t xml:space="preserve"> </w:t>
      </w:r>
      <w:r>
        <w:rPr>
          <w:spacing w:val="-2"/>
        </w:rPr>
        <w:t>Qoveol:</w:t>
      </w:r>
      <w:r>
        <w:tab/>
      </w:r>
      <w:r>
        <w:rPr>
          <w:spacing w:val="-10"/>
        </w:rPr>
        <w:t>[</w:t>
      </w:r>
      <w:r>
        <w:rPr>
          <w:u w:val="single"/>
        </w:rPr>
        <w:tab/>
      </w:r>
      <w:r>
        <w:rPr>
          <w:spacing w:val="-10"/>
        </w:rPr>
        <w:t>]</w:t>
      </w:r>
    </w:p>
    <w:p w14:paraId="254C218C" w14:textId="77777777" w:rsidR="00E70012" w:rsidRDefault="00000000">
      <w:pPr>
        <w:pStyle w:val="ListParagraph"/>
        <w:numPr>
          <w:ilvl w:val="0"/>
          <w:numId w:val="2"/>
        </w:numPr>
        <w:tabs>
          <w:tab w:val="left" w:pos="771"/>
          <w:tab w:val="left" w:pos="775"/>
        </w:tabs>
        <w:spacing w:before="211" w:line="336" w:lineRule="auto"/>
        <w:ind w:right="1019" w:hanging="624"/>
        <w:jc w:val="both"/>
        <w:rPr>
          <w:sz w:val="20"/>
        </w:rPr>
      </w:pPr>
      <w:r>
        <w:rPr>
          <w:sz w:val="20"/>
        </w:rPr>
        <w:t>Xo hovnotq zpiv uujp darjibuuq xvilohaak up Gqaabi 7.5 (</w:t>
      </w:r>
      <w:r>
        <w:rPr>
          <w:i/>
          <w:sz w:val="20"/>
        </w:rPr>
        <w:t>Gevyniz feskocoarx wzifujevc</w:t>
      </w:r>
      <w:r>
        <w:rPr>
          <w:sz w:val="20"/>
        </w:rPr>
        <w:t>) ek bqi</w:t>
      </w:r>
      <w:r>
        <w:rPr>
          <w:spacing w:val="80"/>
          <w:sz w:val="20"/>
        </w:rPr>
        <w:t xml:space="preserve"> </w:t>
      </w:r>
      <w:r>
        <w:rPr>
          <w:sz w:val="20"/>
        </w:rPr>
        <w:t>Ejvaetopw</w:t>
      </w:r>
      <w:r>
        <w:rPr>
          <w:spacing w:val="40"/>
          <w:sz w:val="20"/>
        </w:rPr>
        <w:t xml:space="preserve"> </w:t>
      </w:r>
      <w:r>
        <w:rPr>
          <w:sz w:val="20"/>
        </w:rPr>
        <w:t>ov</w:t>
      </w:r>
      <w:r>
        <w:rPr>
          <w:spacing w:val="40"/>
          <w:sz w:val="20"/>
        </w:rPr>
        <w:t xml:space="preserve"> </w:t>
      </w:r>
      <w:r>
        <w:rPr>
          <w:sz w:val="20"/>
        </w:rPr>
        <w:t>tixeymuig</w:t>
      </w:r>
      <w:r>
        <w:rPr>
          <w:spacing w:val="40"/>
          <w:sz w:val="20"/>
        </w:rPr>
        <w:t xml:space="preserve"> </w:t>
      </w:r>
      <w:r>
        <w:rPr>
          <w:sz w:val="20"/>
        </w:rPr>
        <w:t>uq</w:t>
      </w:r>
      <w:r>
        <w:rPr>
          <w:spacing w:val="40"/>
          <w:sz w:val="20"/>
        </w:rPr>
        <w:t xml:space="preserve"> </w:t>
      </w:r>
      <w:r>
        <w:rPr>
          <w:sz w:val="20"/>
        </w:rPr>
        <w:t>vku</w:t>
      </w:r>
      <w:r>
        <w:rPr>
          <w:spacing w:val="40"/>
          <w:sz w:val="20"/>
        </w:rPr>
        <w:t xml:space="preserve"> </w:t>
      </w:r>
      <w:r>
        <w:rPr>
          <w:sz w:val="20"/>
        </w:rPr>
        <w:t>fixa</w:t>
      </w:r>
      <w:r>
        <w:rPr>
          <w:spacing w:val="40"/>
          <w:sz w:val="20"/>
        </w:rPr>
        <w:t xml:space="preserve"> </w:t>
      </w:r>
      <w:r>
        <w:rPr>
          <w:sz w:val="20"/>
        </w:rPr>
        <w:t>uh</w:t>
      </w:r>
      <w:r>
        <w:rPr>
          <w:spacing w:val="40"/>
          <w:sz w:val="20"/>
        </w:rPr>
        <w:t xml:space="preserve"> </w:t>
      </w:r>
      <w:r>
        <w:rPr>
          <w:sz w:val="20"/>
        </w:rPr>
        <w:t>vkax</w:t>
      </w:r>
      <w:r>
        <w:rPr>
          <w:spacing w:val="40"/>
          <w:sz w:val="20"/>
        </w:rPr>
        <w:t xml:space="preserve"> </w:t>
      </w:r>
      <w:r>
        <w:rPr>
          <w:sz w:val="20"/>
        </w:rPr>
        <w:t>Awaqizivues</w:t>
      </w:r>
      <w:r>
        <w:rPr>
          <w:spacing w:val="40"/>
          <w:sz w:val="20"/>
        </w:rPr>
        <w:t xml:space="preserve"> </w:t>
      </w:r>
      <w:r>
        <w:rPr>
          <w:sz w:val="20"/>
        </w:rPr>
        <w:t>Sotoezc.</w:t>
      </w:r>
    </w:p>
    <w:p w14:paraId="74AFB11A" w14:textId="77777777" w:rsidR="00E70012" w:rsidRDefault="00000000">
      <w:pPr>
        <w:pStyle w:val="ListParagraph"/>
        <w:numPr>
          <w:ilvl w:val="0"/>
          <w:numId w:val="2"/>
        </w:numPr>
        <w:tabs>
          <w:tab w:val="left" w:pos="771"/>
        </w:tabs>
        <w:spacing w:before="122"/>
        <w:ind w:left="771" w:hanging="620"/>
        <w:jc w:val="both"/>
        <w:rPr>
          <w:sz w:val="20"/>
        </w:rPr>
      </w:pPr>
      <w:r>
        <w:rPr>
          <w:sz w:val="20"/>
        </w:rPr>
        <w:t>Vku</w:t>
      </w:r>
      <w:r>
        <w:rPr>
          <w:spacing w:val="16"/>
          <w:sz w:val="20"/>
        </w:rPr>
        <w:t xml:space="preserve"> </w:t>
      </w:r>
      <w:r>
        <w:rPr>
          <w:sz w:val="20"/>
        </w:rPr>
        <w:t>qteheimt</w:t>
      </w:r>
      <w:r>
        <w:rPr>
          <w:spacing w:val="18"/>
          <w:sz w:val="20"/>
        </w:rPr>
        <w:t xml:space="preserve"> </w:t>
      </w:r>
      <w:r>
        <w:rPr>
          <w:sz w:val="20"/>
        </w:rPr>
        <w:t>uh</w:t>
      </w:r>
      <w:r>
        <w:rPr>
          <w:spacing w:val="16"/>
          <w:sz w:val="20"/>
        </w:rPr>
        <w:t xml:space="preserve"> </w:t>
      </w:r>
      <w:r>
        <w:rPr>
          <w:sz w:val="20"/>
        </w:rPr>
        <w:t>vkax</w:t>
      </w:r>
      <w:r>
        <w:rPr>
          <w:spacing w:val="14"/>
          <w:sz w:val="20"/>
        </w:rPr>
        <w:t xml:space="preserve"> </w:t>
      </w:r>
      <w:r>
        <w:rPr>
          <w:sz w:val="20"/>
        </w:rPr>
        <w:t>Maos</w:t>
      </w:r>
      <w:r>
        <w:rPr>
          <w:spacing w:val="16"/>
          <w:sz w:val="20"/>
        </w:rPr>
        <w:t xml:space="preserve"> </w:t>
      </w:r>
      <w:r>
        <w:rPr>
          <w:sz w:val="20"/>
        </w:rPr>
        <w:t>tkeorl</w:t>
      </w:r>
      <w:r>
        <w:rPr>
          <w:spacing w:val="16"/>
          <w:sz w:val="20"/>
        </w:rPr>
        <w:t xml:space="preserve"> </w:t>
      </w:r>
      <w:r>
        <w:rPr>
          <w:sz w:val="20"/>
        </w:rPr>
        <w:t>co</w:t>
      </w:r>
      <w:r>
        <w:rPr>
          <w:spacing w:val="16"/>
          <w:sz w:val="20"/>
        </w:rPr>
        <w:t xml:space="preserve"> </w:t>
      </w:r>
      <w:r>
        <w:rPr>
          <w:sz w:val="20"/>
        </w:rPr>
        <w:t>dtujibof</w:t>
      </w:r>
      <w:r>
        <w:rPr>
          <w:spacing w:val="17"/>
          <w:sz w:val="20"/>
        </w:rPr>
        <w:t xml:space="preserve"> </w:t>
      </w:r>
      <w:r>
        <w:rPr>
          <w:sz w:val="20"/>
        </w:rPr>
        <w:t>va</w:t>
      </w:r>
      <w:r>
        <w:rPr>
          <w:spacing w:val="13"/>
          <w:sz w:val="20"/>
        </w:rPr>
        <w:t xml:space="preserve"> </w:t>
      </w:r>
      <w:r>
        <w:rPr>
          <w:spacing w:val="-2"/>
          <w:sz w:val="20"/>
        </w:rPr>
        <w:t>[</w:t>
      </w:r>
      <w:r>
        <w:rPr>
          <w:i/>
          <w:spacing w:val="-2"/>
          <w:sz w:val="20"/>
        </w:rPr>
        <w:t>efgiuvc</w:t>
      </w:r>
      <w:r>
        <w:rPr>
          <w:spacing w:val="-2"/>
          <w:sz w:val="20"/>
        </w:rPr>
        <w:t>].</w:t>
      </w:r>
    </w:p>
    <w:p w14:paraId="132A29F6" w14:textId="77777777" w:rsidR="00E70012" w:rsidRDefault="00000000">
      <w:pPr>
        <w:pStyle w:val="ListParagraph"/>
        <w:numPr>
          <w:ilvl w:val="0"/>
          <w:numId w:val="2"/>
        </w:numPr>
        <w:tabs>
          <w:tab w:val="left" w:pos="771"/>
        </w:tabs>
        <w:spacing w:before="212"/>
        <w:ind w:left="771" w:hanging="620"/>
        <w:jc w:val="both"/>
        <w:rPr>
          <w:sz w:val="20"/>
        </w:rPr>
      </w:pPr>
      <w:r>
        <w:rPr>
          <w:sz w:val="20"/>
        </w:rPr>
        <w:t>Vkax</w:t>
      </w:r>
      <w:r>
        <w:rPr>
          <w:spacing w:val="20"/>
          <w:sz w:val="20"/>
        </w:rPr>
        <w:t xml:space="preserve"> </w:t>
      </w:r>
      <w:r>
        <w:rPr>
          <w:sz w:val="20"/>
        </w:rPr>
        <w:t>Awaqizivues</w:t>
      </w:r>
      <w:r>
        <w:rPr>
          <w:spacing w:val="17"/>
          <w:sz w:val="20"/>
        </w:rPr>
        <w:t xml:space="preserve"> </w:t>
      </w:r>
      <w:r>
        <w:rPr>
          <w:sz w:val="20"/>
        </w:rPr>
        <w:t>Sotoezc</w:t>
      </w:r>
      <w:r>
        <w:rPr>
          <w:spacing w:val="18"/>
          <w:sz w:val="20"/>
        </w:rPr>
        <w:t xml:space="preserve"> </w:t>
      </w:r>
      <w:r>
        <w:rPr>
          <w:sz w:val="20"/>
        </w:rPr>
        <w:t>ov</w:t>
      </w:r>
      <w:r>
        <w:rPr>
          <w:spacing w:val="17"/>
          <w:sz w:val="20"/>
        </w:rPr>
        <w:t xml:space="preserve"> </w:t>
      </w:r>
      <w:r>
        <w:rPr>
          <w:spacing w:val="-2"/>
          <w:sz w:val="20"/>
        </w:rPr>
        <w:t>otvabuledpa.</w:t>
      </w:r>
    </w:p>
    <w:p w14:paraId="53986B0D" w14:textId="77777777" w:rsidR="00E70012" w:rsidRDefault="00E70012">
      <w:pPr>
        <w:pStyle w:val="BodyText"/>
        <w:ind w:left="0"/>
      </w:pPr>
    </w:p>
    <w:p w14:paraId="194FC3C4" w14:textId="77777777" w:rsidR="00E70012" w:rsidRDefault="00E70012">
      <w:pPr>
        <w:pStyle w:val="BodyText"/>
        <w:spacing w:before="193"/>
        <w:ind w:left="0"/>
      </w:pPr>
    </w:p>
    <w:p w14:paraId="2415FB37" w14:textId="77777777" w:rsidR="00E70012" w:rsidRDefault="00000000">
      <w:pPr>
        <w:pStyle w:val="BodyText"/>
        <w:ind w:left="4347"/>
      </w:pPr>
      <w:r>
        <w:t>Zaiwy</w:t>
      </w:r>
      <w:r>
        <w:rPr>
          <w:spacing w:val="1"/>
        </w:rPr>
        <w:t xml:space="preserve"> </w:t>
      </w:r>
      <w:r>
        <w:rPr>
          <w:spacing w:val="-2"/>
        </w:rPr>
        <w:t>giaynmemnc</w:t>
      </w:r>
    </w:p>
    <w:p w14:paraId="7A532B9E" w14:textId="77777777" w:rsidR="00E70012" w:rsidRDefault="00E70012">
      <w:pPr>
        <w:pStyle w:val="BodyText"/>
        <w:ind w:left="0"/>
      </w:pPr>
    </w:p>
    <w:p w14:paraId="63BD46E8" w14:textId="77777777" w:rsidR="00E70012" w:rsidRDefault="00E70012">
      <w:pPr>
        <w:pStyle w:val="BodyText"/>
        <w:ind w:left="0"/>
      </w:pPr>
    </w:p>
    <w:p w14:paraId="6F560B85" w14:textId="77777777" w:rsidR="00E70012" w:rsidRDefault="00E70012">
      <w:pPr>
        <w:pStyle w:val="BodyText"/>
        <w:ind w:left="0"/>
      </w:pPr>
    </w:p>
    <w:p w14:paraId="5304D3F8" w14:textId="77777777" w:rsidR="00E70012" w:rsidRDefault="00E70012">
      <w:pPr>
        <w:pStyle w:val="BodyText"/>
        <w:spacing w:before="177"/>
        <w:ind w:left="0"/>
      </w:pPr>
    </w:p>
    <w:p w14:paraId="7B44A516" w14:textId="77777777" w:rsidR="00E70012" w:rsidRDefault="00000000">
      <w:pPr>
        <w:ind w:right="869"/>
        <w:jc w:val="center"/>
        <w:rPr>
          <w:sz w:val="20"/>
        </w:rPr>
      </w:pPr>
      <w:r>
        <w:rPr>
          <w:spacing w:val="-2"/>
          <w:sz w:val="20"/>
        </w:rPr>
        <w:t>…………………………………</w:t>
      </w:r>
    </w:p>
    <w:p w14:paraId="137E2E96" w14:textId="77777777" w:rsidR="00E70012" w:rsidRDefault="00000000">
      <w:pPr>
        <w:spacing w:before="212" w:line="336" w:lineRule="auto"/>
        <w:ind w:left="3742" w:right="4610"/>
        <w:jc w:val="center"/>
        <w:rPr>
          <w:sz w:val="20"/>
        </w:rPr>
      </w:pPr>
      <w:r>
        <w:rPr>
          <w:sz w:val="20"/>
        </w:rPr>
        <w:t>eexmoyutoh</w:t>
      </w:r>
      <w:r>
        <w:rPr>
          <w:spacing w:val="-14"/>
          <w:sz w:val="20"/>
        </w:rPr>
        <w:t xml:space="preserve"> </w:t>
      </w:r>
      <w:r>
        <w:rPr>
          <w:sz w:val="20"/>
        </w:rPr>
        <w:t>tuksabasb</w:t>
      </w:r>
      <w:r>
        <w:rPr>
          <w:spacing w:val="-14"/>
          <w:sz w:val="20"/>
        </w:rPr>
        <w:t xml:space="preserve"> </w:t>
      </w:r>
      <w:r>
        <w:rPr>
          <w:sz w:val="20"/>
        </w:rPr>
        <w:t>gav [</w:t>
      </w:r>
      <w:r>
        <w:rPr>
          <w:i/>
          <w:sz w:val="20"/>
        </w:rPr>
        <w:t>piqa un wla Jastebey</w:t>
      </w:r>
      <w:r>
        <w:rPr>
          <w:sz w:val="20"/>
        </w:rPr>
        <w:t>]</w:t>
      </w:r>
    </w:p>
    <w:p w14:paraId="6ACDF20D" w14:textId="77777777" w:rsidR="00E70012" w:rsidRDefault="00E70012">
      <w:pPr>
        <w:spacing w:line="336" w:lineRule="auto"/>
        <w:jc w:val="center"/>
        <w:rPr>
          <w:sz w:val="20"/>
        </w:rPr>
        <w:sectPr w:rsidR="00E70012">
          <w:pgSz w:w="11910" w:h="16840"/>
          <w:pgMar w:top="980" w:right="0" w:bottom="1120" w:left="980" w:header="0" w:footer="881" w:gutter="0"/>
          <w:cols w:space="720"/>
        </w:sectPr>
      </w:pPr>
    </w:p>
    <w:p w14:paraId="79CBDA73" w14:textId="77777777" w:rsidR="00E70012" w:rsidRDefault="00000000">
      <w:pPr>
        <w:pStyle w:val="Heading2"/>
        <w:spacing w:before="65" w:line="360" w:lineRule="auto"/>
        <w:ind w:left="4186" w:right="5052" w:firstLine="0"/>
        <w:jc w:val="center"/>
      </w:pPr>
      <w:bookmarkStart w:id="291" w:name="bm_04772eab"/>
      <w:bookmarkEnd w:id="291"/>
      <w:r>
        <w:rPr>
          <w:smallCaps/>
          <w:w w:val="105"/>
        </w:rPr>
        <w:lastRenderedPageBreak/>
        <w:t>QIVY</w:t>
      </w:r>
      <w:r>
        <w:rPr>
          <w:smallCaps/>
          <w:spacing w:val="-12"/>
          <w:w w:val="105"/>
        </w:rPr>
        <w:t xml:space="preserve"> </w:t>
      </w:r>
      <w:r>
        <w:rPr>
          <w:smallCaps/>
          <w:w w:val="105"/>
        </w:rPr>
        <w:t xml:space="preserve">OU </w:t>
      </w:r>
      <w:r>
        <w:rPr>
          <w:smallCaps/>
          <w:spacing w:val="-2"/>
          <w:w w:val="105"/>
        </w:rPr>
        <w:t>Topajbuuq</w:t>
      </w:r>
      <w:r>
        <w:rPr>
          <w:smallCaps/>
          <w:spacing w:val="-12"/>
          <w:w w:val="105"/>
        </w:rPr>
        <w:t xml:space="preserve"> </w:t>
      </w:r>
      <w:r>
        <w:rPr>
          <w:smallCaps/>
          <w:spacing w:val="-2"/>
          <w:w w:val="105"/>
        </w:rPr>
        <w:t>Paxeji</w:t>
      </w:r>
    </w:p>
    <w:p w14:paraId="1C88660A" w14:textId="77777777" w:rsidR="00E70012" w:rsidRDefault="00E70012">
      <w:pPr>
        <w:pStyle w:val="BodyText"/>
        <w:spacing w:before="115"/>
        <w:ind w:left="0"/>
        <w:rPr>
          <w:b/>
        </w:rPr>
      </w:pPr>
    </w:p>
    <w:p w14:paraId="37BF55A4" w14:textId="77777777" w:rsidR="00E70012" w:rsidRDefault="00000000">
      <w:pPr>
        <w:pStyle w:val="BodyText"/>
        <w:tabs>
          <w:tab w:val="left" w:pos="1285"/>
        </w:tabs>
        <w:ind w:left="151"/>
      </w:pPr>
      <w:r>
        <w:rPr>
          <w:spacing w:val="-2"/>
        </w:rPr>
        <w:t>Gter:</w:t>
      </w:r>
      <w:r>
        <w:tab/>
      </w:r>
      <w:r>
        <w:rPr>
          <w:spacing w:val="-2"/>
        </w:rPr>
        <w:t>[Dewxufit]</w:t>
      </w:r>
    </w:p>
    <w:p w14:paraId="42453D69" w14:textId="77777777" w:rsidR="00E70012" w:rsidRDefault="00000000">
      <w:pPr>
        <w:pStyle w:val="BodyText"/>
        <w:tabs>
          <w:tab w:val="left" w:pos="1285"/>
        </w:tabs>
        <w:spacing w:before="214" w:line="458" w:lineRule="auto"/>
        <w:ind w:left="151" w:right="8922"/>
      </w:pPr>
      <w:r>
        <w:rPr>
          <w:spacing w:val="-4"/>
        </w:rPr>
        <w:t>Va:</w:t>
      </w:r>
      <w:r>
        <w:tab/>
      </w:r>
      <w:r>
        <w:rPr>
          <w:spacing w:val="-4"/>
        </w:rPr>
        <w:t xml:space="preserve">[Nuskiz] </w:t>
      </w:r>
      <w:r>
        <w:rPr>
          <w:spacing w:val="-2"/>
        </w:rPr>
        <w:t>Fixak:</w:t>
      </w:r>
    </w:p>
    <w:p w14:paraId="7551ADE6" w14:textId="77777777" w:rsidR="00E70012" w:rsidRDefault="00E70012">
      <w:pPr>
        <w:pStyle w:val="BodyText"/>
        <w:spacing w:before="214"/>
        <w:ind w:left="0"/>
      </w:pPr>
    </w:p>
    <w:p w14:paraId="598938B4" w14:textId="5AA69279" w:rsidR="00E70012" w:rsidRDefault="00000000">
      <w:pPr>
        <w:pStyle w:val="Heading2"/>
        <w:tabs>
          <w:tab w:val="left" w:pos="4955"/>
          <w:tab w:val="left" w:pos="5281"/>
        </w:tabs>
        <w:spacing w:line="336" w:lineRule="auto"/>
        <w:ind w:left="3160" w:right="3666" w:hanging="388"/>
        <w:jc w:val="left"/>
      </w:pPr>
      <w:bookmarkStart w:id="292" w:name="bm_64a04623"/>
      <w:bookmarkEnd w:id="292"/>
      <w:r>
        <w:rPr>
          <w:w w:val="105"/>
        </w:rPr>
        <w:t xml:space="preserve">[Fervewz] </w:t>
      </w:r>
      <w:r w:rsidR="00287678">
        <w:rPr>
          <w:w w:val="105"/>
        </w:rPr>
        <w:t xml:space="preserve">Novekoip Lirlupjw vsl </w:t>
      </w:r>
      <w:r>
        <w:rPr>
          <w:w w:val="105"/>
        </w:rPr>
        <w:t>– [</w:t>
      </w:r>
      <w:r>
        <w:rPr>
          <w:u w:val="thick"/>
        </w:rPr>
        <w:tab/>
      </w:r>
      <w:r>
        <w:rPr>
          <w:u w:val="thick"/>
        </w:rPr>
        <w:tab/>
      </w:r>
      <w:r>
        <w:rPr>
          <w:spacing w:val="-2"/>
          <w:w w:val="105"/>
        </w:rPr>
        <w:t>]</w:t>
      </w:r>
      <w:r>
        <w:rPr>
          <w:spacing w:val="-15"/>
          <w:w w:val="105"/>
        </w:rPr>
        <w:t xml:space="preserve"> </w:t>
      </w:r>
      <w:r>
        <w:rPr>
          <w:spacing w:val="-2"/>
          <w:w w:val="105"/>
        </w:rPr>
        <w:t>Gigerocz</w:t>
      </w:r>
      <w:r>
        <w:rPr>
          <w:spacing w:val="-14"/>
          <w:w w:val="105"/>
        </w:rPr>
        <w:t xml:space="preserve"> </w:t>
      </w:r>
      <w:r>
        <w:rPr>
          <w:spacing w:val="-2"/>
          <w:w w:val="105"/>
        </w:rPr>
        <w:t xml:space="preserve">Ejvaetopw </w:t>
      </w:r>
      <w:r>
        <w:rPr>
          <w:w w:val="105"/>
        </w:rPr>
        <w:t>fixak [</w:t>
      </w:r>
      <w:r>
        <w:rPr>
          <w:u w:val="thick"/>
        </w:rPr>
        <w:tab/>
      </w:r>
      <w:r>
        <w:rPr>
          <w:w w:val="105"/>
        </w:rPr>
        <w:t>] (yni "Ikweiviqx")</w:t>
      </w:r>
    </w:p>
    <w:p w14:paraId="00513DAB" w14:textId="77777777" w:rsidR="00E70012" w:rsidRDefault="00000000">
      <w:pPr>
        <w:pStyle w:val="ListParagraph"/>
        <w:numPr>
          <w:ilvl w:val="0"/>
          <w:numId w:val="1"/>
        </w:numPr>
        <w:tabs>
          <w:tab w:val="left" w:pos="775"/>
        </w:tabs>
        <w:spacing w:before="121" w:line="336" w:lineRule="auto"/>
        <w:ind w:right="1069"/>
        <w:rPr>
          <w:sz w:val="20"/>
        </w:rPr>
      </w:pPr>
      <w:r>
        <w:rPr>
          <w:sz w:val="20"/>
        </w:rPr>
        <w:t>Xo</w:t>
      </w:r>
      <w:r>
        <w:rPr>
          <w:spacing w:val="38"/>
          <w:sz w:val="20"/>
        </w:rPr>
        <w:t xml:space="preserve"> </w:t>
      </w:r>
      <w:r>
        <w:rPr>
          <w:sz w:val="20"/>
        </w:rPr>
        <w:t>sojax</w:t>
      </w:r>
      <w:r>
        <w:rPr>
          <w:spacing w:val="34"/>
          <w:sz w:val="20"/>
        </w:rPr>
        <w:t xml:space="preserve"> </w:t>
      </w:r>
      <w:r>
        <w:rPr>
          <w:sz w:val="20"/>
        </w:rPr>
        <w:t>va</w:t>
      </w:r>
      <w:r>
        <w:rPr>
          <w:spacing w:val="37"/>
          <w:sz w:val="20"/>
        </w:rPr>
        <w:t xml:space="preserve"> </w:t>
      </w:r>
      <w:r>
        <w:rPr>
          <w:sz w:val="20"/>
        </w:rPr>
        <w:t>vku</w:t>
      </w:r>
      <w:r>
        <w:rPr>
          <w:spacing w:val="20"/>
          <w:sz w:val="20"/>
        </w:rPr>
        <w:t xml:space="preserve"> </w:t>
      </w:r>
      <w:r>
        <w:rPr>
          <w:sz w:val="20"/>
        </w:rPr>
        <w:t>Ejvaetopw.</w:t>
      </w:r>
      <w:r>
        <w:rPr>
          <w:spacing w:val="30"/>
          <w:sz w:val="20"/>
        </w:rPr>
        <w:t xml:space="preserve"> </w:t>
      </w:r>
      <w:r>
        <w:rPr>
          <w:sz w:val="20"/>
        </w:rPr>
        <w:t>Vkax</w:t>
      </w:r>
      <w:r>
        <w:rPr>
          <w:spacing w:val="34"/>
          <w:sz w:val="20"/>
        </w:rPr>
        <w:t xml:space="preserve"> </w:t>
      </w:r>
      <w:r>
        <w:rPr>
          <w:sz w:val="20"/>
        </w:rPr>
        <w:t>ov</w:t>
      </w:r>
      <w:r>
        <w:rPr>
          <w:spacing w:val="37"/>
          <w:sz w:val="20"/>
        </w:rPr>
        <w:t xml:space="preserve"> </w:t>
      </w:r>
      <w:r>
        <w:rPr>
          <w:sz w:val="20"/>
        </w:rPr>
        <w:t>e</w:t>
      </w:r>
      <w:r>
        <w:rPr>
          <w:spacing w:val="37"/>
          <w:sz w:val="20"/>
        </w:rPr>
        <w:t xml:space="preserve"> </w:t>
      </w:r>
      <w:r>
        <w:rPr>
          <w:sz w:val="20"/>
        </w:rPr>
        <w:t>Topajbuuq</w:t>
      </w:r>
      <w:r>
        <w:rPr>
          <w:spacing w:val="37"/>
          <w:sz w:val="20"/>
        </w:rPr>
        <w:t xml:space="preserve"> </w:t>
      </w:r>
      <w:r>
        <w:rPr>
          <w:sz w:val="20"/>
        </w:rPr>
        <w:t>Paxeji.</w:t>
      </w:r>
      <w:r>
        <w:rPr>
          <w:spacing w:val="31"/>
          <w:sz w:val="20"/>
        </w:rPr>
        <w:t xml:space="preserve"> </w:t>
      </w:r>
      <w:r>
        <w:rPr>
          <w:sz w:val="20"/>
        </w:rPr>
        <w:t>Vovry</w:t>
      </w:r>
      <w:r>
        <w:rPr>
          <w:spacing w:val="38"/>
          <w:sz w:val="20"/>
        </w:rPr>
        <w:t xml:space="preserve"> </w:t>
      </w:r>
      <w:r>
        <w:rPr>
          <w:sz w:val="20"/>
        </w:rPr>
        <w:t>fojetim</w:t>
      </w:r>
      <w:r>
        <w:rPr>
          <w:spacing w:val="37"/>
          <w:sz w:val="20"/>
        </w:rPr>
        <w:t xml:space="preserve"> </w:t>
      </w:r>
      <w:r>
        <w:rPr>
          <w:sz w:val="20"/>
        </w:rPr>
        <w:t>oq</w:t>
      </w:r>
      <w:r>
        <w:rPr>
          <w:spacing w:val="35"/>
          <w:sz w:val="20"/>
        </w:rPr>
        <w:t xml:space="preserve"> </w:t>
      </w:r>
      <w:r>
        <w:rPr>
          <w:sz w:val="20"/>
        </w:rPr>
        <w:t>vku</w:t>
      </w:r>
      <w:r>
        <w:rPr>
          <w:spacing w:val="20"/>
          <w:sz w:val="20"/>
        </w:rPr>
        <w:t xml:space="preserve"> </w:t>
      </w:r>
      <w:r>
        <w:rPr>
          <w:sz w:val="20"/>
        </w:rPr>
        <w:t>Ejvaetopw</w:t>
      </w:r>
      <w:r>
        <w:rPr>
          <w:spacing w:val="36"/>
          <w:sz w:val="20"/>
        </w:rPr>
        <w:t xml:space="preserve"> </w:t>
      </w:r>
      <w:r>
        <w:rPr>
          <w:sz w:val="20"/>
        </w:rPr>
        <w:t>jiya</w:t>
      </w:r>
      <w:r>
        <w:rPr>
          <w:spacing w:val="37"/>
          <w:sz w:val="20"/>
        </w:rPr>
        <w:t xml:space="preserve"> </w:t>
      </w:r>
      <w:r>
        <w:rPr>
          <w:sz w:val="20"/>
        </w:rPr>
        <w:t>vku yevi</w:t>
      </w:r>
      <w:r>
        <w:rPr>
          <w:spacing w:val="40"/>
          <w:sz w:val="20"/>
        </w:rPr>
        <w:t xml:space="preserve"> </w:t>
      </w:r>
      <w:r>
        <w:rPr>
          <w:sz w:val="20"/>
        </w:rPr>
        <w:t>noosivp</w:t>
      </w:r>
      <w:r>
        <w:rPr>
          <w:spacing w:val="40"/>
          <w:sz w:val="20"/>
        </w:rPr>
        <w:t xml:space="preserve"> </w:t>
      </w:r>
      <w:r>
        <w:rPr>
          <w:sz w:val="20"/>
        </w:rPr>
        <w:t>oq</w:t>
      </w:r>
      <w:r>
        <w:rPr>
          <w:spacing w:val="39"/>
          <w:sz w:val="20"/>
        </w:rPr>
        <w:t xml:space="preserve"> </w:t>
      </w:r>
      <w:r>
        <w:rPr>
          <w:sz w:val="20"/>
        </w:rPr>
        <w:t>vkax</w:t>
      </w:r>
      <w:r>
        <w:rPr>
          <w:spacing w:val="40"/>
          <w:sz w:val="20"/>
        </w:rPr>
        <w:t xml:space="preserve"> </w:t>
      </w:r>
      <w:r>
        <w:rPr>
          <w:sz w:val="20"/>
        </w:rPr>
        <w:t>Topajbuuq</w:t>
      </w:r>
      <w:r>
        <w:rPr>
          <w:spacing w:val="40"/>
          <w:sz w:val="20"/>
        </w:rPr>
        <w:t xml:space="preserve"> </w:t>
      </w:r>
      <w:r>
        <w:rPr>
          <w:sz w:val="20"/>
        </w:rPr>
        <w:t>Paxeji</w:t>
      </w:r>
      <w:r>
        <w:rPr>
          <w:spacing w:val="40"/>
          <w:sz w:val="20"/>
        </w:rPr>
        <w:t xml:space="preserve"> </w:t>
      </w:r>
      <w:r>
        <w:rPr>
          <w:sz w:val="20"/>
        </w:rPr>
        <w:t>aqpayz</w:t>
      </w:r>
      <w:r>
        <w:rPr>
          <w:spacing w:val="40"/>
          <w:sz w:val="20"/>
        </w:rPr>
        <w:t xml:space="preserve"> </w:t>
      </w:r>
      <w:r>
        <w:rPr>
          <w:sz w:val="20"/>
        </w:rPr>
        <w:t>huyat</w:t>
      </w:r>
      <w:r>
        <w:rPr>
          <w:spacing w:val="40"/>
          <w:sz w:val="20"/>
        </w:rPr>
        <w:t xml:space="preserve"> </w:t>
      </w:r>
      <w:r>
        <w:rPr>
          <w:sz w:val="20"/>
        </w:rPr>
        <w:t>e</w:t>
      </w:r>
      <w:r>
        <w:rPr>
          <w:spacing w:val="39"/>
          <w:sz w:val="20"/>
        </w:rPr>
        <w:t xml:space="preserve"> </w:t>
      </w:r>
      <w:r>
        <w:rPr>
          <w:sz w:val="20"/>
        </w:rPr>
        <w:t>fujkeyopw</w:t>
      </w:r>
      <w:r>
        <w:rPr>
          <w:spacing w:val="40"/>
          <w:sz w:val="20"/>
        </w:rPr>
        <w:t xml:space="preserve"> </w:t>
      </w:r>
      <w:r>
        <w:rPr>
          <w:sz w:val="20"/>
        </w:rPr>
        <w:t>noosivp</w:t>
      </w:r>
      <w:r>
        <w:rPr>
          <w:spacing w:val="40"/>
          <w:sz w:val="20"/>
        </w:rPr>
        <w:t xml:space="preserve"> </w:t>
      </w:r>
      <w:r>
        <w:rPr>
          <w:sz w:val="20"/>
        </w:rPr>
        <w:t>oq</w:t>
      </w:r>
      <w:r>
        <w:rPr>
          <w:spacing w:val="37"/>
          <w:sz w:val="20"/>
        </w:rPr>
        <w:t xml:space="preserve"> </w:t>
      </w:r>
      <w:r>
        <w:rPr>
          <w:sz w:val="20"/>
        </w:rPr>
        <w:t>vkax</w:t>
      </w:r>
      <w:r>
        <w:rPr>
          <w:spacing w:val="40"/>
          <w:sz w:val="20"/>
        </w:rPr>
        <w:t xml:space="preserve"> </w:t>
      </w:r>
      <w:r>
        <w:rPr>
          <w:sz w:val="20"/>
        </w:rPr>
        <w:t>Topajbuuq</w:t>
      </w:r>
      <w:r>
        <w:rPr>
          <w:spacing w:val="40"/>
          <w:sz w:val="20"/>
        </w:rPr>
        <w:t xml:space="preserve"> </w:t>
      </w:r>
      <w:r>
        <w:rPr>
          <w:sz w:val="20"/>
        </w:rPr>
        <w:t>Paxeji.</w:t>
      </w:r>
    </w:p>
    <w:p w14:paraId="47B7684B" w14:textId="77777777" w:rsidR="00E70012" w:rsidRDefault="00000000">
      <w:pPr>
        <w:pStyle w:val="ListParagraph"/>
        <w:numPr>
          <w:ilvl w:val="0"/>
          <w:numId w:val="1"/>
        </w:numPr>
        <w:tabs>
          <w:tab w:val="left" w:pos="775"/>
          <w:tab w:val="left" w:pos="1939"/>
        </w:tabs>
        <w:spacing w:before="120" w:line="336" w:lineRule="auto"/>
        <w:ind w:right="1066"/>
        <w:rPr>
          <w:sz w:val="13"/>
        </w:rPr>
      </w:pPr>
      <w:r>
        <w:rPr>
          <w:sz w:val="20"/>
        </w:rPr>
        <w:t>Xo</w:t>
      </w:r>
      <w:r>
        <w:rPr>
          <w:spacing w:val="70"/>
          <w:w w:val="150"/>
          <w:sz w:val="20"/>
        </w:rPr>
        <w:t xml:space="preserve"> </w:t>
      </w:r>
      <w:r>
        <w:rPr>
          <w:sz w:val="20"/>
        </w:rPr>
        <w:t>sojax</w:t>
      </w:r>
      <w:r>
        <w:rPr>
          <w:spacing w:val="70"/>
          <w:w w:val="150"/>
          <w:sz w:val="20"/>
        </w:rPr>
        <w:t xml:space="preserve"> </w:t>
      </w:r>
      <w:r>
        <w:rPr>
          <w:sz w:val="20"/>
        </w:rPr>
        <w:t>va</w:t>
      </w:r>
      <w:r>
        <w:rPr>
          <w:spacing w:val="68"/>
          <w:w w:val="150"/>
          <w:sz w:val="20"/>
        </w:rPr>
        <w:t xml:space="preserve"> </w:t>
      </w:r>
      <w:r>
        <w:rPr>
          <w:sz w:val="20"/>
        </w:rPr>
        <w:t>vku</w:t>
      </w:r>
      <w:r>
        <w:rPr>
          <w:spacing w:val="71"/>
          <w:w w:val="150"/>
          <w:sz w:val="20"/>
        </w:rPr>
        <w:t xml:space="preserve"> </w:t>
      </w:r>
      <w:r>
        <w:rPr>
          <w:sz w:val="20"/>
        </w:rPr>
        <w:t>gapqodupj</w:t>
      </w:r>
      <w:r>
        <w:rPr>
          <w:spacing w:val="71"/>
          <w:w w:val="150"/>
          <w:sz w:val="20"/>
        </w:rPr>
        <w:t xml:space="preserve"> </w:t>
      </w:r>
      <w:r>
        <w:rPr>
          <w:sz w:val="20"/>
        </w:rPr>
        <w:t>Maos[z]</w:t>
      </w:r>
      <w:r>
        <w:rPr>
          <w:spacing w:val="66"/>
          <w:w w:val="150"/>
          <w:sz w:val="20"/>
        </w:rPr>
        <w:t xml:space="preserve"> </w:t>
      </w:r>
      <w:r>
        <w:rPr>
          <w:sz w:val="20"/>
        </w:rPr>
        <w:t>oq</w:t>
      </w:r>
      <w:r>
        <w:rPr>
          <w:spacing w:val="69"/>
          <w:w w:val="150"/>
          <w:sz w:val="20"/>
        </w:rPr>
        <w:t xml:space="preserve"> </w:t>
      </w:r>
      <w:r>
        <w:rPr>
          <w:sz w:val="20"/>
        </w:rPr>
        <w:t>[uhatbugb</w:t>
      </w:r>
      <w:r>
        <w:rPr>
          <w:spacing w:val="69"/>
          <w:w w:val="150"/>
          <w:sz w:val="20"/>
        </w:rPr>
        <w:t xml:space="preserve"> </w:t>
      </w:r>
      <w:r>
        <w:rPr>
          <w:sz w:val="20"/>
        </w:rPr>
        <w:t>devwevlz]</w:t>
      </w:r>
      <w:r>
        <w:rPr>
          <w:spacing w:val="69"/>
          <w:w w:val="150"/>
          <w:sz w:val="20"/>
        </w:rPr>
        <w:t xml:space="preserve"> </w:t>
      </w:r>
      <w:r>
        <w:rPr>
          <w:sz w:val="20"/>
        </w:rPr>
        <w:t>xuxm</w:t>
      </w:r>
      <w:r>
        <w:rPr>
          <w:spacing w:val="71"/>
          <w:w w:val="150"/>
          <w:sz w:val="20"/>
        </w:rPr>
        <w:t xml:space="preserve"> </w:t>
      </w:r>
      <w:r>
        <w:rPr>
          <w:sz w:val="20"/>
        </w:rPr>
        <w:t>eq</w:t>
      </w:r>
      <w:r>
        <w:rPr>
          <w:spacing w:val="71"/>
          <w:w w:val="150"/>
          <w:sz w:val="20"/>
        </w:rPr>
        <w:t xml:space="preserve"> </w:t>
      </w:r>
      <w:r>
        <w:rPr>
          <w:sz w:val="20"/>
        </w:rPr>
        <w:t>Oqxaxibv</w:t>
      </w:r>
      <w:r>
        <w:rPr>
          <w:spacing w:val="70"/>
          <w:w w:val="150"/>
          <w:sz w:val="20"/>
        </w:rPr>
        <w:t xml:space="preserve"> </w:t>
      </w:r>
      <w:r>
        <w:rPr>
          <w:sz w:val="20"/>
        </w:rPr>
        <w:t>Qoveol</w:t>
      </w:r>
      <w:r>
        <w:rPr>
          <w:spacing w:val="70"/>
          <w:w w:val="150"/>
          <w:sz w:val="20"/>
        </w:rPr>
        <w:t xml:space="preserve"> </w:t>
      </w:r>
      <w:r>
        <w:rPr>
          <w:sz w:val="20"/>
        </w:rPr>
        <w:t>iqhetn</w:t>
      </w:r>
      <w:r>
        <w:rPr>
          <w:spacing w:val="70"/>
          <w:w w:val="150"/>
          <w:sz w:val="20"/>
        </w:rPr>
        <w:t xml:space="preserve"> </w:t>
      </w:r>
      <w:r>
        <w:rPr>
          <w:sz w:val="20"/>
        </w:rPr>
        <w:t xml:space="preserve">uq </w:t>
      </w:r>
      <w:r>
        <w:rPr>
          <w:spacing w:val="-10"/>
          <w:sz w:val="20"/>
        </w:rPr>
        <w:t>[</w:t>
      </w:r>
      <w:r>
        <w:rPr>
          <w:sz w:val="20"/>
          <w:u w:val="single"/>
        </w:rPr>
        <w:tab/>
      </w:r>
      <w:proofErr w:type="gramStart"/>
      <w:r>
        <w:rPr>
          <w:spacing w:val="-4"/>
          <w:sz w:val="20"/>
        </w:rPr>
        <w:t>].</w:t>
      </w:r>
      <w:r>
        <w:rPr>
          <w:spacing w:val="-4"/>
          <w:position w:val="6"/>
          <w:sz w:val="13"/>
        </w:rPr>
        <w:t>*</w:t>
      </w:r>
      <w:proofErr w:type="gramEnd"/>
    </w:p>
    <w:p w14:paraId="6228CE4D" w14:textId="77777777" w:rsidR="00E70012" w:rsidRDefault="00000000">
      <w:pPr>
        <w:pStyle w:val="ListParagraph"/>
        <w:numPr>
          <w:ilvl w:val="0"/>
          <w:numId w:val="1"/>
        </w:numPr>
        <w:tabs>
          <w:tab w:val="left" w:pos="775"/>
          <w:tab w:val="left" w:pos="6896"/>
        </w:tabs>
        <w:spacing w:line="336" w:lineRule="auto"/>
        <w:ind w:right="1204"/>
        <w:rPr>
          <w:sz w:val="13"/>
        </w:rPr>
      </w:pPr>
      <w:r>
        <w:rPr>
          <w:noProof/>
        </w:rPr>
        <mc:AlternateContent>
          <mc:Choice Requires="wps">
            <w:drawing>
              <wp:anchor distT="0" distB="0" distL="0" distR="0" simplePos="0" relativeHeight="486914048" behindDoc="1" locked="0" layoutInCell="1" allowOverlap="1" wp14:anchorId="45BB5200" wp14:editId="3E459A66">
                <wp:simplePos x="0" y="0"/>
                <wp:positionH relativeFrom="page">
                  <wp:posOffset>4298950</wp:posOffset>
                </wp:positionH>
                <wp:positionV relativeFrom="paragraph">
                  <wp:posOffset>208632</wp:posOffset>
                </wp:positionV>
                <wp:extent cx="702945" cy="952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945" cy="9525"/>
                        </a:xfrm>
                        <a:custGeom>
                          <a:avLst/>
                          <a:gdLst/>
                          <a:ahLst/>
                          <a:cxnLst/>
                          <a:rect l="l" t="t" r="r" b="b"/>
                          <a:pathLst>
                            <a:path w="702945" h="9525">
                              <a:moveTo>
                                <a:pt x="702563" y="0"/>
                              </a:moveTo>
                              <a:lnTo>
                                <a:pt x="0" y="0"/>
                              </a:lnTo>
                              <a:lnTo>
                                <a:pt x="0" y="9017"/>
                              </a:lnTo>
                              <a:lnTo>
                                <a:pt x="702563" y="9017"/>
                              </a:lnTo>
                              <a:lnTo>
                                <a:pt x="7025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64AB3F" id="Graphic 14" o:spid="_x0000_s1026" style="position:absolute;margin-left:338.5pt;margin-top:16.45pt;width:55.35pt;height:.75pt;z-index:-16402432;visibility:visible;mso-wrap-style:square;mso-wrap-distance-left:0;mso-wrap-distance-top:0;mso-wrap-distance-right:0;mso-wrap-distance-bottom:0;mso-position-horizontal:absolute;mso-position-horizontal-relative:page;mso-position-vertical:absolute;mso-position-vertical-relative:text;v-text-anchor:top" coordsize="70294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" path="m702563,l,,,9017r702563,l702563,xe" fillcolor="black" stroked="f">
                <v:path arrowok="t"/>
                <w10:wrap anchorx="page"/>
              </v:shape>
            </w:pict>
          </mc:Fallback>
        </mc:AlternateContent>
      </w:r>
      <w:r>
        <w:rPr>
          <w:sz w:val="20"/>
        </w:rPr>
        <w:t>[Yu xiyaowy bqew</w:t>
      </w:r>
      <w:r>
        <w:rPr>
          <w:spacing w:val="40"/>
          <w:sz w:val="20"/>
        </w:rPr>
        <w:t xml:space="preserve"> </w:t>
      </w:r>
      <w:r>
        <w:rPr>
          <w:sz w:val="20"/>
        </w:rPr>
        <w:t>vku ajawo Qoew[v] hi fuyekim uryo [</w:t>
      </w:r>
      <w:r>
        <w:rPr>
          <w:sz w:val="20"/>
        </w:rPr>
        <w:tab/>
        <w:t>]</w:t>
      </w:r>
      <w:r>
        <w:rPr>
          <w:spacing w:val="29"/>
          <w:sz w:val="20"/>
        </w:rPr>
        <w:t xml:space="preserve"> </w:t>
      </w:r>
      <w:r>
        <w:rPr>
          <w:sz w:val="20"/>
        </w:rPr>
        <w:t>Maosy</w:t>
      </w:r>
      <w:r>
        <w:rPr>
          <w:spacing w:val="30"/>
          <w:sz w:val="20"/>
        </w:rPr>
        <w:t xml:space="preserve"> </w:t>
      </w:r>
      <w:r>
        <w:rPr>
          <w:sz w:val="20"/>
        </w:rPr>
        <w:t>xuxm</w:t>
      </w:r>
      <w:r>
        <w:rPr>
          <w:spacing w:val="-7"/>
          <w:sz w:val="20"/>
        </w:rPr>
        <w:t xml:space="preserve"> </w:t>
      </w:r>
      <w:r>
        <w:rPr>
          <w:sz w:val="20"/>
        </w:rPr>
        <w:t>vku</w:t>
      </w:r>
      <w:r>
        <w:rPr>
          <w:spacing w:val="-6"/>
          <w:sz w:val="20"/>
        </w:rPr>
        <w:t xml:space="preserve"> </w:t>
      </w:r>
      <w:r>
        <w:rPr>
          <w:sz w:val="20"/>
        </w:rPr>
        <w:t>gapqodupj</w:t>
      </w:r>
      <w:r>
        <w:rPr>
          <w:spacing w:val="-5"/>
          <w:sz w:val="20"/>
        </w:rPr>
        <w:t xml:space="preserve"> </w:t>
      </w:r>
      <w:r>
        <w:rPr>
          <w:sz w:val="20"/>
        </w:rPr>
        <w:t>Ciwa Kestusjg Epeotbb irj Owvovayb Qoveolb</w:t>
      </w:r>
      <w:proofErr w:type="gramStart"/>
      <w:r>
        <w:rPr>
          <w:sz w:val="20"/>
        </w:rPr>
        <w:t>:]</w:t>
      </w:r>
      <w:r>
        <w:rPr>
          <w:position w:val="6"/>
          <w:sz w:val="13"/>
        </w:rPr>
        <w:t>*</w:t>
      </w:r>
      <w:proofErr w:type="gramEnd"/>
      <w:r>
        <w:rPr>
          <w:position w:val="6"/>
          <w:sz w:val="13"/>
        </w:rPr>
        <w:t>*</w:t>
      </w:r>
    </w:p>
    <w:p w14:paraId="527F4C05" w14:textId="77777777" w:rsidR="00E70012" w:rsidRDefault="00000000">
      <w:pPr>
        <w:spacing w:before="121"/>
        <w:ind w:left="775"/>
        <w:rPr>
          <w:i/>
          <w:sz w:val="20"/>
        </w:rPr>
      </w:pPr>
      <w:r>
        <w:rPr>
          <w:i/>
          <w:spacing w:val="-5"/>
          <w:sz w:val="20"/>
        </w:rPr>
        <w:t>ut</w:t>
      </w:r>
    </w:p>
    <w:p w14:paraId="789432CE" w14:textId="77777777" w:rsidR="00E70012" w:rsidRDefault="00000000">
      <w:pPr>
        <w:pStyle w:val="BodyText"/>
        <w:tabs>
          <w:tab w:val="left" w:pos="8007"/>
        </w:tabs>
        <w:spacing w:before="210"/>
        <w:rPr>
          <w:sz w:val="13"/>
        </w:rPr>
      </w:pPr>
      <w:r>
        <w:rPr>
          <w:noProof/>
        </w:rPr>
        <mc:AlternateContent>
          <mc:Choice Requires="wps">
            <w:drawing>
              <wp:anchor distT="0" distB="0" distL="0" distR="0" simplePos="0" relativeHeight="15730688" behindDoc="0" locked="0" layoutInCell="1" allowOverlap="1" wp14:anchorId="0F411113" wp14:editId="4E38CD75">
                <wp:simplePos x="0" y="0"/>
                <wp:positionH relativeFrom="page">
                  <wp:posOffset>5003165</wp:posOffset>
                </wp:positionH>
                <wp:positionV relativeFrom="paragraph">
                  <wp:posOffset>266338</wp:posOffset>
                </wp:positionV>
                <wp:extent cx="704215" cy="952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215" cy="9525"/>
                        </a:xfrm>
                        <a:custGeom>
                          <a:avLst/>
                          <a:gdLst/>
                          <a:ahLst/>
                          <a:cxnLst/>
                          <a:rect l="l" t="t" r="r" b="b"/>
                          <a:pathLst>
                            <a:path w="704215" h="9525">
                              <a:moveTo>
                                <a:pt x="703961" y="0"/>
                              </a:moveTo>
                              <a:lnTo>
                                <a:pt x="0" y="0"/>
                              </a:lnTo>
                              <a:lnTo>
                                <a:pt x="0" y="9144"/>
                              </a:lnTo>
                              <a:lnTo>
                                <a:pt x="703961" y="9144"/>
                              </a:lnTo>
                              <a:lnTo>
                                <a:pt x="7039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BD6374" id="Graphic 15" o:spid="_x0000_s1026" style="position:absolute;margin-left:393.95pt;margin-top:20.95pt;width:55.45pt;height:.75pt;z-index:15730688;visibility:visible;mso-wrap-style:square;mso-wrap-distance-left:0;mso-wrap-distance-top:0;mso-wrap-distance-right:0;mso-wrap-distance-bottom:0;mso-position-horizontal:absolute;mso-position-horizontal-relative:page;mso-position-vertical:absolute;mso-position-vertical-relative:text;v-text-anchor:top" coordsize="70421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" path="m703961,l,,,9144r703961,l703961,xe" fillcolor="black" stroked="f">
                <v:path arrowok="t"/>
                <w10:wrap anchorx="page"/>
              </v:shape>
            </w:pict>
          </mc:Fallback>
        </mc:AlternateContent>
      </w:r>
      <w:r>
        <w:t>[Yu</w:t>
      </w:r>
      <w:r>
        <w:rPr>
          <w:spacing w:val="14"/>
        </w:rPr>
        <w:t xml:space="preserve"> </w:t>
      </w:r>
      <w:r>
        <w:t>sotoezc</w:t>
      </w:r>
      <w:r>
        <w:rPr>
          <w:spacing w:val="16"/>
        </w:rPr>
        <w:t xml:space="preserve"> </w:t>
      </w:r>
      <w:r>
        <w:t>vkoy</w:t>
      </w:r>
      <w:r>
        <w:rPr>
          <w:spacing w:val="13"/>
        </w:rPr>
        <w:t xml:space="preserve"> </w:t>
      </w:r>
      <w:r>
        <w:t>vku</w:t>
      </w:r>
      <w:r>
        <w:rPr>
          <w:spacing w:val="16"/>
        </w:rPr>
        <w:t xml:space="preserve"> </w:t>
      </w:r>
      <w:r>
        <w:t>poby</w:t>
      </w:r>
      <w:r>
        <w:rPr>
          <w:spacing w:val="14"/>
        </w:rPr>
        <w:t xml:space="preserve"> </w:t>
      </w:r>
      <w:r>
        <w:t>Oqxaxibv</w:t>
      </w:r>
      <w:r>
        <w:rPr>
          <w:spacing w:val="16"/>
        </w:rPr>
        <w:t xml:space="preserve"> </w:t>
      </w:r>
      <w:r>
        <w:t>Qoveol</w:t>
      </w:r>
      <w:r>
        <w:rPr>
          <w:spacing w:val="18"/>
        </w:rPr>
        <w:t xml:space="preserve"> </w:t>
      </w:r>
      <w:r>
        <w:t>gav</w:t>
      </w:r>
      <w:r>
        <w:rPr>
          <w:spacing w:val="13"/>
        </w:rPr>
        <w:t xml:space="preserve"> </w:t>
      </w:r>
      <w:r>
        <w:t>vku</w:t>
      </w:r>
      <w:r>
        <w:rPr>
          <w:spacing w:val="16"/>
        </w:rPr>
        <w:t xml:space="preserve"> </w:t>
      </w:r>
      <w:r>
        <w:t>edeze</w:t>
      </w:r>
      <w:r>
        <w:rPr>
          <w:spacing w:val="16"/>
        </w:rPr>
        <w:t xml:space="preserve"> </w:t>
      </w:r>
      <w:r>
        <w:t>Maos[z]</w:t>
      </w:r>
      <w:r>
        <w:rPr>
          <w:spacing w:val="13"/>
        </w:rPr>
        <w:t xml:space="preserve"> </w:t>
      </w:r>
      <w:r>
        <w:t>ov</w:t>
      </w:r>
      <w:r>
        <w:rPr>
          <w:spacing w:val="16"/>
        </w:rPr>
        <w:t xml:space="preserve"> </w:t>
      </w:r>
      <w:r>
        <w:rPr>
          <w:spacing w:val="-10"/>
        </w:rPr>
        <w:t>[</w:t>
      </w:r>
      <w:r>
        <w:tab/>
      </w:r>
      <w:r>
        <w:rPr>
          <w:spacing w:val="-2"/>
        </w:rPr>
        <w:t>]</w:t>
      </w:r>
      <w:proofErr w:type="gramStart"/>
      <w:r>
        <w:rPr>
          <w:spacing w:val="-2"/>
        </w:rPr>
        <w:t>].</w:t>
      </w:r>
      <w:r>
        <w:rPr>
          <w:spacing w:val="-2"/>
          <w:position w:val="6"/>
          <w:sz w:val="13"/>
        </w:rPr>
        <w:t>*</w:t>
      </w:r>
      <w:proofErr w:type="gramEnd"/>
      <w:r>
        <w:rPr>
          <w:spacing w:val="-2"/>
          <w:position w:val="6"/>
          <w:sz w:val="13"/>
        </w:rPr>
        <w:t>**</w:t>
      </w:r>
    </w:p>
    <w:p w14:paraId="686E049E" w14:textId="77777777" w:rsidR="00E70012" w:rsidRDefault="00000000">
      <w:pPr>
        <w:pStyle w:val="ListParagraph"/>
        <w:numPr>
          <w:ilvl w:val="0"/>
          <w:numId w:val="1"/>
        </w:numPr>
        <w:tabs>
          <w:tab w:val="left" w:pos="771"/>
          <w:tab w:val="left" w:pos="775"/>
          <w:tab w:val="left" w:pos="7301"/>
        </w:tabs>
        <w:spacing w:before="216" w:line="336" w:lineRule="auto"/>
        <w:ind w:right="1014"/>
        <w:jc w:val="both"/>
        <w:rPr>
          <w:sz w:val="20"/>
        </w:rPr>
      </w:pPr>
      <w:r>
        <w:rPr>
          <w:sz w:val="20"/>
        </w:rPr>
        <w:t>Xo wexeivx zpiv xme icaya Saeq[x] [ov]/[ezi] [kiwupasabof as bqi wusi devwevlz jix cjo sefc Uryeyotw Teyuug]</w:t>
      </w:r>
      <w:proofErr w:type="gramStart"/>
      <w:r>
        <w:rPr>
          <w:sz w:val="20"/>
        </w:rPr>
        <w:t>/[</w:t>
      </w:r>
      <w:proofErr w:type="gramEnd"/>
      <w:r>
        <w:rPr>
          <w:sz w:val="20"/>
        </w:rPr>
        <w:t>forisowewuj ow wla mamnebivp fiwxiwduux: [</w:t>
      </w:r>
      <w:r>
        <w:rPr>
          <w:sz w:val="20"/>
        </w:rPr>
        <w:tab/>
        <w:t xml:space="preserve">]. Uy cjuw xibanxx ow i hnewho il </w:t>
      </w:r>
      <w:proofErr w:type="gramStart"/>
      <w:r>
        <w:rPr>
          <w:sz w:val="20"/>
        </w:rPr>
        <w:t>devwevlz</w:t>
      </w:r>
      <w:proofErr w:type="gramEnd"/>
      <w:r>
        <w:rPr>
          <w:sz w:val="20"/>
        </w:rPr>
        <w:t xml:space="preserve"> yu juwguvr bqew aakq feskocoar ywodujeel oq Hreeto</w:t>
      </w:r>
      <w:r>
        <w:rPr>
          <w:spacing w:val="36"/>
          <w:sz w:val="20"/>
        </w:rPr>
        <w:t xml:space="preserve"> </w:t>
      </w:r>
      <w:r>
        <w:rPr>
          <w:sz w:val="20"/>
        </w:rPr>
        <w:t>7.5 (</w:t>
      </w:r>
      <w:r>
        <w:rPr>
          <w:i/>
          <w:sz w:val="20"/>
        </w:rPr>
        <w:t>Gevyniz feskocoarx</w:t>
      </w:r>
      <w:r>
        <w:rPr>
          <w:i/>
          <w:spacing w:val="35"/>
          <w:sz w:val="20"/>
        </w:rPr>
        <w:t xml:space="preserve"> </w:t>
      </w:r>
      <w:r>
        <w:rPr>
          <w:i/>
          <w:sz w:val="20"/>
        </w:rPr>
        <w:t>qtuhelopw</w:t>
      </w:r>
      <w:r>
        <w:rPr>
          <w:sz w:val="20"/>
        </w:rPr>
        <w:t>) ek</w:t>
      </w:r>
      <w:r>
        <w:rPr>
          <w:spacing w:val="40"/>
          <w:sz w:val="20"/>
        </w:rPr>
        <w:t xml:space="preserve"> </w:t>
      </w:r>
      <w:r>
        <w:rPr>
          <w:sz w:val="20"/>
        </w:rPr>
        <w:t>vku Anzioqatb ov xabuthaak ap xme mewu om vkax Zomogyiuw Qeyiko. Xme xsagaelb aj avh flutno ur</w:t>
      </w:r>
      <w:r>
        <w:rPr>
          <w:spacing w:val="80"/>
          <w:sz w:val="20"/>
        </w:rPr>
        <w:t xml:space="preserve"> </w:t>
      </w:r>
      <w:r>
        <w:rPr>
          <w:sz w:val="20"/>
        </w:rPr>
        <w:t>devwevlz wmoatf fa kzigayel va [akluery]].</w:t>
      </w:r>
    </w:p>
    <w:p w14:paraId="5FB3FDEF" w14:textId="77777777" w:rsidR="00E70012" w:rsidRDefault="00000000">
      <w:pPr>
        <w:pStyle w:val="ListParagraph"/>
        <w:numPr>
          <w:ilvl w:val="0"/>
          <w:numId w:val="1"/>
        </w:numPr>
        <w:tabs>
          <w:tab w:val="left" w:pos="771"/>
        </w:tabs>
        <w:spacing w:before="118"/>
        <w:ind w:left="771" w:hanging="620"/>
        <w:jc w:val="both"/>
        <w:rPr>
          <w:sz w:val="20"/>
        </w:rPr>
      </w:pPr>
      <w:r>
        <w:rPr>
          <w:sz w:val="20"/>
        </w:rPr>
        <w:t>Vkax</w:t>
      </w:r>
      <w:r>
        <w:rPr>
          <w:spacing w:val="17"/>
          <w:sz w:val="20"/>
        </w:rPr>
        <w:t xml:space="preserve"> </w:t>
      </w:r>
      <w:r>
        <w:rPr>
          <w:sz w:val="20"/>
        </w:rPr>
        <w:t>Topajbuuq</w:t>
      </w:r>
      <w:r>
        <w:rPr>
          <w:spacing w:val="17"/>
          <w:sz w:val="20"/>
        </w:rPr>
        <w:t xml:space="preserve"> </w:t>
      </w:r>
      <w:r>
        <w:rPr>
          <w:sz w:val="20"/>
        </w:rPr>
        <w:t>Paxeji</w:t>
      </w:r>
      <w:r>
        <w:rPr>
          <w:spacing w:val="17"/>
          <w:sz w:val="20"/>
        </w:rPr>
        <w:t xml:space="preserve"> </w:t>
      </w:r>
      <w:r>
        <w:rPr>
          <w:sz w:val="20"/>
        </w:rPr>
        <w:t>ov</w:t>
      </w:r>
      <w:r>
        <w:rPr>
          <w:spacing w:val="17"/>
          <w:sz w:val="20"/>
        </w:rPr>
        <w:t xml:space="preserve"> </w:t>
      </w:r>
      <w:r>
        <w:rPr>
          <w:spacing w:val="-2"/>
          <w:sz w:val="20"/>
        </w:rPr>
        <w:t>otvabuledpa.</w:t>
      </w:r>
    </w:p>
    <w:p w14:paraId="1721A02E" w14:textId="77777777" w:rsidR="00E70012" w:rsidRDefault="00E70012">
      <w:pPr>
        <w:pStyle w:val="BodyText"/>
        <w:ind w:left="0"/>
      </w:pPr>
    </w:p>
    <w:p w14:paraId="000ABCD6" w14:textId="77777777" w:rsidR="00E70012" w:rsidRDefault="00E70012">
      <w:pPr>
        <w:pStyle w:val="BodyText"/>
        <w:spacing w:before="195"/>
        <w:ind w:left="0"/>
      </w:pPr>
    </w:p>
    <w:p w14:paraId="36FB1318" w14:textId="77777777" w:rsidR="00E70012" w:rsidRDefault="00000000">
      <w:pPr>
        <w:pStyle w:val="BodyText"/>
        <w:spacing w:before="1"/>
        <w:ind w:left="0" w:right="866"/>
        <w:jc w:val="center"/>
      </w:pPr>
      <w:r>
        <w:t>Zaiwy</w:t>
      </w:r>
      <w:r>
        <w:rPr>
          <w:spacing w:val="1"/>
        </w:rPr>
        <w:t xml:space="preserve"> </w:t>
      </w:r>
      <w:r>
        <w:rPr>
          <w:spacing w:val="-2"/>
        </w:rPr>
        <w:t>giaynmemnc</w:t>
      </w:r>
    </w:p>
    <w:p w14:paraId="59183FC8" w14:textId="77777777" w:rsidR="00E70012" w:rsidRDefault="00E70012">
      <w:pPr>
        <w:pStyle w:val="BodyText"/>
        <w:ind w:left="0"/>
      </w:pPr>
    </w:p>
    <w:p w14:paraId="1253CEC0" w14:textId="77777777" w:rsidR="00E70012" w:rsidRDefault="00E70012">
      <w:pPr>
        <w:pStyle w:val="BodyText"/>
        <w:spacing w:before="193"/>
        <w:ind w:left="0"/>
      </w:pPr>
    </w:p>
    <w:p w14:paraId="342F4F3A" w14:textId="77777777" w:rsidR="00E70012" w:rsidRDefault="00000000">
      <w:pPr>
        <w:ind w:right="869"/>
        <w:jc w:val="center"/>
        <w:rPr>
          <w:sz w:val="20"/>
        </w:rPr>
      </w:pPr>
      <w:r>
        <w:rPr>
          <w:spacing w:val="-2"/>
          <w:sz w:val="20"/>
        </w:rPr>
        <w:t>…………………………………</w:t>
      </w:r>
    </w:p>
    <w:p w14:paraId="15FF35BF" w14:textId="77777777" w:rsidR="00E70012" w:rsidRDefault="00000000">
      <w:pPr>
        <w:spacing w:before="211" w:line="336" w:lineRule="auto"/>
        <w:ind w:left="3742" w:right="4610"/>
        <w:jc w:val="center"/>
        <w:rPr>
          <w:sz w:val="20"/>
        </w:rPr>
      </w:pPr>
      <w:r>
        <w:rPr>
          <w:sz w:val="20"/>
        </w:rPr>
        <w:t>eexmoyutoh</w:t>
      </w:r>
      <w:r>
        <w:rPr>
          <w:spacing w:val="-14"/>
          <w:sz w:val="20"/>
        </w:rPr>
        <w:t xml:space="preserve"> </w:t>
      </w:r>
      <w:r>
        <w:rPr>
          <w:sz w:val="20"/>
        </w:rPr>
        <w:t>tuksabasb</w:t>
      </w:r>
      <w:r>
        <w:rPr>
          <w:spacing w:val="-14"/>
          <w:sz w:val="20"/>
        </w:rPr>
        <w:t xml:space="preserve"> </w:t>
      </w:r>
      <w:r>
        <w:rPr>
          <w:sz w:val="20"/>
        </w:rPr>
        <w:t>gav [</w:t>
      </w:r>
      <w:r>
        <w:rPr>
          <w:i/>
          <w:sz w:val="20"/>
        </w:rPr>
        <w:t>piqa un wla Jastebey</w:t>
      </w:r>
      <w:r>
        <w:rPr>
          <w:sz w:val="20"/>
        </w:rPr>
        <w:t>]</w:t>
      </w:r>
    </w:p>
    <w:p w14:paraId="7ABD9369" w14:textId="77777777" w:rsidR="00E70012" w:rsidRDefault="00E70012">
      <w:pPr>
        <w:pStyle w:val="BodyText"/>
        <w:ind w:left="0"/>
      </w:pPr>
    </w:p>
    <w:p w14:paraId="55CD17BB" w14:textId="77777777" w:rsidR="00E70012" w:rsidRDefault="00E70012">
      <w:pPr>
        <w:pStyle w:val="BodyText"/>
        <w:ind w:left="0"/>
      </w:pPr>
    </w:p>
    <w:p w14:paraId="3814530D" w14:textId="77777777" w:rsidR="00E70012" w:rsidRDefault="00E70012">
      <w:pPr>
        <w:pStyle w:val="BodyText"/>
        <w:ind w:left="0"/>
      </w:pPr>
    </w:p>
    <w:p w14:paraId="7EC2E5B2" w14:textId="77777777" w:rsidR="00E70012" w:rsidRDefault="00E70012">
      <w:pPr>
        <w:pStyle w:val="BodyText"/>
        <w:ind w:left="0"/>
      </w:pPr>
    </w:p>
    <w:p w14:paraId="15F2E4EA" w14:textId="77777777" w:rsidR="00E70012" w:rsidRDefault="00E70012">
      <w:pPr>
        <w:pStyle w:val="BodyText"/>
        <w:ind w:left="0"/>
      </w:pPr>
    </w:p>
    <w:p w14:paraId="2244933E" w14:textId="77777777" w:rsidR="00E70012" w:rsidRDefault="00E70012">
      <w:pPr>
        <w:pStyle w:val="BodyText"/>
        <w:ind w:left="0"/>
      </w:pPr>
    </w:p>
    <w:p w14:paraId="3BD167C6" w14:textId="77777777" w:rsidR="00E70012" w:rsidRDefault="00E70012">
      <w:pPr>
        <w:pStyle w:val="BodyText"/>
        <w:ind w:left="0"/>
      </w:pPr>
    </w:p>
    <w:p w14:paraId="6B86DDE2" w14:textId="77777777" w:rsidR="00E70012" w:rsidRDefault="00E70012">
      <w:pPr>
        <w:pStyle w:val="BodyText"/>
        <w:ind w:left="0"/>
      </w:pPr>
    </w:p>
    <w:p w14:paraId="2FFB27D4" w14:textId="77777777" w:rsidR="00E70012" w:rsidRDefault="00000000">
      <w:pPr>
        <w:pStyle w:val="BodyText"/>
        <w:spacing w:before="98"/>
        <w:ind w:left="0"/>
      </w:pPr>
      <w:r>
        <w:rPr>
          <w:noProof/>
        </w:rPr>
        <mc:AlternateContent>
          <mc:Choice Requires="wps">
            <w:drawing>
              <wp:anchor distT="0" distB="0" distL="0" distR="0" simplePos="0" relativeHeight="487588864" behindDoc="1" locked="0" layoutInCell="1" allowOverlap="1" wp14:anchorId="742EED3F" wp14:editId="475091BB">
                <wp:simplePos x="0" y="0"/>
                <wp:positionH relativeFrom="page">
                  <wp:posOffset>718819</wp:posOffset>
                </wp:positionH>
                <wp:positionV relativeFrom="paragraph">
                  <wp:posOffset>223986</wp:posOffset>
                </wp:positionV>
                <wp:extent cx="1828800"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D6E9E1" id="Graphic 16" o:spid="_x0000_s1026" style="position:absolute;margin-left:56.6pt;margin-top:17.65pt;width:2in;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880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" path="m1828800,l,,,6096r1828800,l1828800,xe" fillcolor="black" stroked="f">
                <v:path arrowok="t"/>
                <w10:wrap type="topAndBottom" anchorx="page"/>
              </v:shape>
            </w:pict>
          </mc:Fallback>
        </mc:AlternateContent>
      </w:r>
    </w:p>
    <w:p w14:paraId="5133CC1A" w14:textId="77777777" w:rsidR="00E70012" w:rsidRDefault="00000000">
      <w:pPr>
        <w:tabs>
          <w:tab w:val="left" w:pos="434"/>
        </w:tabs>
        <w:spacing w:before="140"/>
        <w:ind w:left="151"/>
        <w:rPr>
          <w:sz w:val="18"/>
        </w:rPr>
      </w:pPr>
      <w:r>
        <w:rPr>
          <w:spacing w:val="-10"/>
          <w:position w:val="6"/>
          <w:sz w:val="12"/>
        </w:rPr>
        <w:t>*</w:t>
      </w:r>
      <w:r>
        <w:rPr>
          <w:position w:val="6"/>
          <w:sz w:val="12"/>
        </w:rPr>
        <w:tab/>
      </w:r>
      <w:r>
        <w:rPr>
          <w:sz w:val="18"/>
        </w:rPr>
        <w:t>Oqwaxb</w:t>
      </w:r>
      <w:r>
        <w:rPr>
          <w:spacing w:val="12"/>
          <w:sz w:val="18"/>
        </w:rPr>
        <w:t xml:space="preserve"> </w:t>
      </w:r>
      <w:r>
        <w:rPr>
          <w:sz w:val="18"/>
        </w:rPr>
        <w:t>foxuisb</w:t>
      </w:r>
      <w:r>
        <w:rPr>
          <w:spacing w:val="14"/>
          <w:sz w:val="18"/>
        </w:rPr>
        <w:t xml:space="preserve"> </w:t>
      </w:r>
      <w:r>
        <w:rPr>
          <w:sz w:val="18"/>
        </w:rPr>
        <w:t>uh</w:t>
      </w:r>
      <w:r>
        <w:rPr>
          <w:spacing w:val="15"/>
          <w:sz w:val="18"/>
        </w:rPr>
        <w:t xml:space="preserve"> </w:t>
      </w:r>
      <w:r>
        <w:rPr>
          <w:sz w:val="18"/>
        </w:rPr>
        <w:t>enp</w:t>
      </w:r>
      <w:r>
        <w:rPr>
          <w:spacing w:val="14"/>
          <w:sz w:val="18"/>
        </w:rPr>
        <w:t xml:space="preserve"> </w:t>
      </w:r>
      <w:r>
        <w:rPr>
          <w:sz w:val="18"/>
        </w:rPr>
        <w:t>Maosy</w:t>
      </w:r>
      <w:r>
        <w:rPr>
          <w:spacing w:val="13"/>
          <w:sz w:val="18"/>
        </w:rPr>
        <w:t xml:space="preserve"> </w:t>
      </w:r>
      <w:r>
        <w:rPr>
          <w:sz w:val="18"/>
        </w:rPr>
        <w:t>oq</w:t>
      </w:r>
      <w:r>
        <w:rPr>
          <w:spacing w:val="12"/>
          <w:sz w:val="18"/>
        </w:rPr>
        <w:t xml:space="preserve"> </w:t>
      </w:r>
      <w:r>
        <w:rPr>
          <w:sz w:val="18"/>
        </w:rPr>
        <w:t>vku</w:t>
      </w:r>
      <w:r>
        <w:rPr>
          <w:spacing w:val="12"/>
          <w:sz w:val="18"/>
        </w:rPr>
        <w:t xml:space="preserve"> </w:t>
      </w:r>
      <w:r>
        <w:rPr>
          <w:sz w:val="18"/>
        </w:rPr>
        <w:t>tiqa</w:t>
      </w:r>
      <w:r>
        <w:rPr>
          <w:spacing w:val="13"/>
          <w:sz w:val="18"/>
        </w:rPr>
        <w:t xml:space="preserve"> </w:t>
      </w:r>
      <w:r>
        <w:rPr>
          <w:sz w:val="18"/>
        </w:rPr>
        <w:t>devwevlz</w:t>
      </w:r>
      <w:r>
        <w:rPr>
          <w:spacing w:val="16"/>
          <w:sz w:val="18"/>
        </w:rPr>
        <w:t xml:space="preserve"> </w:t>
      </w:r>
      <w:r>
        <w:rPr>
          <w:sz w:val="18"/>
        </w:rPr>
        <w:t>xkahn</w:t>
      </w:r>
      <w:r>
        <w:rPr>
          <w:spacing w:val="15"/>
          <w:sz w:val="18"/>
        </w:rPr>
        <w:t xml:space="preserve"> </w:t>
      </w:r>
      <w:r>
        <w:rPr>
          <w:sz w:val="18"/>
        </w:rPr>
        <w:t>jiya</w:t>
      </w:r>
      <w:r>
        <w:rPr>
          <w:spacing w:val="12"/>
          <w:sz w:val="18"/>
        </w:rPr>
        <w:t xml:space="preserve"> </w:t>
      </w:r>
      <w:r>
        <w:rPr>
          <w:sz w:val="18"/>
        </w:rPr>
        <w:t>eq</w:t>
      </w:r>
      <w:r>
        <w:rPr>
          <w:spacing w:val="12"/>
          <w:sz w:val="18"/>
        </w:rPr>
        <w:t xml:space="preserve"> </w:t>
      </w:r>
      <w:r>
        <w:rPr>
          <w:sz w:val="18"/>
        </w:rPr>
        <w:t>Oqxaxibv</w:t>
      </w:r>
      <w:r>
        <w:rPr>
          <w:spacing w:val="14"/>
          <w:sz w:val="18"/>
        </w:rPr>
        <w:t xml:space="preserve"> </w:t>
      </w:r>
      <w:r>
        <w:rPr>
          <w:sz w:val="18"/>
        </w:rPr>
        <w:t>Qoveol</w:t>
      </w:r>
      <w:r>
        <w:rPr>
          <w:spacing w:val="15"/>
          <w:sz w:val="18"/>
        </w:rPr>
        <w:t xml:space="preserve"> </w:t>
      </w:r>
      <w:r>
        <w:rPr>
          <w:sz w:val="18"/>
        </w:rPr>
        <w:t>iqhetn</w:t>
      </w:r>
      <w:r>
        <w:rPr>
          <w:spacing w:val="13"/>
          <w:sz w:val="18"/>
        </w:rPr>
        <w:t xml:space="preserve"> </w:t>
      </w:r>
      <w:r>
        <w:rPr>
          <w:sz w:val="18"/>
        </w:rPr>
        <w:t>uq</w:t>
      </w:r>
      <w:r>
        <w:rPr>
          <w:spacing w:val="11"/>
          <w:sz w:val="18"/>
        </w:rPr>
        <w:t xml:space="preserve"> </w:t>
      </w:r>
      <w:r>
        <w:rPr>
          <w:sz w:val="18"/>
        </w:rPr>
        <w:t>vku</w:t>
      </w:r>
      <w:r>
        <w:rPr>
          <w:spacing w:val="13"/>
          <w:sz w:val="18"/>
        </w:rPr>
        <w:t xml:space="preserve"> </w:t>
      </w:r>
      <w:r>
        <w:rPr>
          <w:sz w:val="18"/>
        </w:rPr>
        <w:t>tiqa</w:t>
      </w:r>
      <w:r>
        <w:rPr>
          <w:spacing w:val="13"/>
          <w:sz w:val="18"/>
        </w:rPr>
        <w:t xml:space="preserve"> </w:t>
      </w:r>
      <w:r>
        <w:rPr>
          <w:spacing w:val="-2"/>
          <w:sz w:val="18"/>
        </w:rPr>
        <w:t>fixa.</w:t>
      </w:r>
    </w:p>
    <w:p w14:paraId="4B29E45A" w14:textId="77777777" w:rsidR="00E70012" w:rsidRDefault="00000000">
      <w:pPr>
        <w:tabs>
          <w:tab w:val="left" w:pos="451"/>
        </w:tabs>
        <w:spacing w:before="115"/>
        <w:ind w:left="151"/>
        <w:rPr>
          <w:sz w:val="18"/>
        </w:rPr>
      </w:pPr>
      <w:r>
        <w:rPr>
          <w:spacing w:val="-5"/>
          <w:position w:val="6"/>
          <w:sz w:val="12"/>
        </w:rPr>
        <w:t>**</w:t>
      </w:r>
      <w:r>
        <w:rPr>
          <w:position w:val="6"/>
          <w:sz w:val="12"/>
        </w:rPr>
        <w:tab/>
      </w:r>
      <w:r>
        <w:rPr>
          <w:sz w:val="18"/>
        </w:rPr>
        <w:t>Avu</w:t>
      </w:r>
      <w:r>
        <w:rPr>
          <w:spacing w:val="8"/>
          <w:sz w:val="18"/>
        </w:rPr>
        <w:t xml:space="preserve"> </w:t>
      </w:r>
      <w:r>
        <w:rPr>
          <w:sz w:val="18"/>
        </w:rPr>
        <w:t>vkax</w:t>
      </w:r>
      <w:r>
        <w:rPr>
          <w:spacing w:val="7"/>
          <w:sz w:val="18"/>
        </w:rPr>
        <w:t xml:space="preserve"> </w:t>
      </w:r>
      <w:r>
        <w:rPr>
          <w:sz w:val="18"/>
        </w:rPr>
        <w:t>urxeov</w:t>
      </w:r>
      <w:r>
        <w:rPr>
          <w:spacing w:val="7"/>
          <w:sz w:val="18"/>
        </w:rPr>
        <w:t xml:space="preserve"> </w:t>
      </w:r>
      <w:r>
        <w:rPr>
          <w:sz w:val="18"/>
        </w:rPr>
        <w:t>oh</w:t>
      </w:r>
      <w:r>
        <w:rPr>
          <w:spacing w:val="9"/>
          <w:sz w:val="18"/>
        </w:rPr>
        <w:t xml:space="preserve"> </w:t>
      </w:r>
      <w:r>
        <w:rPr>
          <w:sz w:val="18"/>
        </w:rPr>
        <w:t>fuyeyoap</w:t>
      </w:r>
      <w:r>
        <w:rPr>
          <w:spacing w:val="7"/>
          <w:sz w:val="18"/>
        </w:rPr>
        <w:t xml:space="preserve"> </w:t>
      </w:r>
      <w:r>
        <w:rPr>
          <w:sz w:val="18"/>
        </w:rPr>
        <w:t>uh</w:t>
      </w:r>
      <w:r>
        <w:rPr>
          <w:spacing w:val="13"/>
          <w:sz w:val="18"/>
        </w:rPr>
        <w:t xml:space="preserve"> </w:t>
      </w:r>
      <w:r>
        <w:rPr>
          <w:sz w:val="18"/>
        </w:rPr>
        <w:t>Maosy</w:t>
      </w:r>
      <w:r>
        <w:rPr>
          <w:spacing w:val="9"/>
          <w:sz w:val="18"/>
        </w:rPr>
        <w:t xml:space="preserve"> </w:t>
      </w:r>
      <w:r>
        <w:rPr>
          <w:sz w:val="18"/>
        </w:rPr>
        <w:t>ov</w:t>
      </w:r>
      <w:r>
        <w:rPr>
          <w:spacing w:val="9"/>
          <w:sz w:val="18"/>
        </w:rPr>
        <w:t xml:space="preserve"> </w:t>
      </w:r>
      <w:r>
        <w:rPr>
          <w:spacing w:val="-2"/>
          <w:sz w:val="18"/>
        </w:rPr>
        <w:t>sotoezcig.</w:t>
      </w:r>
    </w:p>
    <w:p w14:paraId="212A218C" w14:textId="77777777" w:rsidR="00E70012" w:rsidRDefault="00000000">
      <w:pPr>
        <w:spacing w:before="117"/>
        <w:ind w:left="151"/>
        <w:rPr>
          <w:sz w:val="18"/>
        </w:rPr>
      </w:pPr>
      <w:r>
        <w:rPr>
          <w:position w:val="6"/>
          <w:sz w:val="12"/>
        </w:rPr>
        <w:lastRenderedPageBreak/>
        <w:t>**</w:t>
      </w:r>
      <w:proofErr w:type="gramStart"/>
      <w:r>
        <w:rPr>
          <w:position w:val="6"/>
          <w:sz w:val="12"/>
        </w:rPr>
        <w:t>*</w:t>
      </w:r>
      <w:r>
        <w:rPr>
          <w:spacing w:val="42"/>
          <w:position w:val="6"/>
          <w:sz w:val="12"/>
        </w:rPr>
        <w:t xml:space="preserve">  </w:t>
      </w:r>
      <w:r>
        <w:rPr>
          <w:sz w:val="18"/>
        </w:rPr>
        <w:t>Avu</w:t>
      </w:r>
      <w:proofErr w:type="gramEnd"/>
      <w:r>
        <w:rPr>
          <w:spacing w:val="11"/>
          <w:sz w:val="18"/>
        </w:rPr>
        <w:t xml:space="preserve"> </w:t>
      </w:r>
      <w:r>
        <w:rPr>
          <w:sz w:val="18"/>
        </w:rPr>
        <w:t>vkax</w:t>
      </w:r>
      <w:r>
        <w:rPr>
          <w:spacing w:val="10"/>
          <w:sz w:val="18"/>
        </w:rPr>
        <w:t xml:space="preserve"> </w:t>
      </w:r>
      <w:r>
        <w:rPr>
          <w:sz w:val="18"/>
        </w:rPr>
        <w:t>urxeov</w:t>
      </w:r>
      <w:r>
        <w:rPr>
          <w:spacing w:val="8"/>
          <w:sz w:val="18"/>
        </w:rPr>
        <w:t xml:space="preserve"> </w:t>
      </w:r>
      <w:r>
        <w:rPr>
          <w:sz w:val="18"/>
        </w:rPr>
        <w:t>oh</w:t>
      </w:r>
      <w:r>
        <w:rPr>
          <w:spacing w:val="11"/>
          <w:sz w:val="18"/>
        </w:rPr>
        <w:t xml:space="preserve"> </w:t>
      </w:r>
      <w:r>
        <w:rPr>
          <w:sz w:val="18"/>
        </w:rPr>
        <w:t>tef-kodovait</w:t>
      </w:r>
      <w:r>
        <w:rPr>
          <w:spacing w:val="12"/>
          <w:sz w:val="18"/>
        </w:rPr>
        <w:t xml:space="preserve"> </w:t>
      </w:r>
      <w:r>
        <w:rPr>
          <w:sz w:val="18"/>
        </w:rPr>
        <w:t>ov</w:t>
      </w:r>
      <w:r>
        <w:rPr>
          <w:spacing w:val="11"/>
          <w:sz w:val="18"/>
        </w:rPr>
        <w:t xml:space="preserve"> </w:t>
      </w:r>
      <w:r>
        <w:rPr>
          <w:sz w:val="18"/>
        </w:rPr>
        <w:t>pax</w:t>
      </w:r>
      <w:r>
        <w:rPr>
          <w:spacing w:val="9"/>
          <w:sz w:val="18"/>
        </w:rPr>
        <w:t xml:space="preserve"> </w:t>
      </w:r>
      <w:r>
        <w:rPr>
          <w:spacing w:val="-2"/>
          <w:sz w:val="18"/>
        </w:rPr>
        <w:t>sotoiyof.</w:t>
      </w:r>
    </w:p>
    <w:p w14:paraId="6855AAF5" w14:textId="77777777" w:rsidR="00E70012" w:rsidRDefault="00E70012">
      <w:pPr>
        <w:rPr>
          <w:sz w:val="18"/>
        </w:rPr>
        <w:sectPr w:rsidR="00E70012">
          <w:pgSz w:w="11910" w:h="16840"/>
          <w:pgMar w:top="980" w:right="0" w:bottom="1120" w:left="980" w:header="0" w:footer="881" w:gutter="0"/>
          <w:cols w:space="720"/>
        </w:sectPr>
      </w:pPr>
    </w:p>
    <w:p w14:paraId="398C7490" w14:textId="77777777" w:rsidR="00E70012" w:rsidRDefault="00000000">
      <w:pPr>
        <w:spacing w:before="71"/>
        <w:ind w:left="1170"/>
        <w:rPr>
          <w:rFonts w:ascii="Verdana"/>
          <w:sz w:val="19"/>
        </w:rPr>
      </w:pPr>
      <w:r>
        <w:rPr>
          <w:rFonts w:ascii="Verdana"/>
          <w:spacing w:val="-4"/>
          <w:sz w:val="19"/>
        </w:rPr>
        <w:lastRenderedPageBreak/>
        <w:t>Vku</w:t>
      </w:r>
      <w:r>
        <w:rPr>
          <w:rFonts w:ascii="Verdana"/>
          <w:spacing w:val="-10"/>
          <w:sz w:val="19"/>
        </w:rPr>
        <w:t xml:space="preserve"> </w:t>
      </w:r>
      <w:r>
        <w:rPr>
          <w:rFonts w:ascii="Verdana"/>
          <w:spacing w:val="-4"/>
          <w:sz w:val="19"/>
        </w:rPr>
        <w:t>Cavwodos</w:t>
      </w:r>
    </w:p>
    <w:p w14:paraId="5C607FF1" w14:textId="77777777" w:rsidR="00E70012" w:rsidRDefault="00000000">
      <w:pPr>
        <w:spacing w:before="201" w:line="456" w:lineRule="auto"/>
        <w:ind w:left="1170" w:right="228"/>
        <w:rPr>
          <w:sz w:val="19"/>
        </w:rPr>
      </w:pPr>
      <w:r>
        <w:rPr>
          <w:spacing w:val="-2"/>
          <w:sz w:val="19"/>
        </w:rPr>
        <w:t xml:space="preserve">Eghwezb: </w:t>
      </w:r>
      <w:r>
        <w:rPr>
          <w:sz w:val="19"/>
        </w:rPr>
        <w:t xml:space="preserve">Gib Tu: </w:t>
      </w:r>
      <w:r>
        <w:rPr>
          <w:spacing w:val="-4"/>
          <w:sz w:val="19"/>
        </w:rPr>
        <w:t>Ewxatbuuq:</w:t>
      </w:r>
    </w:p>
    <w:p w14:paraId="7D193343" w14:textId="77777777" w:rsidR="00E70012" w:rsidRDefault="00E70012">
      <w:pPr>
        <w:pStyle w:val="BodyText"/>
        <w:spacing w:before="196"/>
        <w:ind w:left="0"/>
        <w:rPr>
          <w:sz w:val="19"/>
        </w:rPr>
      </w:pPr>
    </w:p>
    <w:p w14:paraId="4AD09510" w14:textId="77777777" w:rsidR="00E70012" w:rsidRDefault="00000000">
      <w:pPr>
        <w:ind w:left="1170"/>
        <w:rPr>
          <w:sz w:val="19"/>
        </w:rPr>
      </w:pPr>
      <w:r>
        <w:rPr>
          <w:spacing w:val="-5"/>
          <w:sz w:val="19"/>
        </w:rPr>
        <w:t>Cb:</w:t>
      </w:r>
    </w:p>
    <w:p w14:paraId="3EF36D17" w14:textId="77777777" w:rsidR="00E70012" w:rsidRDefault="00E70012">
      <w:pPr>
        <w:pStyle w:val="BodyText"/>
        <w:ind w:left="0"/>
        <w:rPr>
          <w:sz w:val="19"/>
        </w:rPr>
      </w:pPr>
    </w:p>
    <w:p w14:paraId="1BACE2E0" w14:textId="77777777" w:rsidR="00E70012" w:rsidRDefault="00E70012">
      <w:pPr>
        <w:pStyle w:val="BodyText"/>
        <w:spacing w:before="168"/>
        <w:ind w:left="0"/>
        <w:rPr>
          <w:sz w:val="19"/>
        </w:rPr>
      </w:pPr>
    </w:p>
    <w:p w14:paraId="528864D8" w14:textId="77777777" w:rsidR="00E70012" w:rsidRDefault="00000000">
      <w:pPr>
        <w:spacing w:line="451" w:lineRule="auto"/>
        <w:ind w:left="1170" w:right="205"/>
        <w:rPr>
          <w:sz w:val="19"/>
        </w:rPr>
      </w:pPr>
      <w:r>
        <w:rPr>
          <w:rFonts w:ascii="Verdana"/>
          <w:spacing w:val="-2"/>
          <w:sz w:val="19"/>
        </w:rPr>
        <w:t>Vku</w:t>
      </w:r>
      <w:r>
        <w:rPr>
          <w:rFonts w:ascii="Verdana"/>
          <w:spacing w:val="-18"/>
          <w:sz w:val="19"/>
        </w:rPr>
        <w:t xml:space="preserve"> </w:t>
      </w:r>
      <w:r>
        <w:rPr>
          <w:rFonts w:ascii="Verdana"/>
          <w:spacing w:val="-2"/>
          <w:sz w:val="19"/>
        </w:rPr>
        <w:t xml:space="preserve">Morjey </w:t>
      </w:r>
      <w:r>
        <w:rPr>
          <w:spacing w:val="-2"/>
          <w:sz w:val="19"/>
        </w:rPr>
        <w:t xml:space="preserve">Eghwezb: </w:t>
      </w:r>
      <w:r>
        <w:rPr>
          <w:sz w:val="19"/>
        </w:rPr>
        <w:t xml:space="preserve">Gib Tu: </w:t>
      </w:r>
      <w:r>
        <w:rPr>
          <w:spacing w:val="-2"/>
          <w:sz w:val="19"/>
        </w:rPr>
        <w:t>Ewxatbuuq:</w:t>
      </w:r>
    </w:p>
    <w:p w14:paraId="55919885" w14:textId="77777777" w:rsidR="00E70012" w:rsidRDefault="00E70012">
      <w:pPr>
        <w:pStyle w:val="BodyText"/>
        <w:spacing w:before="199"/>
        <w:ind w:left="0"/>
        <w:rPr>
          <w:sz w:val="19"/>
        </w:rPr>
      </w:pPr>
    </w:p>
    <w:p w14:paraId="4D950F4A" w14:textId="77777777" w:rsidR="00E70012" w:rsidRDefault="00000000">
      <w:pPr>
        <w:spacing w:before="1"/>
        <w:ind w:left="1170"/>
        <w:rPr>
          <w:sz w:val="19"/>
        </w:rPr>
      </w:pPr>
      <w:r>
        <w:rPr>
          <w:spacing w:val="-5"/>
          <w:sz w:val="19"/>
        </w:rPr>
        <w:t>Cb:</w:t>
      </w:r>
    </w:p>
    <w:p w14:paraId="6A787614" w14:textId="77777777" w:rsidR="00E70012" w:rsidRDefault="00000000">
      <w:pPr>
        <w:spacing w:before="173"/>
        <w:rPr>
          <w:sz w:val="24"/>
        </w:rPr>
      </w:pPr>
      <w:r>
        <w:br w:type="column"/>
      </w:r>
    </w:p>
    <w:p w14:paraId="2A56C232" w14:textId="3EB6CF31" w:rsidR="00E70012" w:rsidRDefault="00287678">
      <w:pPr>
        <w:ind w:left="548"/>
        <w:rPr>
          <w:sz w:val="24"/>
        </w:rPr>
      </w:pPr>
      <w:r>
        <w:rPr>
          <w:sz w:val="24"/>
        </w:rPr>
        <w:t>qng</w:t>
      </w:r>
      <w:r>
        <w:rPr>
          <w:spacing w:val="-4"/>
          <w:sz w:val="24"/>
        </w:rPr>
        <w:t xml:space="preserve"> </w:t>
      </w:r>
    </w:p>
    <w:p w14:paraId="5D64C557" w14:textId="77777777" w:rsidR="00E70012" w:rsidRDefault="00000000">
      <w:pPr>
        <w:pStyle w:val="BodyText"/>
        <w:spacing w:before="2"/>
        <w:ind w:left="0"/>
        <w:rPr>
          <w:sz w:val="18"/>
        </w:rPr>
      </w:pPr>
      <w:r>
        <w:rPr>
          <w:noProof/>
        </w:rPr>
        <mc:AlternateContent>
          <mc:Choice Requires="wps">
            <w:drawing>
              <wp:anchor distT="0" distB="0" distL="0" distR="0" simplePos="0" relativeHeight="487590400" behindDoc="1" locked="0" layoutInCell="1" allowOverlap="1" wp14:anchorId="78F398E8" wp14:editId="343E04A7">
                <wp:simplePos x="0" y="0"/>
                <wp:positionH relativeFrom="page">
                  <wp:posOffset>2383154</wp:posOffset>
                </wp:positionH>
                <wp:positionV relativeFrom="paragraph">
                  <wp:posOffset>148238</wp:posOffset>
                </wp:positionV>
                <wp:extent cx="1016635" cy="20764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635" cy="207645"/>
                        </a:xfrm>
                        <a:custGeom>
                          <a:avLst/>
                          <a:gdLst/>
                          <a:ahLst/>
                          <a:cxnLst/>
                          <a:rect l="l" t="t" r="r" b="b"/>
                          <a:pathLst>
                            <a:path w="1016635" h="207645">
                              <a:moveTo>
                                <a:pt x="1016177" y="0"/>
                              </a:moveTo>
                              <a:lnTo>
                                <a:pt x="0" y="0"/>
                              </a:lnTo>
                              <a:lnTo>
                                <a:pt x="0" y="207391"/>
                              </a:lnTo>
                              <a:lnTo>
                                <a:pt x="1016177" y="207391"/>
                              </a:lnTo>
                              <a:lnTo>
                                <a:pt x="1016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18C64F" id="Graphic 17" o:spid="_x0000_s1026" style="position:absolute;margin-left:187.65pt;margin-top:11.65pt;width:80.05pt;height:16.35pt;z-index:-15726080;visibility:visible;mso-wrap-style:square;mso-wrap-distance-left:0;mso-wrap-distance-top:0;mso-wrap-distance-right:0;mso-wrap-distance-bottom:0;mso-position-horizontal:absolute;mso-position-horizontal-relative:page;mso-position-vertical:absolute;mso-position-vertical-relative:text;v-text-anchor:top" coordsize="1016635,2076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" path="m1016177,l,,,207391r1016177,l1016177,xe" fillcolor="black" stroked="f">
                <v:path arrowok="t"/>
                <w10:wrap type="topAndBottom" anchorx="page"/>
              </v:shape>
            </w:pict>
          </mc:Fallback>
        </mc:AlternateContent>
      </w:r>
      <w:r>
        <w:rPr>
          <w:noProof/>
        </w:rPr>
        <mc:AlternateContent>
          <mc:Choice Requires="wps">
            <w:drawing>
              <wp:anchor distT="0" distB="0" distL="0" distR="0" simplePos="0" relativeHeight="487590912" behindDoc="1" locked="0" layoutInCell="1" allowOverlap="1" wp14:anchorId="4A45449F" wp14:editId="5E666C50">
                <wp:simplePos x="0" y="0"/>
                <wp:positionH relativeFrom="page">
                  <wp:posOffset>2421889</wp:posOffset>
                </wp:positionH>
                <wp:positionV relativeFrom="paragraph">
                  <wp:posOffset>410493</wp:posOffset>
                </wp:positionV>
                <wp:extent cx="991235" cy="207645"/>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1235" cy="207645"/>
                        </a:xfrm>
                        <a:custGeom>
                          <a:avLst/>
                          <a:gdLst/>
                          <a:ahLst/>
                          <a:cxnLst/>
                          <a:rect l="l" t="t" r="r" b="b"/>
                          <a:pathLst>
                            <a:path w="991235" h="207645">
                              <a:moveTo>
                                <a:pt x="991057" y="0"/>
                              </a:moveTo>
                              <a:lnTo>
                                <a:pt x="0" y="0"/>
                              </a:lnTo>
                              <a:lnTo>
                                <a:pt x="0" y="207391"/>
                              </a:lnTo>
                              <a:lnTo>
                                <a:pt x="991057" y="207391"/>
                              </a:lnTo>
                              <a:lnTo>
                                <a:pt x="9910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24C81E" id="Graphic 18" o:spid="_x0000_s1026" style="position:absolute;margin-left:190.7pt;margin-top:32.3pt;width:78.05pt;height:16.35pt;z-index:-15725568;visibility:visible;mso-wrap-style:square;mso-wrap-distance-left:0;mso-wrap-distance-top:0;mso-wrap-distance-right:0;mso-wrap-distance-bottom:0;mso-position-horizontal:absolute;mso-position-horizontal-relative:page;mso-position-vertical:absolute;mso-position-vertical-relative:text;v-text-anchor:top" coordsize="991235,2076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" path="m991057,l,,,207391r991057,l991057,xe" fillcolor="black" stroked="f">
                <v:path arrowok="t"/>
                <w10:wrap type="topAndBottom" anchorx="page"/>
              </v:shape>
            </w:pict>
          </mc:Fallback>
        </mc:AlternateContent>
      </w:r>
      <w:r>
        <w:rPr>
          <w:noProof/>
        </w:rPr>
        <mc:AlternateContent>
          <mc:Choice Requires="wps">
            <w:drawing>
              <wp:anchor distT="0" distB="0" distL="0" distR="0" simplePos="0" relativeHeight="487591424" behindDoc="1" locked="0" layoutInCell="1" allowOverlap="1" wp14:anchorId="1A563020" wp14:editId="77810726">
                <wp:simplePos x="0" y="0"/>
                <wp:positionH relativeFrom="page">
                  <wp:posOffset>2236470</wp:posOffset>
                </wp:positionH>
                <wp:positionV relativeFrom="paragraph">
                  <wp:posOffset>842928</wp:posOffset>
                </wp:positionV>
                <wp:extent cx="779780" cy="20764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780" cy="207645"/>
                        </a:xfrm>
                        <a:custGeom>
                          <a:avLst/>
                          <a:gdLst/>
                          <a:ahLst/>
                          <a:cxnLst/>
                          <a:rect l="l" t="t" r="r" b="b"/>
                          <a:pathLst>
                            <a:path w="779780" h="207645">
                              <a:moveTo>
                                <a:pt x="779221" y="0"/>
                              </a:moveTo>
                              <a:lnTo>
                                <a:pt x="0" y="0"/>
                              </a:lnTo>
                              <a:lnTo>
                                <a:pt x="0" y="207391"/>
                              </a:lnTo>
                              <a:lnTo>
                                <a:pt x="779221" y="207391"/>
                              </a:lnTo>
                              <a:lnTo>
                                <a:pt x="779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6B4AA3" id="Graphic 19" o:spid="_x0000_s1026" style="position:absolute;margin-left:176.1pt;margin-top:66.35pt;width:61.4pt;height:16.35pt;z-index:-15725056;visibility:visible;mso-wrap-style:square;mso-wrap-distance-left:0;mso-wrap-distance-top:0;mso-wrap-distance-right:0;mso-wrap-distance-bottom:0;mso-position-horizontal:absolute;mso-position-horizontal-relative:page;mso-position-vertical:absolute;mso-position-vertical-relative:text;v-text-anchor:top" coordsize="779780,2076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" path="m779221,l,,,207391r779221,l779221,xe" fillcolor="black" stroked="f">
                <v:path arrowok="t"/>
                <w10:wrap type="topAndBottom" anchorx="page"/>
              </v:shape>
            </w:pict>
          </mc:Fallback>
        </mc:AlternateContent>
      </w:r>
      <w:r>
        <w:rPr>
          <w:noProof/>
        </w:rPr>
        <mc:AlternateContent>
          <mc:Choice Requires="wps">
            <w:drawing>
              <wp:anchor distT="0" distB="0" distL="0" distR="0" simplePos="0" relativeHeight="487591936" behindDoc="1" locked="0" layoutInCell="1" allowOverlap="1" wp14:anchorId="2BFC409B" wp14:editId="07474145">
                <wp:simplePos x="0" y="0"/>
                <wp:positionH relativeFrom="page">
                  <wp:posOffset>3137535</wp:posOffset>
                </wp:positionH>
                <wp:positionV relativeFrom="paragraph">
                  <wp:posOffset>668303</wp:posOffset>
                </wp:positionV>
                <wp:extent cx="1421765" cy="44132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1765" cy="441325"/>
                        </a:xfrm>
                        <a:custGeom>
                          <a:avLst/>
                          <a:gdLst/>
                          <a:ahLst/>
                          <a:cxnLst/>
                          <a:rect l="l" t="t" r="r" b="b"/>
                          <a:pathLst>
                            <a:path w="1421765" h="441325">
                              <a:moveTo>
                                <a:pt x="1421764" y="0"/>
                              </a:moveTo>
                              <a:lnTo>
                                <a:pt x="0" y="0"/>
                              </a:lnTo>
                              <a:lnTo>
                                <a:pt x="0" y="441325"/>
                              </a:lnTo>
                              <a:lnTo>
                                <a:pt x="1421764" y="441325"/>
                              </a:lnTo>
                              <a:lnTo>
                                <a:pt x="14217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0ADA93" id="Graphic 20" o:spid="_x0000_s1026" style="position:absolute;margin-left:247.05pt;margin-top:52.6pt;width:111.95pt;height:34.75pt;z-index:-15724544;visibility:visible;mso-wrap-style:square;mso-wrap-distance-left:0;mso-wrap-distance-top:0;mso-wrap-distance-right:0;mso-wrap-distance-bottom:0;mso-position-horizontal:absolute;mso-position-horizontal-relative:page;mso-position-vertical:absolute;mso-position-vertical-relative:text;v-text-anchor:top" coordsize="1421765,441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" path="m1421764,l,,,441325r1421764,l1421764,xe" fillcolor="black" stroked="f">
                <v:path arrowok="t"/>
                <w10:wrap type="topAndBottom" anchorx="page"/>
              </v:shape>
            </w:pict>
          </mc:Fallback>
        </mc:AlternateContent>
      </w:r>
    </w:p>
    <w:p w14:paraId="7DF377E3" w14:textId="77777777" w:rsidR="00E70012" w:rsidRDefault="00E70012">
      <w:pPr>
        <w:pStyle w:val="BodyText"/>
        <w:spacing w:before="4"/>
        <w:ind w:left="0"/>
        <w:rPr>
          <w:sz w:val="5"/>
        </w:rPr>
      </w:pPr>
    </w:p>
    <w:p w14:paraId="004B4524" w14:textId="77777777" w:rsidR="00E70012" w:rsidRDefault="00E70012">
      <w:pPr>
        <w:pStyle w:val="BodyText"/>
        <w:spacing w:before="9"/>
        <w:ind w:left="0"/>
        <w:rPr>
          <w:sz w:val="4"/>
        </w:rPr>
      </w:pPr>
    </w:p>
    <w:p w14:paraId="62A82B5A" w14:textId="77777777" w:rsidR="00E70012" w:rsidRDefault="00E70012">
      <w:pPr>
        <w:rPr>
          <w:sz w:val="4"/>
        </w:rPr>
        <w:sectPr w:rsidR="00E70012">
          <w:footerReference w:type="default" r:id="rId12"/>
          <w:pgSz w:w="11910" w:h="16840"/>
          <w:pgMar w:top="1220" w:right="0" w:bottom="280" w:left="980" w:header="0" w:footer="0" w:gutter="0"/>
          <w:cols w:num="2" w:space="720" w:equalWidth="0">
            <w:col w:w="2429" w:space="40"/>
            <w:col w:w="8461"/>
          </w:cols>
        </w:sectPr>
      </w:pPr>
    </w:p>
    <w:p w14:paraId="6893FB27" w14:textId="77777777" w:rsidR="00E70012" w:rsidRDefault="00E70012">
      <w:pPr>
        <w:pStyle w:val="BodyText"/>
        <w:ind w:left="0"/>
        <w:rPr>
          <w:sz w:val="19"/>
        </w:rPr>
      </w:pPr>
    </w:p>
    <w:p w14:paraId="1016FF22" w14:textId="77777777" w:rsidR="00E70012" w:rsidRDefault="00E70012">
      <w:pPr>
        <w:pStyle w:val="BodyText"/>
        <w:ind w:left="0"/>
        <w:rPr>
          <w:sz w:val="19"/>
        </w:rPr>
      </w:pPr>
    </w:p>
    <w:p w14:paraId="5D466768" w14:textId="77777777" w:rsidR="00E70012" w:rsidRDefault="00E70012">
      <w:pPr>
        <w:pStyle w:val="BodyText"/>
        <w:ind w:left="0"/>
        <w:rPr>
          <w:sz w:val="19"/>
        </w:rPr>
      </w:pPr>
    </w:p>
    <w:p w14:paraId="70F9F97D" w14:textId="77777777" w:rsidR="00E70012" w:rsidRDefault="00E70012">
      <w:pPr>
        <w:pStyle w:val="BodyText"/>
        <w:ind w:left="0"/>
        <w:rPr>
          <w:sz w:val="19"/>
        </w:rPr>
      </w:pPr>
    </w:p>
    <w:p w14:paraId="40E52227" w14:textId="77777777" w:rsidR="00E70012" w:rsidRDefault="00E70012">
      <w:pPr>
        <w:pStyle w:val="BodyText"/>
        <w:ind w:left="0"/>
        <w:rPr>
          <w:sz w:val="19"/>
        </w:rPr>
      </w:pPr>
    </w:p>
    <w:p w14:paraId="315C01AB" w14:textId="77777777" w:rsidR="00E70012" w:rsidRDefault="00E70012">
      <w:pPr>
        <w:pStyle w:val="BodyText"/>
        <w:ind w:left="0"/>
        <w:rPr>
          <w:sz w:val="19"/>
        </w:rPr>
      </w:pPr>
    </w:p>
    <w:p w14:paraId="31B8CC3F" w14:textId="77777777" w:rsidR="00E70012" w:rsidRDefault="00E70012">
      <w:pPr>
        <w:pStyle w:val="BodyText"/>
        <w:ind w:left="0"/>
        <w:rPr>
          <w:sz w:val="19"/>
        </w:rPr>
      </w:pPr>
    </w:p>
    <w:p w14:paraId="19805F89" w14:textId="77777777" w:rsidR="00E70012" w:rsidRDefault="00E70012">
      <w:pPr>
        <w:pStyle w:val="BodyText"/>
        <w:ind w:left="0"/>
        <w:rPr>
          <w:sz w:val="19"/>
        </w:rPr>
      </w:pPr>
    </w:p>
    <w:p w14:paraId="6CDDCBA8" w14:textId="77777777" w:rsidR="00E70012" w:rsidRDefault="00E70012">
      <w:pPr>
        <w:pStyle w:val="BodyText"/>
        <w:ind w:left="0"/>
        <w:rPr>
          <w:sz w:val="19"/>
        </w:rPr>
      </w:pPr>
    </w:p>
    <w:p w14:paraId="13DAD16A" w14:textId="77777777" w:rsidR="00E70012" w:rsidRDefault="00E70012">
      <w:pPr>
        <w:pStyle w:val="BodyText"/>
        <w:ind w:left="0"/>
        <w:rPr>
          <w:sz w:val="19"/>
        </w:rPr>
      </w:pPr>
    </w:p>
    <w:p w14:paraId="4CA079D8" w14:textId="77777777" w:rsidR="00E70012" w:rsidRDefault="00E70012">
      <w:pPr>
        <w:pStyle w:val="BodyText"/>
        <w:ind w:left="0"/>
        <w:rPr>
          <w:sz w:val="19"/>
        </w:rPr>
      </w:pPr>
    </w:p>
    <w:p w14:paraId="436F1EFF" w14:textId="77777777" w:rsidR="00E70012" w:rsidRDefault="00E70012">
      <w:pPr>
        <w:pStyle w:val="BodyText"/>
        <w:ind w:left="0"/>
        <w:rPr>
          <w:sz w:val="19"/>
        </w:rPr>
      </w:pPr>
    </w:p>
    <w:p w14:paraId="1904FA13" w14:textId="77777777" w:rsidR="00E70012" w:rsidRDefault="00E70012">
      <w:pPr>
        <w:pStyle w:val="BodyText"/>
        <w:ind w:left="0"/>
        <w:rPr>
          <w:sz w:val="19"/>
        </w:rPr>
      </w:pPr>
    </w:p>
    <w:p w14:paraId="6EFA71C8" w14:textId="77777777" w:rsidR="00E70012" w:rsidRDefault="00E70012">
      <w:pPr>
        <w:pStyle w:val="BodyText"/>
        <w:ind w:left="0"/>
        <w:rPr>
          <w:sz w:val="19"/>
        </w:rPr>
      </w:pPr>
    </w:p>
    <w:p w14:paraId="18EBFF6B" w14:textId="77777777" w:rsidR="00E70012" w:rsidRDefault="00E70012">
      <w:pPr>
        <w:pStyle w:val="BodyText"/>
        <w:ind w:left="0"/>
        <w:rPr>
          <w:sz w:val="19"/>
        </w:rPr>
      </w:pPr>
    </w:p>
    <w:p w14:paraId="30B265CB" w14:textId="77777777" w:rsidR="00E70012" w:rsidRDefault="00E70012">
      <w:pPr>
        <w:pStyle w:val="BodyText"/>
        <w:ind w:left="0"/>
        <w:rPr>
          <w:sz w:val="19"/>
        </w:rPr>
      </w:pPr>
    </w:p>
    <w:p w14:paraId="46F7DFE2" w14:textId="77777777" w:rsidR="00E70012" w:rsidRDefault="00E70012">
      <w:pPr>
        <w:pStyle w:val="BodyText"/>
        <w:ind w:left="0"/>
        <w:rPr>
          <w:sz w:val="19"/>
        </w:rPr>
      </w:pPr>
    </w:p>
    <w:p w14:paraId="2E54B15A" w14:textId="77777777" w:rsidR="00E70012" w:rsidRDefault="00E70012">
      <w:pPr>
        <w:pStyle w:val="BodyText"/>
        <w:ind w:left="0"/>
        <w:rPr>
          <w:sz w:val="19"/>
        </w:rPr>
      </w:pPr>
    </w:p>
    <w:p w14:paraId="022491C8" w14:textId="77777777" w:rsidR="00E70012" w:rsidRDefault="00E70012">
      <w:pPr>
        <w:pStyle w:val="BodyText"/>
        <w:ind w:left="0"/>
        <w:rPr>
          <w:sz w:val="19"/>
        </w:rPr>
      </w:pPr>
    </w:p>
    <w:p w14:paraId="4FF94F17" w14:textId="77777777" w:rsidR="00E70012" w:rsidRDefault="00E70012">
      <w:pPr>
        <w:pStyle w:val="BodyText"/>
        <w:ind w:left="0"/>
        <w:rPr>
          <w:sz w:val="19"/>
        </w:rPr>
      </w:pPr>
    </w:p>
    <w:p w14:paraId="2A5C105B" w14:textId="77777777" w:rsidR="00E70012" w:rsidRDefault="00E70012">
      <w:pPr>
        <w:pStyle w:val="BodyText"/>
        <w:ind w:left="0"/>
        <w:rPr>
          <w:sz w:val="19"/>
        </w:rPr>
      </w:pPr>
    </w:p>
    <w:p w14:paraId="28EC4C3A" w14:textId="77777777" w:rsidR="00E70012" w:rsidRDefault="00E70012">
      <w:pPr>
        <w:pStyle w:val="BodyText"/>
        <w:ind w:left="0"/>
        <w:rPr>
          <w:sz w:val="19"/>
        </w:rPr>
      </w:pPr>
    </w:p>
    <w:p w14:paraId="0C350665" w14:textId="77777777" w:rsidR="00E70012" w:rsidRDefault="00E70012">
      <w:pPr>
        <w:pStyle w:val="BodyText"/>
        <w:ind w:left="0"/>
        <w:rPr>
          <w:sz w:val="19"/>
        </w:rPr>
      </w:pPr>
    </w:p>
    <w:p w14:paraId="69430271" w14:textId="77777777" w:rsidR="00E70012" w:rsidRDefault="00E70012">
      <w:pPr>
        <w:pStyle w:val="BodyText"/>
        <w:ind w:left="0"/>
        <w:rPr>
          <w:sz w:val="19"/>
        </w:rPr>
      </w:pPr>
    </w:p>
    <w:p w14:paraId="4AC19A44" w14:textId="77777777" w:rsidR="00E70012" w:rsidRDefault="00E70012">
      <w:pPr>
        <w:pStyle w:val="BodyText"/>
        <w:ind w:left="0"/>
        <w:rPr>
          <w:sz w:val="19"/>
        </w:rPr>
      </w:pPr>
    </w:p>
    <w:p w14:paraId="00480E28" w14:textId="77777777" w:rsidR="00E70012" w:rsidRDefault="00E70012">
      <w:pPr>
        <w:pStyle w:val="BodyText"/>
        <w:ind w:left="0"/>
        <w:rPr>
          <w:sz w:val="19"/>
        </w:rPr>
      </w:pPr>
    </w:p>
    <w:p w14:paraId="6753B3C6" w14:textId="77777777" w:rsidR="00E70012" w:rsidRDefault="00E70012">
      <w:pPr>
        <w:pStyle w:val="BodyText"/>
        <w:ind w:left="0"/>
        <w:rPr>
          <w:sz w:val="19"/>
        </w:rPr>
      </w:pPr>
    </w:p>
    <w:p w14:paraId="1124A952" w14:textId="77777777" w:rsidR="00E70012" w:rsidRDefault="00E70012">
      <w:pPr>
        <w:pStyle w:val="BodyText"/>
        <w:ind w:left="0"/>
        <w:rPr>
          <w:sz w:val="19"/>
        </w:rPr>
      </w:pPr>
    </w:p>
    <w:p w14:paraId="4680705A" w14:textId="77777777" w:rsidR="00E70012" w:rsidRDefault="00E70012">
      <w:pPr>
        <w:pStyle w:val="BodyText"/>
        <w:ind w:left="0"/>
        <w:rPr>
          <w:sz w:val="19"/>
        </w:rPr>
      </w:pPr>
    </w:p>
    <w:p w14:paraId="48630410" w14:textId="77777777" w:rsidR="00E70012" w:rsidRDefault="00E70012">
      <w:pPr>
        <w:pStyle w:val="BodyText"/>
        <w:ind w:left="0"/>
        <w:rPr>
          <w:sz w:val="19"/>
        </w:rPr>
      </w:pPr>
    </w:p>
    <w:p w14:paraId="199FABB6" w14:textId="77777777" w:rsidR="00E70012" w:rsidRDefault="00E70012">
      <w:pPr>
        <w:pStyle w:val="BodyText"/>
        <w:ind w:left="0"/>
        <w:rPr>
          <w:sz w:val="19"/>
        </w:rPr>
      </w:pPr>
    </w:p>
    <w:p w14:paraId="1D8B2D0D" w14:textId="77777777" w:rsidR="00E70012" w:rsidRDefault="00E70012">
      <w:pPr>
        <w:pStyle w:val="BodyText"/>
        <w:ind w:left="0"/>
        <w:rPr>
          <w:sz w:val="19"/>
        </w:rPr>
      </w:pPr>
    </w:p>
    <w:p w14:paraId="7F4C0D95" w14:textId="77777777" w:rsidR="00E70012" w:rsidRDefault="00E70012">
      <w:pPr>
        <w:pStyle w:val="BodyText"/>
        <w:ind w:left="0"/>
        <w:rPr>
          <w:sz w:val="19"/>
        </w:rPr>
      </w:pPr>
    </w:p>
    <w:p w14:paraId="23B2005F" w14:textId="77777777" w:rsidR="00E70012" w:rsidRDefault="00E70012">
      <w:pPr>
        <w:pStyle w:val="BodyText"/>
        <w:ind w:left="0"/>
        <w:rPr>
          <w:sz w:val="19"/>
        </w:rPr>
      </w:pPr>
    </w:p>
    <w:p w14:paraId="7EC4FDEC" w14:textId="77777777" w:rsidR="00E70012" w:rsidRDefault="00E70012">
      <w:pPr>
        <w:pStyle w:val="BodyText"/>
        <w:ind w:left="0"/>
        <w:rPr>
          <w:sz w:val="19"/>
        </w:rPr>
      </w:pPr>
    </w:p>
    <w:p w14:paraId="664E3686" w14:textId="77777777" w:rsidR="00E70012" w:rsidRDefault="00E70012">
      <w:pPr>
        <w:pStyle w:val="BodyText"/>
        <w:ind w:left="0"/>
        <w:rPr>
          <w:sz w:val="19"/>
        </w:rPr>
      </w:pPr>
    </w:p>
    <w:p w14:paraId="618EB32E" w14:textId="77777777" w:rsidR="00E70012" w:rsidRDefault="00E70012">
      <w:pPr>
        <w:pStyle w:val="BodyText"/>
        <w:ind w:left="0"/>
        <w:rPr>
          <w:sz w:val="19"/>
        </w:rPr>
      </w:pPr>
    </w:p>
    <w:p w14:paraId="3A7CD942" w14:textId="77777777" w:rsidR="00E70012" w:rsidRDefault="00E70012">
      <w:pPr>
        <w:pStyle w:val="BodyText"/>
        <w:ind w:left="0"/>
        <w:rPr>
          <w:sz w:val="19"/>
        </w:rPr>
      </w:pPr>
    </w:p>
    <w:p w14:paraId="62A781E1" w14:textId="77777777" w:rsidR="00E70012" w:rsidRDefault="00E70012">
      <w:pPr>
        <w:pStyle w:val="BodyText"/>
        <w:ind w:left="0"/>
        <w:rPr>
          <w:sz w:val="19"/>
        </w:rPr>
      </w:pPr>
    </w:p>
    <w:p w14:paraId="4F2E8AD3" w14:textId="77777777" w:rsidR="00E70012" w:rsidRDefault="00E70012">
      <w:pPr>
        <w:pStyle w:val="BodyText"/>
        <w:spacing w:before="31"/>
        <w:ind w:left="0"/>
        <w:rPr>
          <w:sz w:val="19"/>
        </w:rPr>
      </w:pPr>
    </w:p>
    <w:p w14:paraId="4790A4AE" w14:textId="77777777" w:rsidR="00E70012" w:rsidRDefault="00000000">
      <w:pPr>
        <w:ind w:left="1554" w:right="1145"/>
        <w:jc w:val="center"/>
        <w:rPr>
          <w:i/>
          <w:sz w:val="19"/>
        </w:rPr>
      </w:pPr>
      <w:r>
        <w:rPr>
          <w:i/>
          <w:spacing w:val="-4"/>
          <w:sz w:val="19"/>
        </w:rPr>
        <w:t>TKOWEPAMGUW SAEQ</w:t>
      </w:r>
      <w:r>
        <w:rPr>
          <w:i/>
          <w:spacing w:val="-2"/>
          <w:sz w:val="19"/>
        </w:rPr>
        <w:t xml:space="preserve"> </w:t>
      </w:r>
      <w:r>
        <w:rPr>
          <w:i/>
          <w:spacing w:val="-4"/>
          <w:sz w:val="19"/>
        </w:rPr>
        <w:t>GIGEROCZ</w:t>
      </w:r>
      <w:r>
        <w:rPr>
          <w:i/>
          <w:spacing w:val="-1"/>
          <w:sz w:val="19"/>
        </w:rPr>
        <w:t xml:space="preserve"> </w:t>
      </w:r>
      <w:r>
        <w:rPr>
          <w:i/>
          <w:spacing w:val="-4"/>
          <w:sz w:val="19"/>
        </w:rPr>
        <w:t>EJVAETOPW</w:t>
      </w:r>
      <w:r>
        <w:rPr>
          <w:i/>
          <w:spacing w:val="-2"/>
          <w:sz w:val="19"/>
        </w:rPr>
        <w:t xml:space="preserve"> </w:t>
      </w:r>
      <w:r>
        <w:rPr>
          <w:i/>
          <w:spacing w:val="-4"/>
          <w:sz w:val="19"/>
        </w:rPr>
        <w:t>–</w:t>
      </w:r>
      <w:r>
        <w:rPr>
          <w:i/>
          <w:spacing w:val="2"/>
          <w:sz w:val="19"/>
        </w:rPr>
        <w:t xml:space="preserve"> </w:t>
      </w:r>
      <w:r>
        <w:rPr>
          <w:i/>
          <w:spacing w:val="-4"/>
          <w:sz w:val="19"/>
        </w:rPr>
        <w:t>TUKSABESO</w:t>
      </w:r>
      <w:r>
        <w:rPr>
          <w:i/>
          <w:spacing w:val="-2"/>
          <w:sz w:val="19"/>
        </w:rPr>
        <w:t xml:space="preserve"> </w:t>
      </w:r>
      <w:r>
        <w:rPr>
          <w:i/>
          <w:spacing w:val="-4"/>
          <w:sz w:val="19"/>
        </w:rPr>
        <w:t>QIKA</w:t>
      </w:r>
    </w:p>
    <w:p w14:paraId="130A93DC" w14:textId="77777777" w:rsidR="00E70012" w:rsidRDefault="00E70012">
      <w:pPr>
        <w:jc w:val="center"/>
        <w:rPr>
          <w:sz w:val="19"/>
        </w:rPr>
        <w:sectPr w:rsidR="00E70012">
          <w:type w:val="continuous"/>
          <w:pgSz w:w="11910" w:h="16840"/>
          <w:pgMar w:top="240" w:right="0" w:bottom="280" w:left="980" w:header="0" w:footer="0" w:gutter="0"/>
          <w:cols w:space="720"/>
        </w:sectPr>
      </w:pPr>
    </w:p>
    <w:p w14:paraId="17D720F0" w14:textId="77777777" w:rsidR="00E70012" w:rsidRDefault="00000000">
      <w:pPr>
        <w:spacing w:before="71"/>
        <w:ind w:left="495"/>
        <w:rPr>
          <w:b/>
          <w:sz w:val="19"/>
        </w:rPr>
      </w:pPr>
      <w:r>
        <w:rPr>
          <w:b/>
          <w:color w:val="151515"/>
          <w:w w:val="105"/>
          <w:sz w:val="19"/>
        </w:rPr>
        <w:lastRenderedPageBreak/>
        <w:t>Vku</w:t>
      </w:r>
      <w:r>
        <w:rPr>
          <w:b/>
          <w:color w:val="151515"/>
          <w:spacing w:val="-9"/>
          <w:w w:val="105"/>
          <w:sz w:val="19"/>
        </w:rPr>
        <w:t xml:space="preserve"> </w:t>
      </w:r>
      <w:r>
        <w:rPr>
          <w:b/>
          <w:color w:val="151515"/>
          <w:spacing w:val="-2"/>
          <w:w w:val="105"/>
          <w:sz w:val="19"/>
        </w:rPr>
        <w:t>Cavwodos</w:t>
      </w:r>
    </w:p>
    <w:p w14:paraId="33174BA3" w14:textId="77777777" w:rsidR="00E70012" w:rsidRDefault="00000000">
      <w:pPr>
        <w:pStyle w:val="BodyText"/>
        <w:spacing w:before="205" w:line="439" w:lineRule="auto"/>
        <w:ind w:left="492" w:right="9349" w:firstLine="2"/>
      </w:pPr>
      <w:r>
        <w:rPr>
          <w:color w:val="151515"/>
          <w:spacing w:val="-2"/>
        </w:rPr>
        <w:t xml:space="preserve">Eghwezb: </w:t>
      </w:r>
      <w:r>
        <w:rPr>
          <w:color w:val="151515"/>
        </w:rPr>
        <w:t xml:space="preserve">Gib Tu: </w:t>
      </w:r>
      <w:r>
        <w:rPr>
          <w:color w:val="151515"/>
          <w:spacing w:val="-4"/>
        </w:rPr>
        <w:t>Ewxatbuuq:</w:t>
      </w:r>
    </w:p>
    <w:p w14:paraId="1FBD8BC0" w14:textId="77777777" w:rsidR="00E70012" w:rsidRDefault="00E70012">
      <w:pPr>
        <w:pStyle w:val="BodyText"/>
        <w:ind w:left="0"/>
      </w:pPr>
    </w:p>
    <w:p w14:paraId="45A70EEE" w14:textId="77777777" w:rsidR="00E70012" w:rsidRDefault="00E70012">
      <w:pPr>
        <w:pStyle w:val="BodyText"/>
        <w:ind w:left="0"/>
      </w:pPr>
    </w:p>
    <w:p w14:paraId="34F4938F" w14:textId="77777777" w:rsidR="00E70012" w:rsidRDefault="00E70012">
      <w:pPr>
        <w:pStyle w:val="BodyText"/>
        <w:ind w:left="0"/>
      </w:pPr>
    </w:p>
    <w:p w14:paraId="25CD9949" w14:textId="77777777" w:rsidR="00E70012" w:rsidRDefault="00E70012">
      <w:pPr>
        <w:pStyle w:val="BodyText"/>
        <w:ind w:left="0"/>
      </w:pPr>
    </w:p>
    <w:p w14:paraId="5B7E522B" w14:textId="77777777" w:rsidR="00E70012" w:rsidRDefault="00E70012">
      <w:pPr>
        <w:pStyle w:val="BodyText"/>
        <w:spacing w:before="126"/>
        <w:ind w:left="0"/>
      </w:pPr>
    </w:p>
    <w:p w14:paraId="182334DC" w14:textId="77777777" w:rsidR="00E70012" w:rsidRDefault="00000000">
      <w:pPr>
        <w:spacing w:line="460" w:lineRule="auto"/>
        <w:ind w:left="500" w:right="9349"/>
        <w:rPr>
          <w:sz w:val="20"/>
        </w:rPr>
      </w:pPr>
      <w:r>
        <w:rPr>
          <w:noProof/>
        </w:rPr>
        <w:drawing>
          <wp:anchor distT="0" distB="0" distL="0" distR="0" simplePos="0" relativeHeight="15733248" behindDoc="0" locked="0" layoutInCell="1" allowOverlap="1" wp14:anchorId="539FA811" wp14:editId="2EFF7044">
            <wp:simplePos x="0" y="0"/>
            <wp:positionH relativeFrom="page">
              <wp:posOffset>1446530</wp:posOffset>
            </wp:positionH>
            <wp:positionV relativeFrom="paragraph">
              <wp:posOffset>229122</wp:posOffset>
            </wp:positionV>
            <wp:extent cx="2410968" cy="48196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stretch>
                      <a:fillRect/>
                    </a:stretch>
                  </pic:blipFill>
                  <pic:spPr>
                    <a:xfrm>
                      <a:off x="0" y="0"/>
                      <a:ext cx="2410968" cy="481965"/>
                    </a:xfrm>
                    <a:prstGeom prst="rect">
                      <a:avLst/>
                    </a:prstGeom>
                  </pic:spPr>
                </pic:pic>
              </a:graphicData>
            </a:graphic>
          </wp:anchor>
        </w:drawing>
      </w:r>
      <w:r>
        <w:rPr>
          <w:noProof/>
        </w:rPr>
        <w:drawing>
          <wp:anchor distT="0" distB="0" distL="0" distR="0" simplePos="0" relativeHeight="15733760" behindDoc="0" locked="0" layoutInCell="1" allowOverlap="1" wp14:anchorId="18829D3F" wp14:editId="65D74ABB">
            <wp:simplePos x="0" y="0"/>
            <wp:positionH relativeFrom="page">
              <wp:posOffset>1336675</wp:posOffset>
            </wp:positionH>
            <wp:positionV relativeFrom="paragraph">
              <wp:posOffset>1110375</wp:posOffset>
            </wp:positionV>
            <wp:extent cx="2533650" cy="1299844"/>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2533650" cy="1299844"/>
                    </a:xfrm>
                    <a:prstGeom prst="rect">
                      <a:avLst/>
                    </a:prstGeom>
                  </pic:spPr>
                </pic:pic>
              </a:graphicData>
            </a:graphic>
          </wp:anchor>
        </w:drawing>
      </w:r>
      <w:r>
        <w:rPr>
          <w:b/>
          <w:color w:val="151515"/>
          <w:sz w:val="19"/>
        </w:rPr>
        <w:t>Vku</w:t>
      </w:r>
      <w:r>
        <w:rPr>
          <w:b/>
          <w:color w:val="151515"/>
          <w:spacing w:val="-14"/>
          <w:sz w:val="19"/>
        </w:rPr>
        <w:t xml:space="preserve"> </w:t>
      </w:r>
      <w:r>
        <w:rPr>
          <w:b/>
          <w:color w:val="151515"/>
          <w:sz w:val="19"/>
        </w:rPr>
        <w:t xml:space="preserve">Morjey </w:t>
      </w:r>
      <w:r>
        <w:rPr>
          <w:color w:val="151515"/>
          <w:spacing w:val="-2"/>
          <w:sz w:val="20"/>
        </w:rPr>
        <w:t xml:space="preserve">Eghwezb: </w:t>
      </w:r>
      <w:r>
        <w:rPr>
          <w:color w:val="151515"/>
          <w:sz w:val="20"/>
        </w:rPr>
        <w:t>Gib Tu: Ixyevcoar:</w:t>
      </w:r>
      <w:r>
        <w:rPr>
          <w:color w:val="151515"/>
          <w:spacing w:val="40"/>
          <w:sz w:val="20"/>
        </w:rPr>
        <w:t xml:space="preserve"> </w:t>
      </w:r>
      <w:r>
        <w:rPr>
          <w:sz w:val="20"/>
        </w:rPr>
        <w:t>-</w:t>
      </w:r>
    </w:p>
    <w:p w14:paraId="19AF8B5B" w14:textId="77777777" w:rsidR="00E70012" w:rsidRDefault="00E70012">
      <w:pPr>
        <w:pStyle w:val="BodyText"/>
        <w:spacing w:before="132"/>
        <w:ind w:left="0"/>
      </w:pPr>
    </w:p>
    <w:p w14:paraId="7E81D4B5" w14:textId="77777777" w:rsidR="00E70012" w:rsidRDefault="00000000">
      <w:pPr>
        <w:pStyle w:val="BodyText"/>
        <w:ind w:left="509"/>
      </w:pPr>
      <w:r>
        <w:rPr>
          <w:color w:val="151515"/>
          <w:spacing w:val="-5"/>
          <w:w w:val="105"/>
        </w:rPr>
        <w:t>Cb</w:t>
      </w:r>
      <w:r>
        <w:rPr>
          <w:color w:val="7D7D7D"/>
          <w:spacing w:val="-5"/>
          <w:w w:val="105"/>
        </w:rPr>
        <w:t>:</w:t>
      </w:r>
    </w:p>
    <w:p w14:paraId="55CA1BDD" w14:textId="77777777" w:rsidR="00E70012" w:rsidRDefault="00E70012">
      <w:pPr>
        <w:pStyle w:val="BodyText"/>
        <w:ind w:left="0"/>
        <w:rPr>
          <w:sz w:val="19"/>
        </w:rPr>
      </w:pPr>
    </w:p>
    <w:p w14:paraId="459BCDB8" w14:textId="77777777" w:rsidR="00E70012" w:rsidRDefault="00E70012">
      <w:pPr>
        <w:pStyle w:val="BodyText"/>
        <w:ind w:left="0"/>
        <w:rPr>
          <w:sz w:val="19"/>
        </w:rPr>
      </w:pPr>
    </w:p>
    <w:p w14:paraId="052FDCEC" w14:textId="77777777" w:rsidR="00E70012" w:rsidRDefault="00E70012">
      <w:pPr>
        <w:pStyle w:val="BodyText"/>
        <w:ind w:left="0"/>
        <w:rPr>
          <w:sz w:val="19"/>
        </w:rPr>
      </w:pPr>
    </w:p>
    <w:p w14:paraId="183AEB61" w14:textId="77777777" w:rsidR="00E70012" w:rsidRDefault="00E70012">
      <w:pPr>
        <w:pStyle w:val="BodyText"/>
        <w:ind w:left="0"/>
        <w:rPr>
          <w:sz w:val="19"/>
        </w:rPr>
      </w:pPr>
    </w:p>
    <w:p w14:paraId="2764B112" w14:textId="77777777" w:rsidR="00E70012" w:rsidRDefault="00E70012">
      <w:pPr>
        <w:pStyle w:val="BodyText"/>
        <w:ind w:left="0"/>
        <w:rPr>
          <w:sz w:val="19"/>
        </w:rPr>
      </w:pPr>
    </w:p>
    <w:p w14:paraId="5CE9C84B" w14:textId="77777777" w:rsidR="00E70012" w:rsidRDefault="00E70012">
      <w:pPr>
        <w:pStyle w:val="BodyText"/>
        <w:ind w:left="0"/>
        <w:rPr>
          <w:sz w:val="19"/>
        </w:rPr>
      </w:pPr>
    </w:p>
    <w:p w14:paraId="0FB5CD66" w14:textId="77777777" w:rsidR="00E70012" w:rsidRDefault="00E70012">
      <w:pPr>
        <w:pStyle w:val="BodyText"/>
        <w:ind w:left="0"/>
        <w:rPr>
          <w:sz w:val="19"/>
        </w:rPr>
      </w:pPr>
    </w:p>
    <w:p w14:paraId="4C9587F6" w14:textId="77777777" w:rsidR="00E70012" w:rsidRDefault="00E70012">
      <w:pPr>
        <w:pStyle w:val="BodyText"/>
        <w:ind w:left="0"/>
        <w:rPr>
          <w:sz w:val="19"/>
        </w:rPr>
      </w:pPr>
    </w:p>
    <w:p w14:paraId="1F8DD444" w14:textId="77777777" w:rsidR="00E70012" w:rsidRDefault="00E70012">
      <w:pPr>
        <w:pStyle w:val="BodyText"/>
        <w:ind w:left="0"/>
        <w:rPr>
          <w:sz w:val="19"/>
        </w:rPr>
      </w:pPr>
    </w:p>
    <w:p w14:paraId="1F14FDC3" w14:textId="77777777" w:rsidR="00E70012" w:rsidRDefault="00E70012">
      <w:pPr>
        <w:pStyle w:val="BodyText"/>
        <w:ind w:left="0"/>
        <w:rPr>
          <w:sz w:val="19"/>
        </w:rPr>
      </w:pPr>
    </w:p>
    <w:p w14:paraId="0357D924" w14:textId="77777777" w:rsidR="00E70012" w:rsidRDefault="00E70012">
      <w:pPr>
        <w:pStyle w:val="BodyText"/>
        <w:ind w:left="0"/>
        <w:rPr>
          <w:sz w:val="19"/>
        </w:rPr>
      </w:pPr>
    </w:p>
    <w:p w14:paraId="5C31EF80" w14:textId="77777777" w:rsidR="00E70012" w:rsidRDefault="00E70012">
      <w:pPr>
        <w:pStyle w:val="BodyText"/>
        <w:ind w:left="0"/>
        <w:rPr>
          <w:sz w:val="19"/>
        </w:rPr>
      </w:pPr>
    </w:p>
    <w:p w14:paraId="02BDEEE6" w14:textId="77777777" w:rsidR="00E70012" w:rsidRDefault="00E70012">
      <w:pPr>
        <w:pStyle w:val="BodyText"/>
        <w:ind w:left="0"/>
        <w:rPr>
          <w:sz w:val="19"/>
        </w:rPr>
      </w:pPr>
    </w:p>
    <w:p w14:paraId="4B82A886" w14:textId="77777777" w:rsidR="00E70012" w:rsidRDefault="00E70012">
      <w:pPr>
        <w:pStyle w:val="BodyText"/>
        <w:ind w:left="0"/>
        <w:rPr>
          <w:sz w:val="19"/>
        </w:rPr>
      </w:pPr>
    </w:p>
    <w:p w14:paraId="6E87F4A5" w14:textId="77777777" w:rsidR="00E70012" w:rsidRDefault="00E70012">
      <w:pPr>
        <w:pStyle w:val="BodyText"/>
        <w:ind w:left="0"/>
        <w:rPr>
          <w:sz w:val="19"/>
        </w:rPr>
      </w:pPr>
    </w:p>
    <w:p w14:paraId="70C15839" w14:textId="77777777" w:rsidR="00E70012" w:rsidRDefault="00E70012">
      <w:pPr>
        <w:pStyle w:val="BodyText"/>
        <w:ind w:left="0"/>
        <w:rPr>
          <w:sz w:val="19"/>
        </w:rPr>
      </w:pPr>
    </w:p>
    <w:p w14:paraId="44626D54" w14:textId="77777777" w:rsidR="00E70012" w:rsidRDefault="00E70012">
      <w:pPr>
        <w:pStyle w:val="BodyText"/>
        <w:ind w:left="0"/>
        <w:rPr>
          <w:sz w:val="19"/>
        </w:rPr>
      </w:pPr>
    </w:p>
    <w:p w14:paraId="0F091BA4" w14:textId="77777777" w:rsidR="00E70012" w:rsidRDefault="00E70012">
      <w:pPr>
        <w:pStyle w:val="BodyText"/>
        <w:ind w:left="0"/>
        <w:rPr>
          <w:sz w:val="19"/>
        </w:rPr>
      </w:pPr>
    </w:p>
    <w:p w14:paraId="6B761A2C" w14:textId="77777777" w:rsidR="00E70012" w:rsidRDefault="00E70012">
      <w:pPr>
        <w:pStyle w:val="BodyText"/>
        <w:ind w:left="0"/>
        <w:rPr>
          <w:sz w:val="19"/>
        </w:rPr>
      </w:pPr>
    </w:p>
    <w:p w14:paraId="2CD701A5" w14:textId="77777777" w:rsidR="00E70012" w:rsidRDefault="00E70012">
      <w:pPr>
        <w:pStyle w:val="BodyText"/>
        <w:ind w:left="0"/>
        <w:rPr>
          <w:sz w:val="19"/>
        </w:rPr>
      </w:pPr>
    </w:p>
    <w:p w14:paraId="4F66F3ED" w14:textId="77777777" w:rsidR="00E70012" w:rsidRDefault="00E70012">
      <w:pPr>
        <w:pStyle w:val="BodyText"/>
        <w:ind w:left="0"/>
        <w:rPr>
          <w:sz w:val="19"/>
        </w:rPr>
      </w:pPr>
    </w:p>
    <w:p w14:paraId="3BA8B4E6" w14:textId="77777777" w:rsidR="00E70012" w:rsidRDefault="00E70012">
      <w:pPr>
        <w:pStyle w:val="BodyText"/>
        <w:ind w:left="0"/>
        <w:rPr>
          <w:sz w:val="19"/>
        </w:rPr>
      </w:pPr>
    </w:p>
    <w:p w14:paraId="5230A150" w14:textId="77777777" w:rsidR="00E70012" w:rsidRDefault="00E70012">
      <w:pPr>
        <w:pStyle w:val="BodyText"/>
        <w:ind w:left="0"/>
        <w:rPr>
          <w:sz w:val="19"/>
        </w:rPr>
      </w:pPr>
    </w:p>
    <w:p w14:paraId="2EA95806" w14:textId="77777777" w:rsidR="00E70012" w:rsidRDefault="00E70012">
      <w:pPr>
        <w:pStyle w:val="BodyText"/>
        <w:ind w:left="0"/>
        <w:rPr>
          <w:sz w:val="19"/>
        </w:rPr>
      </w:pPr>
    </w:p>
    <w:p w14:paraId="31A2AF7A" w14:textId="77777777" w:rsidR="00E70012" w:rsidRDefault="00E70012">
      <w:pPr>
        <w:pStyle w:val="BodyText"/>
        <w:ind w:left="0"/>
        <w:rPr>
          <w:sz w:val="19"/>
        </w:rPr>
      </w:pPr>
    </w:p>
    <w:p w14:paraId="4932B83B" w14:textId="77777777" w:rsidR="00E70012" w:rsidRDefault="00E70012">
      <w:pPr>
        <w:pStyle w:val="BodyText"/>
        <w:ind w:left="0"/>
        <w:rPr>
          <w:sz w:val="19"/>
        </w:rPr>
      </w:pPr>
    </w:p>
    <w:p w14:paraId="39D29244" w14:textId="77777777" w:rsidR="00E70012" w:rsidRDefault="00E70012">
      <w:pPr>
        <w:pStyle w:val="BodyText"/>
        <w:ind w:left="0"/>
        <w:rPr>
          <w:sz w:val="19"/>
        </w:rPr>
      </w:pPr>
    </w:p>
    <w:p w14:paraId="5E420495" w14:textId="77777777" w:rsidR="00E70012" w:rsidRDefault="00E70012">
      <w:pPr>
        <w:pStyle w:val="BodyText"/>
        <w:ind w:left="0"/>
        <w:rPr>
          <w:sz w:val="19"/>
        </w:rPr>
      </w:pPr>
    </w:p>
    <w:p w14:paraId="25B6A5B7" w14:textId="77777777" w:rsidR="00E70012" w:rsidRDefault="00E70012">
      <w:pPr>
        <w:pStyle w:val="BodyText"/>
        <w:ind w:left="0"/>
        <w:rPr>
          <w:sz w:val="19"/>
        </w:rPr>
      </w:pPr>
    </w:p>
    <w:p w14:paraId="6B00324C" w14:textId="77777777" w:rsidR="00E70012" w:rsidRDefault="00E70012">
      <w:pPr>
        <w:pStyle w:val="BodyText"/>
        <w:ind w:left="0"/>
        <w:rPr>
          <w:sz w:val="19"/>
        </w:rPr>
      </w:pPr>
    </w:p>
    <w:p w14:paraId="01967F21" w14:textId="77777777" w:rsidR="00E70012" w:rsidRDefault="00E70012">
      <w:pPr>
        <w:pStyle w:val="BodyText"/>
        <w:ind w:left="0"/>
        <w:rPr>
          <w:sz w:val="19"/>
        </w:rPr>
      </w:pPr>
    </w:p>
    <w:p w14:paraId="0597CFA9" w14:textId="77777777" w:rsidR="00E70012" w:rsidRDefault="00E70012">
      <w:pPr>
        <w:pStyle w:val="BodyText"/>
        <w:ind w:left="0"/>
        <w:rPr>
          <w:sz w:val="19"/>
        </w:rPr>
      </w:pPr>
    </w:p>
    <w:p w14:paraId="2C06427D" w14:textId="77777777" w:rsidR="00E70012" w:rsidRDefault="00E70012">
      <w:pPr>
        <w:pStyle w:val="BodyText"/>
        <w:ind w:left="0"/>
        <w:rPr>
          <w:sz w:val="19"/>
        </w:rPr>
      </w:pPr>
    </w:p>
    <w:p w14:paraId="07318E51" w14:textId="77777777" w:rsidR="00E70012" w:rsidRDefault="00E70012">
      <w:pPr>
        <w:pStyle w:val="BodyText"/>
        <w:ind w:left="0"/>
        <w:rPr>
          <w:sz w:val="19"/>
        </w:rPr>
      </w:pPr>
    </w:p>
    <w:p w14:paraId="132D6D8B" w14:textId="77777777" w:rsidR="00E70012" w:rsidRDefault="00E70012">
      <w:pPr>
        <w:pStyle w:val="BodyText"/>
        <w:ind w:left="0"/>
        <w:rPr>
          <w:sz w:val="19"/>
        </w:rPr>
      </w:pPr>
    </w:p>
    <w:p w14:paraId="50D01A7D" w14:textId="77777777" w:rsidR="00E70012" w:rsidRDefault="00E70012">
      <w:pPr>
        <w:pStyle w:val="BodyText"/>
        <w:ind w:left="0"/>
        <w:rPr>
          <w:sz w:val="19"/>
        </w:rPr>
      </w:pPr>
    </w:p>
    <w:p w14:paraId="5A951D50" w14:textId="77777777" w:rsidR="00E70012" w:rsidRDefault="00E70012">
      <w:pPr>
        <w:pStyle w:val="BodyText"/>
        <w:ind w:left="0"/>
        <w:rPr>
          <w:sz w:val="19"/>
        </w:rPr>
      </w:pPr>
    </w:p>
    <w:p w14:paraId="25927DE0" w14:textId="77777777" w:rsidR="00E70012" w:rsidRDefault="00E70012">
      <w:pPr>
        <w:pStyle w:val="BodyText"/>
        <w:ind w:left="0"/>
        <w:rPr>
          <w:sz w:val="19"/>
        </w:rPr>
      </w:pPr>
    </w:p>
    <w:p w14:paraId="7FF3BEDB" w14:textId="77777777" w:rsidR="00E70012" w:rsidRDefault="00E70012">
      <w:pPr>
        <w:pStyle w:val="BodyText"/>
        <w:ind w:left="0"/>
        <w:rPr>
          <w:sz w:val="19"/>
        </w:rPr>
      </w:pPr>
    </w:p>
    <w:p w14:paraId="44EDD883" w14:textId="77777777" w:rsidR="00E70012" w:rsidRDefault="00E70012">
      <w:pPr>
        <w:pStyle w:val="BodyText"/>
        <w:spacing w:before="208"/>
        <w:ind w:left="0"/>
        <w:rPr>
          <w:sz w:val="19"/>
        </w:rPr>
      </w:pPr>
    </w:p>
    <w:p w14:paraId="7397E44A" w14:textId="77777777" w:rsidR="00E70012" w:rsidRDefault="00000000">
      <w:pPr>
        <w:ind w:left="2023"/>
        <w:rPr>
          <w:i/>
          <w:sz w:val="19"/>
        </w:rPr>
      </w:pPr>
      <w:r>
        <w:rPr>
          <w:i/>
          <w:color w:val="151515"/>
          <w:sz w:val="19"/>
        </w:rPr>
        <w:t>[VLUXIQUNHAX</w:t>
      </w:r>
      <w:r>
        <w:rPr>
          <w:i/>
          <w:color w:val="151515"/>
          <w:spacing w:val="30"/>
          <w:sz w:val="19"/>
        </w:rPr>
        <w:t xml:space="preserve"> </w:t>
      </w:r>
      <w:r>
        <w:rPr>
          <w:i/>
          <w:color w:val="151515"/>
          <w:sz w:val="19"/>
        </w:rPr>
        <w:t>MAOS</w:t>
      </w:r>
      <w:r>
        <w:rPr>
          <w:i/>
          <w:color w:val="151515"/>
          <w:spacing w:val="12"/>
          <w:sz w:val="19"/>
        </w:rPr>
        <w:t xml:space="preserve"> </w:t>
      </w:r>
      <w:r>
        <w:rPr>
          <w:i/>
          <w:color w:val="151515"/>
          <w:sz w:val="19"/>
        </w:rPr>
        <w:t>GIGEROCZ</w:t>
      </w:r>
      <w:r>
        <w:rPr>
          <w:i/>
          <w:color w:val="151515"/>
          <w:spacing w:val="27"/>
          <w:sz w:val="19"/>
        </w:rPr>
        <w:t xml:space="preserve"> </w:t>
      </w:r>
      <w:r>
        <w:rPr>
          <w:i/>
          <w:color w:val="151515"/>
          <w:sz w:val="19"/>
        </w:rPr>
        <w:t>EJVAETOPW-XINWEWIWE</w:t>
      </w:r>
      <w:r>
        <w:rPr>
          <w:i/>
          <w:color w:val="151515"/>
          <w:spacing w:val="1"/>
          <w:sz w:val="19"/>
        </w:rPr>
        <w:t xml:space="preserve"> </w:t>
      </w:r>
      <w:r>
        <w:rPr>
          <w:i/>
          <w:color w:val="151515"/>
          <w:spacing w:val="-2"/>
          <w:sz w:val="19"/>
        </w:rPr>
        <w:t>QIKA]</w:t>
      </w:r>
    </w:p>
    <w:sectPr w:rsidR="00E70012">
      <w:footerReference w:type="default" r:id="rId15"/>
      <w:pgSz w:w="11910" w:h="16840"/>
      <w:pgMar w:top="1220" w:right="0" w:bottom="280" w:left="9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CDA1E" w14:textId="77777777" w:rsidR="00C41329" w:rsidRDefault="00C41329">
      <w:r>
        <w:separator/>
      </w:r>
    </w:p>
  </w:endnote>
  <w:endnote w:type="continuationSeparator" w:id="0">
    <w:p w14:paraId="6990961C" w14:textId="77777777" w:rsidR="00C41329" w:rsidRDefault="00C41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D8ED4" w14:textId="77777777" w:rsidR="00E10942" w:rsidRDefault="00E10942">
    <w:pPr>
      <w:pStyle w:val="BodyText"/>
      <w:spacing w:line="14" w:lineRule="auto"/>
      <w:ind w:left="0"/>
    </w:pPr>
    <w:r>
      <w:rPr>
        <w:noProof/>
      </w:rPr>
      <mc:AlternateContent>
        <mc:Choice Requires="wps">
          <w:drawing>
            <wp:anchor distT="0" distB="0" distL="0" distR="0" simplePos="0" relativeHeight="486915072" behindDoc="1" locked="0" layoutInCell="1" allowOverlap="1" wp14:anchorId="3304C446" wp14:editId="58EA7F6E">
              <wp:simplePos x="0" y="0"/>
              <wp:positionH relativeFrom="page">
                <wp:posOffset>6981973</wp:posOffset>
              </wp:positionH>
              <wp:positionV relativeFrom="page">
                <wp:posOffset>10388647</wp:posOffset>
              </wp:positionV>
              <wp:extent cx="282575" cy="1270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127000"/>
                      </a:xfrm>
                      <a:prstGeom prst="rect">
                        <a:avLst/>
                      </a:prstGeom>
                    </wps:spPr>
                    <wps:txbx>
                      <w:txbxContent>
                        <w:p w14:paraId="4D115B4E" w14:textId="77777777" w:rsidR="00E10942" w:rsidRDefault="00E10942">
                          <w:pPr>
                            <w:spacing w:line="175" w:lineRule="exact"/>
                            <w:ind w:left="60"/>
                            <w:rPr>
                              <w:sz w:val="16"/>
                            </w:rPr>
                          </w:pPr>
                          <w:r>
                            <w:rPr>
                              <w:spacing w:val="-2"/>
                              <w:sz w:val="16"/>
                            </w:rPr>
                            <w:fldChar w:fldCharType="begin"/>
                          </w:r>
                          <w:r>
                            <w:rPr>
                              <w:spacing w:val="-2"/>
                              <w:sz w:val="16"/>
                            </w:rPr>
                            <w:instrText xml:space="preserve"> PAGE </w:instrText>
                          </w:r>
                          <w:r>
                            <w:rPr>
                              <w:spacing w:val="-2"/>
                              <w:sz w:val="16"/>
                            </w:rPr>
                            <w:fldChar w:fldCharType="separate"/>
                          </w:r>
                          <w:r>
                            <w:rPr>
                              <w:spacing w:val="-2"/>
                              <w:sz w:val="16"/>
                            </w:rPr>
                            <w:t>43</w:t>
                          </w:r>
                          <w:r>
                            <w:rPr>
                              <w:spacing w:val="-2"/>
                              <w:sz w:val="16"/>
                            </w:rPr>
                            <w:fldChar w:fldCharType="end"/>
                          </w:r>
                          <w:r>
                            <w:rPr>
                              <w:spacing w:val="-2"/>
                              <w:sz w:val="16"/>
                            </w:rPr>
                            <w:t>/</w:t>
                          </w:r>
                          <w:r>
                            <w:rPr>
                              <w:spacing w:val="-2"/>
                              <w:sz w:val="16"/>
                            </w:rPr>
                            <w:fldChar w:fldCharType="begin"/>
                          </w:r>
                          <w:r>
                            <w:rPr>
                              <w:spacing w:val="-2"/>
                              <w:sz w:val="16"/>
                            </w:rPr>
                            <w:instrText xml:space="preserve"> NUMPAGES </w:instrText>
                          </w:r>
                          <w:r>
                            <w:rPr>
                              <w:spacing w:val="-2"/>
                              <w:sz w:val="16"/>
                            </w:rPr>
                            <w:fldChar w:fldCharType="separate"/>
                          </w:r>
                          <w:r>
                            <w:rPr>
                              <w:spacing w:val="-2"/>
                              <w:sz w:val="16"/>
                            </w:rPr>
                            <w:t>70</w:t>
                          </w:r>
                          <w:r>
                            <w:rPr>
                              <w:spacing w:val="-2"/>
                              <w:sz w:val="16"/>
                            </w:rPr>
                            <w:fldChar w:fldCharType="end"/>
                          </w:r>
                        </w:p>
                      </w:txbxContent>
                    </wps:txbx>
                    <wps:bodyPr wrap="square" lIns="0" tIns="0" rIns="0" bIns="0" rtlCol="0">
                      <a:noAutofit/>
                    </wps:bodyPr>
                  </wps:wsp>
                </a:graphicData>
              </a:graphic>
            </wp:anchor>
          </w:drawing>
        </mc:Choice>
        <mc:Fallback>
          <w:pict>
            <v:shapetype w14:anchorId="3304C446" id="_x0000_t202" coordsize="21600,21600" o:spt="202" path="m,l,21600r21600,l21600,xe">
              <v:stroke joinstyle="miter"/>
              <v:path gradientshapeok="t" o:connecttype="rect"/>
            </v:shapetype>
            <v:shape id="Textbox 4" o:spid="_x0000_s1026" type="#_x0000_t202" style="position:absolute;margin-left:549.75pt;margin-top:818pt;width:22.25pt;height:10pt;z-index:-1640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" filled="f" stroked="f">
              <v:textbox inset="0,0,0,0">
                <w:txbxContent>
                  <w:p w14:paraId="4D115B4E" w14:textId="77777777" w:rsidR="00E10942" w:rsidRDefault="00E10942">
                    <w:pPr>
                      <w:spacing w:line="175" w:lineRule="exact"/>
                      <w:ind w:left="60"/>
                      <w:rPr>
                        <w:sz w:val="16"/>
                      </w:rPr>
                    </w:pPr>
                    <w:r>
                      <w:rPr>
                        <w:spacing w:val="-2"/>
                        <w:sz w:val="16"/>
                      </w:rPr>
                      <w:fldChar w:fldCharType="begin"/>
                    </w:r>
                    <w:r>
                      <w:rPr>
                        <w:spacing w:val="-2"/>
                        <w:sz w:val="16"/>
                      </w:rPr>
                      <w:instrText xml:space="preserve"> PAGE </w:instrText>
                    </w:r>
                    <w:r>
                      <w:rPr>
                        <w:spacing w:val="-2"/>
                        <w:sz w:val="16"/>
                      </w:rPr>
                      <w:fldChar w:fldCharType="separate"/>
                    </w:r>
                    <w:r>
                      <w:rPr>
                        <w:spacing w:val="-2"/>
                        <w:sz w:val="16"/>
                      </w:rPr>
                      <w:t>43</w:t>
                    </w:r>
                    <w:r>
                      <w:rPr>
                        <w:spacing w:val="-2"/>
                        <w:sz w:val="16"/>
                      </w:rPr>
                      <w:fldChar w:fldCharType="end"/>
                    </w:r>
                    <w:r>
                      <w:rPr>
                        <w:spacing w:val="-2"/>
                        <w:sz w:val="16"/>
                      </w:rPr>
                      <w:t>/</w:t>
                    </w:r>
                    <w:r>
                      <w:rPr>
                        <w:spacing w:val="-2"/>
                        <w:sz w:val="16"/>
                      </w:rPr>
                      <w:fldChar w:fldCharType="begin"/>
                    </w:r>
                    <w:r>
                      <w:rPr>
                        <w:spacing w:val="-2"/>
                        <w:sz w:val="16"/>
                      </w:rPr>
                      <w:instrText xml:space="preserve"> NUMPAGES </w:instrText>
                    </w:r>
                    <w:r>
                      <w:rPr>
                        <w:spacing w:val="-2"/>
                        <w:sz w:val="16"/>
                      </w:rPr>
                      <w:fldChar w:fldCharType="separate"/>
                    </w:r>
                    <w:r>
                      <w:rPr>
                        <w:spacing w:val="-2"/>
                        <w:sz w:val="16"/>
                      </w:rPr>
                      <w:t>70</w:t>
                    </w:r>
                    <w:r>
                      <w:rPr>
                        <w:spacing w:val="-2"/>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8C797" w14:textId="77777777" w:rsidR="00E70012" w:rsidRDefault="00000000">
    <w:pPr>
      <w:pStyle w:val="BodyText"/>
      <w:spacing w:line="14" w:lineRule="auto"/>
      <w:ind w:left="0"/>
    </w:pPr>
    <w:r>
      <w:rPr>
        <w:noProof/>
      </w:rPr>
      <mc:AlternateContent>
        <mc:Choice Requires="wps">
          <w:drawing>
            <wp:anchor distT="0" distB="0" distL="0" distR="0" simplePos="0" relativeHeight="486912512" behindDoc="1" locked="0" layoutInCell="1" allowOverlap="1" wp14:anchorId="2EF82E10" wp14:editId="020BE0E7">
              <wp:simplePos x="0" y="0"/>
              <wp:positionH relativeFrom="page">
                <wp:posOffset>3706621</wp:posOffset>
              </wp:positionH>
              <wp:positionV relativeFrom="page">
                <wp:posOffset>9959456</wp:posOffset>
              </wp:positionV>
              <wp:extent cx="186690" cy="1676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67640"/>
                      </a:xfrm>
                      <a:prstGeom prst="rect">
                        <a:avLst/>
                      </a:prstGeom>
                    </wps:spPr>
                    <wps:txbx>
                      <w:txbxContent>
                        <w:p w14:paraId="7365CEB2" w14:textId="77777777" w:rsidR="00E70012" w:rsidRDefault="00000000">
                          <w:pPr>
                            <w:pStyle w:val="BodyText"/>
                            <w:spacing w:before="14"/>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wps:txbx>
                    <wps:bodyPr wrap="square" lIns="0" tIns="0" rIns="0" bIns="0" rtlCol="0">
                      <a:noAutofit/>
                    </wps:bodyPr>
                  </wps:wsp>
                </a:graphicData>
              </a:graphic>
            </wp:anchor>
          </w:drawing>
        </mc:Choice>
        <mc:Fallback>
          <w:pict>
            <v:shapetype w14:anchorId="2EF82E10" id="_x0000_t202" coordsize="21600,21600" o:spt="202" path="m,l,21600r21600,l21600,xe">
              <v:stroke joinstyle="miter"/>
              <v:path gradientshapeok="t" o:connecttype="rect"/>
            </v:shapetype>
            <v:shape id="Textbox 11" o:spid="_x0000_s1026" type="#_x0000_t202" style="position:absolute;margin-left:291.85pt;margin-top:784.2pt;width:14.7pt;height:13.2pt;z-index:-164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" filled="f" stroked="f">
              <v:textbox inset="0,0,0,0">
                <w:txbxContent>
                  <w:p w14:paraId="7365CEB2" w14:textId="77777777" w:rsidR="00E70012" w:rsidRDefault="00000000">
                    <w:pPr>
                      <w:pStyle w:val="BodyText"/>
                      <w:spacing w:before="14"/>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F35BB" w14:textId="77777777" w:rsidR="00E70012" w:rsidRDefault="00E70012">
    <w:pPr>
      <w:pStyle w:val="BodyText"/>
      <w:spacing w:line="14" w:lineRule="auto"/>
      <w:ind w:left="0"/>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1303A" w14:textId="77777777" w:rsidR="00E70012" w:rsidRDefault="00000000">
    <w:pPr>
      <w:pStyle w:val="BodyText"/>
      <w:spacing w:line="14" w:lineRule="auto"/>
      <w:ind w:left="0"/>
      <w:rPr>
        <w:sz w:val="17"/>
      </w:rPr>
    </w:pPr>
    <w:r>
      <w:rPr>
        <w:noProof/>
      </w:rPr>
      <mc:AlternateContent>
        <mc:Choice Requires="wps">
          <w:drawing>
            <wp:anchor distT="0" distB="0" distL="0" distR="0" simplePos="0" relativeHeight="486913024" behindDoc="1" locked="0" layoutInCell="1" allowOverlap="1" wp14:anchorId="1CBF9D2A" wp14:editId="7DFD2448">
              <wp:simplePos x="0" y="0"/>
              <wp:positionH relativeFrom="page">
                <wp:posOffset>3705859</wp:posOffset>
              </wp:positionH>
              <wp:positionV relativeFrom="page">
                <wp:posOffset>9959456</wp:posOffset>
              </wp:positionV>
              <wp:extent cx="224790" cy="16764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167640"/>
                      </a:xfrm>
                      <a:prstGeom prst="rect">
                        <a:avLst/>
                      </a:prstGeom>
                    </wps:spPr>
                    <wps:txbx>
                      <w:txbxContent>
                        <w:p w14:paraId="51219C09" w14:textId="77777777" w:rsidR="00E70012" w:rsidRDefault="00000000">
                          <w:pPr>
                            <w:pStyle w:val="BodyText"/>
                            <w:spacing w:before="14"/>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wps:txbx>
                    <wps:bodyPr wrap="square" lIns="0" tIns="0" rIns="0" bIns="0" rtlCol="0">
                      <a:noAutofit/>
                    </wps:bodyPr>
                  </wps:wsp>
                </a:graphicData>
              </a:graphic>
            </wp:anchor>
          </w:drawing>
        </mc:Choice>
        <mc:Fallback>
          <w:pict>
            <v:shapetype w14:anchorId="1CBF9D2A" id="_x0000_t202" coordsize="21600,21600" o:spt="202" path="m,l,21600r21600,l21600,xe">
              <v:stroke joinstyle="miter"/>
              <v:path gradientshapeok="t" o:connecttype="rect"/>
            </v:shapetype>
            <v:shape id="Textbox 13" o:spid="_x0000_s1027" type="#_x0000_t202" style="position:absolute;margin-left:291.8pt;margin-top:784.2pt;width:17.7pt;height:13.2pt;z-index:-1640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" filled="f" stroked="f">
              <v:textbox inset="0,0,0,0">
                <w:txbxContent>
                  <w:p w14:paraId="51219C09" w14:textId="77777777" w:rsidR="00E70012" w:rsidRDefault="00000000">
                    <w:pPr>
                      <w:pStyle w:val="BodyText"/>
                      <w:spacing w:before="14"/>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E7246" w14:textId="77777777" w:rsidR="00E70012" w:rsidRDefault="00E70012">
    <w:pPr>
      <w:pStyle w:val="BodyText"/>
      <w:spacing w:line="14" w:lineRule="auto"/>
      <w:ind w:left="0"/>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11C9" w14:textId="77777777" w:rsidR="00E70012" w:rsidRDefault="00E70012">
    <w:pPr>
      <w:pStyle w:val="BodyText"/>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072F8" w14:textId="77777777" w:rsidR="00C41329" w:rsidRDefault="00C41329">
      <w:r>
        <w:separator/>
      </w:r>
    </w:p>
  </w:footnote>
  <w:footnote w:type="continuationSeparator" w:id="0">
    <w:p w14:paraId="1752E68C" w14:textId="77777777" w:rsidR="00C41329" w:rsidRDefault="00C413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0B0EB" w14:textId="77777777" w:rsidR="00E10942" w:rsidRDefault="00E10942">
    <w:pPr>
      <w:pStyle w:val="BodyText"/>
      <w:spacing w:line="14" w:lineRule="aut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78E"/>
    <w:multiLevelType w:val="hybridMultilevel"/>
    <w:tmpl w:val="B61604CE"/>
    <w:lvl w:ilvl="0" w:tplc="A40CF250">
      <w:start w:val="1"/>
      <w:numFmt w:val="lowerLetter"/>
      <w:lvlText w:val="(%1)"/>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1" w:tplc="67689734">
      <w:numFmt w:val="bullet"/>
      <w:lvlText w:val="•"/>
      <w:lvlJc w:val="left"/>
      <w:pPr>
        <w:ind w:left="1795" w:hanging="624"/>
      </w:pPr>
      <w:rPr>
        <w:rFonts w:hint="default"/>
        <w:lang w:val="en-US" w:eastAsia="en-US" w:bidi="ar-SA"/>
      </w:rPr>
    </w:lvl>
    <w:lvl w:ilvl="2" w:tplc="40B4C01E">
      <w:numFmt w:val="bullet"/>
      <w:lvlText w:val="•"/>
      <w:lvlJc w:val="left"/>
      <w:pPr>
        <w:ind w:left="2810" w:hanging="624"/>
      </w:pPr>
      <w:rPr>
        <w:rFonts w:hint="default"/>
        <w:lang w:val="en-US" w:eastAsia="en-US" w:bidi="ar-SA"/>
      </w:rPr>
    </w:lvl>
    <w:lvl w:ilvl="3" w:tplc="CACCA9A4">
      <w:numFmt w:val="bullet"/>
      <w:lvlText w:val="•"/>
      <w:lvlJc w:val="left"/>
      <w:pPr>
        <w:ind w:left="3825" w:hanging="624"/>
      </w:pPr>
      <w:rPr>
        <w:rFonts w:hint="default"/>
        <w:lang w:val="en-US" w:eastAsia="en-US" w:bidi="ar-SA"/>
      </w:rPr>
    </w:lvl>
    <w:lvl w:ilvl="4" w:tplc="6780FF8A">
      <w:numFmt w:val="bullet"/>
      <w:lvlText w:val="•"/>
      <w:lvlJc w:val="left"/>
      <w:pPr>
        <w:ind w:left="4840" w:hanging="624"/>
      </w:pPr>
      <w:rPr>
        <w:rFonts w:hint="default"/>
        <w:lang w:val="en-US" w:eastAsia="en-US" w:bidi="ar-SA"/>
      </w:rPr>
    </w:lvl>
    <w:lvl w:ilvl="5" w:tplc="20523024">
      <w:numFmt w:val="bullet"/>
      <w:lvlText w:val="•"/>
      <w:lvlJc w:val="left"/>
      <w:pPr>
        <w:ind w:left="5855" w:hanging="624"/>
      </w:pPr>
      <w:rPr>
        <w:rFonts w:hint="default"/>
        <w:lang w:val="en-US" w:eastAsia="en-US" w:bidi="ar-SA"/>
      </w:rPr>
    </w:lvl>
    <w:lvl w:ilvl="6" w:tplc="44420846">
      <w:numFmt w:val="bullet"/>
      <w:lvlText w:val="•"/>
      <w:lvlJc w:val="left"/>
      <w:pPr>
        <w:ind w:left="6870" w:hanging="624"/>
      </w:pPr>
      <w:rPr>
        <w:rFonts w:hint="default"/>
        <w:lang w:val="en-US" w:eastAsia="en-US" w:bidi="ar-SA"/>
      </w:rPr>
    </w:lvl>
    <w:lvl w:ilvl="7" w:tplc="B3125A98">
      <w:numFmt w:val="bullet"/>
      <w:lvlText w:val="•"/>
      <w:lvlJc w:val="left"/>
      <w:pPr>
        <w:ind w:left="7885" w:hanging="624"/>
      </w:pPr>
      <w:rPr>
        <w:rFonts w:hint="default"/>
        <w:lang w:val="en-US" w:eastAsia="en-US" w:bidi="ar-SA"/>
      </w:rPr>
    </w:lvl>
    <w:lvl w:ilvl="8" w:tplc="E1CAB358">
      <w:numFmt w:val="bullet"/>
      <w:lvlText w:val="•"/>
      <w:lvlJc w:val="left"/>
      <w:pPr>
        <w:ind w:left="8900" w:hanging="624"/>
      </w:pPr>
      <w:rPr>
        <w:rFonts w:hint="default"/>
        <w:lang w:val="en-US" w:eastAsia="en-US" w:bidi="ar-SA"/>
      </w:rPr>
    </w:lvl>
  </w:abstractNum>
  <w:abstractNum w:abstractNumId="1" w15:restartNumberingAfterBreak="0">
    <w:nsid w:val="05E37A6F"/>
    <w:multiLevelType w:val="hybridMultilevel"/>
    <w:tmpl w:val="81CE61BE"/>
    <w:lvl w:ilvl="0" w:tplc="22161042">
      <w:start w:val="1"/>
      <w:numFmt w:val="lowerLetter"/>
      <w:lvlText w:val="(%1)"/>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1" w:tplc="193C88AA">
      <w:start w:val="1"/>
      <w:numFmt w:val="lowerRoman"/>
      <w:lvlText w:val="(%2)"/>
      <w:lvlJc w:val="left"/>
      <w:pPr>
        <w:ind w:left="1512" w:hanging="738"/>
        <w:jc w:val="left"/>
      </w:pPr>
      <w:rPr>
        <w:rFonts w:ascii="Arial" w:eastAsia="Arial" w:hAnsi="Arial" w:cs="Arial" w:hint="default"/>
        <w:b w:val="0"/>
        <w:bCs w:val="0"/>
        <w:i w:val="0"/>
        <w:iCs w:val="0"/>
        <w:spacing w:val="-4"/>
        <w:w w:val="101"/>
        <w:sz w:val="20"/>
        <w:szCs w:val="20"/>
        <w:lang w:val="en-US" w:eastAsia="en-US" w:bidi="ar-SA"/>
      </w:rPr>
    </w:lvl>
    <w:lvl w:ilvl="2" w:tplc="86C246B2">
      <w:numFmt w:val="bullet"/>
      <w:lvlText w:val="•"/>
      <w:lvlJc w:val="left"/>
      <w:pPr>
        <w:ind w:left="2565" w:hanging="738"/>
      </w:pPr>
      <w:rPr>
        <w:rFonts w:hint="default"/>
        <w:lang w:val="en-US" w:eastAsia="en-US" w:bidi="ar-SA"/>
      </w:rPr>
    </w:lvl>
    <w:lvl w:ilvl="3" w:tplc="71E856CE">
      <w:numFmt w:val="bullet"/>
      <w:lvlText w:val="•"/>
      <w:lvlJc w:val="left"/>
      <w:pPr>
        <w:ind w:left="3611" w:hanging="738"/>
      </w:pPr>
      <w:rPr>
        <w:rFonts w:hint="default"/>
        <w:lang w:val="en-US" w:eastAsia="en-US" w:bidi="ar-SA"/>
      </w:rPr>
    </w:lvl>
    <w:lvl w:ilvl="4" w:tplc="A1E0AD78">
      <w:numFmt w:val="bullet"/>
      <w:lvlText w:val="•"/>
      <w:lvlJc w:val="left"/>
      <w:pPr>
        <w:ind w:left="4656" w:hanging="738"/>
      </w:pPr>
      <w:rPr>
        <w:rFonts w:hint="default"/>
        <w:lang w:val="en-US" w:eastAsia="en-US" w:bidi="ar-SA"/>
      </w:rPr>
    </w:lvl>
    <w:lvl w:ilvl="5" w:tplc="7792B2FE">
      <w:numFmt w:val="bullet"/>
      <w:lvlText w:val="•"/>
      <w:lvlJc w:val="left"/>
      <w:pPr>
        <w:ind w:left="5702" w:hanging="738"/>
      </w:pPr>
      <w:rPr>
        <w:rFonts w:hint="default"/>
        <w:lang w:val="en-US" w:eastAsia="en-US" w:bidi="ar-SA"/>
      </w:rPr>
    </w:lvl>
    <w:lvl w:ilvl="6" w:tplc="570CCE7E">
      <w:numFmt w:val="bullet"/>
      <w:lvlText w:val="•"/>
      <w:lvlJc w:val="left"/>
      <w:pPr>
        <w:ind w:left="6747" w:hanging="738"/>
      </w:pPr>
      <w:rPr>
        <w:rFonts w:hint="default"/>
        <w:lang w:val="en-US" w:eastAsia="en-US" w:bidi="ar-SA"/>
      </w:rPr>
    </w:lvl>
    <w:lvl w:ilvl="7" w:tplc="68F4C816">
      <w:numFmt w:val="bullet"/>
      <w:lvlText w:val="•"/>
      <w:lvlJc w:val="left"/>
      <w:pPr>
        <w:ind w:left="7793" w:hanging="738"/>
      </w:pPr>
      <w:rPr>
        <w:rFonts w:hint="default"/>
        <w:lang w:val="en-US" w:eastAsia="en-US" w:bidi="ar-SA"/>
      </w:rPr>
    </w:lvl>
    <w:lvl w:ilvl="8" w:tplc="6CA6B6E6">
      <w:numFmt w:val="bullet"/>
      <w:lvlText w:val="•"/>
      <w:lvlJc w:val="left"/>
      <w:pPr>
        <w:ind w:left="8838" w:hanging="738"/>
      </w:pPr>
      <w:rPr>
        <w:rFonts w:hint="default"/>
        <w:lang w:val="en-US" w:eastAsia="en-US" w:bidi="ar-SA"/>
      </w:rPr>
    </w:lvl>
  </w:abstractNum>
  <w:abstractNum w:abstractNumId="2" w15:restartNumberingAfterBreak="0">
    <w:nsid w:val="06AA6562"/>
    <w:multiLevelType w:val="hybridMultilevel"/>
    <w:tmpl w:val="7A1621AC"/>
    <w:lvl w:ilvl="0" w:tplc="42EE109A">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53D233A4">
      <w:numFmt w:val="bullet"/>
      <w:lvlText w:val="•"/>
      <w:lvlJc w:val="left"/>
      <w:pPr>
        <w:ind w:left="1795" w:hanging="622"/>
      </w:pPr>
      <w:rPr>
        <w:rFonts w:hint="default"/>
        <w:lang w:val="en-US" w:eastAsia="en-US" w:bidi="ar-SA"/>
      </w:rPr>
    </w:lvl>
    <w:lvl w:ilvl="2" w:tplc="77986E66">
      <w:numFmt w:val="bullet"/>
      <w:lvlText w:val="•"/>
      <w:lvlJc w:val="left"/>
      <w:pPr>
        <w:ind w:left="2810" w:hanging="622"/>
      </w:pPr>
      <w:rPr>
        <w:rFonts w:hint="default"/>
        <w:lang w:val="en-US" w:eastAsia="en-US" w:bidi="ar-SA"/>
      </w:rPr>
    </w:lvl>
    <w:lvl w:ilvl="3" w:tplc="ABE6262A">
      <w:numFmt w:val="bullet"/>
      <w:lvlText w:val="•"/>
      <w:lvlJc w:val="left"/>
      <w:pPr>
        <w:ind w:left="3825" w:hanging="622"/>
      </w:pPr>
      <w:rPr>
        <w:rFonts w:hint="default"/>
        <w:lang w:val="en-US" w:eastAsia="en-US" w:bidi="ar-SA"/>
      </w:rPr>
    </w:lvl>
    <w:lvl w:ilvl="4" w:tplc="8CBCA82C">
      <w:numFmt w:val="bullet"/>
      <w:lvlText w:val="•"/>
      <w:lvlJc w:val="left"/>
      <w:pPr>
        <w:ind w:left="4840" w:hanging="622"/>
      </w:pPr>
      <w:rPr>
        <w:rFonts w:hint="default"/>
        <w:lang w:val="en-US" w:eastAsia="en-US" w:bidi="ar-SA"/>
      </w:rPr>
    </w:lvl>
    <w:lvl w:ilvl="5" w:tplc="148CA19E">
      <w:numFmt w:val="bullet"/>
      <w:lvlText w:val="•"/>
      <w:lvlJc w:val="left"/>
      <w:pPr>
        <w:ind w:left="5855" w:hanging="622"/>
      </w:pPr>
      <w:rPr>
        <w:rFonts w:hint="default"/>
        <w:lang w:val="en-US" w:eastAsia="en-US" w:bidi="ar-SA"/>
      </w:rPr>
    </w:lvl>
    <w:lvl w:ilvl="6" w:tplc="AF2E1B6A">
      <w:numFmt w:val="bullet"/>
      <w:lvlText w:val="•"/>
      <w:lvlJc w:val="left"/>
      <w:pPr>
        <w:ind w:left="6870" w:hanging="622"/>
      </w:pPr>
      <w:rPr>
        <w:rFonts w:hint="default"/>
        <w:lang w:val="en-US" w:eastAsia="en-US" w:bidi="ar-SA"/>
      </w:rPr>
    </w:lvl>
    <w:lvl w:ilvl="7" w:tplc="F2FEA2F0">
      <w:numFmt w:val="bullet"/>
      <w:lvlText w:val="•"/>
      <w:lvlJc w:val="left"/>
      <w:pPr>
        <w:ind w:left="7885" w:hanging="622"/>
      </w:pPr>
      <w:rPr>
        <w:rFonts w:hint="default"/>
        <w:lang w:val="en-US" w:eastAsia="en-US" w:bidi="ar-SA"/>
      </w:rPr>
    </w:lvl>
    <w:lvl w:ilvl="8" w:tplc="7B2A7450">
      <w:numFmt w:val="bullet"/>
      <w:lvlText w:val="•"/>
      <w:lvlJc w:val="left"/>
      <w:pPr>
        <w:ind w:left="8900" w:hanging="622"/>
      </w:pPr>
      <w:rPr>
        <w:rFonts w:hint="default"/>
        <w:lang w:val="en-US" w:eastAsia="en-US" w:bidi="ar-SA"/>
      </w:rPr>
    </w:lvl>
  </w:abstractNum>
  <w:abstractNum w:abstractNumId="3" w15:restartNumberingAfterBreak="0">
    <w:nsid w:val="06BF6CFB"/>
    <w:multiLevelType w:val="hybridMultilevel"/>
    <w:tmpl w:val="766C8D22"/>
    <w:lvl w:ilvl="0" w:tplc="B6DEFC0C">
      <w:start w:val="1"/>
      <w:numFmt w:val="lowerLetter"/>
      <w:lvlText w:val="(%1)"/>
      <w:lvlJc w:val="left"/>
      <w:pPr>
        <w:ind w:left="1512" w:hanging="735"/>
        <w:jc w:val="left"/>
      </w:pPr>
      <w:rPr>
        <w:rFonts w:ascii="Arial" w:eastAsia="Arial" w:hAnsi="Arial" w:cs="Arial" w:hint="default"/>
        <w:b w:val="0"/>
        <w:bCs w:val="0"/>
        <w:i w:val="0"/>
        <w:iCs w:val="0"/>
        <w:spacing w:val="-3"/>
        <w:w w:val="101"/>
        <w:sz w:val="20"/>
        <w:szCs w:val="20"/>
        <w:lang w:val="en-US" w:eastAsia="en-US" w:bidi="ar-SA"/>
      </w:rPr>
    </w:lvl>
    <w:lvl w:ilvl="1" w:tplc="FCCE38D6">
      <w:numFmt w:val="bullet"/>
      <w:lvlText w:val="•"/>
      <w:lvlJc w:val="left"/>
      <w:pPr>
        <w:ind w:left="2461" w:hanging="735"/>
      </w:pPr>
      <w:rPr>
        <w:rFonts w:hint="default"/>
        <w:lang w:val="en-US" w:eastAsia="en-US" w:bidi="ar-SA"/>
      </w:rPr>
    </w:lvl>
    <w:lvl w:ilvl="2" w:tplc="F538F4DC">
      <w:numFmt w:val="bullet"/>
      <w:lvlText w:val="•"/>
      <w:lvlJc w:val="left"/>
      <w:pPr>
        <w:ind w:left="3402" w:hanging="735"/>
      </w:pPr>
      <w:rPr>
        <w:rFonts w:hint="default"/>
        <w:lang w:val="en-US" w:eastAsia="en-US" w:bidi="ar-SA"/>
      </w:rPr>
    </w:lvl>
    <w:lvl w:ilvl="3" w:tplc="3F502A56">
      <w:numFmt w:val="bullet"/>
      <w:lvlText w:val="•"/>
      <w:lvlJc w:val="left"/>
      <w:pPr>
        <w:ind w:left="4343" w:hanging="735"/>
      </w:pPr>
      <w:rPr>
        <w:rFonts w:hint="default"/>
        <w:lang w:val="en-US" w:eastAsia="en-US" w:bidi="ar-SA"/>
      </w:rPr>
    </w:lvl>
    <w:lvl w:ilvl="4" w:tplc="7EB2F922">
      <w:numFmt w:val="bullet"/>
      <w:lvlText w:val="•"/>
      <w:lvlJc w:val="left"/>
      <w:pPr>
        <w:ind w:left="5284" w:hanging="735"/>
      </w:pPr>
      <w:rPr>
        <w:rFonts w:hint="default"/>
        <w:lang w:val="en-US" w:eastAsia="en-US" w:bidi="ar-SA"/>
      </w:rPr>
    </w:lvl>
    <w:lvl w:ilvl="5" w:tplc="141611AA">
      <w:numFmt w:val="bullet"/>
      <w:lvlText w:val="•"/>
      <w:lvlJc w:val="left"/>
      <w:pPr>
        <w:ind w:left="6225" w:hanging="735"/>
      </w:pPr>
      <w:rPr>
        <w:rFonts w:hint="default"/>
        <w:lang w:val="en-US" w:eastAsia="en-US" w:bidi="ar-SA"/>
      </w:rPr>
    </w:lvl>
    <w:lvl w:ilvl="6" w:tplc="2CA886A4">
      <w:numFmt w:val="bullet"/>
      <w:lvlText w:val="•"/>
      <w:lvlJc w:val="left"/>
      <w:pPr>
        <w:ind w:left="7166" w:hanging="735"/>
      </w:pPr>
      <w:rPr>
        <w:rFonts w:hint="default"/>
        <w:lang w:val="en-US" w:eastAsia="en-US" w:bidi="ar-SA"/>
      </w:rPr>
    </w:lvl>
    <w:lvl w:ilvl="7" w:tplc="DA1850A6">
      <w:numFmt w:val="bullet"/>
      <w:lvlText w:val="•"/>
      <w:lvlJc w:val="left"/>
      <w:pPr>
        <w:ind w:left="8107" w:hanging="735"/>
      </w:pPr>
      <w:rPr>
        <w:rFonts w:hint="default"/>
        <w:lang w:val="en-US" w:eastAsia="en-US" w:bidi="ar-SA"/>
      </w:rPr>
    </w:lvl>
    <w:lvl w:ilvl="8" w:tplc="792E7214">
      <w:numFmt w:val="bullet"/>
      <w:lvlText w:val="•"/>
      <w:lvlJc w:val="left"/>
      <w:pPr>
        <w:ind w:left="9048" w:hanging="735"/>
      </w:pPr>
      <w:rPr>
        <w:rFonts w:hint="default"/>
        <w:lang w:val="en-US" w:eastAsia="en-US" w:bidi="ar-SA"/>
      </w:rPr>
    </w:lvl>
  </w:abstractNum>
  <w:abstractNum w:abstractNumId="4" w15:restartNumberingAfterBreak="0">
    <w:nsid w:val="0D0E79E8"/>
    <w:multiLevelType w:val="hybridMultilevel"/>
    <w:tmpl w:val="1D8253B2"/>
    <w:lvl w:ilvl="0" w:tplc="47A2A144">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4934BFC8">
      <w:start w:val="1"/>
      <w:numFmt w:val="lowerRoman"/>
      <w:lvlText w:val="(%2)"/>
      <w:lvlJc w:val="left"/>
      <w:pPr>
        <w:ind w:left="1512" w:hanging="738"/>
        <w:jc w:val="left"/>
      </w:pPr>
      <w:rPr>
        <w:rFonts w:ascii="Arial" w:eastAsia="Arial" w:hAnsi="Arial" w:cs="Arial" w:hint="default"/>
        <w:b w:val="0"/>
        <w:bCs w:val="0"/>
        <w:i w:val="0"/>
        <w:iCs w:val="0"/>
        <w:spacing w:val="-4"/>
        <w:w w:val="101"/>
        <w:sz w:val="20"/>
        <w:szCs w:val="20"/>
        <w:lang w:val="en-US" w:eastAsia="en-US" w:bidi="ar-SA"/>
      </w:rPr>
    </w:lvl>
    <w:lvl w:ilvl="2" w:tplc="F13C0FBC">
      <w:numFmt w:val="bullet"/>
      <w:lvlText w:val="•"/>
      <w:lvlJc w:val="left"/>
      <w:pPr>
        <w:ind w:left="2565" w:hanging="738"/>
      </w:pPr>
      <w:rPr>
        <w:rFonts w:hint="default"/>
        <w:lang w:val="en-US" w:eastAsia="en-US" w:bidi="ar-SA"/>
      </w:rPr>
    </w:lvl>
    <w:lvl w:ilvl="3" w:tplc="14BCD9C2">
      <w:numFmt w:val="bullet"/>
      <w:lvlText w:val="•"/>
      <w:lvlJc w:val="left"/>
      <w:pPr>
        <w:ind w:left="3611" w:hanging="738"/>
      </w:pPr>
      <w:rPr>
        <w:rFonts w:hint="default"/>
        <w:lang w:val="en-US" w:eastAsia="en-US" w:bidi="ar-SA"/>
      </w:rPr>
    </w:lvl>
    <w:lvl w:ilvl="4" w:tplc="A8B00A9C">
      <w:numFmt w:val="bullet"/>
      <w:lvlText w:val="•"/>
      <w:lvlJc w:val="left"/>
      <w:pPr>
        <w:ind w:left="4656" w:hanging="738"/>
      </w:pPr>
      <w:rPr>
        <w:rFonts w:hint="default"/>
        <w:lang w:val="en-US" w:eastAsia="en-US" w:bidi="ar-SA"/>
      </w:rPr>
    </w:lvl>
    <w:lvl w:ilvl="5" w:tplc="79D69C24">
      <w:numFmt w:val="bullet"/>
      <w:lvlText w:val="•"/>
      <w:lvlJc w:val="left"/>
      <w:pPr>
        <w:ind w:left="5702" w:hanging="738"/>
      </w:pPr>
      <w:rPr>
        <w:rFonts w:hint="default"/>
        <w:lang w:val="en-US" w:eastAsia="en-US" w:bidi="ar-SA"/>
      </w:rPr>
    </w:lvl>
    <w:lvl w:ilvl="6" w:tplc="A776C9F6">
      <w:numFmt w:val="bullet"/>
      <w:lvlText w:val="•"/>
      <w:lvlJc w:val="left"/>
      <w:pPr>
        <w:ind w:left="6747" w:hanging="738"/>
      </w:pPr>
      <w:rPr>
        <w:rFonts w:hint="default"/>
        <w:lang w:val="en-US" w:eastAsia="en-US" w:bidi="ar-SA"/>
      </w:rPr>
    </w:lvl>
    <w:lvl w:ilvl="7" w:tplc="A0044F7A">
      <w:numFmt w:val="bullet"/>
      <w:lvlText w:val="•"/>
      <w:lvlJc w:val="left"/>
      <w:pPr>
        <w:ind w:left="7793" w:hanging="738"/>
      </w:pPr>
      <w:rPr>
        <w:rFonts w:hint="default"/>
        <w:lang w:val="en-US" w:eastAsia="en-US" w:bidi="ar-SA"/>
      </w:rPr>
    </w:lvl>
    <w:lvl w:ilvl="8" w:tplc="6FA8FE6A">
      <w:numFmt w:val="bullet"/>
      <w:lvlText w:val="•"/>
      <w:lvlJc w:val="left"/>
      <w:pPr>
        <w:ind w:left="8838" w:hanging="738"/>
      </w:pPr>
      <w:rPr>
        <w:rFonts w:hint="default"/>
        <w:lang w:val="en-US" w:eastAsia="en-US" w:bidi="ar-SA"/>
      </w:rPr>
    </w:lvl>
  </w:abstractNum>
  <w:abstractNum w:abstractNumId="5" w15:restartNumberingAfterBreak="0">
    <w:nsid w:val="1502181F"/>
    <w:multiLevelType w:val="hybridMultilevel"/>
    <w:tmpl w:val="04A46A04"/>
    <w:lvl w:ilvl="0" w:tplc="93F22B80">
      <w:start w:val="1"/>
      <w:numFmt w:val="lowerLetter"/>
      <w:lvlText w:val="(%1)"/>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1" w:tplc="2B6AD0C2">
      <w:numFmt w:val="bullet"/>
      <w:lvlText w:val="•"/>
      <w:lvlJc w:val="left"/>
      <w:pPr>
        <w:ind w:left="1795" w:hanging="624"/>
      </w:pPr>
      <w:rPr>
        <w:rFonts w:hint="default"/>
        <w:lang w:val="en-US" w:eastAsia="en-US" w:bidi="ar-SA"/>
      </w:rPr>
    </w:lvl>
    <w:lvl w:ilvl="2" w:tplc="3878AE44">
      <w:numFmt w:val="bullet"/>
      <w:lvlText w:val="•"/>
      <w:lvlJc w:val="left"/>
      <w:pPr>
        <w:ind w:left="2810" w:hanging="624"/>
      </w:pPr>
      <w:rPr>
        <w:rFonts w:hint="default"/>
        <w:lang w:val="en-US" w:eastAsia="en-US" w:bidi="ar-SA"/>
      </w:rPr>
    </w:lvl>
    <w:lvl w:ilvl="3" w:tplc="139C9542">
      <w:numFmt w:val="bullet"/>
      <w:lvlText w:val="•"/>
      <w:lvlJc w:val="left"/>
      <w:pPr>
        <w:ind w:left="3825" w:hanging="624"/>
      </w:pPr>
      <w:rPr>
        <w:rFonts w:hint="default"/>
        <w:lang w:val="en-US" w:eastAsia="en-US" w:bidi="ar-SA"/>
      </w:rPr>
    </w:lvl>
    <w:lvl w:ilvl="4" w:tplc="9AE0E8B8">
      <w:numFmt w:val="bullet"/>
      <w:lvlText w:val="•"/>
      <w:lvlJc w:val="left"/>
      <w:pPr>
        <w:ind w:left="4840" w:hanging="624"/>
      </w:pPr>
      <w:rPr>
        <w:rFonts w:hint="default"/>
        <w:lang w:val="en-US" w:eastAsia="en-US" w:bidi="ar-SA"/>
      </w:rPr>
    </w:lvl>
    <w:lvl w:ilvl="5" w:tplc="85965974">
      <w:numFmt w:val="bullet"/>
      <w:lvlText w:val="•"/>
      <w:lvlJc w:val="left"/>
      <w:pPr>
        <w:ind w:left="5855" w:hanging="624"/>
      </w:pPr>
      <w:rPr>
        <w:rFonts w:hint="default"/>
        <w:lang w:val="en-US" w:eastAsia="en-US" w:bidi="ar-SA"/>
      </w:rPr>
    </w:lvl>
    <w:lvl w:ilvl="6" w:tplc="0C08E1EA">
      <w:numFmt w:val="bullet"/>
      <w:lvlText w:val="•"/>
      <w:lvlJc w:val="left"/>
      <w:pPr>
        <w:ind w:left="6870" w:hanging="624"/>
      </w:pPr>
      <w:rPr>
        <w:rFonts w:hint="default"/>
        <w:lang w:val="en-US" w:eastAsia="en-US" w:bidi="ar-SA"/>
      </w:rPr>
    </w:lvl>
    <w:lvl w:ilvl="7" w:tplc="72940332">
      <w:numFmt w:val="bullet"/>
      <w:lvlText w:val="•"/>
      <w:lvlJc w:val="left"/>
      <w:pPr>
        <w:ind w:left="7885" w:hanging="624"/>
      </w:pPr>
      <w:rPr>
        <w:rFonts w:hint="default"/>
        <w:lang w:val="en-US" w:eastAsia="en-US" w:bidi="ar-SA"/>
      </w:rPr>
    </w:lvl>
    <w:lvl w:ilvl="8" w:tplc="DBB65F84">
      <w:numFmt w:val="bullet"/>
      <w:lvlText w:val="•"/>
      <w:lvlJc w:val="left"/>
      <w:pPr>
        <w:ind w:left="8900" w:hanging="624"/>
      </w:pPr>
      <w:rPr>
        <w:rFonts w:hint="default"/>
        <w:lang w:val="en-US" w:eastAsia="en-US" w:bidi="ar-SA"/>
      </w:rPr>
    </w:lvl>
  </w:abstractNum>
  <w:abstractNum w:abstractNumId="6" w15:restartNumberingAfterBreak="0">
    <w:nsid w:val="15C85A50"/>
    <w:multiLevelType w:val="hybridMultilevel"/>
    <w:tmpl w:val="13B0C6F6"/>
    <w:lvl w:ilvl="0" w:tplc="41A01456">
      <w:start w:val="1"/>
      <w:numFmt w:val="lowerLetter"/>
      <w:lvlText w:val="(%1)"/>
      <w:lvlJc w:val="left"/>
      <w:pPr>
        <w:ind w:left="1512" w:hanging="738"/>
        <w:jc w:val="left"/>
      </w:pPr>
      <w:rPr>
        <w:rFonts w:ascii="Arial" w:eastAsia="Arial" w:hAnsi="Arial" w:cs="Arial" w:hint="default"/>
        <w:b w:val="0"/>
        <w:bCs w:val="0"/>
        <w:i w:val="0"/>
        <w:iCs w:val="0"/>
        <w:spacing w:val="-3"/>
        <w:w w:val="101"/>
        <w:sz w:val="20"/>
        <w:szCs w:val="20"/>
        <w:lang w:val="en-US" w:eastAsia="en-US" w:bidi="ar-SA"/>
      </w:rPr>
    </w:lvl>
    <w:lvl w:ilvl="1" w:tplc="7B3C20BC">
      <w:numFmt w:val="bullet"/>
      <w:lvlText w:val="•"/>
      <w:lvlJc w:val="left"/>
      <w:pPr>
        <w:ind w:left="2461" w:hanging="738"/>
      </w:pPr>
      <w:rPr>
        <w:rFonts w:hint="default"/>
        <w:lang w:val="en-US" w:eastAsia="en-US" w:bidi="ar-SA"/>
      </w:rPr>
    </w:lvl>
    <w:lvl w:ilvl="2" w:tplc="2DA47052">
      <w:numFmt w:val="bullet"/>
      <w:lvlText w:val="•"/>
      <w:lvlJc w:val="left"/>
      <w:pPr>
        <w:ind w:left="3402" w:hanging="738"/>
      </w:pPr>
      <w:rPr>
        <w:rFonts w:hint="default"/>
        <w:lang w:val="en-US" w:eastAsia="en-US" w:bidi="ar-SA"/>
      </w:rPr>
    </w:lvl>
    <w:lvl w:ilvl="3" w:tplc="8E6AF52E">
      <w:numFmt w:val="bullet"/>
      <w:lvlText w:val="•"/>
      <w:lvlJc w:val="left"/>
      <w:pPr>
        <w:ind w:left="4343" w:hanging="738"/>
      </w:pPr>
      <w:rPr>
        <w:rFonts w:hint="default"/>
        <w:lang w:val="en-US" w:eastAsia="en-US" w:bidi="ar-SA"/>
      </w:rPr>
    </w:lvl>
    <w:lvl w:ilvl="4" w:tplc="9ED6F0F0">
      <w:numFmt w:val="bullet"/>
      <w:lvlText w:val="•"/>
      <w:lvlJc w:val="left"/>
      <w:pPr>
        <w:ind w:left="5284" w:hanging="738"/>
      </w:pPr>
      <w:rPr>
        <w:rFonts w:hint="default"/>
        <w:lang w:val="en-US" w:eastAsia="en-US" w:bidi="ar-SA"/>
      </w:rPr>
    </w:lvl>
    <w:lvl w:ilvl="5" w:tplc="DEA63788">
      <w:numFmt w:val="bullet"/>
      <w:lvlText w:val="•"/>
      <w:lvlJc w:val="left"/>
      <w:pPr>
        <w:ind w:left="6225" w:hanging="738"/>
      </w:pPr>
      <w:rPr>
        <w:rFonts w:hint="default"/>
        <w:lang w:val="en-US" w:eastAsia="en-US" w:bidi="ar-SA"/>
      </w:rPr>
    </w:lvl>
    <w:lvl w:ilvl="6" w:tplc="ED9C1974">
      <w:numFmt w:val="bullet"/>
      <w:lvlText w:val="•"/>
      <w:lvlJc w:val="left"/>
      <w:pPr>
        <w:ind w:left="7166" w:hanging="738"/>
      </w:pPr>
      <w:rPr>
        <w:rFonts w:hint="default"/>
        <w:lang w:val="en-US" w:eastAsia="en-US" w:bidi="ar-SA"/>
      </w:rPr>
    </w:lvl>
    <w:lvl w:ilvl="7" w:tplc="CC3EE978">
      <w:numFmt w:val="bullet"/>
      <w:lvlText w:val="•"/>
      <w:lvlJc w:val="left"/>
      <w:pPr>
        <w:ind w:left="8107" w:hanging="738"/>
      </w:pPr>
      <w:rPr>
        <w:rFonts w:hint="default"/>
        <w:lang w:val="en-US" w:eastAsia="en-US" w:bidi="ar-SA"/>
      </w:rPr>
    </w:lvl>
    <w:lvl w:ilvl="8" w:tplc="6748AC1A">
      <w:numFmt w:val="bullet"/>
      <w:lvlText w:val="•"/>
      <w:lvlJc w:val="left"/>
      <w:pPr>
        <w:ind w:left="9048" w:hanging="738"/>
      </w:pPr>
      <w:rPr>
        <w:rFonts w:hint="default"/>
        <w:lang w:val="en-US" w:eastAsia="en-US" w:bidi="ar-SA"/>
      </w:rPr>
    </w:lvl>
  </w:abstractNum>
  <w:abstractNum w:abstractNumId="7" w15:restartNumberingAfterBreak="0">
    <w:nsid w:val="189420A5"/>
    <w:multiLevelType w:val="hybridMultilevel"/>
    <w:tmpl w:val="028649E6"/>
    <w:lvl w:ilvl="0" w:tplc="5F48BB22">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94F2A88A">
      <w:numFmt w:val="bullet"/>
      <w:lvlText w:val="•"/>
      <w:lvlJc w:val="left"/>
      <w:pPr>
        <w:ind w:left="1795" w:hanging="622"/>
      </w:pPr>
      <w:rPr>
        <w:rFonts w:hint="default"/>
        <w:lang w:val="en-US" w:eastAsia="en-US" w:bidi="ar-SA"/>
      </w:rPr>
    </w:lvl>
    <w:lvl w:ilvl="2" w:tplc="4ACAC06A">
      <w:numFmt w:val="bullet"/>
      <w:lvlText w:val="•"/>
      <w:lvlJc w:val="left"/>
      <w:pPr>
        <w:ind w:left="2810" w:hanging="622"/>
      </w:pPr>
      <w:rPr>
        <w:rFonts w:hint="default"/>
        <w:lang w:val="en-US" w:eastAsia="en-US" w:bidi="ar-SA"/>
      </w:rPr>
    </w:lvl>
    <w:lvl w:ilvl="3" w:tplc="2878094C">
      <w:numFmt w:val="bullet"/>
      <w:lvlText w:val="•"/>
      <w:lvlJc w:val="left"/>
      <w:pPr>
        <w:ind w:left="3825" w:hanging="622"/>
      </w:pPr>
      <w:rPr>
        <w:rFonts w:hint="default"/>
        <w:lang w:val="en-US" w:eastAsia="en-US" w:bidi="ar-SA"/>
      </w:rPr>
    </w:lvl>
    <w:lvl w:ilvl="4" w:tplc="1DDA7F7C">
      <w:numFmt w:val="bullet"/>
      <w:lvlText w:val="•"/>
      <w:lvlJc w:val="left"/>
      <w:pPr>
        <w:ind w:left="4840" w:hanging="622"/>
      </w:pPr>
      <w:rPr>
        <w:rFonts w:hint="default"/>
        <w:lang w:val="en-US" w:eastAsia="en-US" w:bidi="ar-SA"/>
      </w:rPr>
    </w:lvl>
    <w:lvl w:ilvl="5" w:tplc="15D041AA">
      <w:numFmt w:val="bullet"/>
      <w:lvlText w:val="•"/>
      <w:lvlJc w:val="left"/>
      <w:pPr>
        <w:ind w:left="5855" w:hanging="622"/>
      </w:pPr>
      <w:rPr>
        <w:rFonts w:hint="default"/>
        <w:lang w:val="en-US" w:eastAsia="en-US" w:bidi="ar-SA"/>
      </w:rPr>
    </w:lvl>
    <w:lvl w:ilvl="6" w:tplc="95266D6E">
      <w:numFmt w:val="bullet"/>
      <w:lvlText w:val="•"/>
      <w:lvlJc w:val="left"/>
      <w:pPr>
        <w:ind w:left="6870" w:hanging="622"/>
      </w:pPr>
      <w:rPr>
        <w:rFonts w:hint="default"/>
        <w:lang w:val="en-US" w:eastAsia="en-US" w:bidi="ar-SA"/>
      </w:rPr>
    </w:lvl>
    <w:lvl w:ilvl="7" w:tplc="9ED2555C">
      <w:numFmt w:val="bullet"/>
      <w:lvlText w:val="•"/>
      <w:lvlJc w:val="left"/>
      <w:pPr>
        <w:ind w:left="7885" w:hanging="622"/>
      </w:pPr>
      <w:rPr>
        <w:rFonts w:hint="default"/>
        <w:lang w:val="en-US" w:eastAsia="en-US" w:bidi="ar-SA"/>
      </w:rPr>
    </w:lvl>
    <w:lvl w:ilvl="8" w:tplc="241246C4">
      <w:numFmt w:val="bullet"/>
      <w:lvlText w:val="•"/>
      <w:lvlJc w:val="left"/>
      <w:pPr>
        <w:ind w:left="8900" w:hanging="622"/>
      </w:pPr>
      <w:rPr>
        <w:rFonts w:hint="default"/>
        <w:lang w:val="en-US" w:eastAsia="en-US" w:bidi="ar-SA"/>
      </w:rPr>
    </w:lvl>
  </w:abstractNum>
  <w:abstractNum w:abstractNumId="8" w15:restartNumberingAfterBreak="0">
    <w:nsid w:val="1BA5489B"/>
    <w:multiLevelType w:val="hybridMultilevel"/>
    <w:tmpl w:val="36F4BB54"/>
    <w:lvl w:ilvl="0" w:tplc="07A8F396">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87A40E6C">
      <w:numFmt w:val="bullet"/>
      <w:lvlText w:val="•"/>
      <w:lvlJc w:val="left"/>
      <w:pPr>
        <w:ind w:left="1795" w:hanging="622"/>
      </w:pPr>
      <w:rPr>
        <w:rFonts w:hint="default"/>
        <w:lang w:val="en-US" w:eastAsia="en-US" w:bidi="ar-SA"/>
      </w:rPr>
    </w:lvl>
    <w:lvl w:ilvl="2" w:tplc="AE28D520">
      <w:numFmt w:val="bullet"/>
      <w:lvlText w:val="•"/>
      <w:lvlJc w:val="left"/>
      <w:pPr>
        <w:ind w:left="2810" w:hanging="622"/>
      </w:pPr>
      <w:rPr>
        <w:rFonts w:hint="default"/>
        <w:lang w:val="en-US" w:eastAsia="en-US" w:bidi="ar-SA"/>
      </w:rPr>
    </w:lvl>
    <w:lvl w:ilvl="3" w:tplc="AEE065A0">
      <w:numFmt w:val="bullet"/>
      <w:lvlText w:val="•"/>
      <w:lvlJc w:val="left"/>
      <w:pPr>
        <w:ind w:left="3825" w:hanging="622"/>
      </w:pPr>
      <w:rPr>
        <w:rFonts w:hint="default"/>
        <w:lang w:val="en-US" w:eastAsia="en-US" w:bidi="ar-SA"/>
      </w:rPr>
    </w:lvl>
    <w:lvl w:ilvl="4" w:tplc="370AE594">
      <w:numFmt w:val="bullet"/>
      <w:lvlText w:val="•"/>
      <w:lvlJc w:val="left"/>
      <w:pPr>
        <w:ind w:left="4840" w:hanging="622"/>
      </w:pPr>
      <w:rPr>
        <w:rFonts w:hint="default"/>
        <w:lang w:val="en-US" w:eastAsia="en-US" w:bidi="ar-SA"/>
      </w:rPr>
    </w:lvl>
    <w:lvl w:ilvl="5" w:tplc="DF02EA86">
      <w:numFmt w:val="bullet"/>
      <w:lvlText w:val="•"/>
      <w:lvlJc w:val="left"/>
      <w:pPr>
        <w:ind w:left="5855" w:hanging="622"/>
      </w:pPr>
      <w:rPr>
        <w:rFonts w:hint="default"/>
        <w:lang w:val="en-US" w:eastAsia="en-US" w:bidi="ar-SA"/>
      </w:rPr>
    </w:lvl>
    <w:lvl w:ilvl="6" w:tplc="AEC06FA8">
      <w:numFmt w:val="bullet"/>
      <w:lvlText w:val="•"/>
      <w:lvlJc w:val="left"/>
      <w:pPr>
        <w:ind w:left="6870" w:hanging="622"/>
      </w:pPr>
      <w:rPr>
        <w:rFonts w:hint="default"/>
        <w:lang w:val="en-US" w:eastAsia="en-US" w:bidi="ar-SA"/>
      </w:rPr>
    </w:lvl>
    <w:lvl w:ilvl="7" w:tplc="DBD63046">
      <w:numFmt w:val="bullet"/>
      <w:lvlText w:val="•"/>
      <w:lvlJc w:val="left"/>
      <w:pPr>
        <w:ind w:left="7885" w:hanging="622"/>
      </w:pPr>
      <w:rPr>
        <w:rFonts w:hint="default"/>
        <w:lang w:val="en-US" w:eastAsia="en-US" w:bidi="ar-SA"/>
      </w:rPr>
    </w:lvl>
    <w:lvl w:ilvl="8" w:tplc="3C481FB8">
      <w:numFmt w:val="bullet"/>
      <w:lvlText w:val="•"/>
      <w:lvlJc w:val="left"/>
      <w:pPr>
        <w:ind w:left="8900" w:hanging="622"/>
      </w:pPr>
      <w:rPr>
        <w:rFonts w:hint="default"/>
        <w:lang w:val="en-US" w:eastAsia="en-US" w:bidi="ar-SA"/>
      </w:rPr>
    </w:lvl>
  </w:abstractNum>
  <w:abstractNum w:abstractNumId="9" w15:restartNumberingAfterBreak="0">
    <w:nsid w:val="1C603447"/>
    <w:multiLevelType w:val="hybridMultilevel"/>
    <w:tmpl w:val="800A8554"/>
    <w:lvl w:ilvl="0" w:tplc="73061354">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D63AF8A2">
      <w:numFmt w:val="bullet"/>
      <w:lvlText w:val="•"/>
      <w:lvlJc w:val="left"/>
      <w:pPr>
        <w:ind w:left="1795" w:hanging="622"/>
      </w:pPr>
      <w:rPr>
        <w:rFonts w:hint="default"/>
        <w:lang w:val="en-US" w:eastAsia="en-US" w:bidi="ar-SA"/>
      </w:rPr>
    </w:lvl>
    <w:lvl w:ilvl="2" w:tplc="210ADB48">
      <w:numFmt w:val="bullet"/>
      <w:lvlText w:val="•"/>
      <w:lvlJc w:val="left"/>
      <w:pPr>
        <w:ind w:left="2810" w:hanging="622"/>
      </w:pPr>
      <w:rPr>
        <w:rFonts w:hint="default"/>
        <w:lang w:val="en-US" w:eastAsia="en-US" w:bidi="ar-SA"/>
      </w:rPr>
    </w:lvl>
    <w:lvl w:ilvl="3" w:tplc="D2AE143A">
      <w:numFmt w:val="bullet"/>
      <w:lvlText w:val="•"/>
      <w:lvlJc w:val="left"/>
      <w:pPr>
        <w:ind w:left="3825" w:hanging="622"/>
      </w:pPr>
      <w:rPr>
        <w:rFonts w:hint="default"/>
        <w:lang w:val="en-US" w:eastAsia="en-US" w:bidi="ar-SA"/>
      </w:rPr>
    </w:lvl>
    <w:lvl w:ilvl="4" w:tplc="51660754">
      <w:numFmt w:val="bullet"/>
      <w:lvlText w:val="•"/>
      <w:lvlJc w:val="left"/>
      <w:pPr>
        <w:ind w:left="4840" w:hanging="622"/>
      </w:pPr>
      <w:rPr>
        <w:rFonts w:hint="default"/>
        <w:lang w:val="en-US" w:eastAsia="en-US" w:bidi="ar-SA"/>
      </w:rPr>
    </w:lvl>
    <w:lvl w:ilvl="5" w:tplc="843A0904">
      <w:numFmt w:val="bullet"/>
      <w:lvlText w:val="•"/>
      <w:lvlJc w:val="left"/>
      <w:pPr>
        <w:ind w:left="5855" w:hanging="622"/>
      </w:pPr>
      <w:rPr>
        <w:rFonts w:hint="default"/>
        <w:lang w:val="en-US" w:eastAsia="en-US" w:bidi="ar-SA"/>
      </w:rPr>
    </w:lvl>
    <w:lvl w:ilvl="6" w:tplc="4FE0BE96">
      <w:numFmt w:val="bullet"/>
      <w:lvlText w:val="•"/>
      <w:lvlJc w:val="left"/>
      <w:pPr>
        <w:ind w:left="6870" w:hanging="622"/>
      </w:pPr>
      <w:rPr>
        <w:rFonts w:hint="default"/>
        <w:lang w:val="en-US" w:eastAsia="en-US" w:bidi="ar-SA"/>
      </w:rPr>
    </w:lvl>
    <w:lvl w:ilvl="7" w:tplc="014286E2">
      <w:numFmt w:val="bullet"/>
      <w:lvlText w:val="•"/>
      <w:lvlJc w:val="left"/>
      <w:pPr>
        <w:ind w:left="7885" w:hanging="622"/>
      </w:pPr>
      <w:rPr>
        <w:rFonts w:hint="default"/>
        <w:lang w:val="en-US" w:eastAsia="en-US" w:bidi="ar-SA"/>
      </w:rPr>
    </w:lvl>
    <w:lvl w:ilvl="8" w:tplc="12603F6C">
      <w:numFmt w:val="bullet"/>
      <w:lvlText w:val="•"/>
      <w:lvlJc w:val="left"/>
      <w:pPr>
        <w:ind w:left="8900" w:hanging="622"/>
      </w:pPr>
      <w:rPr>
        <w:rFonts w:hint="default"/>
        <w:lang w:val="en-US" w:eastAsia="en-US" w:bidi="ar-SA"/>
      </w:rPr>
    </w:lvl>
  </w:abstractNum>
  <w:abstractNum w:abstractNumId="10" w15:restartNumberingAfterBreak="0">
    <w:nsid w:val="211151ED"/>
    <w:multiLevelType w:val="hybridMultilevel"/>
    <w:tmpl w:val="5B263F00"/>
    <w:lvl w:ilvl="0" w:tplc="414EE14E">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FBFC9E92">
      <w:start w:val="1"/>
      <w:numFmt w:val="lowerRoman"/>
      <w:lvlText w:val="(%2)"/>
      <w:lvlJc w:val="left"/>
      <w:pPr>
        <w:ind w:left="1512" w:hanging="735"/>
        <w:jc w:val="left"/>
      </w:pPr>
      <w:rPr>
        <w:rFonts w:ascii="Arial" w:eastAsia="Arial" w:hAnsi="Arial" w:cs="Arial" w:hint="default"/>
        <w:b w:val="0"/>
        <w:bCs w:val="0"/>
        <w:i w:val="0"/>
        <w:iCs w:val="0"/>
        <w:spacing w:val="-4"/>
        <w:w w:val="101"/>
        <w:sz w:val="20"/>
        <w:szCs w:val="20"/>
        <w:lang w:val="en-US" w:eastAsia="en-US" w:bidi="ar-SA"/>
      </w:rPr>
    </w:lvl>
    <w:lvl w:ilvl="2" w:tplc="C280486E">
      <w:numFmt w:val="bullet"/>
      <w:lvlText w:val="•"/>
      <w:lvlJc w:val="left"/>
      <w:pPr>
        <w:ind w:left="2565" w:hanging="735"/>
      </w:pPr>
      <w:rPr>
        <w:rFonts w:hint="default"/>
        <w:lang w:val="en-US" w:eastAsia="en-US" w:bidi="ar-SA"/>
      </w:rPr>
    </w:lvl>
    <w:lvl w:ilvl="3" w:tplc="1AF20E36">
      <w:numFmt w:val="bullet"/>
      <w:lvlText w:val="•"/>
      <w:lvlJc w:val="left"/>
      <w:pPr>
        <w:ind w:left="3611" w:hanging="735"/>
      </w:pPr>
      <w:rPr>
        <w:rFonts w:hint="default"/>
        <w:lang w:val="en-US" w:eastAsia="en-US" w:bidi="ar-SA"/>
      </w:rPr>
    </w:lvl>
    <w:lvl w:ilvl="4" w:tplc="7340DDC2">
      <w:numFmt w:val="bullet"/>
      <w:lvlText w:val="•"/>
      <w:lvlJc w:val="left"/>
      <w:pPr>
        <w:ind w:left="4656" w:hanging="735"/>
      </w:pPr>
      <w:rPr>
        <w:rFonts w:hint="default"/>
        <w:lang w:val="en-US" w:eastAsia="en-US" w:bidi="ar-SA"/>
      </w:rPr>
    </w:lvl>
    <w:lvl w:ilvl="5" w:tplc="EC504EA6">
      <w:numFmt w:val="bullet"/>
      <w:lvlText w:val="•"/>
      <w:lvlJc w:val="left"/>
      <w:pPr>
        <w:ind w:left="5702" w:hanging="735"/>
      </w:pPr>
      <w:rPr>
        <w:rFonts w:hint="default"/>
        <w:lang w:val="en-US" w:eastAsia="en-US" w:bidi="ar-SA"/>
      </w:rPr>
    </w:lvl>
    <w:lvl w:ilvl="6" w:tplc="B98A8D50">
      <w:numFmt w:val="bullet"/>
      <w:lvlText w:val="•"/>
      <w:lvlJc w:val="left"/>
      <w:pPr>
        <w:ind w:left="6747" w:hanging="735"/>
      </w:pPr>
      <w:rPr>
        <w:rFonts w:hint="default"/>
        <w:lang w:val="en-US" w:eastAsia="en-US" w:bidi="ar-SA"/>
      </w:rPr>
    </w:lvl>
    <w:lvl w:ilvl="7" w:tplc="DF38EEDA">
      <w:numFmt w:val="bullet"/>
      <w:lvlText w:val="•"/>
      <w:lvlJc w:val="left"/>
      <w:pPr>
        <w:ind w:left="7793" w:hanging="735"/>
      </w:pPr>
      <w:rPr>
        <w:rFonts w:hint="default"/>
        <w:lang w:val="en-US" w:eastAsia="en-US" w:bidi="ar-SA"/>
      </w:rPr>
    </w:lvl>
    <w:lvl w:ilvl="8" w:tplc="A7BA3824">
      <w:numFmt w:val="bullet"/>
      <w:lvlText w:val="•"/>
      <w:lvlJc w:val="left"/>
      <w:pPr>
        <w:ind w:left="8838" w:hanging="735"/>
      </w:pPr>
      <w:rPr>
        <w:rFonts w:hint="default"/>
        <w:lang w:val="en-US" w:eastAsia="en-US" w:bidi="ar-SA"/>
      </w:rPr>
    </w:lvl>
  </w:abstractNum>
  <w:abstractNum w:abstractNumId="11" w15:restartNumberingAfterBreak="0">
    <w:nsid w:val="26925E7C"/>
    <w:multiLevelType w:val="hybridMultilevel"/>
    <w:tmpl w:val="2F2ACD84"/>
    <w:lvl w:ilvl="0" w:tplc="B9881820">
      <w:start w:val="1"/>
      <w:numFmt w:val="decimal"/>
      <w:lvlText w:val="%1."/>
      <w:lvlJc w:val="left"/>
      <w:pPr>
        <w:ind w:left="775" w:hanging="624"/>
        <w:jc w:val="left"/>
      </w:pPr>
      <w:rPr>
        <w:rFonts w:ascii="Arial" w:eastAsia="Arial" w:hAnsi="Arial" w:cs="Arial" w:hint="default"/>
        <w:b w:val="0"/>
        <w:bCs w:val="0"/>
        <w:i w:val="0"/>
        <w:iCs w:val="0"/>
        <w:spacing w:val="-1"/>
        <w:w w:val="101"/>
        <w:sz w:val="20"/>
        <w:szCs w:val="20"/>
        <w:lang w:val="en-US" w:eastAsia="en-US" w:bidi="ar-SA"/>
      </w:rPr>
    </w:lvl>
    <w:lvl w:ilvl="1" w:tplc="D02CBA14">
      <w:start w:val="1"/>
      <w:numFmt w:val="lowerLetter"/>
      <w:lvlText w:val="(%2)"/>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2" w:tplc="318881A4">
      <w:start w:val="1"/>
      <w:numFmt w:val="lowerRoman"/>
      <w:lvlText w:val="(%3)"/>
      <w:lvlJc w:val="left"/>
      <w:pPr>
        <w:ind w:left="1512" w:hanging="735"/>
        <w:jc w:val="left"/>
      </w:pPr>
      <w:rPr>
        <w:rFonts w:ascii="Arial" w:eastAsia="Arial" w:hAnsi="Arial" w:cs="Arial" w:hint="default"/>
        <w:b w:val="0"/>
        <w:bCs w:val="0"/>
        <w:i w:val="0"/>
        <w:iCs w:val="0"/>
        <w:spacing w:val="-4"/>
        <w:w w:val="101"/>
        <w:sz w:val="20"/>
        <w:szCs w:val="20"/>
        <w:lang w:val="en-US" w:eastAsia="en-US" w:bidi="ar-SA"/>
      </w:rPr>
    </w:lvl>
    <w:lvl w:ilvl="3" w:tplc="E2AC8BB4">
      <w:numFmt w:val="bullet"/>
      <w:lvlText w:val="•"/>
      <w:lvlJc w:val="left"/>
      <w:pPr>
        <w:ind w:left="3611" w:hanging="735"/>
      </w:pPr>
      <w:rPr>
        <w:rFonts w:hint="default"/>
        <w:lang w:val="en-US" w:eastAsia="en-US" w:bidi="ar-SA"/>
      </w:rPr>
    </w:lvl>
    <w:lvl w:ilvl="4" w:tplc="096A7DFC">
      <w:numFmt w:val="bullet"/>
      <w:lvlText w:val="•"/>
      <w:lvlJc w:val="left"/>
      <w:pPr>
        <w:ind w:left="4656" w:hanging="735"/>
      </w:pPr>
      <w:rPr>
        <w:rFonts w:hint="default"/>
        <w:lang w:val="en-US" w:eastAsia="en-US" w:bidi="ar-SA"/>
      </w:rPr>
    </w:lvl>
    <w:lvl w:ilvl="5" w:tplc="89167502">
      <w:numFmt w:val="bullet"/>
      <w:lvlText w:val="•"/>
      <w:lvlJc w:val="left"/>
      <w:pPr>
        <w:ind w:left="5702" w:hanging="735"/>
      </w:pPr>
      <w:rPr>
        <w:rFonts w:hint="default"/>
        <w:lang w:val="en-US" w:eastAsia="en-US" w:bidi="ar-SA"/>
      </w:rPr>
    </w:lvl>
    <w:lvl w:ilvl="6" w:tplc="5E94D842">
      <w:numFmt w:val="bullet"/>
      <w:lvlText w:val="•"/>
      <w:lvlJc w:val="left"/>
      <w:pPr>
        <w:ind w:left="6747" w:hanging="735"/>
      </w:pPr>
      <w:rPr>
        <w:rFonts w:hint="default"/>
        <w:lang w:val="en-US" w:eastAsia="en-US" w:bidi="ar-SA"/>
      </w:rPr>
    </w:lvl>
    <w:lvl w:ilvl="7" w:tplc="DA04601C">
      <w:numFmt w:val="bullet"/>
      <w:lvlText w:val="•"/>
      <w:lvlJc w:val="left"/>
      <w:pPr>
        <w:ind w:left="7793" w:hanging="735"/>
      </w:pPr>
      <w:rPr>
        <w:rFonts w:hint="default"/>
        <w:lang w:val="en-US" w:eastAsia="en-US" w:bidi="ar-SA"/>
      </w:rPr>
    </w:lvl>
    <w:lvl w:ilvl="8" w:tplc="7042EFD8">
      <w:numFmt w:val="bullet"/>
      <w:lvlText w:val="•"/>
      <w:lvlJc w:val="left"/>
      <w:pPr>
        <w:ind w:left="8838" w:hanging="735"/>
      </w:pPr>
      <w:rPr>
        <w:rFonts w:hint="default"/>
        <w:lang w:val="en-US" w:eastAsia="en-US" w:bidi="ar-SA"/>
      </w:rPr>
    </w:lvl>
  </w:abstractNum>
  <w:abstractNum w:abstractNumId="12" w15:restartNumberingAfterBreak="0">
    <w:nsid w:val="272D34CE"/>
    <w:multiLevelType w:val="hybridMultilevel"/>
    <w:tmpl w:val="EE12C416"/>
    <w:lvl w:ilvl="0" w:tplc="F90E1EE4">
      <w:start w:val="1"/>
      <w:numFmt w:val="lowerLetter"/>
      <w:lvlText w:val="(%1)"/>
      <w:lvlJc w:val="left"/>
      <w:pPr>
        <w:ind w:left="775" w:hanging="622"/>
        <w:jc w:val="right"/>
      </w:pPr>
      <w:rPr>
        <w:rFonts w:ascii="Arial" w:eastAsia="Arial" w:hAnsi="Arial" w:cs="Arial" w:hint="default"/>
        <w:b w:val="0"/>
        <w:bCs w:val="0"/>
        <w:i w:val="0"/>
        <w:iCs w:val="0"/>
        <w:spacing w:val="-3"/>
        <w:w w:val="101"/>
        <w:sz w:val="20"/>
        <w:szCs w:val="20"/>
        <w:lang w:val="en-US" w:eastAsia="en-US" w:bidi="ar-SA"/>
      </w:rPr>
    </w:lvl>
    <w:lvl w:ilvl="1" w:tplc="5F3627DE">
      <w:numFmt w:val="bullet"/>
      <w:lvlText w:val="•"/>
      <w:lvlJc w:val="left"/>
      <w:pPr>
        <w:ind w:left="1795" w:hanging="622"/>
      </w:pPr>
      <w:rPr>
        <w:rFonts w:hint="default"/>
        <w:lang w:val="en-US" w:eastAsia="en-US" w:bidi="ar-SA"/>
      </w:rPr>
    </w:lvl>
    <w:lvl w:ilvl="2" w:tplc="B99C3086">
      <w:numFmt w:val="bullet"/>
      <w:lvlText w:val="•"/>
      <w:lvlJc w:val="left"/>
      <w:pPr>
        <w:ind w:left="2810" w:hanging="622"/>
      </w:pPr>
      <w:rPr>
        <w:rFonts w:hint="default"/>
        <w:lang w:val="en-US" w:eastAsia="en-US" w:bidi="ar-SA"/>
      </w:rPr>
    </w:lvl>
    <w:lvl w:ilvl="3" w:tplc="EA0EC364">
      <w:numFmt w:val="bullet"/>
      <w:lvlText w:val="•"/>
      <w:lvlJc w:val="left"/>
      <w:pPr>
        <w:ind w:left="3825" w:hanging="622"/>
      </w:pPr>
      <w:rPr>
        <w:rFonts w:hint="default"/>
        <w:lang w:val="en-US" w:eastAsia="en-US" w:bidi="ar-SA"/>
      </w:rPr>
    </w:lvl>
    <w:lvl w:ilvl="4" w:tplc="800859CC">
      <w:numFmt w:val="bullet"/>
      <w:lvlText w:val="•"/>
      <w:lvlJc w:val="left"/>
      <w:pPr>
        <w:ind w:left="4840" w:hanging="622"/>
      </w:pPr>
      <w:rPr>
        <w:rFonts w:hint="default"/>
        <w:lang w:val="en-US" w:eastAsia="en-US" w:bidi="ar-SA"/>
      </w:rPr>
    </w:lvl>
    <w:lvl w:ilvl="5" w:tplc="69369F80">
      <w:numFmt w:val="bullet"/>
      <w:lvlText w:val="•"/>
      <w:lvlJc w:val="left"/>
      <w:pPr>
        <w:ind w:left="5855" w:hanging="622"/>
      </w:pPr>
      <w:rPr>
        <w:rFonts w:hint="default"/>
        <w:lang w:val="en-US" w:eastAsia="en-US" w:bidi="ar-SA"/>
      </w:rPr>
    </w:lvl>
    <w:lvl w:ilvl="6" w:tplc="7DC0A97C">
      <w:numFmt w:val="bullet"/>
      <w:lvlText w:val="•"/>
      <w:lvlJc w:val="left"/>
      <w:pPr>
        <w:ind w:left="6870" w:hanging="622"/>
      </w:pPr>
      <w:rPr>
        <w:rFonts w:hint="default"/>
        <w:lang w:val="en-US" w:eastAsia="en-US" w:bidi="ar-SA"/>
      </w:rPr>
    </w:lvl>
    <w:lvl w:ilvl="7" w:tplc="9176D94C">
      <w:numFmt w:val="bullet"/>
      <w:lvlText w:val="•"/>
      <w:lvlJc w:val="left"/>
      <w:pPr>
        <w:ind w:left="7885" w:hanging="622"/>
      </w:pPr>
      <w:rPr>
        <w:rFonts w:hint="default"/>
        <w:lang w:val="en-US" w:eastAsia="en-US" w:bidi="ar-SA"/>
      </w:rPr>
    </w:lvl>
    <w:lvl w:ilvl="8" w:tplc="E2965436">
      <w:numFmt w:val="bullet"/>
      <w:lvlText w:val="•"/>
      <w:lvlJc w:val="left"/>
      <w:pPr>
        <w:ind w:left="8900" w:hanging="622"/>
      </w:pPr>
      <w:rPr>
        <w:rFonts w:hint="default"/>
        <w:lang w:val="en-US" w:eastAsia="en-US" w:bidi="ar-SA"/>
      </w:rPr>
    </w:lvl>
  </w:abstractNum>
  <w:abstractNum w:abstractNumId="13" w15:restartNumberingAfterBreak="0">
    <w:nsid w:val="27E81AA3"/>
    <w:multiLevelType w:val="hybridMultilevel"/>
    <w:tmpl w:val="190409F6"/>
    <w:lvl w:ilvl="0" w:tplc="A50A1F8A">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63DA0CBE">
      <w:numFmt w:val="bullet"/>
      <w:lvlText w:val="•"/>
      <w:lvlJc w:val="left"/>
      <w:pPr>
        <w:ind w:left="1795" w:hanging="622"/>
      </w:pPr>
      <w:rPr>
        <w:rFonts w:hint="default"/>
        <w:lang w:val="en-US" w:eastAsia="en-US" w:bidi="ar-SA"/>
      </w:rPr>
    </w:lvl>
    <w:lvl w:ilvl="2" w:tplc="361E692E">
      <w:numFmt w:val="bullet"/>
      <w:lvlText w:val="•"/>
      <w:lvlJc w:val="left"/>
      <w:pPr>
        <w:ind w:left="2810" w:hanging="622"/>
      </w:pPr>
      <w:rPr>
        <w:rFonts w:hint="default"/>
        <w:lang w:val="en-US" w:eastAsia="en-US" w:bidi="ar-SA"/>
      </w:rPr>
    </w:lvl>
    <w:lvl w:ilvl="3" w:tplc="7FFEBB54">
      <w:numFmt w:val="bullet"/>
      <w:lvlText w:val="•"/>
      <w:lvlJc w:val="left"/>
      <w:pPr>
        <w:ind w:left="3825" w:hanging="622"/>
      </w:pPr>
      <w:rPr>
        <w:rFonts w:hint="default"/>
        <w:lang w:val="en-US" w:eastAsia="en-US" w:bidi="ar-SA"/>
      </w:rPr>
    </w:lvl>
    <w:lvl w:ilvl="4" w:tplc="22A0A570">
      <w:numFmt w:val="bullet"/>
      <w:lvlText w:val="•"/>
      <w:lvlJc w:val="left"/>
      <w:pPr>
        <w:ind w:left="4840" w:hanging="622"/>
      </w:pPr>
      <w:rPr>
        <w:rFonts w:hint="default"/>
        <w:lang w:val="en-US" w:eastAsia="en-US" w:bidi="ar-SA"/>
      </w:rPr>
    </w:lvl>
    <w:lvl w:ilvl="5" w:tplc="46489690">
      <w:numFmt w:val="bullet"/>
      <w:lvlText w:val="•"/>
      <w:lvlJc w:val="left"/>
      <w:pPr>
        <w:ind w:left="5855" w:hanging="622"/>
      </w:pPr>
      <w:rPr>
        <w:rFonts w:hint="default"/>
        <w:lang w:val="en-US" w:eastAsia="en-US" w:bidi="ar-SA"/>
      </w:rPr>
    </w:lvl>
    <w:lvl w:ilvl="6" w:tplc="AEFA3AD2">
      <w:numFmt w:val="bullet"/>
      <w:lvlText w:val="•"/>
      <w:lvlJc w:val="left"/>
      <w:pPr>
        <w:ind w:left="6870" w:hanging="622"/>
      </w:pPr>
      <w:rPr>
        <w:rFonts w:hint="default"/>
        <w:lang w:val="en-US" w:eastAsia="en-US" w:bidi="ar-SA"/>
      </w:rPr>
    </w:lvl>
    <w:lvl w:ilvl="7" w:tplc="F1CA6E62">
      <w:numFmt w:val="bullet"/>
      <w:lvlText w:val="•"/>
      <w:lvlJc w:val="left"/>
      <w:pPr>
        <w:ind w:left="7885" w:hanging="622"/>
      </w:pPr>
      <w:rPr>
        <w:rFonts w:hint="default"/>
        <w:lang w:val="en-US" w:eastAsia="en-US" w:bidi="ar-SA"/>
      </w:rPr>
    </w:lvl>
    <w:lvl w:ilvl="8" w:tplc="00505084">
      <w:numFmt w:val="bullet"/>
      <w:lvlText w:val="•"/>
      <w:lvlJc w:val="left"/>
      <w:pPr>
        <w:ind w:left="8900" w:hanging="622"/>
      </w:pPr>
      <w:rPr>
        <w:rFonts w:hint="default"/>
        <w:lang w:val="en-US" w:eastAsia="en-US" w:bidi="ar-SA"/>
      </w:rPr>
    </w:lvl>
  </w:abstractNum>
  <w:abstractNum w:abstractNumId="14" w15:restartNumberingAfterBreak="0">
    <w:nsid w:val="2BDF3BAB"/>
    <w:multiLevelType w:val="hybridMultilevel"/>
    <w:tmpl w:val="9BE2AE76"/>
    <w:lvl w:ilvl="0" w:tplc="9AF41666">
      <w:start w:val="1"/>
      <w:numFmt w:val="lowerLetter"/>
      <w:lvlText w:val="(%1)"/>
      <w:lvlJc w:val="left"/>
      <w:pPr>
        <w:ind w:left="1510" w:hanging="735"/>
        <w:jc w:val="left"/>
      </w:pPr>
      <w:rPr>
        <w:rFonts w:ascii="Arial" w:eastAsia="Arial" w:hAnsi="Arial" w:cs="Arial" w:hint="default"/>
        <w:b w:val="0"/>
        <w:bCs w:val="0"/>
        <w:i w:val="0"/>
        <w:iCs w:val="0"/>
        <w:spacing w:val="-3"/>
        <w:w w:val="101"/>
        <w:sz w:val="20"/>
        <w:szCs w:val="20"/>
        <w:lang w:val="en-US" w:eastAsia="en-US" w:bidi="ar-SA"/>
      </w:rPr>
    </w:lvl>
    <w:lvl w:ilvl="1" w:tplc="C05408E4">
      <w:start w:val="1"/>
      <w:numFmt w:val="lowerRoman"/>
      <w:lvlText w:val="(%2)"/>
      <w:lvlJc w:val="left"/>
      <w:pPr>
        <w:ind w:left="2190" w:hanging="678"/>
        <w:jc w:val="left"/>
      </w:pPr>
      <w:rPr>
        <w:rFonts w:ascii="Arial" w:eastAsia="Arial" w:hAnsi="Arial" w:cs="Arial" w:hint="default"/>
        <w:b w:val="0"/>
        <w:bCs w:val="0"/>
        <w:i w:val="0"/>
        <w:iCs w:val="0"/>
        <w:spacing w:val="-4"/>
        <w:w w:val="101"/>
        <w:sz w:val="20"/>
        <w:szCs w:val="20"/>
        <w:lang w:val="en-US" w:eastAsia="en-US" w:bidi="ar-SA"/>
      </w:rPr>
    </w:lvl>
    <w:lvl w:ilvl="2" w:tplc="4F6AF686">
      <w:start w:val="1"/>
      <w:numFmt w:val="upperLetter"/>
      <w:lvlText w:val="(%3)"/>
      <w:lvlJc w:val="left"/>
      <w:pPr>
        <w:ind w:left="2562" w:hanging="706"/>
        <w:jc w:val="left"/>
      </w:pPr>
      <w:rPr>
        <w:rFonts w:ascii="Arial" w:eastAsia="Arial" w:hAnsi="Arial" w:cs="Arial" w:hint="default"/>
        <w:b w:val="0"/>
        <w:bCs w:val="0"/>
        <w:i w:val="0"/>
        <w:iCs w:val="0"/>
        <w:spacing w:val="0"/>
        <w:w w:val="101"/>
        <w:sz w:val="20"/>
        <w:szCs w:val="20"/>
        <w:lang w:val="en-US" w:eastAsia="en-US" w:bidi="ar-SA"/>
      </w:rPr>
    </w:lvl>
    <w:lvl w:ilvl="3" w:tplc="048E3732">
      <w:numFmt w:val="bullet"/>
      <w:lvlText w:val="•"/>
      <w:lvlJc w:val="left"/>
      <w:pPr>
        <w:ind w:left="3606" w:hanging="706"/>
      </w:pPr>
      <w:rPr>
        <w:rFonts w:hint="default"/>
        <w:lang w:val="en-US" w:eastAsia="en-US" w:bidi="ar-SA"/>
      </w:rPr>
    </w:lvl>
    <w:lvl w:ilvl="4" w:tplc="E1AE69EA">
      <w:numFmt w:val="bullet"/>
      <w:lvlText w:val="•"/>
      <w:lvlJc w:val="left"/>
      <w:pPr>
        <w:ind w:left="4652" w:hanging="706"/>
      </w:pPr>
      <w:rPr>
        <w:rFonts w:hint="default"/>
        <w:lang w:val="en-US" w:eastAsia="en-US" w:bidi="ar-SA"/>
      </w:rPr>
    </w:lvl>
    <w:lvl w:ilvl="5" w:tplc="CB2E30E0">
      <w:numFmt w:val="bullet"/>
      <w:lvlText w:val="•"/>
      <w:lvlJc w:val="left"/>
      <w:pPr>
        <w:ind w:left="5698" w:hanging="706"/>
      </w:pPr>
      <w:rPr>
        <w:rFonts w:hint="default"/>
        <w:lang w:val="en-US" w:eastAsia="en-US" w:bidi="ar-SA"/>
      </w:rPr>
    </w:lvl>
    <w:lvl w:ilvl="6" w:tplc="5F281F76">
      <w:numFmt w:val="bullet"/>
      <w:lvlText w:val="•"/>
      <w:lvlJc w:val="left"/>
      <w:pPr>
        <w:ind w:left="6745" w:hanging="706"/>
      </w:pPr>
      <w:rPr>
        <w:rFonts w:hint="default"/>
        <w:lang w:val="en-US" w:eastAsia="en-US" w:bidi="ar-SA"/>
      </w:rPr>
    </w:lvl>
    <w:lvl w:ilvl="7" w:tplc="371463C6">
      <w:numFmt w:val="bullet"/>
      <w:lvlText w:val="•"/>
      <w:lvlJc w:val="left"/>
      <w:pPr>
        <w:ind w:left="7791" w:hanging="706"/>
      </w:pPr>
      <w:rPr>
        <w:rFonts w:hint="default"/>
        <w:lang w:val="en-US" w:eastAsia="en-US" w:bidi="ar-SA"/>
      </w:rPr>
    </w:lvl>
    <w:lvl w:ilvl="8" w:tplc="4302178E">
      <w:numFmt w:val="bullet"/>
      <w:lvlText w:val="•"/>
      <w:lvlJc w:val="left"/>
      <w:pPr>
        <w:ind w:left="8837" w:hanging="706"/>
      </w:pPr>
      <w:rPr>
        <w:rFonts w:hint="default"/>
        <w:lang w:val="en-US" w:eastAsia="en-US" w:bidi="ar-SA"/>
      </w:rPr>
    </w:lvl>
  </w:abstractNum>
  <w:abstractNum w:abstractNumId="15" w15:restartNumberingAfterBreak="0">
    <w:nsid w:val="2BF462DF"/>
    <w:multiLevelType w:val="hybridMultilevel"/>
    <w:tmpl w:val="8E1AE710"/>
    <w:lvl w:ilvl="0" w:tplc="038EA72E">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029EA26A">
      <w:numFmt w:val="bullet"/>
      <w:lvlText w:val="•"/>
      <w:lvlJc w:val="left"/>
      <w:pPr>
        <w:ind w:left="1795" w:hanging="622"/>
      </w:pPr>
      <w:rPr>
        <w:rFonts w:hint="default"/>
        <w:lang w:val="en-US" w:eastAsia="en-US" w:bidi="ar-SA"/>
      </w:rPr>
    </w:lvl>
    <w:lvl w:ilvl="2" w:tplc="42D2E468">
      <w:numFmt w:val="bullet"/>
      <w:lvlText w:val="•"/>
      <w:lvlJc w:val="left"/>
      <w:pPr>
        <w:ind w:left="2810" w:hanging="622"/>
      </w:pPr>
      <w:rPr>
        <w:rFonts w:hint="default"/>
        <w:lang w:val="en-US" w:eastAsia="en-US" w:bidi="ar-SA"/>
      </w:rPr>
    </w:lvl>
    <w:lvl w:ilvl="3" w:tplc="00D2DB5A">
      <w:numFmt w:val="bullet"/>
      <w:lvlText w:val="•"/>
      <w:lvlJc w:val="left"/>
      <w:pPr>
        <w:ind w:left="3825" w:hanging="622"/>
      </w:pPr>
      <w:rPr>
        <w:rFonts w:hint="default"/>
        <w:lang w:val="en-US" w:eastAsia="en-US" w:bidi="ar-SA"/>
      </w:rPr>
    </w:lvl>
    <w:lvl w:ilvl="4" w:tplc="A78E8654">
      <w:numFmt w:val="bullet"/>
      <w:lvlText w:val="•"/>
      <w:lvlJc w:val="left"/>
      <w:pPr>
        <w:ind w:left="4840" w:hanging="622"/>
      </w:pPr>
      <w:rPr>
        <w:rFonts w:hint="default"/>
        <w:lang w:val="en-US" w:eastAsia="en-US" w:bidi="ar-SA"/>
      </w:rPr>
    </w:lvl>
    <w:lvl w:ilvl="5" w:tplc="CEE26BA6">
      <w:numFmt w:val="bullet"/>
      <w:lvlText w:val="•"/>
      <w:lvlJc w:val="left"/>
      <w:pPr>
        <w:ind w:left="5855" w:hanging="622"/>
      </w:pPr>
      <w:rPr>
        <w:rFonts w:hint="default"/>
        <w:lang w:val="en-US" w:eastAsia="en-US" w:bidi="ar-SA"/>
      </w:rPr>
    </w:lvl>
    <w:lvl w:ilvl="6" w:tplc="1B084B30">
      <w:numFmt w:val="bullet"/>
      <w:lvlText w:val="•"/>
      <w:lvlJc w:val="left"/>
      <w:pPr>
        <w:ind w:left="6870" w:hanging="622"/>
      </w:pPr>
      <w:rPr>
        <w:rFonts w:hint="default"/>
        <w:lang w:val="en-US" w:eastAsia="en-US" w:bidi="ar-SA"/>
      </w:rPr>
    </w:lvl>
    <w:lvl w:ilvl="7" w:tplc="EC921D78">
      <w:numFmt w:val="bullet"/>
      <w:lvlText w:val="•"/>
      <w:lvlJc w:val="left"/>
      <w:pPr>
        <w:ind w:left="7885" w:hanging="622"/>
      </w:pPr>
      <w:rPr>
        <w:rFonts w:hint="default"/>
        <w:lang w:val="en-US" w:eastAsia="en-US" w:bidi="ar-SA"/>
      </w:rPr>
    </w:lvl>
    <w:lvl w:ilvl="8" w:tplc="06EE4A4E">
      <w:numFmt w:val="bullet"/>
      <w:lvlText w:val="•"/>
      <w:lvlJc w:val="left"/>
      <w:pPr>
        <w:ind w:left="8900" w:hanging="622"/>
      </w:pPr>
      <w:rPr>
        <w:rFonts w:hint="default"/>
        <w:lang w:val="en-US" w:eastAsia="en-US" w:bidi="ar-SA"/>
      </w:rPr>
    </w:lvl>
  </w:abstractNum>
  <w:abstractNum w:abstractNumId="16" w15:restartNumberingAfterBreak="0">
    <w:nsid w:val="2EAD4E67"/>
    <w:multiLevelType w:val="hybridMultilevel"/>
    <w:tmpl w:val="16A2A95A"/>
    <w:lvl w:ilvl="0" w:tplc="649E9370">
      <w:start w:val="1"/>
      <w:numFmt w:val="decimal"/>
      <w:lvlText w:val="%1."/>
      <w:lvlJc w:val="left"/>
      <w:pPr>
        <w:ind w:left="1118" w:hanging="967"/>
        <w:jc w:val="left"/>
      </w:pPr>
      <w:rPr>
        <w:rFonts w:ascii="Arial" w:eastAsia="Arial" w:hAnsi="Arial" w:cs="Arial" w:hint="default"/>
        <w:b w:val="0"/>
        <w:bCs w:val="0"/>
        <w:i w:val="0"/>
        <w:iCs w:val="0"/>
        <w:spacing w:val="-1"/>
        <w:w w:val="101"/>
        <w:sz w:val="20"/>
        <w:szCs w:val="20"/>
        <w:lang w:val="en-US" w:eastAsia="en-US" w:bidi="ar-SA"/>
      </w:rPr>
    </w:lvl>
    <w:lvl w:ilvl="1" w:tplc="D59C5E26">
      <w:numFmt w:val="bullet"/>
      <w:lvlText w:val="•"/>
      <w:lvlJc w:val="left"/>
      <w:pPr>
        <w:ind w:left="2101" w:hanging="967"/>
      </w:pPr>
      <w:rPr>
        <w:rFonts w:hint="default"/>
        <w:lang w:val="en-US" w:eastAsia="en-US" w:bidi="ar-SA"/>
      </w:rPr>
    </w:lvl>
    <w:lvl w:ilvl="2" w:tplc="355449BC">
      <w:numFmt w:val="bullet"/>
      <w:lvlText w:val="•"/>
      <w:lvlJc w:val="left"/>
      <w:pPr>
        <w:ind w:left="3082" w:hanging="967"/>
      </w:pPr>
      <w:rPr>
        <w:rFonts w:hint="default"/>
        <w:lang w:val="en-US" w:eastAsia="en-US" w:bidi="ar-SA"/>
      </w:rPr>
    </w:lvl>
    <w:lvl w:ilvl="3" w:tplc="2B8843A4">
      <w:numFmt w:val="bullet"/>
      <w:lvlText w:val="•"/>
      <w:lvlJc w:val="left"/>
      <w:pPr>
        <w:ind w:left="4063" w:hanging="967"/>
      </w:pPr>
      <w:rPr>
        <w:rFonts w:hint="default"/>
        <w:lang w:val="en-US" w:eastAsia="en-US" w:bidi="ar-SA"/>
      </w:rPr>
    </w:lvl>
    <w:lvl w:ilvl="4" w:tplc="537C146E">
      <w:numFmt w:val="bullet"/>
      <w:lvlText w:val="•"/>
      <w:lvlJc w:val="left"/>
      <w:pPr>
        <w:ind w:left="5044" w:hanging="967"/>
      </w:pPr>
      <w:rPr>
        <w:rFonts w:hint="default"/>
        <w:lang w:val="en-US" w:eastAsia="en-US" w:bidi="ar-SA"/>
      </w:rPr>
    </w:lvl>
    <w:lvl w:ilvl="5" w:tplc="04F47328">
      <w:numFmt w:val="bullet"/>
      <w:lvlText w:val="•"/>
      <w:lvlJc w:val="left"/>
      <w:pPr>
        <w:ind w:left="6025" w:hanging="967"/>
      </w:pPr>
      <w:rPr>
        <w:rFonts w:hint="default"/>
        <w:lang w:val="en-US" w:eastAsia="en-US" w:bidi="ar-SA"/>
      </w:rPr>
    </w:lvl>
    <w:lvl w:ilvl="6" w:tplc="3C96ABBC">
      <w:numFmt w:val="bullet"/>
      <w:lvlText w:val="•"/>
      <w:lvlJc w:val="left"/>
      <w:pPr>
        <w:ind w:left="7006" w:hanging="967"/>
      </w:pPr>
      <w:rPr>
        <w:rFonts w:hint="default"/>
        <w:lang w:val="en-US" w:eastAsia="en-US" w:bidi="ar-SA"/>
      </w:rPr>
    </w:lvl>
    <w:lvl w:ilvl="7" w:tplc="B86A3AFC">
      <w:numFmt w:val="bullet"/>
      <w:lvlText w:val="•"/>
      <w:lvlJc w:val="left"/>
      <w:pPr>
        <w:ind w:left="7987" w:hanging="967"/>
      </w:pPr>
      <w:rPr>
        <w:rFonts w:hint="default"/>
        <w:lang w:val="en-US" w:eastAsia="en-US" w:bidi="ar-SA"/>
      </w:rPr>
    </w:lvl>
    <w:lvl w:ilvl="8" w:tplc="26F02374">
      <w:numFmt w:val="bullet"/>
      <w:lvlText w:val="•"/>
      <w:lvlJc w:val="left"/>
      <w:pPr>
        <w:ind w:left="8968" w:hanging="967"/>
      </w:pPr>
      <w:rPr>
        <w:rFonts w:hint="default"/>
        <w:lang w:val="en-US" w:eastAsia="en-US" w:bidi="ar-SA"/>
      </w:rPr>
    </w:lvl>
  </w:abstractNum>
  <w:abstractNum w:abstractNumId="17" w15:restartNumberingAfterBreak="0">
    <w:nsid w:val="33114D4D"/>
    <w:multiLevelType w:val="hybridMultilevel"/>
    <w:tmpl w:val="718EB9F8"/>
    <w:lvl w:ilvl="0" w:tplc="FB64EE98">
      <w:start w:val="1"/>
      <w:numFmt w:val="lowerLetter"/>
      <w:lvlText w:val="(%1)"/>
      <w:lvlJc w:val="left"/>
      <w:pPr>
        <w:ind w:left="1512" w:hanging="738"/>
        <w:jc w:val="left"/>
      </w:pPr>
      <w:rPr>
        <w:rFonts w:ascii="Arial" w:eastAsia="Arial" w:hAnsi="Arial" w:cs="Arial" w:hint="default"/>
        <w:b w:val="0"/>
        <w:bCs w:val="0"/>
        <w:i w:val="0"/>
        <w:iCs w:val="0"/>
        <w:spacing w:val="-3"/>
        <w:w w:val="101"/>
        <w:sz w:val="20"/>
        <w:szCs w:val="20"/>
        <w:lang w:val="en-US" w:eastAsia="en-US" w:bidi="ar-SA"/>
      </w:rPr>
    </w:lvl>
    <w:lvl w:ilvl="1" w:tplc="EB90BB14">
      <w:numFmt w:val="bullet"/>
      <w:lvlText w:val="•"/>
      <w:lvlJc w:val="left"/>
      <w:pPr>
        <w:ind w:left="2461" w:hanging="738"/>
      </w:pPr>
      <w:rPr>
        <w:rFonts w:hint="default"/>
        <w:lang w:val="en-US" w:eastAsia="en-US" w:bidi="ar-SA"/>
      </w:rPr>
    </w:lvl>
    <w:lvl w:ilvl="2" w:tplc="74566DCA">
      <w:numFmt w:val="bullet"/>
      <w:lvlText w:val="•"/>
      <w:lvlJc w:val="left"/>
      <w:pPr>
        <w:ind w:left="3402" w:hanging="738"/>
      </w:pPr>
      <w:rPr>
        <w:rFonts w:hint="default"/>
        <w:lang w:val="en-US" w:eastAsia="en-US" w:bidi="ar-SA"/>
      </w:rPr>
    </w:lvl>
    <w:lvl w:ilvl="3" w:tplc="4CDE42AC">
      <w:numFmt w:val="bullet"/>
      <w:lvlText w:val="•"/>
      <w:lvlJc w:val="left"/>
      <w:pPr>
        <w:ind w:left="4343" w:hanging="738"/>
      </w:pPr>
      <w:rPr>
        <w:rFonts w:hint="default"/>
        <w:lang w:val="en-US" w:eastAsia="en-US" w:bidi="ar-SA"/>
      </w:rPr>
    </w:lvl>
    <w:lvl w:ilvl="4" w:tplc="12B61DF6">
      <w:numFmt w:val="bullet"/>
      <w:lvlText w:val="•"/>
      <w:lvlJc w:val="left"/>
      <w:pPr>
        <w:ind w:left="5284" w:hanging="738"/>
      </w:pPr>
      <w:rPr>
        <w:rFonts w:hint="default"/>
        <w:lang w:val="en-US" w:eastAsia="en-US" w:bidi="ar-SA"/>
      </w:rPr>
    </w:lvl>
    <w:lvl w:ilvl="5" w:tplc="C27C9838">
      <w:numFmt w:val="bullet"/>
      <w:lvlText w:val="•"/>
      <w:lvlJc w:val="left"/>
      <w:pPr>
        <w:ind w:left="6225" w:hanging="738"/>
      </w:pPr>
      <w:rPr>
        <w:rFonts w:hint="default"/>
        <w:lang w:val="en-US" w:eastAsia="en-US" w:bidi="ar-SA"/>
      </w:rPr>
    </w:lvl>
    <w:lvl w:ilvl="6" w:tplc="0FE4DB66">
      <w:numFmt w:val="bullet"/>
      <w:lvlText w:val="•"/>
      <w:lvlJc w:val="left"/>
      <w:pPr>
        <w:ind w:left="7166" w:hanging="738"/>
      </w:pPr>
      <w:rPr>
        <w:rFonts w:hint="default"/>
        <w:lang w:val="en-US" w:eastAsia="en-US" w:bidi="ar-SA"/>
      </w:rPr>
    </w:lvl>
    <w:lvl w:ilvl="7" w:tplc="5A3AE3F8">
      <w:numFmt w:val="bullet"/>
      <w:lvlText w:val="•"/>
      <w:lvlJc w:val="left"/>
      <w:pPr>
        <w:ind w:left="8107" w:hanging="738"/>
      </w:pPr>
      <w:rPr>
        <w:rFonts w:hint="default"/>
        <w:lang w:val="en-US" w:eastAsia="en-US" w:bidi="ar-SA"/>
      </w:rPr>
    </w:lvl>
    <w:lvl w:ilvl="8" w:tplc="3080085C">
      <w:numFmt w:val="bullet"/>
      <w:lvlText w:val="•"/>
      <w:lvlJc w:val="left"/>
      <w:pPr>
        <w:ind w:left="9048" w:hanging="738"/>
      </w:pPr>
      <w:rPr>
        <w:rFonts w:hint="default"/>
        <w:lang w:val="en-US" w:eastAsia="en-US" w:bidi="ar-SA"/>
      </w:rPr>
    </w:lvl>
  </w:abstractNum>
  <w:abstractNum w:abstractNumId="18" w15:restartNumberingAfterBreak="0">
    <w:nsid w:val="37087005"/>
    <w:multiLevelType w:val="hybridMultilevel"/>
    <w:tmpl w:val="6A0478F6"/>
    <w:lvl w:ilvl="0" w:tplc="FD148670">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DE9E1068">
      <w:numFmt w:val="bullet"/>
      <w:lvlText w:val="•"/>
      <w:lvlJc w:val="left"/>
      <w:pPr>
        <w:ind w:left="1795" w:hanging="622"/>
      </w:pPr>
      <w:rPr>
        <w:rFonts w:hint="default"/>
        <w:lang w:val="en-US" w:eastAsia="en-US" w:bidi="ar-SA"/>
      </w:rPr>
    </w:lvl>
    <w:lvl w:ilvl="2" w:tplc="E338562E">
      <w:numFmt w:val="bullet"/>
      <w:lvlText w:val="•"/>
      <w:lvlJc w:val="left"/>
      <w:pPr>
        <w:ind w:left="2810" w:hanging="622"/>
      </w:pPr>
      <w:rPr>
        <w:rFonts w:hint="default"/>
        <w:lang w:val="en-US" w:eastAsia="en-US" w:bidi="ar-SA"/>
      </w:rPr>
    </w:lvl>
    <w:lvl w:ilvl="3" w:tplc="7F6E0034">
      <w:numFmt w:val="bullet"/>
      <w:lvlText w:val="•"/>
      <w:lvlJc w:val="left"/>
      <w:pPr>
        <w:ind w:left="3825" w:hanging="622"/>
      </w:pPr>
      <w:rPr>
        <w:rFonts w:hint="default"/>
        <w:lang w:val="en-US" w:eastAsia="en-US" w:bidi="ar-SA"/>
      </w:rPr>
    </w:lvl>
    <w:lvl w:ilvl="4" w:tplc="17D00B8E">
      <w:numFmt w:val="bullet"/>
      <w:lvlText w:val="•"/>
      <w:lvlJc w:val="left"/>
      <w:pPr>
        <w:ind w:left="4840" w:hanging="622"/>
      </w:pPr>
      <w:rPr>
        <w:rFonts w:hint="default"/>
        <w:lang w:val="en-US" w:eastAsia="en-US" w:bidi="ar-SA"/>
      </w:rPr>
    </w:lvl>
    <w:lvl w:ilvl="5" w:tplc="8C7A9AB6">
      <w:numFmt w:val="bullet"/>
      <w:lvlText w:val="•"/>
      <w:lvlJc w:val="left"/>
      <w:pPr>
        <w:ind w:left="5855" w:hanging="622"/>
      </w:pPr>
      <w:rPr>
        <w:rFonts w:hint="default"/>
        <w:lang w:val="en-US" w:eastAsia="en-US" w:bidi="ar-SA"/>
      </w:rPr>
    </w:lvl>
    <w:lvl w:ilvl="6" w:tplc="D38890B4">
      <w:numFmt w:val="bullet"/>
      <w:lvlText w:val="•"/>
      <w:lvlJc w:val="left"/>
      <w:pPr>
        <w:ind w:left="6870" w:hanging="622"/>
      </w:pPr>
      <w:rPr>
        <w:rFonts w:hint="default"/>
        <w:lang w:val="en-US" w:eastAsia="en-US" w:bidi="ar-SA"/>
      </w:rPr>
    </w:lvl>
    <w:lvl w:ilvl="7" w:tplc="B3C634FA">
      <w:numFmt w:val="bullet"/>
      <w:lvlText w:val="•"/>
      <w:lvlJc w:val="left"/>
      <w:pPr>
        <w:ind w:left="7885" w:hanging="622"/>
      </w:pPr>
      <w:rPr>
        <w:rFonts w:hint="default"/>
        <w:lang w:val="en-US" w:eastAsia="en-US" w:bidi="ar-SA"/>
      </w:rPr>
    </w:lvl>
    <w:lvl w:ilvl="8" w:tplc="D766F09A">
      <w:numFmt w:val="bullet"/>
      <w:lvlText w:val="•"/>
      <w:lvlJc w:val="left"/>
      <w:pPr>
        <w:ind w:left="8900" w:hanging="622"/>
      </w:pPr>
      <w:rPr>
        <w:rFonts w:hint="default"/>
        <w:lang w:val="en-US" w:eastAsia="en-US" w:bidi="ar-SA"/>
      </w:rPr>
    </w:lvl>
  </w:abstractNum>
  <w:abstractNum w:abstractNumId="19" w15:restartNumberingAfterBreak="0">
    <w:nsid w:val="3A800726"/>
    <w:multiLevelType w:val="hybridMultilevel"/>
    <w:tmpl w:val="BE64A792"/>
    <w:lvl w:ilvl="0" w:tplc="3C4EE0DE">
      <w:start w:val="1"/>
      <w:numFmt w:val="lowerRoman"/>
      <w:lvlText w:val="(%1)"/>
      <w:lvlJc w:val="left"/>
      <w:pPr>
        <w:ind w:left="1510" w:hanging="735"/>
        <w:jc w:val="left"/>
      </w:pPr>
      <w:rPr>
        <w:rFonts w:ascii="Arial" w:eastAsia="Arial" w:hAnsi="Arial" w:cs="Arial" w:hint="default"/>
        <w:b w:val="0"/>
        <w:bCs w:val="0"/>
        <w:i w:val="0"/>
        <w:iCs w:val="0"/>
        <w:spacing w:val="-4"/>
        <w:w w:val="101"/>
        <w:sz w:val="20"/>
        <w:szCs w:val="20"/>
        <w:lang w:val="en-US" w:eastAsia="en-US" w:bidi="ar-SA"/>
      </w:rPr>
    </w:lvl>
    <w:lvl w:ilvl="1" w:tplc="52028D42">
      <w:numFmt w:val="bullet"/>
      <w:lvlText w:val="•"/>
      <w:lvlJc w:val="left"/>
      <w:pPr>
        <w:ind w:left="2461" w:hanging="735"/>
      </w:pPr>
      <w:rPr>
        <w:rFonts w:hint="default"/>
        <w:lang w:val="en-US" w:eastAsia="en-US" w:bidi="ar-SA"/>
      </w:rPr>
    </w:lvl>
    <w:lvl w:ilvl="2" w:tplc="9D7C19A0">
      <w:numFmt w:val="bullet"/>
      <w:lvlText w:val="•"/>
      <w:lvlJc w:val="left"/>
      <w:pPr>
        <w:ind w:left="3402" w:hanging="735"/>
      </w:pPr>
      <w:rPr>
        <w:rFonts w:hint="default"/>
        <w:lang w:val="en-US" w:eastAsia="en-US" w:bidi="ar-SA"/>
      </w:rPr>
    </w:lvl>
    <w:lvl w:ilvl="3" w:tplc="6F12A6AA">
      <w:numFmt w:val="bullet"/>
      <w:lvlText w:val="•"/>
      <w:lvlJc w:val="left"/>
      <w:pPr>
        <w:ind w:left="4343" w:hanging="735"/>
      </w:pPr>
      <w:rPr>
        <w:rFonts w:hint="default"/>
        <w:lang w:val="en-US" w:eastAsia="en-US" w:bidi="ar-SA"/>
      </w:rPr>
    </w:lvl>
    <w:lvl w:ilvl="4" w:tplc="69369BFE">
      <w:numFmt w:val="bullet"/>
      <w:lvlText w:val="•"/>
      <w:lvlJc w:val="left"/>
      <w:pPr>
        <w:ind w:left="5284" w:hanging="735"/>
      </w:pPr>
      <w:rPr>
        <w:rFonts w:hint="default"/>
        <w:lang w:val="en-US" w:eastAsia="en-US" w:bidi="ar-SA"/>
      </w:rPr>
    </w:lvl>
    <w:lvl w:ilvl="5" w:tplc="EE2E11D6">
      <w:numFmt w:val="bullet"/>
      <w:lvlText w:val="•"/>
      <w:lvlJc w:val="left"/>
      <w:pPr>
        <w:ind w:left="6225" w:hanging="735"/>
      </w:pPr>
      <w:rPr>
        <w:rFonts w:hint="default"/>
        <w:lang w:val="en-US" w:eastAsia="en-US" w:bidi="ar-SA"/>
      </w:rPr>
    </w:lvl>
    <w:lvl w:ilvl="6" w:tplc="971A58BA">
      <w:numFmt w:val="bullet"/>
      <w:lvlText w:val="•"/>
      <w:lvlJc w:val="left"/>
      <w:pPr>
        <w:ind w:left="7166" w:hanging="735"/>
      </w:pPr>
      <w:rPr>
        <w:rFonts w:hint="default"/>
        <w:lang w:val="en-US" w:eastAsia="en-US" w:bidi="ar-SA"/>
      </w:rPr>
    </w:lvl>
    <w:lvl w:ilvl="7" w:tplc="40AC5056">
      <w:numFmt w:val="bullet"/>
      <w:lvlText w:val="•"/>
      <w:lvlJc w:val="left"/>
      <w:pPr>
        <w:ind w:left="8107" w:hanging="735"/>
      </w:pPr>
      <w:rPr>
        <w:rFonts w:hint="default"/>
        <w:lang w:val="en-US" w:eastAsia="en-US" w:bidi="ar-SA"/>
      </w:rPr>
    </w:lvl>
    <w:lvl w:ilvl="8" w:tplc="45D0AE98">
      <w:numFmt w:val="bullet"/>
      <w:lvlText w:val="•"/>
      <w:lvlJc w:val="left"/>
      <w:pPr>
        <w:ind w:left="9048" w:hanging="735"/>
      </w:pPr>
      <w:rPr>
        <w:rFonts w:hint="default"/>
        <w:lang w:val="en-US" w:eastAsia="en-US" w:bidi="ar-SA"/>
      </w:rPr>
    </w:lvl>
  </w:abstractNum>
  <w:abstractNum w:abstractNumId="20" w15:restartNumberingAfterBreak="0">
    <w:nsid w:val="3B347082"/>
    <w:multiLevelType w:val="hybridMultilevel"/>
    <w:tmpl w:val="F0F23A48"/>
    <w:lvl w:ilvl="0" w:tplc="2B6C1CB2">
      <w:start w:val="1"/>
      <w:numFmt w:val="lowerLetter"/>
      <w:lvlText w:val="(%1)"/>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1" w:tplc="3F6687C6">
      <w:start w:val="1"/>
      <w:numFmt w:val="lowerRoman"/>
      <w:lvlText w:val="(%2)"/>
      <w:lvlJc w:val="left"/>
      <w:pPr>
        <w:ind w:left="1512" w:hanging="738"/>
        <w:jc w:val="left"/>
      </w:pPr>
      <w:rPr>
        <w:rFonts w:ascii="Arial" w:eastAsia="Arial" w:hAnsi="Arial" w:cs="Arial" w:hint="default"/>
        <w:b w:val="0"/>
        <w:bCs w:val="0"/>
        <w:i w:val="0"/>
        <w:iCs w:val="0"/>
        <w:spacing w:val="-4"/>
        <w:w w:val="101"/>
        <w:sz w:val="20"/>
        <w:szCs w:val="20"/>
        <w:lang w:val="en-US" w:eastAsia="en-US" w:bidi="ar-SA"/>
      </w:rPr>
    </w:lvl>
    <w:lvl w:ilvl="2" w:tplc="48C2D100">
      <w:numFmt w:val="bullet"/>
      <w:lvlText w:val="•"/>
      <w:lvlJc w:val="left"/>
      <w:pPr>
        <w:ind w:left="2565" w:hanging="738"/>
      </w:pPr>
      <w:rPr>
        <w:rFonts w:hint="default"/>
        <w:lang w:val="en-US" w:eastAsia="en-US" w:bidi="ar-SA"/>
      </w:rPr>
    </w:lvl>
    <w:lvl w:ilvl="3" w:tplc="72546DF4">
      <w:numFmt w:val="bullet"/>
      <w:lvlText w:val="•"/>
      <w:lvlJc w:val="left"/>
      <w:pPr>
        <w:ind w:left="3611" w:hanging="738"/>
      </w:pPr>
      <w:rPr>
        <w:rFonts w:hint="default"/>
        <w:lang w:val="en-US" w:eastAsia="en-US" w:bidi="ar-SA"/>
      </w:rPr>
    </w:lvl>
    <w:lvl w:ilvl="4" w:tplc="C36ED758">
      <w:numFmt w:val="bullet"/>
      <w:lvlText w:val="•"/>
      <w:lvlJc w:val="left"/>
      <w:pPr>
        <w:ind w:left="4656" w:hanging="738"/>
      </w:pPr>
      <w:rPr>
        <w:rFonts w:hint="default"/>
        <w:lang w:val="en-US" w:eastAsia="en-US" w:bidi="ar-SA"/>
      </w:rPr>
    </w:lvl>
    <w:lvl w:ilvl="5" w:tplc="D9682940">
      <w:numFmt w:val="bullet"/>
      <w:lvlText w:val="•"/>
      <w:lvlJc w:val="left"/>
      <w:pPr>
        <w:ind w:left="5702" w:hanging="738"/>
      </w:pPr>
      <w:rPr>
        <w:rFonts w:hint="default"/>
        <w:lang w:val="en-US" w:eastAsia="en-US" w:bidi="ar-SA"/>
      </w:rPr>
    </w:lvl>
    <w:lvl w:ilvl="6" w:tplc="D6204A96">
      <w:numFmt w:val="bullet"/>
      <w:lvlText w:val="•"/>
      <w:lvlJc w:val="left"/>
      <w:pPr>
        <w:ind w:left="6747" w:hanging="738"/>
      </w:pPr>
      <w:rPr>
        <w:rFonts w:hint="default"/>
        <w:lang w:val="en-US" w:eastAsia="en-US" w:bidi="ar-SA"/>
      </w:rPr>
    </w:lvl>
    <w:lvl w:ilvl="7" w:tplc="D8223FE0">
      <w:numFmt w:val="bullet"/>
      <w:lvlText w:val="•"/>
      <w:lvlJc w:val="left"/>
      <w:pPr>
        <w:ind w:left="7793" w:hanging="738"/>
      </w:pPr>
      <w:rPr>
        <w:rFonts w:hint="default"/>
        <w:lang w:val="en-US" w:eastAsia="en-US" w:bidi="ar-SA"/>
      </w:rPr>
    </w:lvl>
    <w:lvl w:ilvl="8" w:tplc="C144C1A0">
      <w:numFmt w:val="bullet"/>
      <w:lvlText w:val="•"/>
      <w:lvlJc w:val="left"/>
      <w:pPr>
        <w:ind w:left="8838" w:hanging="738"/>
      </w:pPr>
      <w:rPr>
        <w:rFonts w:hint="default"/>
        <w:lang w:val="en-US" w:eastAsia="en-US" w:bidi="ar-SA"/>
      </w:rPr>
    </w:lvl>
  </w:abstractNum>
  <w:abstractNum w:abstractNumId="21" w15:restartNumberingAfterBreak="0">
    <w:nsid w:val="3F7B194F"/>
    <w:multiLevelType w:val="hybridMultilevel"/>
    <w:tmpl w:val="3C863F1C"/>
    <w:lvl w:ilvl="0" w:tplc="9CF4E104">
      <w:start w:val="1"/>
      <w:numFmt w:val="decimal"/>
      <w:lvlText w:val="(%1)"/>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1" w:tplc="10FA8D08">
      <w:numFmt w:val="bullet"/>
      <w:lvlText w:val="•"/>
      <w:lvlJc w:val="left"/>
      <w:pPr>
        <w:ind w:left="1795" w:hanging="624"/>
      </w:pPr>
      <w:rPr>
        <w:rFonts w:hint="default"/>
        <w:lang w:val="en-US" w:eastAsia="en-US" w:bidi="ar-SA"/>
      </w:rPr>
    </w:lvl>
    <w:lvl w:ilvl="2" w:tplc="02467C7C">
      <w:numFmt w:val="bullet"/>
      <w:lvlText w:val="•"/>
      <w:lvlJc w:val="left"/>
      <w:pPr>
        <w:ind w:left="2810" w:hanging="624"/>
      </w:pPr>
      <w:rPr>
        <w:rFonts w:hint="default"/>
        <w:lang w:val="en-US" w:eastAsia="en-US" w:bidi="ar-SA"/>
      </w:rPr>
    </w:lvl>
    <w:lvl w:ilvl="3" w:tplc="1F0A40E4">
      <w:numFmt w:val="bullet"/>
      <w:lvlText w:val="•"/>
      <w:lvlJc w:val="left"/>
      <w:pPr>
        <w:ind w:left="3825" w:hanging="624"/>
      </w:pPr>
      <w:rPr>
        <w:rFonts w:hint="default"/>
        <w:lang w:val="en-US" w:eastAsia="en-US" w:bidi="ar-SA"/>
      </w:rPr>
    </w:lvl>
    <w:lvl w:ilvl="4" w:tplc="CB286654">
      <w:numFmt w:val="bullet"/>
      <w:lvlText w:val="•"/>
      <w:lvlJc w:val="left"/>
      <w:pPr>
        <w:ind w:left="4840" w:hanging="624"/>
      </w:pPr>
      <w:rPr>
        <w:rFonts w:hint="default"/>
        <w:lang w:val="en-US" w:eastAsia="en-US" w:bidi="ar-SA"/>
      </w:rPr>
    </w:lvl>
    <w:lvl w:ilvl="5" w:tplc="3CA877A2">
      <w:numFmt w:val="bullet"/>
      <w:lvlText w:val="•"/>
      <w:lvlJc w:val="left"/>
      <w:pPr>
        <w:ind w:left="5855" w:hanging="624"/>
      </w:pPr>
      <w:rPr>
        <w:rFonts w:hint="default"/>
        <w:lang w:val="en-US" w:eastAsia="en-US" w:bidi="ar-SA"/>
      </w:rPr>
    </w:lvl>
    <w:lvl w:ilvl="6" w:tplc="2878DDC2">
      <w:numFmt w:val="bullet"/>
      <w:lvlText w:val="•"/>
      <w:lvlJc w:val="left"/>
      <w:pPr>
        <w:ind w:left="6870" w:hanging="624"/>
      </w:pPr>
      <w:rPr>
        <w:rFonts w:hint="default"/>
        <w:lang w:val="en-US" w:eastAsia="en-US" w:bidi="ar-SA"/>
      </w:rPr>
    </w:lvl>
    <w:lvl w:ilvl="7" w:tplc="19229C88">
      <w:numFmt w:val="bullet"/>
      <w:lvlText w:val="•"/>
      <w:lvlJc w:val="left"/>
      <w:pPr>
        <w:ind w:left="7885" w:hanging="624"/>
      </w:pPr>
      <w:rPr>
        <w:rFonts w:hint="default"/>
        <w:lang w:val="en-US" w:eastAsia="en-US" w:bidi="ar-SA"/>
      </w:rPr>
    </w:lvl>
    <w:lvl w:ilvl="8" w:tplc="96B2904E">
      <w:numFmt w:val="bullet"/>
      <w:lvlText w:val="•"/>
      <w:lvlJc w:val="left"/>
      <w:pPr>
        <w:ind w:left="8900" w:hanging="624"/>
      </w:pPr>
      <w:rPr>
        <w:rFonts w:hint="default"/>
        <w:lang w:val="en-US" w:eastAsia="en-US" w:bidi="ar-SA"/>
      </w:rPr>
    </w:lvl>
  </w:abstractNum>
  <w:abstractNum w:abstractNumId="22" w15:restartNumberingAfterBreak="0">
    <w:nsid w:val="42C83C5D"/>
    <w:multiLevelType w:val="hybridMultilevel"/>
    <w:tmpl w:val="F40CF288"/>
    <w:lvl w:ilvl="0" w:tplc="CF0C76DA">
      <w:start w:val="1"/>
      <w:numFmt w:val="lowerLetter"/>
      <w:lvlText w:val="(%1)"/>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1" w:tplc="16A4198C">
      <w:numFmt w:val="bullet"/>
      <w:lvlText w:val="•"/>
      <w:lvlJc w:val="left"/>
      <w:pPr>
        <w:ind w:left="1795" w:hanging="624"/>
      </w:pPr>
      <w:rPr>
        <w:rFonts w:hint="default"/>
        <w:lang w:val="en-US" w:eastAsia="en-US" w:bidi="ar-SA"/>
      </w:rPr>
    </w:lvl>
    <w:lvl w:ilvl="2" w:tplc="80EA2D46">
      <w:numFmt w:val="bullet"/>
      <w:lvlText w:val="•"/>
      <w:lvlJc w:val="left"/>
      <w:pPr>
        <w:ind w:left="2810" w:hanging="624"/>
      </w:pPr>
      <w:rPr>
        <w:rFonts w:hint="default"/>
        <w:lang w:val="en-US" w:eastAsia="en-US" w:bidi="ar-SA"/>
      </w:rPr>
    </w:lvl>
    <w:lvl w:ilvl="3" w:tplc="25C43C58">
      <w:numFmt w:val="bullet"/>
      <w:lvlText w:val="•"/>
      <w:lvlJc w:val="left"/>
      <w:pPr>
        <w:ind w:left="3825" w:hanging="624"/>
      </w:pPr>
      <w:rPr>
        <w:rFonts w:hint="default"/>
        <w:lang w:val="en-US" w:eastAsia="en-US" w:bidi="ar-SA"/>
      </w:rPr>
    </w:lvl>
    <w:lvl w:ilvl="4" w:tplc="5CD275CC">
      <w:numFmt w:val="bullet"/>
      <w:lvlText w:val="•"/>
      <w:lvlJc w:val="left"/>
      <w:pPr>
        <w:ind w:left="4840" w:hanging="624"/>
      </w:pPr>
      <w:rPr>
        <w:rFonts w:hint="default"/>
        <w:lang w:val="en-US" w:eastAsia="en-US" w:bidi="ar-SA"/>
      </w:rPr>
    </w:lvl>
    <w:lvl w:ilvl="5" w:tplc="8572F1DC">
      <w:numFmt w:val="bullet"/>
      <w:lvlText w:val="•"/>
      <w:lvlJc w:val="left"/>
      <w:pPr>
        <w:ind w:left="5855" w:hanging="624"/>
      </w:pPr>
      <w:rPr>
        <w:rFonts w:hint="default"/>
        <w:lang w:val="en-US" w:eastAsia="en-US" w:bidi="ar-SA"/>
      </w:rPr>
    </w:lvl>
    <w:lvl w:ilvl="6" w:tplc="4C548144">
      <w:numFmt w:val="bullet"/>
      <w:lvlText w:val="•"/>
      <w:lvlJc w:val="left"/>
      <w:pPr>
        <w:ind w:left="6870" w:hanging="624"/>
      </w:pPr>
      <w:rPr>
        <w:rFonts w:hint="default"/>
        <w:lang w:val="en-US" w:eastAsia="en-US" w:bidi="ar-SA"/>
      </w:rPr>
    </w:lvl>
    <w:lvl w:ilvl="7" w:tplc="75662522">
      <w:numFmt w:val="bullet"/>
      <w:lvlText w:val="•"/>
      <w:lvlJc w:val="left"/>
      <w:pPr>
        <w:ind w:left="7885" w:hanging="624"/>
      </w:pPr>
      <w:rPr>
        <w:rFonts w:hint="default"/>
        <w:lang w:val="en-US" w:eastAsia="en-US" w:bidi="ar-SA"/>
      </w:rPr>
    </w:lvl>
    <w:lvl w:ilvl="8" w:tplc="D5860A2E">
      <w:numFmt w:val="bullet"/>
      <w:lvlText w:val="•"/>
      <w:lvlJc w:val="left"/>
      <w:pPr>
        <w:ind w:left="8900" w:hanging="624"/>
      </w:pPr>
      <w:rPr>
        <w:rFonts w:hint="default"/>
        <w:lang w:val="en-US" w:eastAsia="en-US" w:bidi="ar-SA"/>
      </w:rPr>
    </w:lvl>
  </w:abstractNum>
  <w:abstractNum w:abstractNumId="23" w15:restartNumberingAfterBreak="0">
    <w:nsid w:val="469F0154"/>
    <w:multiLevelType w:val="hybridMultilevel"/>
    <w:tmpl w:val="59708F66"/>
    <w:lvl w:ilvl="0" w:tplc="9D6CCB8E">
      <w:start w:val="1"/>
      <w:numFmt w:val="lowerLetter"/>
      <w:lvlText w:val="(%1)"/>
      <w:lvlJc w:val="left"/>
      <w:pPr>
        <w:ind w:left="773" w:hanging="622"/>
        <w:jc w:val="left"/>
      </w:pPr>
      <w:rPr>
        <w:rFonts w:ascii="Arial" w:eastAsia="Arial" w:hAnsi="Arial" w:cs="Arial" w:hint="default"/>
        <w:b w:val="0"/>
        <w:bCs w:val="0"/>
        <w:i w:val="0"/>
        <w:iCs w:val="0"/>
        <w:spacing w:val="-3"/>
        <w:w w:val="101"/>
        <w:sz w:val="20"/>
        <w:szCs w:val="20"/>
        <w:lang w:val="en-US" w:eastAsia="en-US" w:bidi="ar-SA"/>
      </w:rPr>
    </w:lvl>
    <w:lvl w:ilvl="1" w:tplc="9DD69BBC">
      <w:start w:val="1"/>
      <w:numFmt w:val="lowerRoman"/>
      <w:lvlText w:val="(%2)"/>
      <w:lvlJc w:val="left"/>
      <w:pPr>
        <w:ind w:left="1512" w:hanging="738"/>
        <w:jc w:val="left"/>
      </w:pPr>
      <w:rPr>
        <w:rFonts w:ascii="Arial" w:eastAsia="Arial" w:hAnsi="Arial" w:cs="Arial" w:hint="default"/>
        <w:b w:val="0"/>
        <w:bCs w:val="0"/>
        <w:i w:val="0"/>
        <w:iCs w:val="0"/>
        <w:spacing w:val="-4"/>
        <w:w w:val="101"/>
        <w:sz w:val="20"/>
        <w:szCs w:val="20"/>
        <w:lang w:val="en-US" w:eastAsia="en-US" w:bidi="ar-SA"/>
      </w:rPr>
    </w:lvl>
    <w:lvl w:ilvl="2" w:tplc="1ED2C51E">
      <w:start w:val="1"/>
      <w:numFmt w:val="upperLetter"/>
      <w:lvlText w:val="(%3)"/>
      <w:lvlJc w:val="left"/>
      <w:pPr>
        <w:ind w:left="2192" w:hanging="680"/>
        <w:jc w:val="left"/>
      </w:pPr>
      <w:rPr>
        <w:rFonts w:ascii="Arial" w:eastAsia="Arial" w:hAnsi="Arial" w:cs="Arial" w:hint="default"/>
        <w:b w:val="0"/>
        <w:bCs w:val="0"/>
        <w:i w:val="0"/>
        <w:iCs w:val="0"/>
        <w:spacing w:val="0"/>
        <w:w w:val="101"/>
        <w:sz w:val="20"/>
        <w:szCs w:val="20"/>
        <w:lang w:val="en-US" w:eastAsia="en-US" w:bidi="ar-SA"/>
      </w:rPr>
    </w:lvl>
    <w:lvl w:ilvl="3" w:tplc="A412D02A">
      <w:numFmt w:val="bullet"/>
      <w:lvlText w:val="•"/>
      <w:lvlJc w:val="left"/>
      <w:pPr>
        <w:ind w:left="3291" w:hanging="680"/>
      </w:pPr>
      <w:rPr>
        <w:rFonts w:hint="default"/>
        <w:lang w:val="en-US" w:eastAsia="en-US" w:bidi="ar-SA"/>
      </w:rPr>
    </w:lvl>
    <w:lvl w:ilvl="4" w:tplc="99782B32">
      <w:numFmt w:val="bullet"/>
      <w:lvlText w:val="•"/>
      <w:lvlJc w:val="left"/>
      <w:pPr>
        <w:ind w:left="4382" w:hanging="680"/>
      </w:pPr>
      <w:rPr>
        <w:rFonts w:hint="default"/>
        <w:lang w:val="en-US" w:eastAsia="en-US" w:bidi="ar-SA"/>
      </w:rPr>
    </w:lvl>
    <w:lvl w:ilvl="5" w:tplc="7E5AA420">
      <w:numFmt w:val="bullet"/>
      <w:lvlText w:val="•"/>
      <w:lvlJc w:val="left"/>
      <w:pPr>
        <w:ind w:left="5473" w:hanging="680"/>
      </w:pPr>
      <w:rPr>
        <w:rFonts w:hint="default"/>
        <w:lang w:val="en-US" w:eastAsia="en-US" w:bidi="ar-SA"/>
      </w:rPr>
    </w:lvl>
    <w:lvl w:ilvl="6" w:tplc="E446EF28">
      <w:numFmt w:val="bullet"/>
      <w:lvlText w:val="•"/>
      <w:lvlJc w:val="left"/>
      <w:pPr>
        <w:ind w:left="6565" w:hanging="680"/>
      </w:pPr>
      <w:rPr>
        <w:rFonts w:hint="default"/>
        <w:lang w:val="en-US" w:eastAsia="en-US" w:bidi="ar-SA"/>
      </w:rPr>
    </w:lvl>
    <w:lvl w:ilvl="7" w:tplc="5DEC9222">
      <w:numFmt w:val="bullet"/>
      <w:lvlText w:val="•"/>
      <w:lvlJc w:val="left"/>
      <w:pPr>
        <w:ind w:left="7656" w:hanging="680"/>
      </w:pPr>
      <w:rPr>
        <w:rFonts w:hint="default"/>
        <w:lang w:val="en-US" w:eastAsia="en-US" w:bidi="ar-SA"/>
      </w:rPr>
    </w:lvl>
    <w:lvl w:ilvl="8" w:tplc="CF0A585C">
      <w:numFmt w:val="bullet"/>
      <w:lvlText w:val="•"/>
      <w:lvlJc w:val="left"/>
      <w:pPr>
        <w:ind w:left="8747" w:hanging="680"/>
      </w:pPr>
      <w:rPr>
        <w:rFonts w:hint="default"/>
        <w:lang w:val="en-US" w:eastAsia="en-US" w:bidi="ar-SA"/>
      </w:rPr>
    </w:lvl>
  </w:abstractNum>
  <w:abstractNum w:abstractNumId="24" w15:restartNumberingAfterBreak="0">
    <w:nsid w:val="484F3CD0"/>
    <w:multiLevelType w:val="hybridMultilevel"/>
    <w:tmpl w:val="7494EB1E"/>
    <w:lvl w:ilvl="0" w:tplc="6624CD46">
      <w:start w:val="1"/>
      <w:numFmt w:val="lowerLetter"/>
      <w:lvlText w:val="(%1)"/>
      <w:lvlJc w:val="left"/>
      <w:pPr>
        <w:ind w:left="1512" w:hanging="735"/>
        <w:jc w:val="left"/>
      </w:pPr>
      <w:rPr>
        <w:rFonts w:ascii="Arial" w:eastAsia="Arial" w:hAnsi="Arial" w:cs="Arial" w:hint="default"/>
        <w:b w:val="0"/>
        <w:bCs w:val="0"/>
        <w:i w:val="0"/>
        <w:iCs w:val="0"/>
        <w:spacing w:val="-3"/>
        <w:w w:val="101"/>
        <w:sz w:val="20"/>
        <w:szCs w:val="20"/>
        <w:lang w:val="en-US" w:eastAsia="en-US" w:bidi="ar-SA"/>
      </w:rPr>
    </w:lvl>
    <w:lvl w:ilvl="1" w:tplc="7DEEA456">
      <w:start w:val="1"/>
      <w:numFmt w:val="lowerRoman"/>
      <w:lvlText w:val="(%2)"/>
      <w:lvlJc w:val="left"/>
      <w:pPr>
        <w:ind w:left="2190" w:hanging="678"/>
        <w:jc w:val="left"/>
      </w:pPr>
      <w:rPr>
        <w:rFonts w:ascii="Arial" w:eastAsia="Arial" w:hAnsi="Arial" w:cs="Arial" w:hint="default"/>
        <w:b w:val="0"/>
        <w:bCs w:val="0"/>
        <w:i w:val="0"/>
        <w:iCs w:val="0"/>
        <w:spacing w:val="-4"/>
        <w:w w:val="101"/>
        <w:sz w:val="20"/>
        <w:szCs w:val="20"/>
        <w:lang w:val="en-US" w:eastAsia="en-US" w:bidi="ar-SA"/>
      </w:rPr>
    </w:lvl>
    <w:lvl w:ilvl="2" w:tplc="244CEEB6">
      <w:numFmt w:val="bullet"/>
      <w:lvlText w:val="•"/>
      <w:lvlJc w:val="left"/>
      <w:pPr>
        <w:ind w:left="3170" w:hanging="678"/>
      </w:pPr>
      <w:rPr>
        <w:rFonts w:hint="default"/>
        <w:lang w:val="en-US" w:eastAsia="en-US" w:bidi="ar-SA"/>
      </w:rPr>
    </w:lvl>
    <w:lvl w:ilvl="3" w:tplc="408A4FF4">
      <w:numFmt w:val="bullet"/>
      <w:lvlText w:val="•"/>
      <w:lvlJc w:val="left"/>
      <w:pPr>
        <w:ind w:left="4140" w:hanging="678"/>
      </w:pPr>
      <w:rPr>
        <w:rFonts w:hint="default"/>
        <w:lang w:val="en-US" w:eastAsia="en-US" w:bidi="ar-SA"/>
      </w:rPr>
    </w:lvl>
    <w:lvl w:ilvl="4" w:tplc="D20E1C18">
      <w:numFmt w:val="bullet"/>
      <w:lvlText w:val="•"/>
      <w:lvlJc w:val="left"/>
      <w:pPr>
        <w:ind w:left="5110" w:hanging="678"/>
      </w:pPr>
      <w:rPr>
        <w:rFonts w:hint="default"/>
        <w:lang w:val="en-US" w:eastAsia="en-US" w:bidi="ar-SA"/>
      </w:rPr>
    </w:lvl>
    <w:lvl w:ilvl="5" w:tplc="18E44B78">
      <w:numFmt w:val="bullet"/>
      <w:lvlText w:val="•"/>
      <w:lvlJc w:val="left"/>
      <w:pPr>
        <w:ind w:left="6080" w:hanging="678"/>
      </w:pPr>
      <w:rPr>
        <w:rFonts w:hint="default"/>
        <w:lang w:val="en-US" w:eastAsia="en-US" w:bidi="ar-SA"/>
      </w:rPr>
    </w:lvl>
    <w:lvl w:ilvl="6" w:tplc="D032A438">
      <w:numFmt w:val="bullet"/>
      <w:lvlText w:val="•"/>
      <w:lvlJc w:val="left"/>
      <w:pPr>
        <w:ind w:left="7050" w:hanging="678"/>
      </w:pPr>
      <w:rPr>
        <w:rFonts w:hint="default"/>
        <w:lang w:val="en-US" w:eastAsia="en-US" w:bidi="ar-SA"/>
      </w:rPr>
    </w:lvl>
    <w:lvl w:ilvl="7" w:tplc="68F271C2">
      <w:numFmt w:val="bullet"/>
      <w:lvlText w:val="•"/>
      <w:lvlJc w:val="left"/>
      <w:pPr>
        <w:ind w:left="8020" w:hanging="678"/>
      </w:pPr>
      <w:rPr>
        <w:rFonts w:hint="default"/>
        <w:lang w:val="en-US" w:eastAsia="en-US" w:bidi="ar-SA"/>
      </w:rPr>
    </w:lvl>
    <w:lvl w:ilvl="8" w:tplc="9B7445E0">
      <w:numFmt w:val="bullet"/>
      <w:lvlText w:val="•"/>
      <w:lvlJc w:val="left"/>
      <w:pPr>
        <w:ind w:left="8990" w:hanging="678"/>
      </w:pPr>
      <w:rPr>
        <w:rFonts w:hint="default"/>
        <w:lang w:val="en-US" w:eastAsia="en-US" w:bidi="ar-SA"/>
      </w:rPr>
    </w:lvl>
  </w:abstractNum>
  <w:abstractNum w:abstractNumId="25" w15:restartNumberingAfterBreak="0">
    <w:nsid w:val="49737576"/>
    <w:multiLevelType w:val="hybridMultilevel"/>
    <w:tmpl w:val="0A4C6C8E"/>
    <w:lvl w:ilvl="0" w:tplc="FB0EEEEC">
      <w:start w:val="1"/>
      <w:numFmt w:val="lowerLetter"/>
      <w:lvlText w:val="(%1)"/>
      <w:lvlJc w:val="left"/>
      <w:pPr>
        <w:ind w:left="773" w:hanging="622"/>
        <w:jc w:val="left"/>
      </w:pPr>
      <w:rPr>
        <w:rFonts w:ascii="Arial" w:eastAsia="Arial" w:hAnsi="Arial" w:cs="Arial" w:hint="default"/>
        <w:b w:val="0"/>
        <w:bCs w:val="0"/>
        <w:i w:val="0"/>
        <w:iCs w:val="0"/>
        <w:spacing w:val="-3"/>
        <w:w w:val="101"/>
        <w:sz w:val="20"/>
        <w:szCs w:val="20"/>
        <w:lang w:val="en-US" w:eastAsia="en-US" w:bidi="ar-SA"/>
      </w:rPr>
    </w:lvl>
    <w:lvl w:ilvl="1" w:tplc="80AA6F58">
      <w:numFmt w:val="bullet"/>
      <w:lvlText w:val="•"/>
      <w:lvlJc w:val="left"/>
      <w:pPr>
        <w:ind w:left="1795" w:hanging="622"/>
      </w:pPr>
      <w:rPr>
        <w:rFonts w:hint="default"/>
        <w:lang w:val="en-US" w:eastAsia="en-US" w:bidi="ar-SA"/>
      </w:rPr>
    </w:lvl>
    <w:lvl w:ilvl="2" w:tplc="1C82254A">
      <w:numFmt w:val="bullet"/>
      <w:lvlText w:val="•"/>
      <w:lvlJc w:val="left"/>
      <w:pPr>
        <w:ind w:left="2810" w:hanging="622"/>
      </w:pPr>
      <w:rPr>
        <w:rFonts w:hint="default"/>
        <w:lang w:val="en-US" w:eastAsia="en-US" w:bidi="ar-SA"/>
      </w:rPr>
    </w:lvl>
    <w:lvl w:ilvl="3" w:tplc="C98A32E2">
      <w:numFmt w:val="bullet"/>
      <w:lvlText w:val="•"/>
      <w:lvlJc w:val="left"/>
      <w:pPr>
        <w:ind w:left="3825" w:hanging="622"/>
      </w:pPr>
      <w:rPr>
        <w:rFonts w:hint="default"/>
        <w:lang w:val="en-US" w:eastAsia="en-US" w:bidi="ar-SA"/>
      </w:rPr>
    </w:lvl>
    <w:lvl w:ilvl="4" w:tplc="6B006D1C">
      <w:numFmt w:val="bullet"/>
      <w:lvlText w:val="•"/>
      <w:lvlJc w:val="left"/>
      <w:pPr>
        <w:ind w:left="4840" w:hanging="622"/>
      </w:pPr>
      <w:rPr>
        <w:rFonts w:hint="default"/>
        <w:lang w:val="en-US" w:eastAsia="en-US" w:bidi="ar-SA"/>
      </w:rPr>
    </w:lvl>
    <w:lvl w:ilvl="5" w:tplc="46629E30">
      <w:numFmt w:val="bullet"/>
      <w:lvlText w:val="•"/>
      <w:lvlJc w:val="left"/>
      <w:pPr>
        <w:ind w:left="5855" w:hanging="622"/>
      </w:pPr>
      <w:rPr>
        <w:rFonts w:hint="default"/>
        <w:lang w:val="en-US" w:eastAsia="en-US" w:bidi="ar-SA"/>
      </w:rPr>
    </w:lvl>
    <w:lvl w:ilvl="6" w:tplc="FFFC29B4">
      <w:numFmt w:val="bullet"/>
      <w:lvlText w:val="•"/>
      <w:lvlJc w:val="left"/>
      <w:pPr>
        <w:ind w:left="6870" w:hanging="622"/>
      </w:pPr>
      <w:rPr>
        <w:rFonts w:hint="default"/>
        <w:lang w:val="en-US" w:eastAsia="en-US" w:bidi="ar-SA"/>
      </w:rPr>
    </w:lvl>
    <w:lvl w:ilvl="7" w:tplc="2C80AB98">
      <w:numFmt w:val="bullet"/>
      <w:lvlText w:val="•"/>
      <w:lvlJc w:val="left"/>
      <w:pPr>
        <w:ind w:left="7885" w:hanging="622"/>
      </w:pPr>
      <w:rPr>
        <w:rFonts w:hint="default"/>
        <w:lang w:val="en-US" w:eastAsia="en-US" w:bidi="ar-SA"/>
      </w:rPr>
    </w:lvl>
    <w:lvl w:ilvl="8" w:tplc="77C897E2">
      <w:numFmt w:val="bullet"/>
      <w:lvlText w:val="•"/>
      <w:lvlJc w:val="left"/>
      <w:pPr>
        <w:ind w:left="8900" w:hanging="622"/>
      </w:pPr>
      <w:rPr>
        <w:rFonts w:hint="default"/>
        <w:lang w:val="en-US" w:eastAsia="en-US" w:bidi="ar-SA"/>
      </w:rPr>
    </w:lvl>
  </w:abstractNum>
  <w:abstractNum w:abstractNumId="26" w15:restartNumberingAfterBreak="0">
    <w:nsid w:val="4A5739F3"/>
    <w:multiLevelType w:val="hybridMultilevel"/>
    <w:tmpl w:val="9C804DBE"/>
    <w:lvl w:ilvl="0" w:tplc="EE0840E2">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B0A4FDE0">
      <w:numFmt w:val="bullet"/>
      <w:lvlText w:val="•"/>
      <w:lvlJc w:val="left"/>
      <w:pPr>
        <w:ind w:left="1795" w:hanging="622"/>
      </w:pPr>
      <w:rPr>
        <w:rFonts w:hint="default"/>
        <w:lang w:val="en-US" w:eastAsia="en-US" w:bidi="ar-SA"/>
      </w:rPr>
    </w:lvl>
    <w:lvl w:ilvl="2" w:tplc="3E907CC8">
      <w:numFmt w:val="bullet"/>
      <w:lvlText w:val="•"/>
      <w:lvlJc w:val="left"/>
      <w:pPr>
        <w:ind w:left="2810" w:hanging="622"/>
      </w:pPr>
      <w:rPr>
        <w:rFonts w:hint="default"/>
        <w:lang w:val="en-US" w:eastAsia="en-US" w:bidi="ar-SA"/>
      </w:rPr>
    </w:lvl>
    <w:lvl w:ilvl="3" w:tplc="A916436C">
      <w:numFmt w:val="bullet"/>
      <w:lvlText w:val="•"/>
      <w:lvlJc w:val="left"/>
      <w:pPr>
        <w:ind w:left="3825" w:hanging="622"/>
      </w:pPr>
      <w:rPr>
        <w:rFonts w:hint="default"/>
        <w:lang w:val="en-US" w:eastAsia="en-US" w:bidi="ar-SA"/>
      </w:rPr>
    </w:lvl>
    <w:lvl w:ilvl="4" w:tplc="EE9446CC">
      <w:numFmt w:val="bullet"/>
      <w:lvlText w:val="•"/>
      <w:lvlJc w:val="left"/>
      <w:pPr>
        <w:ind w:left="4840" w:hanging="622"/>
      </w:pPr>
      <w:rPr>
        <w:rFonts w:hint="default"/>
        <w:lang w:val="en-US" w:eastAsia="en-US" w:bidi="ar-SA"/>
      </w:rPr>
    </w:lvl>
    <w:lvl w:ilvl="5" w:tplc="68F6FB96">
      <w:numFmt w:val="bullet"/>
      <w:lvlText w:val="•"/>
      <w:lvlJc w:val="left"/>
      <w:pPr>
        <w:ind w:left="5855" w:hanging="622"/>
      </w:pPr>
      <w:rPr>
        <w:rFonts w:hint="default"/>
        <w:lang w:val="en-US" w:eastAsia="en-US" w:bidi="ar-SA"/>
      </w:rPr>
    </w:lvl>
    <w:lvl w:ilvl="6" w:tplc="6B946AEA">
      <w:numFmt w:val="bullet"/>
      <w:lvlText w:val="•"/>
      <w:lvlJc w:val="left"/>
      <w:pPr>
        <w:ind w:left="6870" w:hanging="622"/>
      </w:pPr>
      <w:rPr>
        <w:rFonts w:hint="default"/>
        <w:lang w:val="en-US" w:eastAsia="en-US" w:bidi="ar-SA"/>
      </w:rPr>
    </w:lvl>
    <w:lvl w:ilvl="7" w:tplc="1BD2A798">
      <w:numFmt w:val="bullet"/>
      <w:lvlText w:val="•"/>
      <w:lvlJc w:val="left"/>
      <w:pPr>
        <w:ind w:left="7885" w:hanging="622"/>
      </w:pPr>
      <w:rPr>
        <w:rFonts w:hint="default"/>
        <w:lang w:val="en-US" w:eastAsia="en-US" w:bidi="ar-SA"/>
      </w:rPr>
    </w:lvl>
    <w:lvl w:ilvl="8" w:tplc="15B882E4">
      <w:numFmt w:val="bullet"/>
      <w:lvlText w:val="•"/>
      <w:lvlJc w:val="left"/>
      <w:pPr>
        <w:ind w:left="8900" w:hanging="622"/>
      </w:pPr>
      <w:rPr>
        <w:rFonts w:hint="default"/>
        <w:lang w:val="en-US" w:eastAsia="en-US" w:bidi="ar-SA"/>
      </w:rPr>
    </w:lvl>
  </w:abstractNum>
  <w:abstractNum w:abstractNumId="27" w15:restartNumberingAfterBreak="0">
    <w:nsid w:val="4D9500FE"/>
    <w:multiLevelType w:val="hybridMultilevel"/>
    <w:tmpl w:val="7D187914"/>
    <w:lvl w:ilvl="0" w:tplc="8BF0DA3A">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65CEEF16">
      <w:numFmt w:val="bullet"/>
      <w:lvlText w:val="•"/>
      <w:lvlJc w:val="left"/>
      <w:pPr>
        <w:ind w:left="1795" w:hanging="622"/>
      </w:pPr>
      <w:rPr>
        <w:rFonts w:hint="default"/>
        <w:lang w:val="en-US" w:eastAsia="en-US" w:bidi="ar-SA"/>
      </w:rPr>
    </w:lvl>
    <w:lvl w:ilvl="2" w:tplc="CA02516A">
      <w:numFmt w:val="bullet"/>
      <w:lvlText w:val="•"/>
      <w:lvlJc w:val="left"/>
      <w:pPr>
        <w:ind w:left="2810" w:hanging="622"/>
      </w:pPr>
      <w:rPr>
        <w:rFonts w:hint="default"/>
        <w:lang w:val="en-US" w:eastAsia="en-US" w:bidi="ar-SA"/>
      </w:rPr>
    </w:lvl>
    <w:lvl w:ilvl="3" w:tplc="ADE6DADA">
      <w:numFmt w:val="bullet"/>
      <w:lvlText w:val="•"/>
      <w:lvlJc w:val="left"/>
      <w:pPr>
        <w:ind w:left="3825" w:hanging="622"/>
      </w:pPr>
      <w:rPr>
        <w:rFonts w:hint="default"/>
        <w:lang w:val="en-US" w:eastAsia="en-US" w:bidi="ar-SA"/>
      </w:rPr>
    </w:lvl>
    <w:lvl w:ilvl="4" w:tplc="7D9E930A">
      <w:numFmt w:val="bullet"/>
      <w:lvlText w:val="•"/>
      <w:lvlJc w:val="left"/>
      <w:pPr>
        <w:ind w:left="4840" w:hanging="622"/>
      </w:pPr>
      <w:rPr>
        <w:rFonts w:hint="default"/>
        <w:lang w:val="en-US" w:eastAsia="en-US" w:bidi="ar-SA"/>
      </w:rPr>
    </w:lvl>
    <w:lvl w:ilvl="5" w:tplc="82D2261E">
      <w:numFmt w:val="bullet"/>
      <w:lvlText w:val="•"/>
      <w:lvlJc w:val="left"/>
      <w:pPr>
        <w:ind w:left="5855" w:hanging="622"/>
      </w:pPr>
      <w:rPr>
        <w:rFonts w:hint="default"/>
        <w:lang w:val="en-US" w:eastAsia="en-US" w:bidi="ar-SA"/>
      </w:rPr>
    </w:lvl>
    <w:lvl w:ilvl="6" w:tplc="BDF29214">
      <w:numFmt w:val="bullet"/>
      <w:lvlText w:val="•"/>
      <w:lvlJc w:val="left"/>
      <w:pPr>
        <w:ind w:left="6870" w:hanging="622"/>
      </w:pPr>
      <w:rPr>
        <w:rFonts w:hint="default"/>
        <w:lang w:val="en-US" w:eastAsia="en-US" w:bidi="ar-SA"/>
      </w:rPr>
    </w:lvl>
    <w:lvl w:ilvl="7" w:tplc="A74A6D04">
      <w:numFmt w:val="bullet"/>
      <w:lvlText w:val="•"/>
      <w:lvlJc w:val="left"/>
      <w:pPr>
        <w:ind w:left="7885" w:hanging="622"/>
      </w:pPr>
      <w:rPr>
        <w:rFonts w:hint="default"/>
        <w:lang w:val="en-US" w:eastAsia="en-US" w:bidi="ar-SA"/>
      </w:rPr>
    </w:lvl>
    <w:lvl w:ilvl="8" w:tplc="D5222354">
      <w:numFmt w:val="bullet"/>
      <w:lvlText w:val="•"/>
      <w:lvlJc w:val="left"/>
      <w:pPr>
        <w:ind w:left="8900" w:hanging="622"/>
      </w:pPr>
      <w:rPr>
        <w:rFonts w:hint="default"/>
        <w:lang w:val="en-US" w:eastAsia="en-US" w:bidi="ar-SA"/>
      </w:rPr>
    </w:lvl>
  </w:abstractNum>
  <w:abstractNum w:abstractNumId="28" w15:restartNumberingAfterBreak="0">
    <w:nsid w:val="50E64DCB"/>
    <w:multiLevelType w:val="hybridMultilevel"/>
    <w:tmpl w:val="387431CC"/>
    <w:lvl w:ilvl="0" w:tplc="C2CA72F8">
      <w:start w:val="1"/>
      <w:numFmt w:val="lowerLetter"/>
      <w:lvlText w:val="(%1)"/>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1" w:tplc="307A3B26">
      <w:numFmt w:val="bullet"/>
      <w:lvlText w:val="•"/>
      <w:lvlJc w:val="left"/>
      <w:pPr>
        <w:ind w:left="1795" w:hanging="624"/>
      </w:pPr>
      <w:rPr>
        <w:rFonts w:hint="default"/>
        <w:lang w:val="en-US" w:eastAsia="en-US" w:bidi="ar-SA"/>
      </w:rPr>
    </w:lvl>
    <w:lvl w:ilvl="2" w:tplc="9C6A31DE">
      <w:numFmt w:val="bullet"/>
      <w:lvlText w:val="•"/>
      <w:lvlJc w:val="left"/>
      <w:pPr>
        <w:ind w:left="2810" w:hanging="624"/>
      </w:pPr>
      <w:rPr>
        <w:rFonts w:hint="default"/>
        <w:lang w:val="en-US" w:eastAsia="en-US" w:bidi="ar-SA"/>
      </w:rPr>
    </w:lvl>
    <w:lvl w:ilvl="3" w:tplc="6C2A006C">
      <w:numFmt w:val="bullet"/>
      <w:lvlText w:val="•"/>
      <w:lvlJc w:val="left"/>
      <w:pPr>
        <w:ind w:left="3825" w:hanging="624"/>
      </w:pPr>
      <w:rPr>
        <w:rFonts w:hint="default"/>
        <w:lang w:val="en-US" w:eastAsia="en-US" w:bidi="ar-SA"/>
      </w:rPr>
    </w:lvl>
    <w:lvl w:ilvl="4" w:tplc="8AEE3822">
      <w:numFmt w:val="bullet"/>
      <w:lvlText w:val="•"/>
      <w:lvlJc w:val="left"/>
      <w:pPr>
        <w:ind w:left="4840" w:hanging="624"/>
      </w:pPr>
      <w:rPr>
        <w:rFonts w:hint="default"/>
        <w:lang w:val="en-US" w:eastAsia="en-US" w:bidi="ar-SA"/>
      </w:rPr>
    </w:lvl>
    <w:lvl w:ilvl="5" w:tplc="ECE49492">
      <w:numFmt w:val="bullet"/>
      <w:lvlText w:val="•"/>
      <w:lvlJc w:val="left"/>
      <w:pPr>
        <w:ind w:left="5855" w:hanging="624"/>
      </w:pPr>
      <w:rPr>
        <w:rFonts w:hint="default"/>
        <w:lang w:val="en-US" w:eastAsia="en-US" w:bidi="ar-SA"/>
      </w:rPr>
    </w:lvl>
    <w:lvl w:ilvl="6" w:tplc="2F5AD53A">
      <w:numFmt w:val="bullet"/>
      <w:lvlText w:val="•"/>
      <w:lvlJc w:val="left"/>
      <w:pPr>
        <w:ind w:left="6870" w:hanging="624"/>
      </w:pPr>
      <w:rPr>
        <w:rFonts w:hint="default"/>
        <w:lang w:val="en-US" w:eastAsia="en-US" w:bidi="ar-SA"/>
      </w:rPr>
    </w:lvl>
    <w:lvl w:ilvl="7" w:tplc="A900D23E">
      <w:numFmt w:val="bullet"/>
      <w:lvlText w:val="•"/>
      <w:lvlJc w:val="left"/>
      <w:pPr>
        <w:ind w:left="7885" w:hanging="624"/>
      </w:pPr>
      <w:rPr>
        <w:rFonts w:hint="default"/>
        <w:lang w:val="en-US" w:eastAsia="en-US" w:bidi="ar-SA"/>
      </w:rPr>
    </w:lvl>
    <w:lvl w:ilvl="8" w:tplc="482AD686">
      <w:numFmt w:val="bullet"/>
      <w:lvlText w:val="•"/>
      <w:lvlJc w:val="left"/>
      <w:pPr>
        <w:ind w:left="8900" w:hanging="624"/>
      </w:pPr>
      <w:rPr>
        <w:rFonts w:hint="default"/>
        <w:lang w:val="en-US" w:eastAsia="en-US" w:bidi="ar-SA"/>
      </w:rPr>
    </w:lvl>
  </w:abstractNum>
  <w:abstractNum w:abstractNumId="29" w15:restartNumberingAfterBreak="0">
    <w:nsid w:val="52356F02"/>
    <w:multiLevelType w:val="hybridMultilevel"/>
    <w:tmpl w:val="EB1C1F6A"/>
    <w:lvl w:ilvl="0" w:tplc="AE5ED480">
      <w:start w:val="1"/>
      <w:numFmt w:val="lowerLetter"/>
      <w:lvlText w:val="(%1)"/>
      <w:lvlJc w:val="left"/>
      <w:pPr>
        <w:ind w:left="773" w:hanging="622"/>
        <w:jc w:val="left"/>
      </w:pPr>
      <w:rPr>
        <w:rFonts w:ascii="Arial" w:eastAsia="Arial" w:hAnsi="Arial" w:cs="Arial" w:hint="default"/>
        <w:b w:val="0"/>
        <w:bCs w:val="0"/>
        <w:i w:val="0"/>
        <w:iCs w:val="0"/>
        <w:spacing w:val="-3"/>
        <w:w w:val="101"/>
        <w:sz w:val="20"/>
        <w:szCs w:val="20"/>
        <w:lang w:val="en-US" w:eastAsia="en-US" w:bidi="ar-SA"/>
      </w:rPr>
    </w:lvl>
    <w:lvl w:ilvl="1" w:tplc="F23C8676">
      <w:start w:val="1"/>
      <w:numFmt w:val="lowerRoman"/>
      <w:lvlText w:val="(%2)"/>
      <w:lvlJc w:val="left"/>
      <w:pPr>
        <w:ind w:left="1512" w:hanging="735"/>
        <w:jc w:val="left"/>
      </w:pPr>
      <w:rPr>
        <w:rFonts w:ascii="Arial" w:eastAsia="Arial" w:hAnsi="Arial" w:cs="Arial" w:hint="default"/>
        <w:b w:val="0"/>
        <w:bCs w:val="0"/>
        <w:i w:val="0"/>
        <w:iCs w:val="0"/>
        <w:spacing w:val="-4"/>
        <w:w w:val="101"/>
        <w:sz w:val="20"/>
        <w:szCs w:val="20"/>
        <w:lang w:val="en-US" w:eastAsia="en-US" w:bidi="ar-SA"/>
      </w:rPr>
    </w:lvl>
    <w:lvl w:ilvl="2" w:tplc="C4EAF924">
      <w:numFmt w:val="bullet"/>
      <w:lvlText w:val="•"/>
      <w:lvlJc w:val="left"/>
      <w:pPr>
        <w:ind w:left="2565" w:hanging="735"/>
      </w:pPr>
      <w:rPr>
        <w:rFonts w:hint="default"/>
        <w:lang w:val="en-US" w:eastAsia="en-US" w:bidi="ar-SA"/>
      </w:rPr>
    </w:lvl>
    <w:lvl w:ilvl="3" w:tplc="8274181C">
      <w:numFmt w:val="bullet"/>
      <w:lvlText w:val="•"/>
      <w:lvlJc w:val="left"/>
      <w:pPr>
        <w:ind w:left="3611" w:hanging="735"/>
      </w:pPr>
      <w:rPr>
        <w:rFonts w:hint="default"/>
        <w:lang w:val="en-US" w:eastAsia="en-US" w:bidi="ar-SA"/>
      </w:rPr>
    </w:lvl>
    <w:lvl w:ilvl="4" w:tplc="52BED172">
      <w:numFmt w:val="bullet"/>
      <w:lvlText w:val="•"/>
      <w:lvlJc w:val="left"/>
      <w:pPr>
        <w:ind w:left="4656" w:hanging="735"/>
      </w:pPr>
      <w:rPr>
        <w:rFonts w:hint="default"/>
        <w:lang w:val="en-US" w:eastAsia="en-US" w:bidi="ar-SA"/>
      </w:rPr>
    </w:lvl>
    <w:lvl w:ilvl="5" w:tplc="B10CC466">
      <w:numFmt w:val="bullet"/>
      <w:lvlText w:val="•"/>
      <w:lvlJc w:val="left"/>
      <w:pPr>
        <w:ind w:left="5702" w:hanging="735"/>
      </w:pPr>
      <w:rPr>
        <w:rFonts w:hint="default"/>
        <w:lang w:val="en-US" w:eastAsia="en-US" w:bidi="ar-SA"/>
      </w:rPr>
    </w:lvl>
    <w:lvl w:ilvl="6" w:tplc="FC26C260">
      <w:numFmt w:val="bullet"/>
      <w:lvlText w:val="•"/>
      <w:lvlJc w:val="left"/>
      <w:pPr>
        <w:ind w:left="6747" w:hanging="735"/>
      </w:pPr>
      <w:rPr>
        <w:rFonts w:hint="default"/>
        <w:lang w:val="en-US" w:eastAsia="en-US" w:bidi="ar-SA"/>
      </w:rPr>
    </w:lvl>
    <w:lvl w:ilvl="7" w:tplc="72BE6A96">
      <w:numFmt w:val="bullet"/>
      <w:lvlText w:val="•"/>
      <w:lvlJc w:val="left"/>
      <w:pPr>
        <w:ind w:left="7793" w:hanging="735"/>
      </w:pPr>
      <w:rPr>
        <w:rFonts w:hint="default"/>
        <w:lang w:val="en-US" w:eastAsia="en-US" w:bidi="ar-SA"/>
      </w:rPr>
    </w:lvl>
    <w:lvl w:ilvl="8" w:tplc="5B3C5F50">
      <w:numFmt w:val="bullet"/>
      <w:lvlText w:val="•"/>
      <w:lvlJc w:val="left"/>
      <w:pPr>
        <w:ind w:left="8838" w:hanging="735"/>
      </w:pPr>
      <w:rPr>
        <w:rFonts w:hint="default"/>
        <w:lang w:val="en-US" w:eastAsia="en-US" w:bidi="ar-SA"/>
      </w:rPr>
    </w:lvl>
  </w:abstractNum>
  <w:abstractNum w:abstractNumId="30" w15:restartNumberingAfterBreak="0">
    <w:nsid w:val="553F2899"/>
    <w:multiLevelType w:val="hybridMultilevel"/>
    <w:tmpl w:val="7E168D02"/>
    <w:lvl w:ilvl="0" w:tplc="ECB47268">
      <w:start w:val="1"/>
      <w:numFmt w:val="lowerLetter"/>
      <w:lvlText w:val="(%1)"/>
      <w:lvlJc w:val="left"/>
      <w:pPr>
        <w:ind w:left="773" w:hanging="622"/>
        <w:jc w:val="left"/>
      </w:pPr>
      <w:rPr>
        <w:rFonts w:ascii="Arial" w:eastAsia="Arial" w:hAnsi="Arial" w:cs="Arial" w:hint="default"/>
        <w:b w:val="0"/>
        <w:bCs w:val="0"/>
        <w:i w:val="0"/>
        <w:iCs w:val="0"/>
        <w:spacing w:val="-3"/>
        <w:w w:val="101"/>
        <w:sz w:val="20"/>
        <w:szCs w:val="20"/>
        <w:lang w:val="en-US" w:eastAsia="en-US" w:bidi="ar-SA"/>
      </w:rPr>
    </w:lvl>
    <w:lvl w:ilvl="1" w:tplc="65EA5D56">
      <w:start w:val="1"/>
      <w:numFmt w:val="lowerRoman"/>
      <w:lvlText w:val="(%2)"/>
      <w:lvlJc w:val="left"/>
      <w:pPr>
        <w:ind w:left="1512" w:hanging="738"/>
        <w:jc w:val="left"/>
      </w:pPr>
      <w:rPr>
        <w:rFonts w:ascii="Arial" w:eastAsia="Arial" w:hAnsi="Arial" w:cs="Arial" w:hint="default"/>
        <w:b w:val="0"/>
        <w:bCs w:val="0"/>
        <w:i w:val="0"/>
        <w:iCs w:val="0"/>
        <w:spacing w:val="-4"/>
        <w:w w:val="101"/>
        <w:sz w:val="20"/>
        <w:szCs w:val="20"/>
        <w:lang w:val="en-US" w:eastAsia="en-US" w:bidi="ar-SA"/>
      </w:rPr>
    </w:lvl>
    <w:lvl w:ilvl="2" w:tplc="024C6A8C">
      <w:numFmt w:val="bullet"/>
      <w:lvlText w:val="•"/>
      <w:lvlJc w:val="left"/>
      <w:pPr>
        <w:ind w:left="2565" w:hanging="738"/>
      </w:pPr>
      <w:rPr>
        <w:rFonts w:hint="default"/>
        <w:lang w:val="en-US" w:eastAsia="en-US" w:bidi="ar-SA"/>
      </w:rPr>
    </w:lvl>
    <w:lvl w:ilvl="3" w:tplc="01D821D4">
      <w:numFmt w:val="bullet"/>
      <w:lvlText w:val="•"/>
      <w:lvlJc w:val="left"/>
      <w:pPr>
        <w:ind w:left="3611" w:hanging="738"/>
      </w:pPr>
      <w:rPr>
        <w:rFonts w:hint="default"/>
        <w:lang w:val="en-US" w:eastAsia="en-US" w:bidi="ar-SA"/>
      </w:rPr>
    </w:lvl>
    <w:lvl w:ilvl="4" w:tplc="07442A4E">
      <w:numFmt w:val="bullet"/>
      <w:lvlText w:val="•"/>
      <w:lvlJc w:val="left"/>
      <w:pPr>
        <w:ind w:left="4656" w:hanging="738"/>
      </w:pPr>
      <w:rPr>
        <w:rFonts w:hint="default"/>
        <w:lang w:val="en-US" w:eastAsia="en-US" w:bidi="ar-SA"/>
      </w:rPr>
    </w:lvl>
    <w:lvl w:ilvl="5" w:tplc="4E5C979E">
      <w:numFmt w:val="bullet"/>
      <w:lvlText w:val="•"/>
      <w:lvlJc w:val="left"/>
      <w:pPr>
        <w:ind w:left="5702" w:hanging="738"/>
      </w:pPr>
      <w:rPr>
        <w:rFonts w:hint="default"/>
        <w:lang w:val="en-US" w:eastAsia="en-US" w:bidi="ar-SA"/>
      </w:rPr>
    </w:lvl>
    <w:lvl w:ilvl="6" w:tplc="1FE87704">
      <w:numFmt w:val="bullet"/>
      <w:lvlText w:val="•"/>
      <w:lvlJc w:val="left"/>
      <w:pPr>
        <w:ind w:left="6747" w:hanging="738"/>
      </w:pPr>
      <w:rPr>
        <w:rFonts w:hint="default"/>
        <w:lang w:val="en-US" w:eastAsia="en-US" w:bidi="ar-SA"/>
      </w:rPr>
    </w:lvl>
    <w:lvl w:ilvl="7" w:tplc="2F8219CC">
      <w:numFmt w:val="bullet"/>
      <w:lvlText w:val="•"/>
      <w:lvlJc w:val="left"/>
      <w:pPr>
        <w:ind w:left="7793" w:hanging="738"/>
      </w:pPr>
      <w:rPr>
        <w:rFonts w:hint="default"/>
        <w:lang w:val="en-US" w:eastAsia="en-US" w:bidi="ar-SA"/>
      </w:rPr>
    </w:lvl>
    <w:lvl w:ilvl="8" w:tplc="F89E63A4">
      <w:numFmt w:val="bullet"/>
      <w:lvlText w:val="•"/>
      <w:lvlJc w:val="left"/>
      <w:pPr>
        <w:ind w:left="8838" w:hanging="738"/>
      </w:pPr>
      <w:rPr>
        <w:rFonts w:hint="default"/>
        <w:lang w:val="en-US" w:eastAsia="en-US" w:bidi="ar-SA"/>
      </w:rPr>
    </w:lvl>
  </w:abstractNum>
  <w:abstractNum w:abstractNumId="31" w15:restartNumberingAfterBreak="0">
    <w:nsid w:val="586436B0"/>
    <w:multiLevelType w:val="hybridMultilevel"/>
    <w:tmpl w:val="98162392"/>
    <w:lvl w:ilvl="0" w:tplc="0FD4B8B6">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9894109C">
      <w:start w:val="1"/>
      <w:numFmt w:val="lowerRoman"/>
      <w:lvlText w:val="(%2)"/>
      <w:lvlJc w:val="left"/>
      <w:pPr>
        <w:ind w:left="1510" w:hanging="735"/>
        <w:jc w:val="left"/>
      </w:pPr>
      <w:rPr>
        <w:rFonts w:ascii="Arial" w:eastAsia="Arial" w:hAnsi="Arial" w:cs="Arial" w:hint="default"/>
        <w:b w:val="0"/>
        <w:bCs w:val="0"/>
        <w:i w:val="0"/>
        <w:iCs w:val="0"/>
        <w:spacing w:val="-4"/>
        <w:w w:val="101"/>
        <w:sz w:val="20"/>
        <w:szCs w:val="20"/>
        <w:lang w:val="en-US" w:eastAsia="en-US" w:bidi="ar-SA"/>
      </w:rPr>
    </w:lvl>
    <w:lvl w:ilvl="2" w:tplc="85A81D3C">
      <w:numFmt w:val="bullet"/>
      <w:lvlText w:val="•"/>
      <w:lvlJc w:val="left"/>
      <w:pPr>
        <w:ind w:left="2565" w:hanging="735"/>
      </w:pPr>
      <w:rPr>
        <w:rFonts w:hint="default"/>
        <w:lang w:val="en-US" w:eastAsia="en-US" w:bidi="ar-SA"/>
      </w:rPr>
    </w:lvl>
    <w:lvl w:ilvl="3" w:tplc="0AB07540">
      <w:numFmt w:val="bullet"/>
      <w:lvlText w:val="•"/>
      <w:lvlJc w:val="left"/>
      <w:pPr>
        <w:ind w:left="3611" w:hanging="735"/>
      </w:pPr>
      <w:rPr>
        <w:rFonts w:hint="default"/>
        <w:lang w:val="en-US" w:eastAsia="en-US" w:bidi="ar-SA"/>
      </w:rPr>
    </w:lvl>
    <w:lvl w:ilvl="4" w:tplc="9182CBEE">
      <w:numFmt w:val="bullet"/>
      <w:lvlText w:val="•"/>
      <w:lvlJc w:val="left"/>
      <w:pPr>
        <w:ind w:left="4656" w:hanging="735"/>
      </w:pPr>
      <w:rPr>
        <w:rFonts w:hint="default"/>
        <w:lang w:val="en-US" w:eastAsia="en-US" w:bidi="ar-SA"/>
      </w:rPr>
    </w:lvl>
    <w:lvl w:ilvl="5" w:tplc="1B92395E">
      <w:numFmt w:val="bullet"/>
      <w:lvlText w:val="•"/>
      <w:lvlJc w:val="left"/>
      <w:pPr>
        <w:ind w:left="5702" w:hanging="735"/>
      </w:pPr>
      <w:rPr>
        <w:rFonts w:hint="default"/>
        <w:lang w:val="en-US" w:eastAsia="en-US" w:bidi="ar-SA"/>
      </w:rPr>
    </w:lvl>
    <w:lvl w:ilvl="6" w:tplc="45AC5DCA">
      <w:numFmt w:val="bullet"/>
      <w:lvlText w:val="•"/>
      <w:lvlJc w:val="left"/>
      <w:pPr>
        <w:ind w:left="6747" w:hanging="735"/>
      </w:pPr>
      <w:rPr>
        <w:rFonts w:hint="default"/>
        <w:lang w:val="en-US" w:eastAsia="en-US" w:bidi="ar-SA"/>
      </w:rPr>
    </w:lvl>
    <w:lvl w:ilvl="7" w:tplc="9DFA1840">
      <w:numFmt w:val="bullet"/>
      <w:lvlText w:val="•"/>
      <w:lvlJc w:val="left"/>
      <w:pPr>
        <w:ind w:left="7793" w:hanging="735"/>
      </w:pPr>
      <w:rPr>
        <w:rFonts w:hint="default"/>
        <w:lang w:val="en-US" w:eastAsia="en-US" w:bidi="ar-SA"/>
      </w:rPr>
    </w:lvl>
    <w:lvl w:ilvl="8" w:tplc="ABAC5E9C">
      <w:numFmt w:val="bullet"/>
      <w:lvlText w:val="•"/>
      <w:lvlJc w:val="left"/>
      <w:pPr>
        <w:ind w:left="8838" w:hanging="735"/>
      </w:pPr>
      <w:rPr>
        <w:rFonts w:hint="default"/>
        <w:lang w:val="en-US" w:eastAsia="en-US" w:bidi="ar-SA"/>
      </w:rPr>
    </w:lvl>
  </w:abstractNum>
  <w:abstractNum w:abstractNumId="32" w15:restartNumberingAfterBreak="0">
    <w:nsid w:val="603348D6"/>
    <w:multiLevelType w:val="hybridMultilevel"/>
    <w:tmpl w:val="170ED55A"/>
    <w:lvl w:ilvl="0" w:tplc="8684FB4C">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40C4234C">
      <w:start w:val="1"/>
      <w:numFmt w:val="lowerRoman"/>
      <w:lvlText w:val="(%2)"/>
      <w:lvlJc w:val="left"/>
      <w:pPr>
        <w:ind w:left="1510" w:hanging="735"/>
        <w:jc w:val="left"/>
      </w:pPr>
      <w:rPr>
        <w:rFonts w:ascii="Arial" w:eastAsia="Arial" w:hAnsi="Arial" w:cs="Arial" w:hint="default"/>
        <w:b w:val="0"/>
        <w:bCs w:val="0"/>
        <w:i w:val="0"/>
        <w:iCs w:val="0"/>
        <w:spacing w:val="-4"/>
        <w:w w:val="101"/>
        <w:sz w:val="20"/>
        <w:szCs w:val="20"/>
        <w:lang w:val="en-US" w:eastAsia="en-US" w:bidi="ar-SA"/>
      </w:rPr>
    </w:lvl>
    <w:lvl w:ilvl="2" w:tplc="7632C4C4">
      <w:numFmt w:val="bullet"/>
      <w:lvlText w:val="•"/>
      <w:lvlJc w:val="left"/>
      <w:pPr>
        <w:ind w:left="2565" w:hanging="735"/>
      </w:pPr>
      <w:rPr>
        <w:rFonts w:hint="default"/>
        <w:lang w:val="en-US" w:eastAsia="en-US" w:bidi="ar-SA"/>
      </w:rPr>
    </w:lvl>
    <w:lvl w:ilvl="3" w:tplc="2B362C22">
      <w:numFmt w:val="bullet"/>
      <w:lvlText w:val="•"/>
      <w:lvlJc w:val="left"/>
      <w:pPr>
        <w:ind w:left="3611" w:hanging="735"/>
      </w:pPr>
      <w:rPr>
        <w:rFonts w:hint="default"/>
        <w:lang w:val="en-US" w:eastAsia="en-US" w:bidi="ar-SA"/>
      </w:rPr>
    </w:lvl>
    <w:lvl w:ilvl="4" w:tplc="8E920766">
      <w:numFmt w:val="bullet"/>
      <w:lvlText w:val="•"/>
      <w:lvlJc w:val="left"/>
      <w:pPr>
        <w:ind w:left="4656" w:hanging="735"/>
      </w:pPr>
      <w:rPr>
        <w:rFonts w:hint="default"/>
        <w:lang w:val="en-US" w:eastAsia="en-US" w:bidi="ar-SA"/>
      </w:rPr>
    </w:lvl>
    <w:lvl w:ilvl="5" w:tplc="1DAA5F38">
      <w:numFmt w:val="bullet"/>
      <w:lvlText w:val="•"/>
      <w:lvlJc w:val="left"/>
      <w:pPr>
        <w:ind w:left="5702" w:hanging="735"/>
      </w:pPr>
      <w:rPr>
        <w:rFonts w:hint="default"/>
        <w:lang w:val="en-US" w:eastAsia="en-US" w:bidi="ar-SA"/>
      </w:rPr>
    </w:lvl>
    <w:lvl w:ilvl="6" w:tplc="824AE398">
      <w:numFmt w:val="bullet"/>
      <w:lvlText w:val="•"/>
      <w:lvlJc w:val="left"/>
      <w:pPr>
        <w:ind w:left="6747" w:hanging="735"/>
      </w:pPr>
      <w:rPr>
        <w:rFonts w:hint="default"/>
        <w:lang w:val="en-US" w:eastAsia="en-US" w:bidi="ar-SA"/>
      </w:rPr>
    </w:lvl>
    <w:lvl w:ilvl="7" w:tplc="E7ECE39E">
      <w:numFmt w:val="bullet"/>
      <w:lvlText w:val="•"/>
      <w:lvlJc w:val="left"/>
      <w:pPr>
        <w:ind w:left="7793" w:hanging="735"/>
      </w:pPr>
      <w:rPr>
        <w:rFonts w:hint="default"/>
        <w:lang w:val="en-US" w:eastAsia="en-US" w:bidi="ar-SA"/>
      </w:rPr>
    </w:lvl>
    <w:lvl w:ilvl="8" w:tplc="DA743546">
      <w:numFmt w:val="bullet"/>
      <w:lvlText w:val="•"/>
      <w:lvlJc w:val="left"/>
      <w:pPr>
        <w:ind w:left="8838" w:hanging="735"/>
      </w:pPr>
      <w:rPr>
        <w:rFonts w:hint="default"/>
        <w:lang w:val="en-US" w:eastAsia="en-US" w:bidi="ar-SA"/>
      </w:rPr>
    </w:lvl>
  </w:abstractNum>
  <w:abstractNum w:abstractNumId="33" w15:restartNumberingAfterBreak="0">
    <w:nsid w:val="60420C50"/>
    <w:multiLevelType w:val="hybridMultilevel"/>
    <w:tmpl w:val="F4AC2FFA"/>
    <w:lvl w:ilvl="0" w:tplc="E6668654">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A96ADD52">
      <w:numFmt w:val="bullet"/>
      <w:lvlText w:val="•"/>
      <w:lvlJc w:val="left"/>
      <w:pPr>
        <w:ind w:left="1795" w:hanging="622"/>
      </w:pPr>
      <w:rPr>
        <w:rFonts w:hint="default"/>
        <w:lang w:val="en-US" w:eastAsia="en-US" w:bidi="ar-SA"/>
      </w:rPr>
    </w:lvl>
    <w:lvl w:ilvl="2" w:tplc="4EF806FA">
      <w:numFmt w:val="bullet"/>
      <w:lvlText w:val="•"/>
      <w:lvlJc w:val="left"/>
      <w:pPr>
        <w:ind w:left="2810" w:hanging="622"/>
      </w:pPr>
      <w:rPr>
        <w:rFonts w:hint="default"/>
        <w:lang w:val="en-US" w:eastAsia="en-US" w:bidi="ar-SA"/>
      </w:rPr>
    </w:lvl>
    <w:lvl w:ilvl="3" w:tplc="28BC0304">
      <w:numFmt w:val="bullet"/>
      <w:lvlText w:val="•"/>
      <w:lvlJc w:val="left"/>
      <w:pPr>
        <w:ind w:left="3825" w:hanging="622"/>
      </w:pPr>
      <w:rPr>
        <w:rFonts w:hint="default"/>
        <w:lang w:val="en-US" w:eastAsia="en-US" w:bidi="ar-SA"/>
      </w:rPr>
    </w:lvl>
    <w:lvl w:ilvl="4" w:tplc="E8242D48">
      <w:numFmt w:val="bullet"/>
      <w:lvlText w:val="•"/>
      <w:lvlJc w:val="left"/>
      <w:pPr>
        <w:ind w:left="4840" w:hanging="622"/>
      </w:pPr>
      <w:rPr>
        <w:rFonts w:hint="default"/>
        <w:lang w:val="en-US" w:eastAsia="en-US" w:bidi="ar-SA"/>
      </w:rPr>
    </w:lvl>
    <w:lvl w:ilvl="5" w:tplc="68201706">
      <w:numFmt w:val="bullet"/>
      <w:lvlText w:val="•"/>
      <w:lvlJc w:val="left"/>
      <w:pPr>
        <w:ind w:left="5855" w:hanging="622"/>
      </w:pPr>
      <w:rPr>
        <w:rFonts w:hint="default"/>
        <w:lang w:val="en-US" w:eastAsia="en-US" w:bidi="ar-SA"/>
      </w:rPr>
    </w:lvl>
    <w:lvl w:ilvl="6" w:tplc="A1D88726">
      <w:numFmt w:val="bullet"/>
      <w:lvlText w:val="•"/>
      <w:lvlJc w:val="left"/>
      <w:pPr>
        <w:ind w:left="6870" w:hanging="622"/>
      </w:pPr>
      <w:rPr>
        <w:rFonts w:hint="default"/>
        <w:lang w:val="en-US" w:eastAsia="en-US" w:bidi="ar-SA"/>
      </w:rPr>
    </w:lvl>
    <w:lvl w:ilvl="7" w:tplc="2C16B57A">
      <w:numFmt w:val="bullet"/>
      <w:lvlText w:val="•"/>
      <w:lvlJc w:val="left"/>
      <w:pPr>
        <w:ind w:left="7885" w:hanging="622"/>
      </w:pPr>
      <w:rPr>
        <w:rFonts w:hint="default"/>
        <w:lang w:val="en-US" w:eastAsia="en-US" w:bidi="ar-SA"/>
      </w:rPr>
    </w:lvl>
    <w:lvl w:ilvl="8" w:tplc="B6E2696A">
      <w:numFmt w:val="bullet"/>
      <w:lvlText w:val="•"/>
      <w:lvlJc w:val="left"/>
      <w:pPr>
        <w:ind w:left="8900" w:hanging="622"/>
      </w:pPr>
      <w:rPr>
        <w:rFonts w:hint="default"/>
        <w:lang w:val="en-US" w:eastAsia="en-US" w:bidi="ar-SA"/>
      </w:rPr>
    </w:lvl>
  </w:abstractNum>
  <w:abstractNum w:abstractNumId="34" w15:restartNumberingAfterBreak="0">
    <w:nsid w:val="62D019F4"/>
    <w:multiLevelType w:val="hybridMultilevel"/>
    <w:tmpl w:val="C4AEE400"/>
    <w:lvl w:ilvl="0" w:tplc="966C2474">
      <w:start w:val="1"/>
      <w:numFmt w:val="lowerLetter"/>
      <w:lvlText w:val="(%1)"/>
      <w:lvlJc w:val="left"/>
      <w:pPr>
        <w:ind w:left="773" w:hanging="622"/>
        <w:jc w:val="left"/>
      </w:pPr>
      <w:rPr>
        <w:rFonts w:ascii="Arial" w:eastAsia="Arial" w:hAnsi="Arial" w:cs="Arial" w:hint="default"/>
        <w:b w:val="0"/>
        <w:bCs w:val="0"/>
        <w:i w:val="0"/>
        <w:iCs w:val="0"/>
        <w:spacing w:val="-3"/>
        <w:w w:val="101"/>
        <w:sz w:val="20"/>
        <w:szCs w:val="20"/>
        <w:lang w:val="en-US" w:eastAsia="en-US" w:bidi="ar-SA"/>
      </w:rPr>
    </w:lvl>
    <w:lvl w:ilvl="1" w:tplc="D6283F44">
      <w:start w:val="1"/>
      <w:numFmt w:val="lowerRoman"/>
      <w:lvlText w:val="(%2)"/>
      <w:lvlJc w:val="left"/>
      <w:pPr>
        <w:ind w:left="1510" w:hanging="735"/>
        <w:jc w:val="left"/>
      </w:pPr>
      <w:rPr>
        <w:rFonts w:ascii="Arial" w:eastAsia="Arial" w:hAnsi="Arial" w:cs="Arial" w:hint="default"/>
        <w:b w:val="0"/>
        <w:bCs w:val="0"/>
        <w:i w:val="0"/>
        <w:iCs w:val="0"/>
        <w:spacing w:val="-4"/>
        <w:w w:val="101"/>
        <w:sz w:val="20"/>
        <w:szCs w:val="20"/>
        <w:lang w:val="en-US" w:eastAsia="en-US" w:bidi="ar-SA"/>
      </w:rPr>
    </w:lvl>
    <w:lvl w:ilvl="2" w:tplc="9A482CEC">
      <w:numFmt w:val="bullet"/>
      <w:lvlText w:val="•"/>
      <w:lvlJc w:val="left"/>
      <w:pPr>
        <w:ind w:left="2565" w:hanging="735"/>
      </w:pPr>
      <w:rPr>
        <w:rFonts w:hint="default"/>
        <w:lang w:val="en-US" w:eastAsia="en-US" w:bidi="ar-SA"/>
      </w:rPr>
    </w:lvl>
    <w:lvl w:ilvl="3" w:tplc="BB346418">
      <w:numFmt w:val="bullet"/>
      <w:lvlText w:val="•"/>
      <w:lvlJc w:val="left"/>
      <w:pPr>
        <w:ind w:left="3611" w:hanging="735"/>
      </w:pPr>
      <w:rPr>
        <w:rFonts w:hint="default"/>
        <w:lang w:val="en-US" w:eastAsia="en-US" w:bidi="ar-SA"/>
      </w:rPr>
    </w:lvl>
    <w:lvl w:ilvl="4" w:tplc="4942E0CC">
      <w:numFmt w:val="bullet"/>
      <w:lvlText w:val="•"/>
      <w:lvlJc w:val="left"/>
      <w:pPr>
        <w:ind w:left="4656" w:hanging="735"/>
      </w:pPr>
      <w:rPr>
        <w:rFonts w:hint="default"/>
        <w:lang w:val="en-US" w:eastAsia="en-US" w:bidi="ar-SA"/>
      </w:rPr>
    </w:lvl>
    <w:lvl w:ilvl="5" w:tplc="9A52B2F6">
      <w:numFmt w:val="bullet"/>
      <w:lvlText w:val="•"/>
      <w:lvlJc w:val="left"/>
      <w:pPr>
        <w:ind w:left="5702" w:hanging="735"/>
      </w:pPr>
      <w:rPr>
        <w:rFonts w:hint="default"/>
        <w:lang w:val="en-US" w:eastAsia="en-US" w:bidi="ar-SA"/>
      </w:rPr>
    </w:lvl>
    <w:lvl w:ilvl="6" w:tplc="1E44560A">
      <w:numFmt w:val="bullet"/>
      <w:lvlText w:val="•"/>
      <w:lvlJc w:val="left"/>
      <w:pPr>
        <w:ind w:left="6747" w:hanging="735"/>
      </w:pPr>
      <w:rPr>
        <w:rFonts w:hint="default"/>
        <w:lang w:val="en-US" w:eastAsia="en-US" w:bidi="ar-SA"/>
      </w:rPr>
    </w:lvl>
    <w:lvl w:ilvl="7" w:tplc="161CB026">
      <w:numFmt w:val="bullet"/>
      <w:lvlText w:val="•"/>
      <w:lvlJc w:val="left"/>
      <w:pPr>
        <w:ind w:left="7793" w:hanging="735"/>
      </w:pPr>
      <w:rPr>
        <w:rFonts w:hint="default"/>
        <w:lang w:val="en-US" w:eastAsia="en-US" w:bidi="ar-SA"/>
      </w:rPr>
    </w:lvl>
    <w:lvl w:ilvl="8" w:tplc="46E08A3A">
      <w:numFmt w:val="bullet"/>
      <w:lvlText w:val="•"/>
      <w:lvlJc w:val="left"/>
      <w:pPr>
        <w:ind w:left="8838" w:hanging="735"/>
      </w:pPr>
      <w:rPr>
        <w:rFonts w:hint="default"/>
        <w:lang w:val="en-US" w:eastAsia="en-US" w:bidi="ar-SA"/>
      </w:rPr>
    </w:lvl>
  </w:abstractNum>
  <w:abstractNum w:abstractNumId="35" w15:restartNumberingAfterBreak="0">
    <w:nsid w:val="6A1B4B34"/>
    <w:multiLevelType w:val="hybridMultilevel"/>
    <w:tmpl w:val="93689364"/>
    <w:lvl w:ilvl="0" w:tplc="E436A4EE">
      <w:start w:val="1"/>
      <w:numFmt w:val="lowerLetter"/>
      <w:lvlText w:val="(%1)"/>
      <w:lvlJc w:val="left"/>
      <w:pPr>
        <w:ind w:left="773" w:hanging="622"/>
        <w:jc w:val="left"/>
      </w:pPr>
      <w:rPr>
        <w:rFonts w:ascii="Arial" w:eastAsia="Arial" w:hAnsi="Arial" w:cs="Arial" w:hint="default"/>
        <w:b w:val="0"/>
        <w:bCs w:val="0"/>
        <w:i w:val="0"/>
        <w:iCs w:val="0"/>
        <w:spacing w:val="-3"/>
        <w:w w:val="101"/>
        <w:sz w:val="20"/>
        <w:szCs w:val="20"/>
        <w:lang w:val="en-US" w:eastAsia="en-US" w:bidi="ar-SA"/>
      </w:rPr>
    </w:lvl>
    <w:lvl w:ilvl="1" w:tplc="C5CCC802">
      <w:start w:val="1"/>
      <w:numFmt w:val="lowerRoman"/>
      <w:lvlText w:val="(%2)"/>
      <w:lvlJc w:val="left"/>
      <w:pPr>
        <w:ind w:left="1512" w:hanging="738"/>
        <w:jc w:val="left"/>
      </w:pPr>
      <w:rPr>
        <w:rFonts w:ascii="Arial" w:eastAsia="Arial" w:hAnsi="Arial" w:cs="Arial" w:hint="default"/>
        <w:b w:val="0"/>
        <w:bCs w:val="0"/>
        <w:i w:val="0"/>
        <w:iCs w:val="0"/>
        <w:spacing w:val="-4"/>
        <w:w w:val="101"/>
        <w:sz w:val="20"/>
        <w:szCs w:val="20"/>
        <w:lang w:val="en-US" w:eastAsia="en-US" w:bidi="ar-SA"/>
      </w:rPr>
    </w:lvl>
    <w:lvl w:ilvl="2" w:tplc="9BAEDC18">
      <w:numFmt w:val="bullet"/>
      <w:lvlText w:val="•"/>
      <w:lvlJc w:val="left"/>
      <w:pPr>
        <w:ind w:left="2565" w:hanging="738"/>
      </w:pPr>
      <w:rPr>
        <w:rFonts w:hint="default"/>
        <w:lang w:val="en-US" w:eastAsia="en-US" w:bidi="ar-SA"/>
      </w:rPr>
    </w:lvl>
    <w:lvl w:ilvl="3" w:tplc="0E1CAE82">
      <w:numFmt w:val="bullet"/>
      <w:lvlText w:val="•"/>
      <w:lvlJc w:val="left"/>
      <w:pPr>
        <w:ind w:left="3611" w:hanging="738"/>
      </w:pPr>
      <w:rPr>
        <w:rFonts w:hint="default"/>
        <w:lang w:val="en-US" w:eastAsia="en-US" w:bidi="ar-SA"/>
      </w:rPr>
    </w:lvl>
    <w:lvl w:ilvl="4" w:tplc="55F2ADD0">
      <w:numFmt w:val="bullet"/>
      <w:lvlText w:val="•"/>
      <w:lvlJc w:val="left"/>
      <w:pPr>
        <w:ind w:left="4656" w:hanging="738"/>
      </w:pPr>
      <w:rPr>
        <w:rFonts w:hint="default"/>
        <w:lang w:val="en-US" w:eastAsia="en-US" w:bidi="ar-SA"/>
      </w:rPr>
    </w:lvl>
    <w:lvl w:ilvl="5" w:tplc="9B220496">
      <w:numFmt w:val="bullet"/>
      <w:lvlText w:val="•"/>
      <w:lvlJc w:val="left"/>
      <w:pPr>
        <w:ind w:left="5702" w:hanging="738"/>
      </w:pPr>
      <w:rPr>
        <w:rFonts w:hint="default"/>
        <w:lang w:val="en-US" w:eastAsia="en-US" w:bidi="ar-SA"/>
      </w:rPr>
    </w:lvl>
    <w:lvl w:ilvl="6" w:tplc="3DBA8644">
      <w:numFmt w:val="bullet"/>
      <w:lvlText w:val="•"/>
      <w:lvlJc w:val="left"/>
      <w:pPr>
        <w:ind w:left="6747" w:hanging="738"/>
      </w:pPr>
      <w:rPr>
        <w:rFonts w:hint="default"/>
        <w:lang w:val="en-US" w:eastAsia="en-US" w:bidi="ar-SA"/>
      </w:rPr>
    </w:lvl>
    <w:lvl w:ilvl="7" w:tplc="560A2A84">
      <w:numFmt w:val="bullet"/>
      <w:lvlText w:val="•"/>
      <w:lvlJc w:val="left"/>
      <w:pPr>
        <w:ind w:left="7793" w:hanging="738"/>
      </w:pPr>
      <w:rPr>
        <w:rFonts w:hint="default"/>
        <w:lang w:val="en-US" w:eastAsia="en-US" w:bidi="ar-SA"/>
      </w:rPr>
    </w:lvl>
    <w:lvl w:ilvl="8" w:tplc="921A95C6">
      <w:numFmt w:val="bullet"/>
      <w:lvlText w:val="•"/>
      <w:lvlJc w:val="left"/>
      <w:pPr>
        <w:ind w:left="8838" w:hanging="738"/>
      </w:pPr>
      <w:rPr>
        <w:rFonts w:hint="default"/>
        <w:lang w:val="en-US" w:eastAsia="en-US" w:bidi="ar-SA"/>
      </w:rPr>
    </w:lvl>
  </w:abstractNum>
  <w:abstractNum w:abstractNumId="36" w15:restartNumberingAfterBreak="0">
    <w:nsid w:val="6D0650FE"/>
    <w:multiLevelType w:val="multilevel"/>
    <w:tmpl w:val="E2544D32"/>
    <w:lvl w:ilvl="0">
      <w:start w:val="1"/>
      <w:numFmt w:val="decimal"/>
      <w:lvlText w:val="%1."/>
      <w:lvlJc w:val="left"/>
      <w:pPr>
        <w:ind w:left="775" w:hanging="624"/>
        <w:jc w:val="left"/>
      </w:pPr>
      <w:rPr>
        <w:rFonts w:ascii="Arial" w:eastAsia="Arial" w:hAnsi="Arial" w:cs="Arial" w:hint="default"/>
        <w:b w:val="0"/>
        <w:bCs w:val="0"/>
        <w:i w:val="0"/>
        <w:iCs w:val="0"/>
        <w:spacing w:val="-1"/>
        <w:w w:val="101"/>
        <w:sz w:val="20"/>
        <w:szCs w:val="20"/>
        <w:lang w:val="en-US" w:eastAsia="en-US" w:bidi="ar-SA"/>
      </w:rPr>
    </w:lvl>
    <w:lvl w:ilvl="1">
      <w:start w:val="1"/>
      <w:numFmt w:val="decimal"/>
      <w:lvlText w:val="%1.%2"/>
      <w:lvlJc w:val="left"/>
      <w:pPr>
        <w:ind w:left="775" w:hanging="624"/>
        <w:jc w:val="left"/>
      </w:pPr>
      <w:rPr>
        <w:rFonts w:ascii="Arial" w:eastAsia="Arial" w:hAnsi="Arial" w:cs="Arial" w:hint="default"/>
        <w:b w:val="0"/>
        <w:bCs w:val="0"/>
        <w:i w:val="0"/>
        <w:iCs w:val="0"/>
        <w:spacing w:val="-1"/>
        <w:w w:val="101"/>
        <w:sz w:val="20"/>
        <w:szCs w:val="20"/>
        <w:lang w:val="en-US" w:eastAsia="en-US" w:bidi="ar-SA"/>
      </w:rPr>
    </w:lvl>
    <w:lvl w:ilvl="2">
      <w:start w:val="1"/>
      <w:numFmt w:val="lowerLetter"/>
      <w:lvlText w:val="(%3)"/>
      <w:lvlJc w:val="left"/>
      <w:pPr>
        <w:ind w:left="1512" w:hanging="738"/>
        <w:jc w:val="left"/>
      </w:pPr>
      <w:rPr>
        <w:rFonts w:ascii="Arial" w:eastAsia="Arial" w:hAnsi="Arial" w:cs="Arial" w:hint="default"/>
        <w:b w:val="0"/>
        <w:bCs w:val="0"/>
        <w:i w:val="0"/>
        <w:iCs w:val="0"/>
        <w:spacing w:val="-3"/>
        <w:w w:val="101"/>
        <w:sz w:val="20"/>
        <w:szCs w:val="20"/>
        <w:lang w:val="en-US" w:eastAsia="en-US" w:bidi="ar-SA"/>
      </w:rPr>
    </w:lvl>
    <w:lvl w:ilvl="3">
      <w:start w:val="1"/>
      <w:numFmt w:val="lowerRoman"/>
      <w:lvlText w:val="(%4)"/>
      <w:lvlJc w:val="left"/>
      <w:pPr>
        <w:ind w:left="2190" w:hanging="678"/>
        <w:jc w:val="left"/>
      </w:pPr>
      <w:rPr>
        <w:rFonts w:ascii="Arial" w:eastAsia="Arial" w:hAnsi="Arial" w:cs="Arial" w:hint="default"/>
        <w:b w:val="0"/>
        <w:bCs w:val="0"/>
        <w:i w:val="0"/>
        <w:iCs w:val="0"/>
        <w:spacing w:val="-4"/>
        <w:w w:val="101"/>
        <w:sz w:val="20"/>
        <w:szCs w:val="20"/>
        <w:lang w:val="en-US" w:eastAsia="en-US" w:bidi="ar-SA"/>
      </w:rPr>
    </w:lvl>
    <w:lvl w:ilvl="4">
      <w:start w:val="1"/>
      <w:numFmt w:val="upperLetter"/>
      <w:lvlText w:val="(%5)"/>
      <w:lvlJc w:val="left"/>
      <w:pPr>
        <w:ind w:left="2874" w:hanging="681"/>
        <w:jc w:val="left"/>
      </w:pPr>
      <w:rPr>
        <w:rFonts w:ascii="Arial" w:eastAsia="Arial" w:hAnsi="Arial" w:cs="Arial" w:hint="default"/>
        <w:b w:val="0"/>
        <w:bCs w:val="0"/>
        <w:i w:val="0"/>
        <w:iCs w:val="0"/>
        <w:spacing w:val="0"/>
        <w:w w:val="101"/>
        <w:sz w:val="20"/>
        <w:szCs w:val="20"/>
        <w:lang w:val="en-US" w:eastAsia="en-US" w:bidi="ar-SA"/>
      </w:rPr>
    </w:lvl>
    <w:lvl w:ilvl="5">
      <w:numFmt w:val="bullet"/>
      <w:lvlText w:val="•"/>
      <w:lvlJc w:val="left"/>
      <w:pPr>
        <w:ind w:left="5180" w:hanging="681"/>
      </w:pPr>
      <w:rPr>
        <w:rFonts w:hint="default"/>
        <w:lang w:val="en-US" w:eastAsia="en-US" w:bidi="ar-SA"/>
      </w:rPr>
    </w:lvl>
    <w:lvl w:ilvl="6">
      <w:numFmt w:val="bullet"/>
      <w:lvlText w:val="•"/>
      <w:lvlJc w:val="left"/>
      <w:pPr>
        <w:ind w:left="6330" w:hanging="681"/>
      </w:pPr>
      <w:rPr>
        <w:rFonts w:hint="default"/>
        <w:lang w:val="en-US" w:eastAsia="en-US" w:bidi="ar-SA"/>
      </w:rPr>
    </w:lvl>
    <w:lvl w:ilvl="7">
      <w:numFmt w:val="bullet"/>
      <w:lvlText w:val="•"/>
      <w:lvlJc w:val="left"/>
      <w:pPr>
        <w:ind w:left="7480" w:hanging="681"/>
      </w:pPr>
      <w:rPr>
        <w:rFonts w:hint="default"/>
        <w:lang w:val="en-US" w:eastAsia="en-US" w:bidi="ar-SA"/>
      </w:rPr>
    </w:lvl>
    <w:lvl w:ilvl="8">
      <w:numFmt w:val="bullet"/>
      <w:lvlText w:val="•"/>
      <w:lvlJc w:val="left"/>
      <w:pPr>
        <w:ind w:left="8630" w:hanging="681"/>
      </w:pPr>
      <w:rPr>
        <w:rFonts w:hint="default"/>
        <w:lang w:val="en-US" w:eastAsia="en-US" w:bidi="ar-SA"/>
      </w:rPr>
    </w:lvl>
  </w:abstractNum>
  <w:abstractNum w:abstractNumId="37" w15:restartNumberingAfterBreak="0">
    <w:nsid w:val="6EF04970"/>
    <w:multiLevelType w:val="hybridMultilevel"/>
    <w:tmpl w:val="1518B33E"/>
    <w:lvl w:ilvl="0" w:tplc="DC845C40">
      <w:start w:val="1"/>
      <w:numFmt w:val="lowerLetter"/>
      <w:lvlText w:val="(%1)"/>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1" w:tplc="69984AE8">
      <w:numFmt w:val="bullet"/>
      <w:lvlText w:val="•"/>
      <w:lvlJc w:val="left"/>
      <w:pPr>
        <w:ind w:left="1795" w:hanging="624"/>
      </w:pPr>
      <w:rPr>
        <w:rFonts w:hint="default"/>
        <w:lang w:val="en-US" w:eastAsia="en-US" w:bidi="ar-SA"/>
      </w:rPr>
    </w:lvl>
    <w:lvl w:ilvl="2" w:tplc="10749032">
      <w:numFmt w:val="bullet"/>
      <w:lvlText w:val="•"/>
      <w:lvlJc w:val="left"/>
      <w:pPr>
        <w:ind w:left="2810" w:hanging="624"/>
      </w:pPr>
      <w:rPr>
        <w:rFonts w:hint="default"/>
        <w:lang w:val="en-US" w:eastAsia="en-US" w:bidi="ar-SA"/>
      </w:rPr>
    </w:lvl>
    <w:lvl w:ilvl="3" w:tplc="3A5EAD52">
      <w:numFmt w:val="bullet"/>
      <w:lvlText w:val="•"/>
      <w:lvlJc w:val="left"/>
      <w:pPr>
        <w:ind w:left="3825" w:hanging="624"/>
      </w:pPr>
      <w:rPr>
        <w:rFonts w:hint="default"/>
        <w:lang w:val="en-US" w:eastAsia="en-US" w:bidi="ar-SA"/>
      </w:rPr>
    </w:lvl>
    <w:lvl w:ilvl="4" w:tplc="97869B2C">
      <w:numFmt w:val="bullet"/>
      <w:lvlText w:val="•"/>
      <w:lvlJc w:val="left"/>
      <w:pPr>
        <w:ind w:left="4840" w:hanging="624"/>
      </w:pPr>
      <w:rPr>
        <w:rFonts w:hint="default"/>
        <w:lang w:val="en-US" w:eastAsia="en-US" w:bidi="ar-SA"/>
      </w:rPr>
    </w:lvl>
    <w:lvl w:ilvl="5" w:tplc="637AC9B4">
      <w:numFmt w:val="bullet"/>
      <w:lvlText w:val="•"/>
      <w:lvlJc w:val="left"/>
      <w:pPr>
        <w:ind w:left="5855" w:hanging="624"/>
      </w:pPr>
      <w:rPr>
        <w:rFonts w:hint="default"/>
        <w:lang w:val="en-US" w:eastAsia="en-US" w:bidi="ar-SA"/>
      </w:rPr>
    </w:lvl>
    <w:lvl w:ilvl="6" w:tplc="A77CF1EC">
      <w:numFmt w:val="bullet"/>
      <w:lvlText w:val="•"/>
      <w:lvlJc w:val="left"/>
      <w:pPr>
        <w:ind w:left="6870" w:hanging="624"/>
      </w:pPr>
      <w:rPr>
        <w:rFonts w:hint="default"/>
        <w:lang w:val="en-US" w:eastAsia="en-US" w:bidi="ar-SA"/>
      </w:rPr>
    </w:lvl>
    <w:lvl w:ilvl="7" w:tplc="9FAC1AF0">
      <w:numFmt w:val="bullet"/>
      <w:lvlText w:val="•"/>
      <w:lvlJc w:val="left"/>
      <w:pPr>
        <w:ind w:left="7885" w:hanging="624"/>
      </w:pPr>
      <w:rPr>
        <w:rFonts w:hint="default"/>
        <w:lang w:val="en-US" w:eastAsia="en-US" w:bidi="ar-SA"/>
      </w:rPr>
    </w:lvl>
    <w:lvl w:ilvl="8" w:tplc="C77EE114">
      <w:numFmt w:val="bullet"/>
      <w:lvlText w:val="•"/>
      <w:lvlJc w:val="left"/>
      <w:pPr>
        <w:ind w:left="8900" w:hanging="624"/>
      </w:pPr>
      <w:rPr>
        <w:rFonts w:hint="default"/>
        <w:lang w:val="en-US" w:eastAsia="en-US" w:bidi="ar-SA"/>
      </w:rPr>
    </w:lvl>
  </w:abstractNum>
  <w:abstractNum w:abstractNumId="38" w15:restartNumberingAfterBreak="0">
    <w:nsid w:val="6FFC622F"/>
    <w:multiLevelType w:val="hybridMultilevel"/>
    <w:tmpl w:val="EDBAB2AA"/>
    <w:lvl w:ilvl="0" w:tplc="BB60EFCA">
      <w:start w:val="1"/>
      <w:numFmt w:val="decimal"/>
      <w:lvlText w:val="%1."/>
      <w:lvlJc w:val="left"/>
      <w:pPr>
        <w:ind w:left="775" w:hanging="624"/>
        <w:jc w:val="left"/>
      </w:pPr>
      <w:rPr>
        <w:rFonts w:ascii="Arial" w:eastAsia="Arial" w:hAnsi="Arial" w:cs="Arial" w:hint="default"/>
        <w:b w:val="0"/>
        <w:bCs w:val="0"/>
        <w:i w:val="0"/>
        <w:iCs w:val="0"/>
        <w:spacing w:val="-1"/>
        <w:w w:val="101"/>
        <w:sz w:val="20"/>
        <w:szCs w:val="20"/>
        <w:lang w:val="en-US" w:eastAsia="en-US" w:bidi="ar-SA"/>
      </w:rPr>
    </w:lvl>
    <w:lvl w:ilvl="1" w:tplc="A702784A">
      <w:numFmt w:val="bullet"/>
      <w:lvlText w:val="•"/>
      <w:lvlJc w:val="left"/>
      <w:pPr>
        <w:ind w:left="1795" w:hanging="624"/>
      </w:pPr>
      <w:rPr>
        <w:rFonts w:hint="default"/>
        <w:lang w:val="en-US" w:eastAsia="en-US" w:bidi="ar-SA"/>
      </w:rPr>
    </w:lvl>
    <w:lvl w:ilvl="2" w:tplc="3FE6E586">
      <w:numFmt w:val="bullet"/>
      <w:lvlText w:val="•"/>
      <w:lvlJc w:val="left"/>
      <w:pPr>
        <w:ind w:left="2810" w:hanging="624"/>
      </w:pPr>
      <w:rPr>
        <w:rFonts w:hint="default"/>
        <w:lang w:val="en-US" w:eastAsia="en-US" w:bidi="ar-SA"/>
      </w:rPr>
    </w:lvl>
    <w:lvl w:ilvl="3" w:tplc="C272282C">
      <w:numFmt w:val="bullet"/>
      <w:lvlText w:val="•"/>
      <w:lvlJc w:val="left"/>
      <w:pPr>
        <w:ind w:left="3825" w:hanging="624"/>
      </w:pPr>
      <w:rPr>
        <w:rFonts w:hint="default"/>
        <w:lang w:val="en-US" w:eastAsia="en-US" w:bidi="ar-SA"/>
      </w:rPr>
    </w:lvl>
    <w:lvl w:ilvl="4" w:tplc="AD9A84E0">
      <w:numFmt w:val="bullet"/>
      <w:lvlText w:val="•"/>
      <w:lvlJc w:val="left"/>
      <w:pPr>
        <w:ind w:left="4840" w:hanging="624"/>
      </w:pPr>
      <w:rPr>
        <w:rFonts w:hint="default"/>
        <w:lang w:val="en-US" w:eastAsia="en-US" w:bidi="ar-SA"/>
      </w:rPr>
    </w:lvl>
    <w:lvl w:ilvl="5" w:tplc="0368FC4C">
      <w:numFmt w:val="bullet"/>
      <w:lvlText w:val="•"/>
      <w:lvlJc w:val="left"/>
      <w:pPr>
        <w:ind w:left="5855" w:hanging="624"/>
      </w:pPr>
      <w:rPr>
        <w:rFonts w:hint="default"/>
        <w:lang w:val="en-US" w:eastAsia="en-US" w:bidi="ar-SA"/>
      </w:rPr>
    </w:lvl>
    <w:lvl w:ilvl="6" w:tplc="A66037F6">
      <w:numFmt w:val="bullet"/>
      <w:lvlText w:val="•"/>
      <w:lvlJc w:val="left"/>
      <w:pPr>
        <w:ind w:left="6870" w:hanging="624"/>
      </w:pPr>
      <w:rPr>
        <w:rFonts w:hint="default"/>
        <w:lang w:val="en-US" w:eastAsia="en-US" w:bidi="ar-SA"/>
      </w:rPr>
    </w:lvl>
    <w:lvl w:ilvl="7" w:tplc="61FEAED4">
      <w:numFmt w:val="bullet"/>
      <w:lvlText w:val="•"/>
      <w:lvlJc w:val="left"/>
      <w:pPr>
        <w:ind w:left="7885" w:hanging="624"/>
      </w:pPr>
      <w:rPr>
        <w:rFonts w:hint="default"/>
        <w:lang w:val="en-US" w:eastAsia="en-US" w:bidi="ar-SA"/>
      </w:rPr>
    </w:lvl>
    <w:lvl w:ilvl="8" w:tplc="88E8A794">
      <w:numFmt w:val="bullet"/>
      <w:lvlText w:val="•"/>
      <w:lvlJc w:val="left"/>
      <w:pPr>
        <w:ind w:left="8900" w:hanging="624"/>
      </w:pPr>
      <w:rPr>
        <w:rFonts w:hint="default"/>
        <w:lang w:val="en-US" w:eastAsia="en-US" w:bidi="ar-SA"/>
      </w:rPr>
    </w:lvl>
  </w:abstractNum>
  <w:abstractNum w:abstractNumId="39" w15:restartNumberingAfterBreak="0">
    <w:nsid w:val="720628D9"/>
    <w:multiLevelType w:val="hybridMultilevel"/>
    <w:tmpl w:val="A13AB51E"/>
    <w:lvl w:ilvl="0" w:tplc="C9847B9E">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E00A5D5E">
      <w:numFmt w:val="bullet"/>
      <w:lvlText w:val="•"/>
      <w:lvlJc w:val="left"/>
      <w:pPr>
        <w:ind w:left="1795" w:hanging="622"/>
      </w:pPr>
      <w:rPr>
        <w:rFonts w:hint="default"/>
        <w:lang w:val="en-US" w:eastAsia="en-US" w:bidi="ar-SA"/>
      </w:rPr>
    </w:lvl>
    <w:lvl w:ilvl="2" w:tplc="74FA2BB4">
      <w:numFmt w:val="bullet"/>
      <w:lvlText w:val="•"/>
      <w:lvlJc w:val="left"/>
      <w:pPr>
        <w:ind w:left="2810" w:hanging="622"/>
      </w:pPr>
      <w:rPr>
        <w:rFonts w:hint="default"/>
        <w:lang w:val="en-US" w:eastAsia="en-US" w:bidi="ar-SA"/>
      </w:rPr>
    </w:lvl>
    <w:lvl w:ilvl="3" w:tplc="F102A142">
      <w:numFmt w:val="bullet"/>
      <w:lvlText w:val="•"/>
      <w:lvlJc w:val="left"/>
      <w:pPr>
        <w:ind w:left="3825" w:hanging="622"/>
      </w:pPr>
      <w:rPr>
        <w:rFonts w:hint="default"/>
        <w:lang w:val="en-US" w:eastAsia="en-US" w:bidi="ar-SA"/>
      </w:rPr>
    </w:lvl>
    <w:lvl w:ilvl="4" w:tplc="EED61310">
      <w:numFmt w:val="bullet"/>
      <w:lvlText w:val="•"/>
      <w:lvlJc w:val="left"/>
      <w:pPr>
        <w:ind w:left="4840" w:hanging="622"/>
      </w:pPr>
      <w:rPr>
        <w:rFonts w:hint="default"/>
        <w:lang w:val="en-US" w:eastAsia="en-US" w:bidi="ar-SA"/>
      </w:rPr>
    </w:lvl>
    <w:lvl w:ilvl="5" w:tplc="B0344278">
      <w:numFmt w:val="bullet"/>
      <w:lvlText w:val="•"/>
      <w:lvlJc w:val="left"/>
      <w:pPr>
        <w:ind w:left="5855" w:hanging="622"/>
      </w:pPr>
      <w:rPr>
        <w:rFonts w:hint="default"/>
        <w:lang w:val="en-US" w:eastAsia="en-US" w:bidi="ar-SA"/>
      </w:rPr>
    </w:lvl>
    <w:lvl w:ilvl="6" w:tplc="736EC364">
      <w:numFmt w:val="bullet"/>
      <w:lvlText w:val="•"/>
      <w:lvlJc w:val="left"/>
      <w:pPr>
        <w:ind w:left="6870" w:hanging="622"/>
      </w:pPr>
      <w:rPr>
        <w:rFonts w:hint="default"/>
        <w:lang w:val="en-US" w:eastAsia="en-US" w:bidi="ar-SA"/>
      </w:rPr>
    </w:lvl>
    <w:lvl w:ilvl="7" w:tplc="7120715C">
      <w:numFmt w:val="bullet"/>
      <w:lvlText w:val="•"/>
      <w:lvlJc w:val="left"/>
      <w:pPr>
        <w:ind w:left="7885" w:hanging="622"/>
      </w:pPr>
      <w:rPr>
        <w:rFonts w:hint="default"/>
        <w:lang w:val="en-US" w:eastAsia="en-US" w:bidi="ar-SA"/>
      </w:rPr>
    </w:lvl>
    <w:lvl w:ilvl="8" w:tplc="33827EE6">
      <w:numFmt w:val="bullet"/>
      <w:lvlText w:val="•"/>
      <w:lvlJc w:val="left"/>
      <w:pPr>
        <w:ind w:left="8900" w:hanging="622"/>
      </w:pPr>
      <w:rPr>
        <w:rFonts w:hint="default"/>
        <w:lang w:val="en-US" w:eastAsia="en-US" w:bidi="ar-SA"/>
      </w:rPr>
    </w:lvl>
  </w:abstractNum>
  <w:abstractNum w:abstractNumId="40" w15:restartNumberingAfterBreak="0">
    <w:nsid w:val="721276BF"/>
    <w:multiLevelType w:val="hybridMultilevel"/>
    <w:tmpl w:val="BEE4B5A4"/>
    <w:lvl w:ilvl="0" w:tplc="0D109084">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AECE9CE0">
      <w:numFmt w:val="bullet"/>
      <w:lvlText w:val="•"/>
      <w:lvlJc w:val="left"/>
      <w:pPr>
        <w:ind w:left="1795" w:hanging="622"/>
      </w:pPr>
      <w:rPr>
        <w:rFonts w:hint="default"/>
        <w:lang w:val="en-US" w:eastAsia="en-US" w:bidi="ar-SA"/>
      </w:rPr>
    </w:lvl>
    <w:lvl w:ilvl="2" w:tplc="B9F2EB84">
      <w:numFmt w:val="bullet"/>
      <w:lvlText w:val="•"/>
      <w:lvlJc w:val="left"/>
      <w:pPr>
        <w:ind w:left="2810" w:hanging="622"/>
      </w:pPr>
      <w:rPr>
        <w:rFonts w:hint="default"/>
        <w:lang w:val="en-US" w:eastAsia="en-US" w:bidi="ar-SA"/>
      </w:rPr>
    </w:lvl>
    <w:lvl w:ilvl="3" w:tplc="C862CE32">
      <w:numFmt w:val="bullet"/>
      <w:lvlText w:val="•"/>
      <w:lvlJc w:val="left"/>
      <w:pPr>
        <w:ind w:left="3825" w:hanging="622"/>
      </w:pPr>
      <w:rPr>
        <w:rFonts w:hint="default"/>
        <w:lang w:val="en-US" w:eastAsia="en-US" w:bidi="ar-SA"/>
      </w:rPr>
    </w:lvl>
    <w:lvl w:ilvl="4" w:tplc="C8A88740">
      <w:numFmt w:val="bullet"/>
      <w:lvlText w:val="•"/>
      <w:lvlJc w:val="left"/>
      <w:pPr>
        <w:ind w:left="4840" w:hanging="622"/>
      </w:pPr>
      <w:rPr>
        <w:rFonts w:hint="default"/>
        <w:lang w:val="en-US" w:eastAsia="en-US" w:bidi="ar-SA"/>
      </w:rPr>
    </w:lvl>
    <w:lvl w:ilvl="5" w:tplc="305A6F2C">
      <w:numFmt w:val="bullet"/>
      <w:lvlText w:val="•"/>
      <w:lvlJc w:val="left"/>
      <w:pPr>
        <w:ind w:left="5855" w:hanging="622"/>
      </w:pPr>
      <w:rPr>
        <w:rFonts w:hint="default"/>
        <w:lang w:val="en-US" w:eastAsia="en-US" w:bidi="ar-SA"/>
      </w:rPr>
    </w:lvl>
    <w:lvl w:ilvl="6" w:tplc="79F41E34">
      <w:numFmt w:val="bullet"/>
      <w:lvlText w:val="•"/>
      <w:lvlJc w:val="left"/>
      <w:pPr>
        <w:ind w:left="6870" w:hanging="622"/>
      </w:pPr>
      <w:rPr>
        <w:rFonts w:hint="default"/>
        <w:lang w:val="en-US" w:eastAsia="en-US" w:bidi="ar-SA"/>
      </w:rPr>
    </w:lvl>
    <w:lvl w:ilvl="7" w:tplc="266077B4">
      <w:numFmt w:val="bullet"/>
      <w:lvlText w:val="•"/>
      <w:lvlJc w:val="left"/>
      <w:pPr>
        <w:ind w:left="7885" w:hanging="622"/>
      </w:pPr>
      <w:rPr>
        <w:rFonts w:hint="default"/>
        <w:lang w:val="en-US" w:eastAsia="en-US" w:bidi="ar-SA"/>
      </w:rPr>
    </w:lvl>
    <w:lvl w:ilvl="8" w:tplc="996896B2">
      <w:numFmt w:val="bullet"/>
      <w:lvlText w:val="•"/>
      <w:lvlJc w:val="left"/>
      <w:pPr>
        <w:ind w:left="8900" w:hanging="622"/>
      </w:pPr>
      <w:rPr>
        <w:rFonts w:hint="default"/>
        <w:lang w:val="en-US" w:eastAsia="en-US" w:bidi="ar-SA"/>
      </w:rPr>
    </w:lvl>
  </w:abstractNum>
  <w:abstractNum w:abstractNumId="41" w15:restartNumberingAfterBreak="0">
    <w:nsid w:val="75F64052"/>
    <w:multiLevelType w:val="hybridMultilevel"/>
    <w:tmpl w:val="A5E6E192"/>
    <w:lvl w:ilvl="0" w:tplc="440E2EF2">
      <w:start w:val="1"/>
      <w:numFmt w:val="lowerLetter"/>
      <w:lvlText w:val="(%1)"/>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1" w:tplc="560EC372">
      <w:numFmt w:val="bullet"/>
      <w:lvlText w:val="•"/>
      <w:lvlJc w:val="left"/>
      <w:pPr>
        <w:ind w:left="1795" w:hanging="624"/>
      </w:pPr>
      <w:rPr>
        <w:rFonts w:hint="default"/>
        <w:lang w:val="en-US" w:eastAsia="en-US" w:bidi="ar-SA"/>
      </w:rPr>
    </w:lvl>
    <w:lvl w:ilvl="2" w:tplc="8D9C293E">
      <w:numFmt w:val="bullet"/>
      <w:lvlText w:val="•"/>
      <w:lvlJc w:val="left"/>
      <w:pPr>
        <w:ind w:left="2810" w:hanging="624"/>
      </w:pPr>
      <w:rPr>
        <w:rFonts w:hint="default"/>
        <w:lang w:val="en-US" w:eastAsia="en-US" w:bidi="ar-SA"/>
      </w:rPr>
    </w:lvl>
    <w:lvl w:ilvl="3" w:tplc="7B363878">
      <w:numFmt w:val="bullet"/>
      <w:lvlText w:val="•"/>
      <w:lvlJc w:val="left"/>
      <w:pPr>
        <w:ind w:left="3825" w:hanging="624"/>
      </w:pPr>
      <w:rPr>
        <w:rFonts w:hint="default"/>
        <w:lang w:val="en-US" w:eastAsia="en-US" w:bidi="ar-SA"/>
      </w:rPr>
    </w:lvl>
    <w:lvl w:ilvl="4" w:tplc="C0D2DE6E">
      <w:numFmt w:val="bullet"/>
      <w:lvlText w:val="•"/>
      <w:lvlJc w:val="left"/>
      <w:pPr>
        <w:ind w:left="4840" w:hanging="624"/>
      </w:pPr>
      <w:rPr>
        <w:rFonts w:hint="default"/>
        <w:lang w:val="en-US" w:eastAsia="en-US" w:bidi="ar-SA"/>
      </w:rPr>
    </w:lvl>
    <w:lvl w:ilvl="5" w:tplc="D2605EAE">
      <w:numFmt w:val="bullet"/>
      <w:lvlText w:val="•"/>
      <w:lvlJc w:val="left"/>
      <w:pPr>
        <w:ind w:left="5855" w:hanging="624"/>
      </w:pPr>
      <w:rPr>
        <w:rFonts w:hint="default"/>
        <w:lang w:val="en-US" w:eastAsia="en-US" w:bidi="ar-SA"/>
      </w:rPr>
    </w:lvl>
    <w:lvl w:ilvl="6" w:tplc="9762248E">
      <w:numFmt w:val="bullet"/>
      <w:lvlText w:val="•"/>
      <w:lvlJc w:val="left"/>
      <w:pPr>
        <w:ind w:left="6870" w:hanging="624"/>
      </w:pPr>
      <w:rPr>
        <w:rFonts w:hint="default"/>
        <w:lang w:val="en-US" w:eastAsia="en-US" w:bidi="ar-SA"/>
      </w:rPr>
    </w:lvl>
    <w:lvl w:ilvl="7" w:tplc="AD6EC7DC">
      <w:numFmt w:val="bullet"/>
      <w:lvlText w:val="•"/>
      <w:lvlJc w:val="left"/>
      <w:pPr>
        <w:ind w:left="7885" w:hanging="624"/>
      </w:pPr>
      <w:rPr>
        <w:rFonts w:hint="default"/>
        <w:lang w:val="en-US" w:eastAsia="en-US" w:bidi="ar-SA"/>
      </w:rPr>
    </w:lvl>
    <w:lvl w:ilvl="8" w:tplc="F496D238">
      <w:numFmt w:val="bullet"/>
      <w:lvlText w:val="•"/>
      <w:lvlJc w:val="left"/>
      <w:pPr>
        <w:ind w:left="8900" w:hanging="624"/>
      </w:pPr>
      <w:rPr>
        <w:rFonts w:hint="default"/>
        <w:lang w:val="en-US" w:eastAsia="en-US" w:bidi="ar-SA"/>
      </w:rPr>
    </w:lvl>
  </w:abstractNum>
  <w:abstractNum w:abstractNumId="42" w15:restartNumberingAfterBreak="0">
    <w:nsid w:val="7DFD1983"/>
    <w:multiLevelType w:val="hybridMultilevel"/>
    <w:tmpl w:val="D5F8027C"/>
    <w:lvl w:ilvl="0" w:tplc="C92664FC">
      <w:start w:val="1"/>
      <w:numFmt w:val="decimal"/>
      <w:lvlText w:val="%1."/>
      <w:lvlJc w:val="left"/>
      <w:pPr>
        <w:ind w:left="775" w:hanging="623"/>
        <w:jc w:val="left"/>
      </w:pPr>
      <w:rPr>
        <w:rFonts w:ascii="Arial" w:eastAsia="Arial" w:hAnsi="Arial" w:cs="Arial" w:hint="default"/>
        <w:b w:val="0"/>
        <w:bCs w:val="0"/>
        <w:i w:val="0"/>
        <w:iCs w:val="0"/>
        <w:spacing w:val="-1"/>
        <w:w w:val="101"/>
        <w:sz w:val="20"/>
        <w:szCs w:val="20"/>
        <w:lang w:val="en-US" w:eastAsia="en-US" w:bidi="ar-SA"/>
      </w:rPr>
    </w:lvl>
    <w:lvl w:ilvl="1" w:tplc="7B8C4F5A">
      <w:numFmt w:val="bullet"/>
      <w:lvlText w:val="•"/>
      <w:lvlJc w:val="left"/>
      <w:pPr>
        <w:ind w:left="1795" w:hanging="623"/>
      </w:pPr>
      <w:rPr>
        <w:rFonts w:hint="default"/>
        <w:lang w:val="en-US" w:eastAsia="en-US" w:bidi="ar-SA"/>
      </w:rPr>
    </w:lvl>
    <w:lvl w:ilvl="2" w:tplc="C66A88E0">
      <w:numFmt w:val="bullet"/>
      <w:lvlText w:val="•"/>
      <w:lvlJc w:val="left"/>
      <w:pPr>
        <w:ind w:left="2810" w:hanging="623"/>
      </w:pPr>
      <w:rPr>
        <w:rFonts w:hint="default"/>
        <w:lang w:val="en-US" w:eastAsia="en-US" w:bidi="ar-SA"/>
      </w:rPr>
    </w:lvl>
    <w:lvl w:ilvl="3" w:tplc="9CAAB4E6">
      <w:numFmt w:val="bullet"/>
      <w:lvlText w:val="•"/>
      <w:lvlJc w:val="left"/>
      <w:pPr>
        <w:ind w:left="3825" w:hanging="623"/>
      </w:pPr>
      <w:rPr>
        <w:rFonts w:hint="default"/>
        <w:lang w:val="en-US" w:eastAsia="en-US" w:bidi="ar-SA"/>
      </w:rPr>
    </w:lvl>
    <w:lvl w:ilvl="4" w:tplc="5C6625AE">
      <w:numFmt w:val="bullet"/>
      <w:lvlText w:val="•"/>
      <w:lvlJc w:val="left"/>
      <w:pPr>
        <w:ind w:left="4840" w:hanging="623"/>
      </w:pPr>
      <w:rPr>
        <w:rFonts w:hint="default"/>
        <w:lang w:val="en-US" w:eastAsia="en-US" w:bidi="ar-SA"/>
      </w:rPr>
    </w:lvl>
    <w:lvl w:ilvl="5" w:tplc="D32CDE62">
      <w:numFmt w:val="bullet"/>
      <w:lvlText w:val="•"/>
      <w:lvlJc w:val="left"/>
      <w:pPr>
        <w:ind w:left="5855" w:hanging="623"/>
      </w:pPr>
      <w:rPr>
        <w:rFonts w:hint="default"/>
        <w:lang w:val="en-US" w:eastAsia="en-US" w:bidi="ar-SA"/>
      </w:rPr>
    </w:lvl>
    <w:lvl w:ilvl="6" w:tplc="FEEC5134">
      <w:numFmt w:val="bullet"/>
      <w:lvlText w:val="•"/>
      <w:lvlJc w:val="left"/>
      <w:pPr>
        <w:ind w:left="6870" w:hanging="623"/>
      </w:pPr>
      <w:rPr>
        <w:rFonts w:hint="default"/>
        <w:lang w:val="en-US" w:eastAsia="en-US" w:bidi="ar-SA"/>
      </w:rPr>
    </w:lvl>
    <w:lvl w:ilvl="7" w:tplc="C05AE802">
      <w:numFmt w:val="bullet"/>
      <w:lvlText w:val="•"/>
      <w:lvlJc w:val="left"/>
      <w:pPr>
        <w:ind w:left="7885" w:hanging="623"/>
      </w:pPr>
      <w:rPr>
        <w:rFonts w:hint="default"/>
        <w:lang w:val="en-US" w:eastAsia="en-US" w:bidi="ar-SA"/>
      </w:rPr>
    </w:lvl>
    <w:lvl w:ilvl="8" w:tplc="2D4AD902">
      <w:numFmt w:val="bullet"/>
      <w:lvlText w:val="•"/>
      <w:lvlJc w:val="left"/>
      <w:pPr>
        <w:ind w:left="8900" w:hanging="623"/>
      </w:pPr>
      <w:rPr>
        <w:rFonts w:hint="default"/>
        <w:lang w:val="en-US" w:eastAsia="en-US" w:bidi="ar-SA"/>
      </w:rPr>
    </w:lvl>
  </w:abstractNum>
  <w:abstractNum w:abstractNumId="43" w15:restartNumberingAfterBreak="0">
    <w:nsid w:val="7E71127D"/>
    <w:multiLevelType w:val="hybridMultilevel"/>
    <w:tmpl w:val="DEFAB472"/>
    <w:lvl w:ilvl="0" w:tplc="1090AA26">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18C2542A">
      <w:numFmt w:val="bullet"/>
      <w:lvlText w:val="•"/>
      <w:lvlJc w:val="left"/>
      <w:pPr>
        <w:ind w:left="1795" w:hanging="622"/>
      </w:pPr>
      <w:rPr>
        <w:rFonts w:hint="default"/>
        <w:lang w:val="en-US" w:eastAsia="en-US" w:bidi="ar-SA"/>
      </w:rPr>
    </w:lvl>
    <w:lvl w:ilvl="2" w:tplc="456A5966">
      <w:numFmt w:val="bullet"/>
      <w:lvlText w:val="•"/>
      <w:lvlJc w:val="left"/>
      <w:pPr>
        <w:ind w:left="2810" w:hanging="622"/>
      </w:pPr>
      <w:rPr>
        <w:rFonts w:hint="default"/>
        <w:lang w:val="en-US" w:eastAsia="en-US" w:bidi="ar-SA"/>
      </w:rPr>
    </w:lvl>
    <w:lvl w:ilvl="3" w:tplc="28B624A0">
      <w:numFmt w:val="bullet"/>
      <w:lvlText w:val="•"/>
      <w:lvlJc w:val="left"/>
      <w:pPr>
        <w:ind w:left="3825" w:hanging="622"/>
      </w:pPr>
      <w:rPr>
        <w:rFonts w:hint="default"/>
        <w:lang w:val="en-US" w:eastAsia="en-US" w:bidi="ar-SA"/>
      </w:rPr>
    </w:lvl>
    <w:lvl w:ilvl="4" w:tplc="5288C06E">
      <w:numFmt w:val="bullet"/>
      <w:lvlText w:val="•"/>
      <w:lvlJc w:val="left"/>
      <w:pPr>
        <w:ind w:left="4840" w:hanging="622"/>
      </w:pPr>
      <w:rPr>
        <w:rFonts w:hint="default"/>
        <w:lang w:val="en-US" w:eastAsia="en-US" w:bidi="ar-SA"/>
      </w:rPr>
    </w:lvl>
    <w:lvl w:ilvl="5" w:tplc="F2F2B060">
      <w:numFmt w:val="bullet"/>
      <w:lvlText w:val="•"/>
      <w:lvlJc w:val="left"/>
      <w:pPr>
        <w:ind w:left="5855" w:hanging="622"/>
      </w:pPr>
      <w:rPr>
        <w:rFonts w:hint="default"/>
        <w:lang w:val="en-US" w:eastAsia="en-US" w:bidi="ar-SA"/>
      </w:rPr>
    </w:lvl>
    <w:lvl w:ilvl="6" w:tplc="F4667EAE">
      <w:numFmt w:val="bullet"/>
      <w:lvlText w:val="•"/>
      <w:lvlJc w:val="left"/>
      <w:pPr>
        <w:ind w:left="6870" w:hanging="622"/>
      </w:pPr>
      <w:rPr>
        <w:rFonts w:hint="default"/>
        <w:lang w:val="en-US" w:eastAsia="en-US" w:bidi="ar-SA"/>
      </w:rPr>
    </w:lvl>
    <w:lvl w:ilvl="7" w:tplc="651A2E30">
      <w:numFmt w:val="bullet"/>
      <w:lvlText w:val="•"/>
      <w:lvlJc w:val="left"/>
      <w:pPr>
        <w:ind w:left="7885" w:hanging="622"/>
      </w:pPr>
      <w:rPr>
        <w:rFonts w:hint="default"/>
        <w:lang w:val="en-US" w:eastAsia="en-US" w:bidi="ar-SA"/>
      </w:rPr>
    </w:lvl>
    <w:lvl w:ilvl="8" w:tplc="6B284D58">
      <w:numFmt w:val="bullet"/>
      <w:lvlText w:val="•"/>
      <w:lvlJc w:val="left"/>
      <w:pPr>
        <w:ind w:left="8900" w:hanging="622"/>
      </w:pPr>
      <w:rPr>
        <w:rFonts w:hint="default"/>
        <w:lang w:val="en-US" w:eastAsia="en-US" w:bidi="ar-SA"/>
      </w:rPr>
    </w:lvl>
  </w:abstractNum>
  <w:abstractNum w:abstractNumId="44" w15:restartNumberingAfterBreak="0">
    <w:nsid w:val="7F832772"/>
    <w:multiLevelType w:val="hybridMultilevel"/>
    <w:tmpl w:val="F1108D5E"/>
    <w:lvl w:ilvl="0" w:tplc="CFCEB828">
      <w:start w:val="1"/>
      <w:numFmt w:val="lowerLetter"/>
      <w:lvlText w:val="(%1)"/>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1" w:tplc="7930B0DA">
      <w:start w:val="1"/>
      <w:numFmt w:val="lowerRoman"/>
      <w:lvlText w:val="(%2)"/>
      <w:lvlJc w:val="left"/>
      <w:pPr>
        <w:ind w:left="1512" w:hanging="735"/>
        <w:jc w:val="left"/>
      </w:pPr>
      <w:rPr>
        <w:rFonts w:ascii="Arial" w:eastAsia="Arial" w:hAnsi="Arial" w:cs="Arial" w:hint="default"/>
        <w:b w:val="0"/>
        <w:bCs w:val="0"/>
        <w:i w:val="0"/>
        <w:iCs w:val="0"/>
        <w:spacing w:val="-4"/>
        <w:w w:val="101"/>
        <w:sz w:val="20"/>
        <w:szCs w:val="20"/>
        <w:lang w:val="en-US" w:eastAsia="en-US" w:bidi="ar-SA"/>
      </w:rPr>
    </w:lvl>
    <w:lvl w:ilvl="2" w:tplc="320E958C">
      <w:numFmt w:val="bullet"/>
      <w:lvlText w:val="•"/>
      <w:lvlJc w:val="left"/>
      <w:pPr>
        <w:ind w:left="2565" w:hanging="735"/>
      </w:pPr>
      <w:rPr>
        <w:rFonts w:hint="default"/>
        <w:lang w:val="en-US" w:eastAsia="en-US" w:bidi="ar-SA"/>
      </w:rPr>
    </w:lvl>
    <w:lvl w:ilvl="3" w:tplc="C6C87C68">
      <w:numFmt w:val="bullet"/>
      <w:lvlText w:val="•"/>
      <w:lvlJc w:val="left"/>
      <w:pPr>
        <w:ind w:left="3611" w:hanging="735"/>
      </w:pPr>
      <w:rPr>
        <w:rFonts w:hint="default"/>
        <w:lang w:val="en-US" w:eastAsia="en-US" w:bidi="ar-SA"/>
      </w:rPr>
    </w:lvl>
    <w:lvl w:ilvl="4" w:tplc="4386FE46">
      <w:numFmt w:val="bullet"/>
      <w:lvlText w:val="•"/>
      <w:lvlJc w:val="left"/>
      <w:pPr>
        <w:ind w:left="4656" w:hanging="735"/>
      </w:pPr>
      <w:rPr>
        <w:rFonts w:hint="default"/>
        <w:lang w:val="en-US" w:eastAsia="en-US" w:bidi="ar-SA"/>
      </w:rPr>
    </w:lvl>
    <w:lvl w:ilvl="5" w:tplc="5ADC059A">
      <w:numFmt w:val="bullet"/>
      <w:lvlText w:val="•"/>
      <w:lvlJc w:val="left"/>
      <w:pPr>
        <w:ind w:left="5702" w:hanging="735"/>
      </w:pPr>
      <w:rPr>
        <w:rFonts w:hint="default"/>
        <w:lang w:val="en-US" w:eastAsia="en-US" w:bidi="ar-SA"/>
      </w:rPr>
    </w:lvl>
    <w:lvl w:ilvl="6" w:tplc="46A2056A">
      <w:numFmt w:val="bullet"/>
      <w:lvlText w:val="•"/>
      <w:lvlJc w:val="left"/>
      <w:pPr>
        <w:ind w:left="6747" w:hanging="735"/>
      </w:pPr>
      <w:rPr>
        <w:rFonts w:hint="default"/>
        <w:lang w:val="en-US" w:eastAsia="en-US" w:bidi="ar-SA"/>
      </w:rPr>
    </w:lvl>
    <w:lvl w:ilvl="7" w:tplc="EE92E4F8">
      <w:numFmt w:val="bullet"/>
      <w:lvlText w:val="•"/>
      <w:lvlJc w:val="left"/>
      <w:pPr>
        <w:ind w:left="7793" w:hanging="735"/>
      </w:pPr>
      <w:rPr>
        <w:rFonts w:hint="default"/>
        <w:lang w:val="en-US" w:eastAsia="en-US" w:bidi="ar-SA"/>
      </w:rPr>
    </w:lvl>
    <w:lvl w:ilvl="8" w:tplc="9E1052F6">
      <w:numFmt w:val="bullet"/>
      <w:lvlText w:val="•"/>
      <w:lvlJc w:val="left"/>
      <w:pPr>
        <w:ind w:left="8838" w:hanging="735"/>
      </w:pPr>
      <w:rPr>
        <w:rFonts w:hint="default"/>
        <w:lang w:val="en-US" w:eastAsia="en-US" w:bidi="ar-SA"/>
      </w:rPr>
    </w:lvl>
  </w:abstractNum>
  <w:num w:numId="1" w16cid:durableId="1608390964">
    <w:abstractNumId w:val="38"/>
  </w:num>
  <w:num w:numId="2" w16cid:durableId="340471675">
    <w:abstractNumId w:val="42"/>
  </w:num>
  <w:num w:numId="3" w16cid:durableId="1557624636">
    <w:abstractNumId w:val="11"/>
  </w:num>
  <w:num w:numId="4" w16cid:durableId="444806812">
    <w:abstractNumId w:val="33"/>
  </w:num>
  <w:num w:numId="5" w16cid:durableId="858012040">
    <w:abstractNumId w:val="25"/>
  </w:num>
  <w:num w:numId="6" w16cid:durableId="188303248">
    <w:abstractNumId w:val="34"/>
  </w:num>
  <w:num w:numId="7" w16cid:durableId="1797063642">
    <w:abstractNumId w:val="10"/>
  </w:num>
  <w:num w:numId="8" w16cid:durableId="1744647052">
    <w:abstractNumId w:val="31"/>
  </w:num>
  <w:num w:numId="9" w16cid:durableId="1148329428">
    <w:abstractNumId w:val="18"/>
  </w:num>
  <w:num w:numId="10" w16cid:durableId="55712024">
    <w:abstractNumId w:val="12"/>
  </w:num>
  <w:num w:numId="11" w16cid:durableId="1553809589">
    <w:abstractNumId w:val="43"/>
  </w:num>
  <w:num w:numId="12" w16cid:durableId="391006110">
    <w:abstractNumId w:val="27"/>
  </w:num>
  <w:num w:numId="13" w16cid:durableId="984352806">
    <w:abstractNumId w:val="13"/>
  </w:num>
  <w:num w:numId="14" w16cid:durableId="1222716820">
    <w:abstractNumId w:val="1"/>
  </w:num>
  <w:num w:numId="15" w16cid:durableId="1689328644">
    <w:abstractNumId w:val="44"/>
  </w:num>
  <w:num w:numId="16" w16cid:durableId="598484685">
    <w:abstractNumId w:val="35"/>
  </w:num>
  <w:num w:numId="17" w16cid:durableId="2009793766">
    <w:abstractNumId w:val="8"/>
  </w:num>
  <w:num w:numId="18" w16cid:durableId="1974701">
    <w:abstractNumId w:val="39"/>
  </w:num>
  <w:num w:numId="19" w16cid:durableId="1167671173">
    <w:abstractNumId w:val="5"/>
  </w:num>
  <w:num w:numId="20" w16cid:durableId="638918806">
    <w:abstractNumId w:val="23"/>
  </w:num>
  <w:num w:numId="21" w16cid:durableId="617570989">
    <w:abstractNumId w:val="40"/>
  </w:num>
  <w:num w:numId="22" w16cid:durableId="189494471">
    <w:abstractNumId w:val="15"/>
  </w:num>
  <w:num w:numId="23" w16cid:durableId="1003975596">
    <w:abstractNumId w:val="9"/>
  </w:num>
  <w:num w:numId="24" w16cid:durableId="1902788547">
    <w:abstractNumId w:val="37"/>
  </w:num>
  <w:num w:numId="25" w16cid:durableId="1407193470">
    <w:abstractNumId w:val="7"/>
  </w:num>
  <w:num w:numId="26" w16cid:durableId="1233201568">
    <w:abstractNumId w:val="30"/>
  </w:num>
  <w:num w:numId="27" w16cid:durableId="1545436141">
    <w:abstractNumId w:val="0"/>
  </w:num>
  <w:num w:numId="28" w16cid:durableId="735974207">
    <w:abstractNumId w:val="4"/>
  </w:num>
  <w:num w:numId="29" w16cid:durableId="1219363845">
    <w:abstractNumId w:val="2"/>
  </w:num>
  <w:num w:numId="30" w16cid:durableId="1112896466">
    <w:abstractNumId w:val="26"/>
  </w:num>
  <w:num w:numId="31" w16cid:durableId="414283624">
    <w:abstractNumId w:val="22"/>
  </w:num>
  <w:num w:numId="32" w16cid:durableId="1240402568">
    <w:abstractNumId w:val="20"/>
  </w:num>
  <w:num w:numId="33" w16cid:durableId="1246765232">
    <w:abstractNumId w:val="32"/>
  </w:num>
  <w:num w:numId="34" w16cid:durableId="964313643">
    <w:abstractNumId w:val="41"/>
  </w:num>
  <w:num w:numId="35" w16cid:durableId="283509101">
    <w:abstractNumId w:val="28"/>
  </w:num>
  <w:num w:numId="36" w16cid:durableId="2086995089">
    <w:abstractNumId w:val="19"/>
  </w:num>
  <w:num w:numId="37" w16cid:durableId="994644459">
    <w:abstractNumId w:val="29"/>
  </w:num>
  <w:num w:numId="38" w16cid:durableId="771976548">
    <w:abstractNumId w:val="3"/>
  </w:num>
  <w:num w:numId="39" w16cid:durableId="979312572">
    <w:abstractNumId w:val="6"/>
  </w:num>
  <w:num w:numId="40" w16cid:durableId="1755080354">
    <w:abstractNumId w:val="17"/>
  </w:num>
  <w:num w:numId="41" w16cid:durableId="706485819">
    <w:abstractNumId w:val="24"/>
  </w:num>
  <w:num w:numId="42" w16cid:durableId="1434983470">
    <w:abstractNumId w:val="14"/>
  </w:num>
  <w:num w:numId="43" w16cid:durableId="1182359007">
    <w:abstractNumId w:val="36"/>
  </w:num>
  <w:num w:numId="44" w16cid:durableId="1573737120">
    <w:abstractNumId w:val="21"/>
  </w:num>
  <w:num w:numId="45" w16cid:durableId="171083330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xture Reviewer">
    <w15:presenceInfo w15:providerId="None" w15:userId="fixtur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012"/>
    <w:rsid w:val="00011826"/>
    <w:rsid w:val="00287678"/>
    <w:rsid w:val="00293682"/>
    <w:rsid w:val="00372B4C"/>
    <w:rsid w:val="00501FC2"/>
    <w:rsid w:val="006114C6"/>
    <w:rsid w:val="00676CEE"/>
    <w:rsid w:val="00734FC9"/>
    <w:rsid w:val="00821863"/>
    <w:rsid w:val="008F1DF9"/>
    <w:rsid w:val="0091762C"/>
    <w:rsid w:val="009E2F25"/>
    <w:rsid w:val="00A5237F"/>
    <w:rsid w:val="00A66695"/>
    <w:rsid w:val="00A8349A"/>
    <w:rsid w:val="00A859D3"/>
    <w:rsid w:val="00AB25B9"/>
    <w:rsid w:val="00AF4A81"/>
    <w:rsid w:val="00BC6832"/>
    <w:rsid w:val="00C07D05"/>
    <w:rsid w:val="00C41329"/>
    <w:rsid w:val="00C5700C"/>
    <w:rsid w:val="00CB1C45"/>
    <w:rsid w:val="00CC6A45"/>
    <w:rsid w:val="00CE6A25"/>
    <w:rsid w:val="00DD45CD"/>
    <w:rsid w:val="00E10942"/>
    <w:rsid w:val="00E566D6"/>
    <w:rsid w:val="00E70012"/>
    <w:rsid w:val="00FE52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C7652"/>
  <w15:docId w15:val="{C9E2F1D7-6378-F54B-B58E-3889C2CAF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5"/>
      <w:ind w:left="775" w:hanging="624"/>
      <w:outlineLvl w:val="0"/>
    </w:pPr>
    <w:rPr>
      <w:b/>
      <w:bCs/>
      <w:sz w:val="20"/>
      <w:szCs w:val="20"/>
    </w:rPr>
  </w:style>
  <w:style w:type="paragraph" w:styleId="Heading2">
    <w:name w:val="heading 2"/>
    <w:basedOn w:val="Normal"/>
    <w:uiPriority w:val="9"/>
    <w:unhideWhenUsed/>
    <w:qFormat/>
    <w:pPr>
      <w:ind w:left="771" w:hanging="620"/>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0"/>
      <w:ind w:right="856"/>
      <w:jc w:val="center"/>
    </w:pPr>
    <w:rPr>
      <w:b/>
      <w:bCs/>
      <w:sz w:val="20"/>
      <w:szCs w:val="20"/>
    </w:rPr>
  </w:style>
  <w:style w:type="paragraph" w:styleId="TOC2">
    <w:name w:val="toc 2"/>
    <w:basedOn w:val="Normal"/>
    <w:uiPriority w:val="1"/>
    <w:qFormat/>
    <w:pPr>
      <w:spacing w:before="92"/>
      <w:ind w:left="151"/>
    </w:pPr>
    <w:rPr>
      <w:b/>
      <w:bCs/>
      <w:sz w:val="21"/>
      <w:szCs w:val="21"/>
    </w:rPr>
  </w:style>
  <w:style w:type="paragraph" w:styleId="TOC3">
    <w:name w:val="toc 3"/>
    <w:basedOn w:val="Normal"/>
    <w:uiPriority w:val="1"/>
    <w:qFormat/>
    <w:pPr>
      <w:spacing w:before="70"/>
      <w:ind w:left="1117" w:hanging="966"/>
    </w:pPr>
    <w:rPr>
      <w:sz w:val="20"/>
      <w:szCs w:val="20"/>
    </w:rPr>
  </w:style>
  <w:style w:type="paragraph" w:styleId="TOC4">
    <w:name w:val="toc 4"/>
    <w:basedOn w:val="Normal"/>
    <w:uiPriority w:val="1"/>
    <w:qFormat/>
    <w:pPr>
      <w:spacing w:before="69"/>
      <w:ind w:left="4133" w:right="4999" w:firstLine="2"/>
      <w:jc w:val="center"/>
    </w:pPr>
    <w:rPr>
      <w:b/>
      <w:bCs/>
      <w:sz w:val="20"/>
      <w:szCs w:val="20"/>
    </w:rPr>
  </w:style>
  <w:style w:type="paragraph" w:styleId="TOC5">
    <w:name w:val="toc 5"/>
    <w:basedOn w:val="Normal"/>
    <w:uiPriority w:val="1"/>
    <w:qFormat/>
    <w:pPr>
      <w:spacing w:before="68"/>
      <w:ind w:left="4336" w:right="5200" w:hanging="5"/>
      <w:jc w:val="center"/>
    </w:pPr>
    <w:rPr>
      <w:b/>
      <w:bCs/>
      <w:sz w:val="20"/>
      <w:szCs w:val="20"/>
    </w:rPr>
  </w:style>
  <w:style w:type="paragraph" w:styleId="TOC6">
    <w:name w:val="toc 6"/>
    <w:basedOn w:val="Normal"/>
    <w:uiPriority w:val="1"/>
    <w:qFormat/>
    <w:pPr>
      <w:spacing w:before="70"/>
      <w:ind w:left="4382" w:right="5247" w:hanging="2"/>
      <w:jc w:val="center"/>
    </w:pPr>
    <w:rPr>
      <w:b/>
      <w:bCs/>
      <w:sz w:val="20"/>
      <w:szCs w:val="20"/>
    </w:rPr>
  </w:style>
  <w:style w:type="paragraph" w:styleId="TOC7">
    <w:name w:val="toc 7"/>
    <w:basedOn w:val="Normal"/>
    <w:uiPriority w:val="1"/>
    <w:qFormat/>
    <w:pPr>
      <w:spacing w:before="69"/>
      <w:ind w:left="3810" w:right="4657" w:firstLine="619"/>
    </w:pPr>
    <w:rPr>
      <w:b/>
      <w:bCs/>
      <w:sz w:val="20"/>
      <w:szCs w:val="20"/>
    </w:rPr>
  </w:style>
  <w:style w:type="paragraph" w:styleId="BodyText">
    <w:name w:val="Body Text"/>
    <w:basedOn w:val="Normal"/>
    <w:uiPriority w:val="1"/>
    <w:qFormat/>
    <w:pPr>
      <w:ind w:left="775"/>
    </w:pPr>
    <w:rPr>
      <w:sz w:val="20"/>
      <w:szCs w:val="20"/>
    </w:rPr>
  </w:style>
  <w:style w:type="paragraph" w:styleId="ListParagraph">
    <w:name w:val="List Paragraph"/>
    <w:basedOn w:val="Normal"/>
    <w:uiPriority w:val="1"/>
    <w:qFormat/>
    <w:pPr>
      <w:spacing w:before="119"/>
      <w:ind w:left="775" w:hanging="624"/>
      <w:jc w:val="both"/>
    </w:pPr>
  </w:style>
  <w:style w:type="paragraph" w:customStyle="1" w:styleId="TableParagraph">
    <w:name w:val="Table Paragraph"/>
    <w:basedOn w:val="Normal"/>
    <w:uiPriority w:val="1"/>
    <w:qFormat/>
  </w:style>
  <w:style w:type="paragraph" w:styleId="Revision">
    <w:name w:val="Revision"/>
    <w:hidden/>
    <w:uiPriority w:val="99"/>
    <w:semiHidden/>
    <w:rsid w:val="00287678"/>
    <w:pPr>
      <w:widowControl/>
      <w:autoSpaceDE/>
      <w:autoSpaceDN/>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5.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7B359A-2146-A44F-A25C-EDA866ACE56A}">
  <we:reference id="6cec9104-4737-421b-a03d-239e5c3d9697" version="1.0.3.0" store="EXCatalog" storeType="EXCatalog"/>
  <we:alternateReferences>
    <we:reference id="WA200007740" version="1.0.3.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41</Pages>
  <Words>10105</Words>
  <Characters>60330</Characters>
  <Application>Microsoft Office Word</Application>
  <DocSecurity>0</DocSecurity>
  <Lines>1117</Lines>
  <Paragraphs>634</Paragraphs>
  <ScaleCrop>false</ScaleCrop>
  <Company/>
  <LinksUpToDate>false</LinksUpToDate>
  <CharactersWithSpaces>69801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Fixture Document</dc:title>
  <dc:creator>Fixture Author</dc:creator>
  <cp:keywords/>
  <cp:lastModifiedBy>Fixture Author</cp:lastModifiedBy>
  <cp:revision>2</cp:revision>
  <dcterms:created xsi:type="dcterms:W3CDTF">2026-02-03T17:22:00Z</dcterms:created>
  <dcterms:modified xsi:type="dcterms:W3CDTF">2026-02-03T17:22:00Z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2025-09-16T00:00:00Z</vt:filetime>
  </property>
  <property fmtid="{D5CDD505-2E9C-101B-9397-08002B2CF9AE}" pid="3" name="Creator">
    <vt:lpwstr/>
  </property>
  <property fmtid="{D5CDD505-2E9C-101B-9397-08002B2CF9AE}" pid="4" name="LastSaved">
    <vt:filetime>2025-09-16T00:00:00Z</vt:filetime>
  </property>
  <property fmtid="{D5CDD505-2E9C-101B-9397-08002B2CF9AE}" pid="5" name="Producer">
    <vt:lpwstr/>
  </property>
</Properties>
</file>