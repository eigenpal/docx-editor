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ClauseHeading"/>
      </w:pPr>
      <w:r>
        <w:t xml:space="preserve">Schedule 1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4" w:author="Synthetic Reviewer A" w:date="2020-01-01T00:00:00Z">
        <w:r>
          <w:delText xml:space="preserve">shall not exceed 3 in any calendar month</w:delText>
        </w:r>
      </w:del>
      <w:ins w:id="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8" w:author="Synthetic Reviewer A" w:date="2020-01-01T00:00:00Z">
        <w:r>
          <w:delText xml:space="preserve">shall not exceed 5 in any calendar month</w:delText>
        </w:r>
      </w:del>
      <w:ins w:id="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2" w:author="Synthetic Reviewer A" w:date="2020-01-01T00:00:00Z">
        <w:r>
          <w:delText xml:space="preserve">shall not exceed 1 in any calendar month</w:delText>
        </w:r>
      </w:del>
      <w:ins w:id="1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6" w:author="Synthetic Reviewer A" w:date="2020-01-01T00:00:00Z">
        <w:r>
          <w:delText xml:space="preserve">shall not exceed 3 in any calendar month</w:delText>
        </w:r>
      </w:del>
      <w:ins w:id="1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20" w:author="Synthetic Reviewer A" w:date="2020-01-01T00:00:00Z">
        <w:r>
          <w:delText xml:space="preserve">shall not exceed 5 in any calendar month</w:delText>
        </w:r>
      </w:del>
      <w:ins w:id="2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24" w:author="Synthetic Reviewer A" w:date="2020-01-01T00:00:00Z">
        <w:r>
          <w:delText xml:space="preserve">shall not exceed 1 in any calendar month</w:delText>
        </w:r>
      </w:del>
      <w:ins w:id="2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28" w:author="Synthetic Reviewer A" w:date="2020-01-01T00:00:00Z">
        <w:r>
          <w:delText xml:space="preserve">shall not exceed 3 in any calendar month</w:delText>
        </w:r>
      </w:del>
      <w:ins w:id="2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2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32" w:author="Synthetic Reviewer A" w:date="2020-01-01T00:00:00Z">
        <w:r>
          <w:delText xml:space="preserve">shall not exceed 5 in any calendar month</w:delText>
        </w:r>
      </w:del>
      <w:ins w:id="3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36" w:author="Synthetic Reviewer A" w:date="2020-01-01T00:00:00Z">
        <w:r>
          <w:delText xml:space="preserve">shall not exceed 1 in any calendar month</w:delText>
        </w:r>
      </w:del>
      <w:ins w:id="3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40" w:author="Synthetic Reviewer A" w:date="2020-01-01T00:00:00Z">
        <w:r>
          <w:delText xml:space="preserve">shall not exceed 3 in any calendar month</w:delText>
        </w:r>
      </w:del>
      <w:ins w:id="41"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21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24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44" w:author="Synthetic Reviewer A" w:date="2020-01-01T00:00:00Z">
        <w:r>
          <w:delText xml:space="preserve">shall not exceed 5 in any calendar month</w:delText>
        </w:r>
      </w:del>
      <w:ins w:id="45"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27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30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48" w:author="Synthetic Reviewer A" w:date="2020-01-01T00:00:00Z">
        <w:r>
          <w:delText xml:space="preserve">shall not exceed 1 in any calendar month</w:delText>
        </w:r>
      </w:del>
      <w:ins w:id="49"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33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36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52" w:author="Synthetic Reviewer A" w:date="2020-01-01T00:00:00Z">
        <w:r>
          <w:delText xml:space="preserve">shall not exceed 3 in any calendar month</w:delText>
        </w:r>
      </w:del>
      <w:ins w:id="53"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39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2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56" w:author="Synthetic Reviewer A" w:date="2020-01-01T00:00:00Z">
        <w:r>
          <w:delText xml:space="preserve">shall not exceed 5 in any calendar month</w:delText>
        </w:r>
      </w:del>
      <w:ins w:id="57"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5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8 of this Schedule.</w:t>
      </w:r>
    </w:p>
    <w:p>
      <w:pPr>
        <w:pStyle w:val="ClauseHeading"/>
      </w:pPr>
      <w:r>
        <w:t xml:space="preserve">Schedule 3 — uptime yield charges failure interval</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14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64" w:author="Synthetic Reviewer A" w:date="2020-01-01T00:00:00Z">
        <w:r>
          <w:delText xml:space="preserve">shall not exceed 3 in any calendar month</w:delText>
        </w:r>
      </w:del>
      <w:ins w:id="65"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17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20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68" w:author="Synthetic Reviewer A" w:date="2020-01-01T00:00:00Z">
        <w:r>
          <w:delText xml:space="preserve">shall not exceed 5 in any calendar month</w:delText>
        </w:r>
      </w:del>
      <w:ins w:id="69"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23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26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72" w:author="Synthetic Reviewer A" w:date="2020-01-01T00:00:00Z">
        <w:r>
          <w:delText xml:space="preserve">shall not exceed 1 in any calendar month</w:delText>
        </w:r>
      </w:del>
      <w:ins w:id="73"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29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32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76" w:author="Synthetic Reviewer A" w:date="2020-01-01T00:00:00Z">
        <w:r>
          <w:delText xml:space="preserve">shall not exceed 3 in any calendar month</w:delText>
        </w:r>
      </w:del>
      <w:ins w:id="77"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35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38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80" w:author="Synthetic Reviewer A" w:date="2020-01-01T00:00:00Z">
        <w:r>
          <w:delText xml:space="preserve">shall not exceed 5 in any calendar month</w:delText>
        </w:r>
      </w:del>
      <w:ins w:id="81"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4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84" w:author="Synthetic Reviewer A" w:date="2020-01-01T00:00:00Z">
        <w:r>
          <w:delText xml:space="preserve">shall not exceed 1 in any calendar month</w:delText>
        </w:r>
      </w:del>
      <w:ins w:id="85"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7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10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88" w:author="Synthetic Reviewer A" w:date="2020-01-01T00:00:00Z">
        <w:r>
          <w:delText xml:space="preserve">shall not exceed 3 in any calendar month</w:delText>
        </w:r>
      </w:del>
      <w:ins w:id="89"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13 of this Schedule.</w:t>
      </w:r>
    </w:p>
    <w:p>
      <w:pPr>
        <w:pStyle w:val="ClauseHeading"/>
      </w:pPr>
      <w:r>
        <w:t xml:space="preserve">Schedule 4 — report uptime yield charges failure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92" w:author="Synthetic Reviewer A" w:date="2020-01-01T00:00:00Z">
        <w:r>
          <w:delText xml:space="preserve">shall not exceed 5 in any calendar month</w:delText>
        </w:r>
      </w:del>
      <w:ins w:id="93"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19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22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96" w:author="Synthetic Reviewer A" w:date="2020-01-01T00:00:00Z">
        <w:r>
          <w:delText xml:space="preserve">shall not exceed 1 in any calendar month</w:delText>
        </w:r>
      </w:del>
      <w:ins w:id="97"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25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28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00" w:author="Synthetic Reviewer A" w:date="2020-01-01T00:00:00Z">
        <w:r>
          <w:delText xml:space="preserve">shall not exceed 3 in any calendar month</w:delText>
        </w:r>
      </w:del>
      <w:ins w:id="101"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31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34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04" w:author="Synthetic Reviewer A" w:date="2020-01-01T00:00:00Z">
        <w:r>
          <w:delText xml:space="preserve">shall not exceed 5 in any calendar month</w:delText>
        </w:r>
      </w:del>
      <w:ins w:id="105"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37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40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08" w:author="Synthetic Reviewer A" w:date="2020-01-01T00:00:00Z">
        <w:r>
          <w:delText xml:space="preserve">shall not exceed 1 in any calendar month</w:delText>
        </w:r>
      </w:del>
      <w:ins w:id="109"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6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12" w:author="Synthetic Reviewer A" w:date="2020-01-01T00:00:00Z">
        <w:r>
          <w:delText xml:space="preserve">shall not exceed 3 in any calendar month</w:delText>
        </w:r>
      </w:del>
      <w:ins w:id="113"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9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12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16" w:author="Synthetic Reviewer A" w:date="2020-01-01T00:00:00Z">
        <w:r>
          <w:delText xml:space="preserve">shall not exceed 5 in any calendar month</w:delText>
        </w:r>
      </w:del>
      <w:ins w:id="117"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15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18 of this Schedule.</w:t>
      </w:r>
    </w:p>
    <w:p>
      <w:pPr>
        <w:pStyle w:val="ClauseHeading"/>
      </w:pPr>
      <w:r>
        <w:t xml:space="preserve">Schedule 5 — output report uptime yield charges</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24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24" w:author="Synthetic Reviewer A" w:date="2020-01-01T00:00:00Z">
        <w:r>
          <w:delText xml:space="preserve">shall not exceed 3 in any calendar month</w:delText>
        </w:r>
      </w:del>
      <w:ins w:id="125"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27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30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28" w:author="Synthetic Reviewer A" w:date="2020-01-01T00:00:00Z">
        <w:r>
          <w:delText xml:space="preserve">shall not exceed 5 in any calendar month</w:delText>
        </w:r>
      </w:del>
      <w:ins w:id="129"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33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36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132" w:author="Synthetic Reviewer A" w:date="2020-01-01T00:00:00Z">
        <w:r>
          <w:delText xml:space="preserve">shall not exceed 1 in any calendar month</w:delText>
        </w:r>
      </w:del>
      <w:ins w:id="133"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39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36" w:author="Synthetic Reviewer A" w:date="2020-01-01T00:00:00Z">
        <w:r>
          <w:delText xml:space="preserve">shall not exceed 3 in any calendar month</w:delText>
        </w:r>
      </w:del>
      <w:ins w:id="137"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5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8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40" w:author="Synthetic Reviewer A" w:date="2020-01-01T00:00:00Z">
        <w:r>
          <w:delText xml:space="preserve">shall not exceed 5 in any calendar month</w:delText>
        </w:r>
      </w:del>
      <w:ins w:id="141"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11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14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44" w:author="Synthetic Reviewer A" w:date="2020-01-01T00:00:00Z">
        <w:r>
          <w:delText xml:space="preserve">shall not exceed 1 in any calendar month</w:delText>
        </w:r>
      </w:del>
      <w:ins w:id="145"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17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20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48" w:author="Synthetic Reviewer A" w:date="2020-01-01T00:00:00Z">
        <w:r>
          <w:delText xml:space="preserve">shall not exceed 3 in any calendar month</w:delText>
        </w:r>
      </w:del>
      <w:ins w:id="149"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23 of this Schedule.</w:t>
      </w:r>
    </w:p>
    <w:p>
      <w:pPr>
        <w:pStyle w:val="ClauseHeading"/>
      </w:pPr>
      <w:r>
        <w:t xml:space="preserve">Schedule 6 — ledger output report uptime yield</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52" w:author="Synthetic Reviewer A" w:date="2020-01-01T00:00:00Z">
        <w:r>
          <w:delText xml:space="preserve">shall not exceed 5 in any calendar month</w:delText>
        </w:r>
      </w:del>
      <w:ins w:id="153"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29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32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56" w:author="Synthetic Reviewer A" w:date="2020-01-01T00:00:00Z">
        <w:r>
          <w:delText xml:space="preserve">shall not exceed 1 in any calendar month</w:delText>
        </w:r>
      </w:del>
      <w:ins w:id="157"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35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38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60" w:author="Synthetic Reviewer A" w:date="2020-01-01T00:00:00Z">
        <w:r>
          <w:delText xml:space="preserve">shall not exceed 3 in any calendar month</w:delText>
        </w:r>
      </w:del>
      <w:ins w:id="161"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4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64" w:author="Synthetic Reviewer A" w:date="2020-01-01T00:00:00Z">
        <w:r>
          <w:delText xml:space="preserve">shall not exceed 5 in any calendar month</w:delText>
        </w:r>
      </w:del>
      <w:ins w:id="165"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7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10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168" w:author="Synthetic Reviewer A" w:date="2020-01-01T00:00:00Z">
        <w:r>
          <w:delText xml:space="preserve">shall not exceed 1 in any calendar month</w:delText>
        </w:r>
      </w:del>
      <w:ins w:id="169"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13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16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72" w:author="Synthetic Reviewer A" w:date="2020-01-01T00:00:00Z">
        <w:r>
          <w:delText xml:space="preserve">shall not exceed 3 in any calendar month</w:delText>
        </w:r>
      </w:del>
      <w:ins w:id="173"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19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22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76" w:author="Synthetic Reviewer A" w:date="2020-01-01T00:00:00Z">
        <w:r>
          <w:delText xml:space="preserve">shall not exceed 5 in any calendar month</w:delText>
        </w:r>
      </w:del>
      <w:ins w:id="177"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25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28 of this Schedule.</w:t>
      </w:r>
    </w:p>
    <w:p>
      <w:pPr>
        <w:pStyle w:val="ClauseHeading"/>
      </w:pPr>
      <w:r>
        <w:t xml:space="preserve">Schedule 7 — interval ledger output report uptime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34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84" w:author="Synthetic Reviewer A" w:date="2020-01-01T00:00:00Z">
        <w:r>
          <w:delText xml:space="preserve">shall not exceed 3 in any calendar month</w:delText>
        </w:r>
      </w:del>
      <w:ins w:id="185"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37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40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88" w:author="Synthetic Reviewer A" w:date="2020-01-01T00:00:00Z">
        <w:r>
          <w:delText xml:space="preserve">shall not exceed 5 in any calendar month</w:delText>
        </w:r>
      </w:del>
      <w:ins w:id="189"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6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92" w:author="Synthetic Reviewer A" w:date="2020-01-01T00:00:00Z">
        <w:r>
          <w:delText xml:space="preserve">shall not exceed 1 in any calendar month</w:delText>
        </w:r>
      </w:del>
      <w:ins w:id="193"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9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12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96" w:author="Synthetic Reviewer A" w:date="2020-01-01T00:00:00Z">
        <w:r>
          <w:delText xml:space="preserve">shall not exceed 3 in any calendar month</w:delText>
        </w:r>
      </w:del>
      <w:ins w:id="197"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15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18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200" w:author="Synthetic Reviewer A" w:date="2020-01-01T00:00:00Z">
        <w:r>
          <w:delText xml:space="preserve">shall not exceed 5 in any calendar month</w:delText>
        </w:r>
      </w:del>
      <w:ins w:id="201"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21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24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204" w:author="Synthetic Reviewer A" w:date="2020-01-01T00:00:00Z">
        <w:r>
          <w:delText xml:space="preserve">shall not exceed 1 in any calendar month</w:delText>
        </w:r>
      </w:del>
      <w:ins w:id="205"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27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30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208" w:author="Synthetic Reviewer A" w:date="2020-01-01T00:00:00Z">
        <w:r>
          <w:delText xml:space="preserve">shall not exceed 3 in any calendar month</w:delText>
        </w:r>
      </w:del>
      <w:ins w:id="209"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33 of this Schedule.</w:t>
      </w:r>
    </w:p>
    <w:p>
      <w:pPr>
        <w:pStyle w:val="ClauseHeading"/>
      </w:pPr>
      <w:r>
        <w:t xml:space="preserve">Schedule 8 — failure interval ledger output report</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212" w:author="Synthetic Reviewer A" w:date="2020-01-01T00:00:00Z">
        <w:r>
          <w:delText xml:space="preserve">shall not exceed 5 in any calendar month</w:delText>
        </w:r>
      </w:del>
      <w:ins w:id="213"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39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216" w:author="Synthetic Reviewer A" w:date="2020-01-01T00:00:00Z">
        <w:r>
          <w:delText xml:space="preserve">shall not exceed 1 in any calendar month</w:delText>
        </w:r>
      </w:del>
      <w:ins w:id="217"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5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8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220" w:author="Synthetic Reviewer A" w:date="2020-01-01T00:00:00Z">
        <w:r>
          <w:delText xml:space="preserve">shall not exceed 3 in any calendar month</w:delText>
        </w:r>
      </w:del>
      <w:ins w:id="221"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11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14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224" w:author="Synthetic Reviewer A" w:date="2020-01-01T00:00:00Z">
        <w:r>
          <w:delText xml:space="preserve">shall not exceed 5 in any calendar month</w:delText>
        </w:r>
      </w:del>
      <w:ins w:id="225"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17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20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228" w:author="Synthetic Reviewer A" w:date="2020-01-01T00:00:00Z">
        <w:r>
          <w:delText xml:space="preserve">shall not exceed 1 in any calendar month</w:delText>
        </w:r>
      </w:del>
      <w:ins w:id="229"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23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26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232" w:author="Synthetic Reviewer A" w:date="2020-01-01T00:00:00Z">
        <w:r>
          <w:delText xml:space="preserve">shall not exceed 3 in any calendar month</w:delText>
        </w:r>
      </w:del>
      <w:ins w:id="233"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29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32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236" w:author="Synthetic Reviewer A" w:date="2020-01-01T00:00:00Z">
        <w:r>
          <w:delText xml:space="preserve">shall not exceed 5 in any calendar month</w:delText>
        </w:r>
      </w:del>
      <w:ins w:id="237"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35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38 of this Schedule.</w:t>
      </w:r>
    </w:p>
    <w:p>
      <w:pPr>
        <w:pStyle w:val="ClauseHeading"/>
      </w:pPr>
      <w:r>
        <w:t xml:space="preserve">Schedule 9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244" w:author="Synthetic Reviewer A" w:date="2020-01-01T00:00:00Z">
        <w:r>
          <w:delText xml:space="preserve">shall not exceed 3 in any calendar month</w:delText>
        </w:r>
      </w:del>
      <w:ins w:id="24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248" w:author="Synthetic Reviewer A" w:date="2020-01-01T00:00:00Z">
        <w:r>
          <w:delText xml:space="preserve">shall not exceed 5 in any calendar month</w:delText>
        </w:r>
      </w:del>
      <w:ins w:id="24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252" w:author="Synthetic Reviewer A" w:date="2020-01-01T00:00:00Z">
        <w:r>
          <w:delText xml:space="preserve">shall not exceed 1 in any calendar month</w:delText>
        </w:r>
      </w:del>
      <w:ins w:id="25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256" w:author="Synthetic Reviewer A" w:date="2020-01-01T00:00:00Z">
        <w:r>
          <w:delText xml:space="preserve">shall not exceed 3 in any calendar month</w:delText>
        </w:r>
      </w:del>
      <w:ins w:id="25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260" w:author="Synthetic Reviewer A" w:date="2020-01-01T00:00:00Z">
        <w:r>
          <w:delText xml:space="preserve">shall not exceed 5 in any calendar month</w:delText>
        </w:r>
      </w:del>
      <w:ins w:id="26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264" w:author="Synthetic Reviewer A" w:date="2020-01-01T00:00:00Z">
        <w:r>
          <w:delText xml:space="preserve">shall not exceed 1 in any calendar month</w:delText>
        </w:r>
      </w:del>
      <w:ins w:id="26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268" w:author="Synthetic Reviewer A" w:date="2020-01-01T00:00:00Z">
        <w:r>
          <w:delText xml:space="preserve">shall not exceed 3 in any calendar month</w:delText>
        </w:r>
      </w:del>
      <w:ins w:id="26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10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272" w:author="Synthetic Reviewer A" w:date="2020-01-01T00:00:00Z">
        <w:r>
          <w:delText xml:space="preserve">shall not exceed 5 in any calendar month</w:delText>
        </w:r>
      </w:del>
      <w:ins w:id="27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276" w:author="Synthetic Reviewer A" w:date="2020-01-01T00:00:00Z">
        <w:r>
          <w:delText xml:space="preserve">shall not exceed 1 in any calendar month</w:delText>
        </w:r>
      </w:del>
      <w:ins w:id="27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280" w:author="Synthetic Reviewer A" w:date="2020-01-01T00:00:00Z">
        <w:r>
          <w:delText xml:space="preserve">shall not exceed 3 in any calendar month</w:delText>
        </w:r>
      </w:del>
      <w:ins w:id="281"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21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24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284" w:author="Synthetic Reviewer A" w:date="2020-01-01T00:00:00Z">
        <w:r>
          <w:delText xml:space="preserve">shall not exceed 5 in any calendar month</w:delText>
        </w:r>
      </w:del>
      <w:ins w:id="285"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27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30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288" w:author="Synthetic Reviewer A" w:date="2020-01-01T00:00:00Z">
        <w:r>
          <w:delText xml:space="preserve">shall not exceed 1 in any calendar month</w:delText>
        </w:r>
      </w:del>
      <w:ins w:id="289"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33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36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292" w:author="Synthetic Reviewer A" w:date="2020-01-01T00:00:00Z">
        <w:r>
          <w:delText xml:space="preserve">shall not exceed 3 in any calendar month</w:delText>
        </w:r>
      </w:del>
      <w:ins w:id="293"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39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2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296" w:author="Synthetic Reviewer A" w:date="2020-01-01T00:00:00Z">
        <w:r>
          <w:delText xml:space="preserve">shall not exceed 5 in any calendar month</w:delText>
        </w:r>
      </w:del>
      <w:ins w:id="297"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5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8 of this Schedule.</w:t>
      </w:r>
    </w:p>
    <w:p>
      <w:pPr>
        <w:pStyle w:val="ClauseHeading"/>
      </w:pPr>
      <w:r>
        <w:t xml:space="preserve">Schedule 11 — uptime yield charges failure interval</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14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304" w:author="Synthetic Reviewer A" w:date="2020-01-01T00:00:00Z">
        <w:r>
          <w:delText xml:space="preserve">shall not exceed 3 in any calendar month</w:delText>
        </w:r>
      </w:del>
      <w:ins w:id="305"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17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20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308" w:author="Synthetic Reviewer A" w:date="2020-01-01T00:00:00Z">
        <w:r>
          <w:delText xml:space="preserve">shall not exceed 5 in any calendar month</w:delText>
        </w:r>
      </w:del>
      <w:ins w:id="309"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23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26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312" w:author="Synthetic Reviewer A" w:date="2020-01-01T00:00:00Z">
        <w:r>
          <w:delText xml:space="preserve">shall not exceed 1 in any calendar month</w:delText>
        </w:r>
      </w:del>
      <w:ins w:id="313"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29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32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316" w:author="Synthetic Reviewer A" w:date="2020-01-01T00:00:00Z">
        <w:r>
          <w:delText xml:space="preserve">shall not exceed 3 in any calendar month</w:delText>
        </w:r>
      </w:del>
      <w:ins w:id="317"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35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38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320" w:author="Synthetic Reviewer A" w:date="2020-01-01T00:00:00Z">
        <w:r>
          <w:delText xml:space="preserve">shall not exceed 5 in any calendar month</w:delText>
        </w:r>
      </w:del>
      <w:ins w:id="321"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4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324" w:author="Synthetic Reviewer A" w:date="2020-01-01T00:00:00Z">
        <w:r>
          <w:delText xml:space="preserve">shall not exceed 1 in any calendar month</w:delText>
        </w:r>
      </w:del>
      <w:ins w:id="325"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7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10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328" w:author="Synthetic Reviewer A" w:date="2020-01-01T00:00:00Z">
        <w:r>
          <w:delText xml:space="preserve">shall not exceed 3 in any calendar month</w:delText>
        </w:r>
      </w:del>
      <w:ins w:id="329"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13 of this Schedule.</w:t>
      </w:r>
    </w:p>
    <w:p>
      <w:pPr>
        <w:pStyle w:val="ClauseHeading"/>
      </w:pPr>
      <w:r>
        <w:t xml:space="preserve">Schedule 12 — report uptime yield charges failure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332" w:author="Synthetic Reviewer A" w:date="2020-01-01T00:00:00Z">
        <w:r>
          <w:delText xml:space="preserve">shall not exceed 5 in any calendar month</w:delText>
        </w:r>
      </w:del>
      <w:ins w:id="333"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19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22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336" w:author="Synthetic Reviewer A" w:date="2020-01-01T00:00:00Z">
        <w:r>
          <w:delText xml:space="preserve">shall not exceed 1 in any calendar month</w:delText>
        </w:r>
      </w:del>
      <w:ins w:id="337"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25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28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340" w:author="Synthetic Reviewer A" w:date="2020-01-01T00:00:00Z">
        <w:r>
          <w:delText xml:space="preserve">shall not exceed 3 in any calendar month</w:delText>
        </w:r>
      </w:del>
      <w:ins w:id="341"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31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34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344" w:author="Synthetic Reviewer A" w:date="2020-01-01T00:00:00Z">
        <w:r>
          <w:delText xml:space="preserve">shall not exceed 5 in any calendar month</w:delText>
        </w:r>
      </w:del>
      <w:ins w:id="345"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37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40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348" w:author="Synthetic Reviewer A" w:date="2020-01-01T00:00:00Z">
        <w:r>
          <w:delText xml:space="preserve">shall not exceed 1 in any calendar month</w:delText>
        </w:r>
      </w:del>
      <w:ins w:id="349"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6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352" w:author="Synthetic Reviewer A" w:date="2020-01-01T00:00:00Z">
        <w:r>
          <w:delText xml:space="preserve">shall not exceed 3 in any calendar month</w:delText>
        </w:r>
      </w:del>
      <w:ins w:id="353"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9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12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356" w:author="Synthetic Reviewer A" w:date="2020-01-01T00:00:00Z">
        <w:r>
          <w:delText xml:space="preserve">shall not exceed 5 in any calendar month</w:delText>
        </w:r>
      </w:del>
      <w:ins w:id="357"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15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18 of this Schedule.</w:t>
      </w:r>
    </w:p>
    <w:p>
      <w:pPr>
        <w:pStyle w:val="ClauseHeading"/>
      </w:pPr>
      <w:r>
        <w:t xml:space="preserve">Schedule 13 — output report uptime yield charges</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24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364" w:author="Synthetic Reviewer A" w:date="2020-01-01T00:00:00Z">
        <w:r>
          <w:delText xml:space="preserve">shall not exceed 3 in any calendar month</w:delText>
        </w:r>
      </w:del>
      <w:ins w:id="365"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27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30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368" w:author="Synthetic Reviewer A" w:date="2020-01-01T00:00:00Z">
        <w:r>
          <w:delText xml:space="preserve">shall not exceed 5 in any calendar month</w:delText>
        </w:r>
      </w:del>
      <w:ins w:id="369"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33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36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372" w:author="Synthetic Reviewer A" w:date="2020-01-01T00:00:00Z">
        <w:r>
          <w:delText xml:space="preserve">shall not exceed 1 in any calendar month</w:delText>
        </w:r>
      </w:del>
      <w:ins w:id="373"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39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376" w:author="Synthetic Reviewer A" w:date="2020-01-01T00:00:00Z">
        <w:r>
          <w:delText xml:space="preserve">shall not exceed 3 in any calendar month</w:delText>
        </w:r>
      </w:del>
      <w:ins w:id="377"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5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8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380" w:author="Synthetic Reviewer A" w:date="2020-01-01T00:00:00Z">
        <w:r>
          <w:delText xml:space="preserve">shall not exceed 5 in any calendar month</w:delText>
        </w:r>
      </w:del>
      <w:ins w:id="381"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11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14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384" w:author="Synthetic Reviewer A" w:date="2020-01-01T00:00:00Z">
        <w:r>
          <w:delText xml:space="preserve">shall not exceed 1 in any calendar month</w:delText>
        </w:r>
      </w:del>
      <w:ins w:id="385"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17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20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388" w:author="Synthetic Reviewer A" w:date="2020-01-01T00:00:00Z">
        <w:r>
          <w:delText xml:space="preserve">shall not exceed 3 in any calendar month</w:delText>
        </w:r>
      </w:del>
      <w:ins w:id="389"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23 of this Schedule.</w:t>
      </w:r>
    </w:p>
    <w:p>
      <w:pPr>
        <w:pStyle w:val="ClauseHeading"/>
      </w:pPr>
      <w:r>
        <w:t xml:space="preserve">Schedule 14 — ledger output report uptime yield</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392" w:author="Synthetic Reviewer A" w:date="2020-01-01T00:00:00Z">
        <w:r>
          <w:delText xml:space="preserve">shall not exceed 5 in any calendar month</w:delText>
        </w:r>
      </w:del>
      <w:ins w:id="393"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29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32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396" w:author="Synthetic Reviewer A" w:date="2020-01-01T00:00:00Z">
        <w:r>
          <w:delText xml:space="preserve">shall not exceed 1 in any calendar month</w:delText>
        </w:r>
      </w:del>
      <w:ins w:id="397"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35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38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400" w:author="Synthetic Reviewer A" w:date="2020-01-01T00:00:00Z">
        <w:r>
          <w:delText xml:space="preserve">shall not exceed 3 in any calendar month</w:delText>
        </w:r>
      </w:del>
      <w:ins w:id="401"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4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404" w:author="Synthetic Reviewer A" w:date="2020-01-01T00:00:00Z">
        <w:r>
          <w:delText xml:space="preserve">shall not exceed 5 in any calendar month</w:delText>
        </w:r>
      </w:del>
      <w:ins w:id="405"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7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10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408" w:author="Synthetic Reviewer A" w:date="2020-01-01T00:00:00Z">
        <w:r>
          <w:delText xml:space="preserve">shall not exceed 1 in any calendar month</w:delText>
        </w:r>
      </w:del>
      <w:ins w:id="409"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13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16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412" w:author="Synthetic Reviewer A" w:date="2020-01-01T00:00:00Z">
        <w:r>
          <w:delText xml:space="preserve">shall not exceed 3 in any calendar month</w:delText>
        </w:r>
      </w:del>
      <w:ins w:id="413"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19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22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416" w:author="Synthetic Reviewer A" w:date="2020-01-01T00:00:00Z">
        <w:r>
          <w:delText xml:space="preserve">shall not exceed 5 in any calendar month</w:delText>
        </w:r>
      </w:del>
      <w:ins w:id="417"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25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28 of this Schedule.</w:t>
      </w:r>
    </w:p>
    <w:p>
      <w:pPr>
        <w:pStyle w:val="ClauseHeading"/>
      </w:pPr>
      <w:r>
        <w:t xml:space="preserve">Schedule 15 — interval ledger output report uptime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34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424" w:author="Synthetic Reviewer A" w:date="2020-01-01T00:00:00Z">
        <w:r>
          <w:delText xml:space="preserve">shall not exceed 3 in any calendar month</w:delText>
        </w:r>
      </w:del>
      <w:ins w:id="425"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37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40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428" w:author="Synthetic Reviewer A" w:date="2020-01-01T00:00:00Z">
        <w:r>
          <w:delText xml:space="preserve">shall not exceed 5 in any calendar month</w:delText>
        </w:r>
      </w:del>
      <w:ins w:id="429"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6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432" w:author="Synthetic Reviewer A" w:date="2020-01-01T00:00:00Z">
        <w:r>
          <w:delText xml:space="preserve">shall not exceed 1 in any calendar month</w:delText>
        </w:r>
      </w:del>
      <w:ins w:id="433"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9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12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436" w:author="Synthetic Reviewer A" w:date="2020-01-01T00:00:00Z">
        <w:r>
          <w:delText xml:space="preserve">shall not exceed 3 in any calendar month</w:delText>
        </w:r>
      </w:del>
      <w:ins w:id="437"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15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18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440" w:author="Synthetic Reviewer A" w:date="2020-01-01T00:00:00Z">
        <w:r>
          <w:delText xml:space="preserve">shall not exceed 5 in any calendar month</w:delText>
        </w:r>
      </w:del>
      <w:ins w:id="441"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21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24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444" w:author="Synthetic Reviewer A" w:date="2020-01-01T00:00:00Z">
        <w:r>
          <w:delText xml:space="preserve">shall not exceed 1 in any calendar month</w:delText>
        </w:r>
      </w:del>
      <w:ins w:id="445"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27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30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448" w:author="Synthetic Reviewer A" w:date="2020-01-01T00:00:00Z">
        <w:r>
          <w:delText xml:space="preserve">shall not exceed 3 in any calendar month</w:delText>
        </w:r>
      </w:del>
      <w:ins w:id="449"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33 of this Schedule.</w:t>
      </w:r>
    </w:p>
    <w:p>
      <w:pPr>
        <w:pStyle w:val="ClauseHeading"/>
      </w:pPr>
      <w:r>
        <w:t xml:space="preserve">Schedule 16 — failure interval ledger output report</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452" w:author="Synthetic Reviewer A" w:date="2020-01-01T00:00:00Z">
        <w:r>
          <w:delText xml:space="preserve">shall not exceed 5 in any calendar month</w:delText>
        </w:r>
      </w:del>
      <w:ins w:id="453"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39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456" w:author="Synthetic Reviewer A" w:date="2020-01-01T00:00:00Z">
        <w:r>
          <w:delText xml:space="preserve">shall not exceed 1 in any calendar month</w:delText>
        </w:r>
      </w:del>
      <w:ins w:id="457"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5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8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460" w:author="Synthetic Reviewer A" w:date="2020-01-01T00:00:00Z">
        <w:r>
          <w:delText xml:space="preserve">shall not exceed 3 in any calendar month</w:delText>
        </w:r>
      </w:del>
      <w:ins w:id="461"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11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14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464" w:author="Synthetic Reviewer A" w:date="2020-01-01T00:00:00Z">
        <w:r>
          <w:delText xml:space="preserve">shall not exceed 5 in any calendar month</w:delText>
        </w:r>
      </w:del>
      <w:ins w:id="465"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17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20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468" w:author="Synthetic Reviewer A" w:date="2020-01-01T00:00:00Z">
        <w:r>
          <w:delText xml:space="preserve">shall not exceed 1 in any calendar month</w:delText>
        </w:r>
      </w:del>
      <w:ins w:id="469"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23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26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472" w:author="Synthetic Reviewer A" w:date="2020-01-01T00:00:00Z">
        <w:r>
          <w:delText xml:space="preserve">shall not exceed 3 in any calendar month</w:delText>
        </w:r>
      </w:del>
      <w:ins w:id="473"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29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32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476" w:author="Synthetic Reviewer A" w:date="2020-01-01T00:00:00Z">
        <w:r>
          <w:delText xml:space="preserve">shall not exceed 5 in any calendar month</w:delText>
        </w:r>
      </w:del>
      <w:ins w:id="477"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35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38 of this Schedule.</w:t>
      </w:r>
    </w:p>
    <w:p>
      <w:pPr>
        <w:pStyle w:val="ClauseHeading"/>
      </w:pPr>
      <w:r>
        <w:t xml:space="preserve">Schedule 17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484" w:author="Synthetic Reviewer A" w:date="2020-01-01T00:00:00Z">
        <w:r>
          <w:delText xml:space="preserve">shall not exceed 3 in any calendar month</w:delText>
        </w:r>
      </w:del>
      <w:ins w:id="48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488" w:author="Synthetic Reviewer A" w:date="2020-01-01T00:00:00Z">
        <w:r>
          <w:delText xml:space="preserve">shall not exceed 5 in any calendar month</w:delText>
        </w:r>
      </w:del>
      <w:ins w:id="48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492" w:author="Synthetic Reviewer A" w:date="2020-01-01T00:00:00Z">
        <w:r>
          <w:delText xml:space="preserve">shall not exceed 1 in any calendar month</w:delText>
        </w:r>
      </w:del>
      <w:ins w:id="49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496" w:author="Synthetic Reviewer A" w:date="2020-01-01T00:00:00Z">
        <w:r>
          <w:delText xml:space="preserve">shall not exceed 3 in any calendar month</w:delText>
        </w:r>
      </w:del>
      <w:ins w:id="49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500" w:author="Synthetic Reviewer A" w:date="2020-01-01T00:00:00Z">
        <w:r>
          <w:delText xml:space="preserve">shall not exceed 5 in any calendar month</w:delText>
        </w:r>
      </w:del>
      <w:ins w:id="50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504" w:author="Synthetic Reviewer A" w:date="2020-01-01T00:00:00Z">
        <w:r>
          <w:delText xml:space="preserve">shall not exceed 1 in any calendar month</w:delText>
        </w:r>
      </w:del>
      <w:ins w:id="50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508" w:author="Synthetic Reviewer A" w:date="2020-01-01T00:00:00Z">
        <w:r>
          <w:delText xml:space="preserve">shall not exceed 3 in any calendar month</w:delText>
        </w:r>
      </w:del>
      <w:ins w:id="50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18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512" w:author="Synthetic Reviewer A" w:date="2020-01-01T00:00:00Z">
        <w:r>
          <w:delText xml:space="preserve">shall not exceed 5 in any calendar month</w:delText>
        </w:r>
      </w:del>
      <w:ins w:id="51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516" w:author="Synthetic Reviewer A" w:date="2020-01-01T00:00:00Z">
        <w:r>
          <w:delText xml:space="preserve">shall not exceed 1 in any calendar month</w:delText>
        </w:r>
      </w:del>
      <w:ins w:id="51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520" w:author="Synthetic Reviewer A" w:date="2020-01-01T00:00:00Z">
        <w:r>
          <w:delText xml:space="preserve">shall not exceed 3 in any calendar month</w:delText>
        </w:r>
      </w:del>
      <w:ins w:id="521"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21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24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524" w:author="Synthetic Reviewer A" w:date="2020-01-01T00:00:00Z">
        <w:r>
          <w:delText xml:space="preserve">shall not exceed 5 in any calendar month</w:delText>
        </w:r>
      </w:del>
      <w:ins w:id="525"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27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30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528" w:author="Synthetic Reviewer A" w:date="2020-01-01T00:00:00Z">
        <w:r>
          <w:delText xml:space="preserve">shall not exceed 1 in any calendar month</w:delText>
        </w:r>
      </w:del>
      <w:ins w:id="529"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33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36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532" w:author="Synthetic Reviewer A" w:date="2020-01-01T00:00:00Z">
        <w:r>
          <w:delText xml:space="preserve">shall not exceed 3 in any calendar month</w:delText>
        </w:r>
      </w:del>
      <w:ins w:id="533"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39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2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536" w:author="Synthetic Reviewer A" w:date="2020-01-01T00:00:00Z">
        <w:r>
          <w:delText xml:space="preserve">shall not exceed 5 in any calendar month</w:delText>
        </w:r>
      </w:del>
      <w:ins w:id="537"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5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8 of this Schedule.</w:t>
      </w:r>
    </w:p>
    <w:p>
      <w:pPr>
        <w:pStyle w:val="ClauseHeading"/>
      </w:pPr>
      <w:r>
        <w:t xml:space="preserve">Schedule 19 — uptime yield charges failure interval</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14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544" w:author="Synthetic Reviewer A" w:date="2020-01-01T00:00:00Z">
        <w:r>
          <w:delText xml:space="preserve">shall not exceed 3 in any calendar month</w:delText>
        </w:r>
      </w:del>
      <w:ins w:id="545"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17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20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548" w:author="Synthetic Reviewer A" w:date="2020-01-01T00:00:00Z">
        <w:r>
          <w:delText xml:space="preserve">shall not exceed 5 in any calendar month</w:delText>
        </w:r>
      </w:del>
      <w:ins w:id="549"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23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26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552" w:author="Synthetic Reviewer A" w:date="2020-01-01T00:00:00Z">
        <w:r>
          <w:delText xml:space="preserve">shall not exceed 1 in any calendar month</w:delText>
        </w:r>
      </w:del>
      <w:ins w:id="553"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29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32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556" w:author="Synthetic Reviewer A" w:date="2020-01-01T00:00:00Z">
        <w:r>
          <w:delText xml:space="preserve">shall not exceed 3 in any calendar month</w:delText>
        </w:r>
      </w:del>
      <w:ins w:id="557"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35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38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560" w:author="Synthetic Reviewer A" w:date="2020-01-01T00:00:00Z">
        <w:r>
          <w:delText xml:space="preserve">shall not exceed 5 in any calendar month</w:delText>
        </w:r>
      </w:del>
      <w:ins w:id="561"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4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564" w:author="Synthetic Reviewer A" w:date="2020-01-01T00:00:00Z">
        <w:r>
          <w:delText xml:space="preserve">shall not exceed 1 in any calendar month</w:delText>
        </w:r>
      </w:del>
      <w:ins w:id="565"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7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10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568" w:author="Synthetic Reviewer A" w:date="2020-01-01T00:00:00Z">
        <w:r>
          <w:delText xml:space="preserve">shall not exceed 3 in any calendar month</w:delText>
        </w:r>
      </w:del>
      <w:ins w:id="569"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13 of this Schedule.</w:t>
      </w:r>
    </w:p>
    <w:p>
      <w:pPr>
        <w:pStyle w:val="ClauseHeading"/>
      </w:pPr>
      <w:r>
        <w:t xml:space="preserve">Schedule 20 — report uptime yield charges failure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572" w:author="Synthetic Reviewer A" w:date="2020-01-01T00:00:00Z">
        <w:r>
          <w:delText xml:space="preserve">shall not exceed 5 in any calendar month</w:delText>
        </w:r>
      </w:del>
      <w:ins w:id="573"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19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22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576" w:author="Synthetic Reviewer A" w:date="2020-01-01T00:00:00Z">
        <w:r>
          <w:delText xml:space="preserve">shall not exceed 1 in any calendar month</w:delText>
        </w:r>
      </w:del>
      <w:ins w:id="577"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25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28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580" w:author="Synthetic Reviewer A" w:date="2020-01-01T00:00:00Z">
        <w:r>
          <w:delText xml:space="preserve">shall not exceed 3 in any calendar month</w:delText>
        </w:r>
      </w:del>
      <w:ins w:id="581"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31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34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584" w:author="Synthetic Reviewer A" w:date="2020-01-01T00:00:00Z">
        <w:r>
          <w:delText xml:space="preserve">shall not exceed 5 in any calendar month</w:delText>
        </w:r>
      </w:del>
      <w:ins w:id="585"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37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40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588" w:author="Synthetic Reviewer A" w:date="2020-01-01T00:00:00Z">
        <w:r>
          <w:delText xml:space="preserve">shall not exceed 1 in any calendar month</w:delText>
        </w:r>
      </w:del>
      <w:ins w:id="589"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6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592" w:author="Synthetic Reviewer A" w:date="2020-01-01T00:00:00Z">
        <w:r>
          <w:delText xml:space="preserve">shall not exceed 3 in any calendar month</w:delText>
        </w:r>
      </w:del>
      <w:ins w:id="593"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9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12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596" w:author="Synthetic Reviewer A" w:date="2020-01-01T00:00:00Z">
        <w:r>
          <w:delText xml:space="preserve">shall not exceed 5 in any calendar month</w:delText>
        </w:r>
      </w:del>
      <w:ins w:id="597"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15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18 of this Schedule.</w:t>
      </w:r>
    </w:p>
    <w:p>
      <w:pPr>
        <w:pStyle w:val="ClauseHeading"/>
      </w:pPr>
      <w:r>
        <w:t xml:space="preserve">Schedule 21 — output report uptime yield charges</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24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604" w:author="Synthetic Reviewer A" w:date="2020-01-01T00:00:00Z">
        <w:r>
          <w:delText xml:space="preserve">shall not exceed 3 in any calendar month</w:delText>
        </w:r>
      </w:del>
      <w:ins w:id="605"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27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30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608" w:author="Synthetic Reviewer A" w:date="2020-01-01T00:00:00Z">
        <w:r>
          <w:delText xml:space="preserve">shall not exceed 5 in any calendar month</w:delText>
        </w:r>
      </w:del>
      <w:ins w:id="609"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33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36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612" w:author="Synthetic Reviewer A" w:date="2020-01-01T00:00:00Z">
        <w:r>
          <w:delText xml:space="preserve">shall not exceed 1 in any calendar month</w:delText>
        </w:r>
      </w:del>
      <w:ins w:id="613"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39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616" w:author="Synthetic Reviewer A" w:date="2020-01-01T00:00:00Z">
        <w:r>
          <w:delText xml:space="preserve">shall not exceed 3 in any calendar month</w:delText>
        </w:r>
      </w:del>
      <w:ins w:id="617"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5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8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620" w:author="Synthetic Reviewer A" w:date="2020-01-01T00:00:00Z">
        <w:r>
          <w:delText xml:space="preserve">shall not exceed 5 in any calendar month</w:delText>
        </w:r>
      </w:del>
      <w:ins w:id="621"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11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14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624" w:author="Synthetic Reviewer A" w:date="2020-01-01T00:00:00Z">
        <w:r>
          <w:delText xml:space="preserve">shall not exceed 1 in any calendar month</w:delText>
        </w:r>
      </w:del>
      <w:ins w:id="625"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17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20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628" w:author="Synthetic Reviewer A" w:date="2020-01-01T00:00:00Z">
        <w:r>
          <w:delText xml:space="preserve">shall not exceed 3 in any calendar month</w:delText>
        </w:r>
      </w:del>
      <w:ins w:id="629"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23 of this Schedule.</w:t>
      </w:r>
    </w:p>
    <w:p>
      <w:pPr>
        <w:pStyle w:val="ClauseHeading"/>
      </w:pPr>
      <w:r>
        <w:t xml:space="preserve">Schedule 22 — ledger output report uptime yield</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632" w:author="Synthetic Reviewer A" w:date="2020-01-01T00:00:00Z">
        <w:r>
          <w:delText xml:space="preserve">shall not exceed 5 in any calendar month</w:delText>
        </w:r>
      </w:del>
      <w:ins w:id="633"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29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32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636" w:author="Synthetic Reviewer A" w:date="2020-01-01T00:00:00Z">
        <w:r>
          <w:delText xml:space="preserve">shall not exceed 1 in any calendar month</w:delText>
        </w:r>
      </w:del>
      <w:ins w:id="637"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35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38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640" w:author="Synthetic Reviewer A" w:date="2020-01-01T00:00:00Z">
        <w:r>
          <w:delText xml:space="preserve">shall not exceed 3 in any calendar month</w:delText>
        </w:r>
      </w:del>
      <w:ins w:id="641"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4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644" w:author="Synthetic Reviewer A" w:date="2020-01-01T00:00:00Z">
        <w:r>
          <w:delText xml:space="preserve">shall not exceed 5 in any calendar month</w:delText>
        </w:r>
      </w:del>
      <w:ins w:id="645"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7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10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648" w:author="Synthetic Reviewer A" w:date="2020-01-01T00:00:00Z">
        <w:r>
          <w:delText xml:space="preserve">shall not exceed 1 in any calendar month</w:delText>
        </w:r>
      </w:del>
      <w:ins w:id="649"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13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16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652" w:author="Synthetic Reviewer A" w:date="2020-01-01T00:00:00Z">
        <w:r>
          <w:delText xml:space="preserve">shall not exceed 3 in any calendar month</w:delText>
        </w:r>
      </w:del>
      <w:ins w:id="653"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19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22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656" w:author="Synthetic Reviewer A" w:date="2020-01-01T00:00:00Z">
        <w:r>
          <w:delText xml:space="preserve">shall not exceed 5 in any calendar month</w:delText>
        </w:r>
      </w:del>
      <w:ins w:id="657"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25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28 of this Schedule.</w:t>
      </w:r>
    </w:p>
    <w:p>
      <w:pPr>
        <w:pStyle w:val="ClauseHeading"/>
      </w:pPr>
      <w:r>
        <w:t xml:space="preserve">Schedule 23 — interval ledger output report uptime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34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664" w:author="Synthetic Reviewer A" w:date="2020-01-01T00:00:00Z">
        <w:r>
          <w:delText xml:space="preserve">shall not exceed 3 in any calendar month</w:delText>
        </w:r>
      </w:del>
      <w:ins w:id="665"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37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40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668" w:author="Synthetic Reviewer A" w:date="2020-01-01T00:00:00Z">
        <w:r>
          <w:delText xml:space="preserve">shall not exceed 5 in any calendar month</w:delText>
        </w:r>
      </w:del>
      <w:ins w:id="669"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6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672" w:author="Synthetic Reviewer A" w:date="2020-01-01T00:00:00Z">
        <w:r>
          <w:delText xml:space="preserve">shall not exceed 1 in any calendar month</w:delText>
        </w:r>
      </w:del>
      <w:ins w:id="673"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9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12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676" w:author="Synthetic Reviewer A" w:date="2020-01-01T00:00:00Z">
        <w:r>
          <w:delText xml:space="preserve">shall not exceed 3 in any calendar month</w:delText>
        </w:r>
      </w:del>
      <w:ins w:id="677"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15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18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680" w:author="Synthetic Reviewer A" w:date="2020-01-01T00:00:00Z">
        <w:r>
          <w:delText xml:space="preserve">shall not exceed 5 in any calendar month</w:delText>
        </w:r>
      </w:del>
      <w:ins w:id="681"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21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24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684" w:author="Synthetic Reviewer A" w:date="2020-01-01T00:00:00Z">
        <w:r>
          <w:delText xml:space="preserve">shall not exceed 1 in any calendar month</w:delText>
        </w:r>
      </w:del>
      <w:ins w:id="685"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27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30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688" w:author="Synthetic Reviewer A" w:date="2020-01-01T00:00:00Z">
        <w:r>
          <w:delText xml:space="preserve">shall not exceed 3 in any calendar month</w:delText>
        </w:r>
      </w:del>
      <w:ins w:id="689"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33 of this Schedule.</w:t>
      </w:r>
    </w:p>
    <w:p>
      <w:pPr>
        <w:pStyle w:val="ClauseHeading"/>
      </w:pPr>
      <w:r>
        <w:t xml:space="preserve">Schedule 24 — failure interval ledger output report</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692" w:author="Synthetic Reviewer A" w:date="2020-01-01T00:00:00Z">
        <w:r>
          <w:delText xml:space="preserve">shall not exceed 5 in any calendar month</w:delText>
        </w:r>
      </w:del>
      <w:ins w:id="693"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39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696" w:author="Synthetic Reviewer A" w:date="2020-01-01T00:00:00Z">
        <w:r>
          <w:delText xml:space="preserve">shall not exceed 1 in any calendar month</w:delText>
        </w:r>
      </w:del>
      <w:ins w:id="697"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5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8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700" w:author="Synthetic Reviewer A" w:date="2020-01-01T00:00:00Z">
        <w:r>
          <w:delText xml:space="preserve">shall not exceed 3 in any calendar month</w:delText>
        </w:r>
      </w:del>
      <w:ins w:id="701"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11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14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704" w:author="Synthetic Reviewer A" w:date="2020-01-01T00:00:00Z">
        <w:r>
          <w:delText xml:space="preserve">shall not exceed 5 in any calendar month</w:delText>
        </w:r>
      </w:del>
      <w:ins w:id="705"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17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20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708" w:author="Synthetic Reviewer A" w:date="2020-01-01T00:00:00Z">
        <w:r>
          <w:delText xml:space="preserve">shall not exceed 1 in any calendar month</w:delText>
        </w:r>
      </w:del>
      <w:ins w:id="709"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23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26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712" w:author="Synthetic Reviewer A" w:date="2020-01-01T00:00:00Z">
        <w:r>
          <w:delText xml:space="preserve">shall not exceed 3 in any calendar month</w:delText>
        </w:r>
      </w:del>
      <w:ins w:id="713"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29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32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716" w:author="Synthetic Reviewer A" w:date="2020-01-01T00:00:00Z">
        <w:r>
          <w:delText xml:space="preserve">shall not exceed 5 in any calendar month</w:delText>
        </w:r>
      </w:del>
      <w:ins w:id="717"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35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38 of this Schedule.</w:t>
      </w:r>
    </w:p>
    <w:p>
      <w:pPr>
        <w:pStyle w:val="ClauseHeading"/>
      </w:pPr>
      <w:r>
        <w:t xml:space="preserve">Schedule 25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724" w:author="Synthetic Reviewer A" w:date="2020-01-01T00:00:00Z">
        <w:r>
          <w:delText xml:space="preserve">shall not exceed 3 in any calendar month</w:delText>
        </w:r>
      </w:del>
      <w:ins w:id="72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728" w:author="Synthetic Reviewer A" w:date="2020-01-01T00:00:00Z">
        <w:r>
          <w:delText xml:space="preserve">shall not exceed 5 in any calendar month</w:delText>
        </w:r>
      </w:del>
      <w:ins w:id="72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732" w:author="Synthetic Reviewer A" w:date="2020-01-01T00:00:00Z">
        <w:r>
          <w:delText xml:space="preserve">shall not exceed 1 in any calendar month</w:delText>
        </w:r>
      </w:del>
      <w:ins w:id="73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736" w:author="Synthetic Reviewer A" w:date="2020-01-01T00:00:00Z">
        <w:r>
          <w:delText xml:space="preserve">shall not exceed 3 in any calendar month</w:delText>
        </w:r>
      </w:del>
      <w:ins w:id="73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740" w:author="Synthetic Reviewer A" w:date="2020-01-01T00:00:00Z">
        <w:r>
          <w:delText xml:space="preserve">shall not exceed 5 in any calendar month</w:delText>
        </w:r>
      </w:del>
      <w:ins w:id="74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744" w:author="Synthetic Reviewer A" w:date="2020-01-01T00:00:00Z">
        <w:r>
          <w:delText xml:space="preserve">shall not exceed 1 in any calendar month</w:delText>
        </w:r>
      </w:del>
      <w:ins w:id="74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748" w:author="Synthetic Reviewer A" w:date="2020-01-01T00:00:00Z">
        <w:r>
          <w:delText xml:space="preserve">shall not exceed 3 in any calendar month</w:delText>
        </w:r>
      </w:del>
      <w:ins w:id="74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26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752" w:author="Synthetic Reviewer A" w:date="2020-01-01T00:00:00Z">
        <w:r>
          <w:delText xml:space="preserve">shall not exceed 5 in any calendar month</w:delText>
        </w:r>
      </w:del>
      <w:ins w:id="75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756" w:author="Synthetic Reviewer A" w:date="2020-01-01T00:00:00Z">
        <w:r>
          <w:delText xml:space="preserve">shall not exceed 1 in any calendar month</w:delText>
        </w:r>
      </w:del>
      <w:ins w:id="75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760" w:author="Synthetic Reviewer A" w:date="2020-01-01T00:00:00Z">
        <w:r>
          <w:delText xml:space="preserve">shall not exceed 3 in any calendar month</w:delText>
        </w:r>
      </w:del>
      <w:ins w:id="761"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21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24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764" w:author="Synthetic Reviewer A" w:date="2020-01-01T00:00:00Z">
        <w:r>
          <w:delText xml:space="preserve">shall not exceed 5 in any calendar month</w:delText>
        </w:r>
      </w:del>
      <w:ins w:id="765"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27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30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768" w:author="Synthetic Reviewer A" w:date="2020-01-01T00:00:00Z">
        <w:r>
          <w:delText xml:space="preserve">shall not exceed 1 in any calendar month</w:delText>
        </w:r>
      </w:del>
      <w:ins w:id="769"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33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36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772" w:author="Synthetic Reviewer A" w:date="2020-01-01T00:00:00Z">
        <w:r>
          <w:delText xml:space="preserve">shall not exceed 3 in any calendar month</w:delText>
        </w:r>
      </w:del>
      <w:ins w:id="773"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39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2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776" w:author="Synthetic Reviewer A" w:date="2020-01-01T00:00:00Z">
        <w:r>
          <w:delText xml:space="preserve">shall not exceed 5 in any calendar month</w:delText>
        </w:r>
      </w:del>
      <w:ins w:id="777"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5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8 of this Schedule.</w:t>
      </w:r>
    </w:p>
    <w:p>
      <w:pPr>
        <w:pStyle w:val="ClauseHeading"/>
      </w:pPr>
      <w:r>
        <w:t xml:space="preserve">Schedule 27 — uptime yield charges failure interval</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14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784" w:author="Synthetic Reviewer A" w:date="2020-01-01T00:00:00Z">
        <w:r>
          <w:delText xml:space="preserve">shall not exceed 3 in any calendar month</w:delText>
        </w:r>
      </w:del>
      <w:ins w:id="785"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17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20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788" w:author="Synthetic Reviewer A" w:date="2020-01-01T00:00:00Z">
        <w:r>
          <w:delText xml:space="preserve">shall not exceed 5 in any calendar month</w:delText>
        </w:r>
      </w:del>
      <w:ins w:id="789"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23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26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792" w:author="Synthetic Reviewer A" w:date="2020-01-01T00:00:00Z">
        <w:r>
          <w:delText xml:space="preserve">shall not exceed 1 in any calendar month</w:delText>
        </w:r>
      </w:del>
      <w:ins w:id="793"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29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32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796" w:author="Synthetic Reviewer A" w:date="2020-01-01T00:00:00Z">
        <w:r>
          <w:delText xml:space="preserve">shall not exceed 3 in any calendar month</w:delText>
        </w:r>
      </w:del>
      <w:ins w:id="797"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35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38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800" w:author="Synthetic Reviewer A" w:date="2020-01-01T00:00:00Z">
        <w:r>
          <w:delText xml:space="preserve">shall not exceed 5 in any calendar month</w:delText>
        </w:r>
      </w:del>
      <w:ins w:id="801"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4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804" w:author="Synthetic Reviewer A" w:date="2020-01-01T00:00:00Z">
        <w:r>
          <w:delText xml:space="preserve">shall not exceed 1 in any calendar month</w:delText>
        </w:r>
      </w:del>
      <w:ins w:id="805"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7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10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808" w:author="Synthetic Reviewer A" w:date="2020-01-01T00:00:00Z">
        <w:r>
          <w:delText xml:space="preserve">shall not exceed 3 in any calendar month</w:delText>
        </w:r>
      </w:del>
      <w:ins w:id="809"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13 of this Schedule.</w:t>
      </w:r>
    </w:p>
    <w:p>
      <w:pPr>
        <w:pStyle w:val="ClauseHeading"/>
      </w:pPr>
      <w:r>
        <w:t xml:space="preserve">Schedule 28 — report uptime yield charges failure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812" w:author="Synthetic Reviewer A" w:date="2020-01-01T00:00:00Z">
        <w:r>
          <w:delText xml:space="preserve">shall not exceed 5 in any calendar month</w:delText>
        </w:r>
      </w:del>
      <w:ins w:id="813"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19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22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816" w:author="Synthetic Reviewer A" w:date="2020-01-01T00:00:00Z">
        <w:r>
          <w:delText xml:space="preserve">shall not exceed 1 in any calendar month</w:delText>
        </w:r>
      </w:del>
      <w:ins w:id="817"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25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28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820" w:author="Synthetic Reviewer A" w:date="2020-01-01T00:00:00Z">
        <w:r>
          <w:delText xml:space="preserve">shall not exceed 3 in any calendar month</w:delText>
        </w:r>
      </w:del>
      <w:ins w:id="821"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31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34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824" w:author="Synthetic Reviewer A" w:date="2020-01-01T00:00:00Z">
        <w:r>
          <w:delText xml:space="preserve">shall not exceed 5 in any calendar month</w:delText>
        </w:r>
      </w:del>
      <w:ins w:id="825"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37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40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828" w:author="Synthetic Reviewer A" w:date="2020-01-01T00:00:00Z">
        <w:r>
          <w:delText xml:space="preserve">shall not exceed 1 in any calendar month</w:delText>
        </w:r>
      </w:del>
      <w:ins w:id="829"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6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832" w:author="Synthetic Reviewer A" w:date="2020-01-01T00:00:00Z">
        <w:r>
          <w:delText xml:space="preserve">shall not exceed 3 in any calendar month</w:delText>
        </w:r>
      </w:del>
      <w:ins w:id="833"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9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12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836" w:author="Synthetic Reviewer A" w:date="2020-01-01T00:00:00Z">
        <w:r>
          <w:delText xml:space="preserve">shall not exceed 5 in any calendar month</w:delText>
        </w:r>
      </w:del>
      <w:ins w:id="837"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15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18 of this Schedule.</w:t>
      </w:r>
    </w:p>
    <w:p>
      <w:pPr>
        <w:pStyle w:val="ClauseHeading"/>
      </w:pPr>
      <w:r>
        <w:t xml:space="preserve">Schedule 29 — output report uptime yield charges</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24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844" w:author="Synthetic Reviewer A" w:date="2020-01-01T00:00:00Z">
        <w:r>
          <w:delText xml:space="preserve">shall not exceed 3 in any calendar month</w:delText>
        </w:r>
      </w:del>
      <w:ins w:id="845"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27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30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848" w:author="Synthetic Reviewer A" w:date="2020-01-01T00:00:00Z">
        <w:r>
          <w:delText xml:space="preserve">shall not exceed 5 in any calendar month</w:delText>
        </w:r>
      </w:del>
      <w:ins w:id="849"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33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36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852" w:author="Synthetic Reviewer A" w:date="2020-01-01T00:00:00Z">
        <w:r>
          <w:delText xml:space="preserve">shall not exceed 1 in any calendar month</w:delText>
        </w:r>
      </w:del>
      <w:ins w:id="853"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39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856" w:author="Synthetic Reviewer A" w:date="2020-01-01T00:00:00Z">
        <w:r>
          <w:delText xml:space="preserve">shall not exceed 3 in any calendar month</w:delText>
        </w:r>
      </w:del>
      <w:ins w:id="857"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5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8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860" w:author="Synthetic Reviewer A" w:date="2020-01-01T00:00:00Z">
        <w:r>
          <w:delText xml:space="preserve">shall not exceed 5 in any calendar month</w:delText>
        </w:r>
      </w:del>
      <w:ins w:id="861"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11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14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864" w:author="Synthetic Reviewer A" w:date="2020-01-01T00:00:00Z">
        <w:r>
          <w:delText xml:space="preserve">shall not exceed 1 in any calendar month</w:delText>
        </w:r>
      </w:del>
      <w:ins w:id="865"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17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20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868" w:author="Synthetic Reviewer A" w:date="2020-01-01T00:00:00Z">
        <w:r>
          <w:delText xml:space="preserve">shall not exceed 3 in any calendar month</w:delText>
        </w:r>
      </w:del>
      <w:ins w:id="869"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23 of this Schedule.</w:t>
      </w:r>
    </w:p>
    <w:p>
      <w:pPr>
        <w:pStyle w:val="ClauseHeading"/>
      </w:pPr>
      <w:r>
        <w:t xml:space="preserve">Schedule 30 — ledger output report uptime yield</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872" w:author="Synthetic Reviewer A" w:date="2020-01-01T00:00:00Z">
        <w:r>
          <w:delText xml:space="preserve">shall not exceed 5 in any calendar month</w:delText>
        </w:r>
      </w:del>
      <w:ins w:id="873"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29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32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876" w:author="Synthetic Reviewer A" w:date="2020-01-01T00:00:00Z">
        <w:r>
          <w:delText xml:space="preserve">shall not exceed 1 in any calendar month</w:delText>
        </w:r>
      </w:del>
      <w:ins w:id="877"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35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38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880" w:author="Synthetic Reviewer A" w:date="2020-01-01T00:00:00Z">
        <w:r>
          <w:delText xml:space="preserve">shall not exceed 3 in any calendar month</w:delText>
        </w:r>
      </w:del>
      <w:ins w:id="881"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4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884" w:author="Synthetic Reviewer A" w:date="2020-01-01T00:00:00Z">
        <w:r>
          <w:delText xml:space="preserve">shall not exceed 5 in any calendar month</w:delText>
        </w:r>
      </w:del>
      <w:ins w:id="885"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7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10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888" w:author="Synthetic Reviewer A" w:date="2020-01-01T00:00:00Z">
        <w:r>
          <w:delText xml:space="preserve">shall not exceed 1 in any calendar month</w:delText>
        </w:r>
      </w:del>
      <w:ins w:id="889"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13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16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892" w:author="Synthetic Reviewer A" w:date="2020-01-01T00:00:00Z">
        <w:r>
          <w:delText xml:space="preserve">shall not exceed 3 in any calendar month</w:delText>
        </w:r>
      </w:del>
      <w:ins w:id="893"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19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22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896" w:author="Synthetic Reviewer A" w:date="2020-01-01T00:00:00Z">
        <w:r>
          <w:delText xml:space="preserve">shall not exceed 5 in any calendar month</w:delText>
        </w:r>
      </w:del>
      <w:ins w:id="897"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25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28 of this Schedule.</w:t>
      </w:r>
    </w:p>
    <w:p>
      <w:pPr>
        <w:pStyle w:val="ClauseHeading"/>
      </w:pPr>
      <w:r>
        <w:t xml:space="preserve">Schedule 31 — interval ledger output report uptime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34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904" w:author="Synthetic Reviewer A" w:date="2020-01-01T00:00:00Z">
        <w:r>
          <w:delText xml:space="preserve">shall not exceed 3 in any calendar month</w:delText>
        </w:r>
      </w:del>
      <w:ins w:id="905"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37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40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908" w:author="Synthetic Reviewer A" w:date="2020-01-01T00:00:00Z">
        <w:r>
          <w:delText xml:space="preserve">shall not exceed 5 in any calendar month</w:delText>
        </w:r>
      </w:del>
      <w:ins w:id="909"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6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912" w:author="Synthetic Reviewer A" w:date="2020-01-01T00:00:00Z">
        <w:r>
          <w:delText xml:space="preserve">shall not exceed 1 in any calendar month</w:delText>
        </w:r>
      </w:del>
      <w:ins w:id="913"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9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12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916" w:author="Synthetic Reviewer A" w:date="2020-01-01T00:00:00Z">
        <w:r>
          <w:delText xml:space="preserve">shall not exceed 3 in any calendar month</w:delText>
        </w:r>
      </w:del>
      <w:ins w:id="917"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15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18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920" w:author="Synthetic Reviewer A" w:date="2020-01-01T00:00:00Z">
        <w:r>
          <w:delText xml:space="preserve">shall not exceed 5 in any calendar month</w:delText>
        </w:r>
      </w:del>
      <w:ins w:id="921"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21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24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924" w:author="Synthetic Reviewer A" w:date="2020-01-01T00:00:00Z">
        <w:r>
          <w:delText xml:space="preserve">shall not exceed 1 in any calendar month</w:delText>
        </w:r>
      </w:del>
      <w:ins w:id="925"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27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30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928" w:author="Synthetic Reviewer A" w:date="2020-01-01T00:00:00Z">
        <w:r>
          <w:delText xml:space="preserve">shall not exceed 3 in any calendar month</w:delText>
        </w:r>
      </w:del>
      <w:ins w:id="929"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33 of this Schedule.</w:t>
      </w:r>
    </w:p>
    <w:p>
      <w:pPr>
        <w:pStyle w:val="ClauseHeading"/>
      </w:pPr>
      <w:r>
        <w:t xml:space="preserve">Schedule 32 — failure interval ledger output report</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932" w:author="Synthetic Reviewer A" w:date="2020-01-01T00:00:00Z">
        <w:r>
          <w:delText xml:space="preserve">shall not exceed 5 in any calendar month</w:delText>
        </w:r>
      </w:del>
      <w:ins w:id="933"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39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936" w:author="Synthetic Reviewer A" w:date="2020-01-01T00:00:00Z">
        <w:r>
          <w:delText xml:space="preserve">shall not exceed 1 in any calendar month</w:delText>
        </w:r>
      </w:del>
      <w:ins w:id="937"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5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8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940" w:author="Synthetic Reviewer A" w:date="2020-01-01T00:00:00Z">
        <w:r>
          <w:delText xml:space="preserve">shall not exceed 3 in any calendar month</w:delText>
        </w:r>
      </w:del>
      <w:ins w:id="941"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11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14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944" w:author="Synthetic Reviewer A" w:date="2020-01-01T00:00:00Z">
        <w:r>
          <w:delText xml:space="preserve">shall not exceed 5 in any calendar month</w:delText>
        </w:r>
      </w:del>
      <w:ins w:id="945"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17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20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948" w:author="Synthetic Reviewer A" w:date="2020-01-01T00:00:00Z">
        <w:r>
          <w:delText xml:space="preserve">shall not exceed 1 in any calendar month</w:delText>
        </w:r>
      </w:del>
      <w:ins w:id="949"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23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26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952" w:author="Synthetic Reviewer A" w:date="2020-01-01T00:00:00Z">
        <w:r>
          <w:delText xml:space="preserve">shall not exceed 3 in any calendar month</w:delText>
        </w:r>
      </w:del>
      <w:ins w:id="953"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29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32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956" w:author="Synthetic Reviewer A" w:date="2020-01-01T00:00:00Z">
        <w:r>
          <w:delText xml:space="preserve">shall not exceed 5 in any calendar month</w:delText>
        </w:r>
      </w:del>
      <w:ins w:id="957"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35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38 of this Schedule.</w:t>
      </w:r>
    </w:p>
    <w:p>
      <w:pPr>
        <w:pStyle w:val="ClauseHeading"/>
      </w:pPr>
      <w:r>
        <w:t xml:space="preserve">Schedule 33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964" w:author="Synthetic Reviewer A" w:date="2020-01-01T00:00:00Z">
        <w:r>
          <w:delText xml:space="preserve">shall not exceed 3 in any calendar month</w:delText>
        </w:r>
      </w:del>
      <w:ins w:id="96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968" w:author="Synthetic Reviewer A" w:date="2020-01-01T00:00:00Z">
        <w:r>
          <w:delText xml:space="preserve">shall not exceed 5 in any calendar month</w:delText>
        </w:r>
      </w:del>
      <w:ins w:id="96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972" w:author="Synthetic Reviewer A" w:date="2020-01-01T00:00:00Z">
        <w:r>
          <w:delText xml:space="preserve">shall not exceed 1 in any calendar month</w:delText>
        </w:r>
      </w:del>
      <w:ins w:id="97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976" w:author="Synthetic Reviewer A" w:date="2020-01-01T00:00:00Z">
        <w:r>
          <w:delText xml:space="preserve">shall not exceed 3 in any calendar month</w:delText>
        </w:r>
      </w:del>
      <w:ins w:id="97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980" w:author="Synthetic Reviewer A" w:date="2020-01-01T00:00:00Z">
        <w:r>
          <w:delText xml:space="preserve">shall not exceed 5 in any calendar month</w:delText>
        </w:r>
      </w:del>
      <w:ins w:id="98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984" w:author="Synthetic Reviewer A" w:date="2020-01-01T00:00:00Z">
        <w:r>
          <w:delText xml:space="preserve">shall not exceed 1 in any calendar month</w:delText>
        </w:r>
      </w:del>
      <w:ins w:id="98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988" w:author="Synthetic Reviewer A" w:date="2020-01-01T00:00:00Z">
        <w:r>
          <w:delText xml:space="preserve">shall not exceed 3 in any calendar month</w:delText>
        </w:r>
      </w:del>
      <w:ins w:id="98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34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992" w:author="Synthetic Reviewer A" w:date="2020-01-01T00:00:00Z">
        <w:r>
          <w:delText xml:space="preserve">shall not exceed 5 in any calendar month</w:delText>
        </w:r>
      </w:del>
      <w:ins w:id="99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996" w:author="Synthetic Reviewer A" w:date="2020-01-01T00:00:00Z">
        <w:r>
          <w:delText xml:space="preserve">shall not exceed 1 in any calendar month</w:delText>
        </w:r>
      </w:del>
      <w:ins w:id="99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000" w:author="Synthetic Reviewer A" w:date="2020-01-01T00:00:00Z">
        <w:r>
          <w:delText xml:space="preserve">shall not exceed 3 in any calendar month</w:delText>
        </w:r>
      </w:del>
      <w:ins w:id="1001"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21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24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004" w:author="Synthetic Reviewer A" w:date="2020-01-01T00:00:00Z">
        <w:r>
          <w:delText xml:space="preserve">shall not exceed 5 in any calendar month</w:delText>
        </w:r>
      </w:del>
      <w:ins w:id="1005"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27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30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008" w:author="Synthetic Reviewer A" w:date="2020-01-01T00:00:00Z">
        <w:r>
          <w:delText xml:space="preserve">shall not exceed 1 in any calendar month</w:delText>
        </w:r>
      </w:del>
      <w:ins w:id="1009"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33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36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012" w:author="Synthetic Reviewer A" w:date="2020-01-01T00:00:00Z">
        <w:r>
          <w:delText xml:space="preserve">shall not exceed 3 in any calendar month</w:delText>
        </w:r>
      </w:del>
      <w:ins w:id="1013"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39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2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016" w:author="Synthetic Reviewer A" w:date="2020-01-01T00:00:00Z">
        <w:r>
          <w:delText xml:space="preserve">shall not exceed 5 in any calendar month</w:delText>
        </w:r>
      </w:del>
      <w:ins w:id="1017"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5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8 of this Schedule.</w:t>
      </w:r>
    </w:p>
    <w:p>
      <w:pPr>
        <w:pStyle w:val="ClauseHeading"/>
      </w:pPr>
      <w:r>
        <w:t xml:space="preserve">Schedule 35 — uptime yield charges failure interval</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14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024" w:author="Synthetic Reviewer A" w:date="2020-01-01T00:00:00Z">
        <w:r>
          <w:delText xml:space="preserve">shall not exceed 3 in any calendar month</w:delText>
        </w:r>
      </w:del>
      <w:ins w:id="1025"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17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20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028" w:author="Synthetic Reviewer A" w:date="2020-01-01T00:00:00Z">
        <w:r>
          <w:delText xml:space="preserve">shall not exceed 5 in any calendar month</w:delText>
        </w:r>
      </w:del>
      <w:ins w:id="1029"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23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26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1032" w:author="Synthetic Reviewer A" w:date="2020-01-01T00:00:00Z">
        <w:r>
          <w:delText xml:space="preserve">shall not exceed 1 in any calendar month</w:delText>
        </w:r>
      </w:del>
      <w:ins w:id="1033"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29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32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036" w:author="Synthetic Reviewer A" w:date="2020-01-01T00:00:00Z">
        <w:r>
          <w:delText xml:space="preserve">shall not exceed 3 in any calendar month</w:delText>
        </w:r>
      </w:del>
      <w:ins w:id="1037"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35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38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040" w:author="Synthetic Reviewer A" w:date="2020-01-01T00:00:00Z">
        <w:r>
          <w:delText xml:space="preserve">shall not exceed 5 in any calendar month</w:delText>
        </w:r>
      </w:del>
      <w:ins w:id="1041"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4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1044" w:author="Synthetic Reviewer A" w:date="2020-01-01T00:00:00Z">
        <w:r>
          <w:delText xml:space="preserve">shall not exceed 1 in any calendar month</w:delText>
        </w:r>
      </w:del>
      <w:ins w:id="1045"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7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10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048" w:author="Synthetic Reviewer A" w:date="2020-01-01T00:00:00Z">
        <w:r>
          <w:delText xml:space="preserve">shall not exceed 3 in any calendar month</w:delText>
        </w:r>
      </w:del>
      <w:ins w:id="1049"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13 of this Schedule.</w:t>
      </w:r>
    </w:p>
    <w:p>
      <w:pPr>
        <w:pStyle w:val="ClauseHeading"/>
      </w:pPr>
      <w:r>
        <w:t xml:space="preserve">Schedule 36 — report uptime yield charges failure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052" w:author="Synthetic Reviewer A" w:date="2020-01-01T00:00:00Z">
        <w:r>
          <w:delText xml:space="preserve">shall not exceed 5 in any calendar month</w:delText>
        </w:r>
      </w:del>
      <w:ins w:id="1053"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19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22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056" w:author="Synthetic Reviewer A" w:date="2020-01-01T00:00:00Z">
        <w:r>
          <w:delText xml:space="preserve">shall not exceed 1 in any calendar month</w:delText>
        </w:r>
      </w:del>
      <w:ins w:id="1057"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25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28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060" w:author="Synthetic Reviewer A" w:date="2020-01-01T00:00:00Z">
        <w:r>
          <w:delText xml:space="preserve">shall not exceed 3 in any calendar month</w:delText>
        </w:r>
      </w:del>
      <w:ins w:id="1061"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31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34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064" w:author="Synthetic Reviewer A" w:date="2020-01-01T00:00:00Z">
        <w:r>
          <w:delText xml:space="preserve">shall not exceed 5 in any calendar month</w:delText>
        </w:r>
      </w:del>
      <w:ins w:id="1065"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37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40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068" w:author="Synthetic Reviewer A" w:date="2020-01-01T00:00:00Z">
        <w:r>
          <w:delText xml:space="preserve">shall not exceed 1 in any calendar month</w:delText>
        </w:r>
      </w:del>
      <w:ins w:id="1069"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6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072" w:author="Synthetic Reviewer A" w:date="2020-01-01T00:00:00Z">
        <w:r>
          <w:delText xml:space="preserve">shall not exceed 3 in any calendar month</w:delText>
        </w:r>
      </w:del>
      <w:ins w:id="1073"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9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12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076" w:author="Synthetic Reviewer A" w:date="2020-01-01T00:00:00Z">
        <w:r>
          <w:delText xml:space="preserve">shall not exceed 5 in any calendar month</w:delText>
        </w:r>
      </w:del>
      <w:ins w:id="1077"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15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18 of this Schedule.</w:t>
      </w:r>
    </w:p>
    <w:p>
      <w:pPr>
        <w:pStyle w:val="ClauseHeading"/>
      </w:pPr>
      <w:r>
        <w:t xml:space="preserve">Schedule 37 — output report uptime yield charges</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24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084" w:author="Synthetic Reviewer A" w:date="2020-01-01T00:00:00Z">
        <w:r>
          <w:delText xml:space="preserve">shall not exceed 3 in any calendar month</w:delText>
        </w:r>
      </w:del>
      <w:ins w:id="1085"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27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30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088" w:author="Synthetic Reviewer A" w:date="2020-01-01T00:00:00Z">
        <w:r>
          <w:delText xml:space="preserve">shall not exceed 5 in any calendar month</w:delText>
        </w:r>
      </w:del>
      <w:ins w:id="1089"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33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36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1092" w:author="Synthetic Reviewer A" w:date="2020-01-01T00:00:00Z">
        <w:r>
          <w:delText xml:space="preserve">shall not exceed 1 in any calendar month</w:delText>
        </w:r>
      </w:del>
      <w:ins w:id="1093"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39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096" w:author="Synthetic Reviewer A" w:date="2020-01-01T00:00:00Z">
        <w:r>
          <w:delText xml:space="preserve">shall not exceed 3 in any calendar month</w:delText>
        </w:r>
      </w:del>
      <w:ins w:id="1097"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5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8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100" w:author="Synthetic Reviewer A" w:date="2020-01-01T00:00:00Z">
        <w:r>
          <w:delText xml:space="preserve">shall not exceed 5 in any calendar month</w:delText>
        </w:r>
      </w:del>
      <w:ins w:id="1101"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11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14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104" w:author="Synthetic Reviewer A" w:date="2020-01-01T00:00:00Z">
        <w:r>
          <w:delText xml:space="preserve">shall not exceed 1 in any calendar month</w:delText>
        </w:r>
      </w:del>
      <w:ins w:id="1105"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17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20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108" w:author="Synthetic Reviewer A" w:date="2020-01-01T00:00:00Z">
        <w:r>
          <w:delText xml:space="preserve">shall not exceed 3 in any calendar month</w:delText>
        </w:r>
      </w:del>
      <w:ins w:id="1109"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23 of this Schedule.</w:t>
      </w:r>
    </w:p>
    <w:p>
      <w:pPr>
        <w:pStyle w:val="ClauseHeading"/>
      </w:pPr>
      <w:r>
        <w:t xml:space="preserve">Schedule 38 — ledger output report uptime yield</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112" w:author="Synthetic Reviewer A" w:date="2020-01-01T00:00:00Z">
        <w:r>
          <w:delText xml:space="preserve">shall not exceed 5 in any calendar month</w:delText>
        </w:r>
      </w:del>
      <w:ins w:id="1113"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29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32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116" w:author="Synthetic Reviewer A" w:date="2020-01-01T00:00:00Z">
        <w:r>
          <w:delText xml:space="preserve">shall not exceed 1 in any calendar month</w:delText>
        </w:r>
      </w:del>
      <w:ins w:id="1117"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35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38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120" w:author="Synthetic Reviewer A" w:date="2020-01-01T00:00:00Z">
        <w:r>
          <w:delText xml:space="preserve">shall not exceed 3 in any calendar month</w:delText>
        </w:r>
      </w:del>
      <w:ins w:id="1121"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1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4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124" w:author="Synthetic Reviewer A" w:date="2020-01-01T00:00:00Z">
        <w:r>
          <w:delText xml:space="preserve">shall not exceed 5 in any calendar month</w:delText>
        </w:r>
      </w:del>
      <w:ins w:id="1125"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7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10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1128" w:author="Synthetic Reviewer A" w:date="2020-01-01T00:00:00Z">
        <w:r>
          <w:delText xml:space="preserve">shall not exceed 1 in any calendar month</w:delText>
        </w:r>
      </w:del>
      <w:ins w:id="1129"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13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16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132" w:author="Synthetic Reviewer A" w:date="2020-01-01T00:00:00Z">
        <w:r>
          <w:delText xml:space="preserve">shall not exceed 3 in any calendar month</w:delText>
        </w:r>
      </w:del>
      <w:ins w:id="1133"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19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22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136" w:author="Synthetic Reviewer A" w:date="2020-01-01T00:00:00Z">
        <w:r>
          <w:delText xml:space="preserve">shall not exceed 5 in any calendar month</w:delText>
        </w:r>
      </w:del>
      <w:ins w:id="1137"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25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28 of this Schedule.</w:t>
      </w:r>
    </w:p>
    <w:p>
      <w:pPr>
        <w:pStyle w:val="ClauseHeading"/>
      </w:pPr>
      <w:r>
        <w:t xml:space="preserve">Schedule 39 — interval ledger output report uptime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34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144" w:author="Synthetic Reviewer A" w:date="2020-01-01T00:00:00Z">
        <w:r>
          <w:delText xml:space="preserve">shall not exceed 3 in any calendar month</w:delText>
        </w:r>
      </w:del>
      <w:ins w:id="1145"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37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40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148" w:author="Synthetic Reviewer A" w:date="2020-01-01T00:00:00Z">
        <w:r>
          <w:delText xml:space="preserve">shall not exceed 5 in any calendar month</w:delText>
        </w:r>
      </w:del>
      <w:ins w:id="1149"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6 of this Schedule.</w:t>
      </w:r>
    </w:p>
    <w:p>
      <w:pPr>
        <w:pStyle w:val="NumberedClause"/>
      </w:pPr>
      <w:r>
        <w:t xml:space="preserve">The Supplier shall ensure that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w:t>
      </w:r>
      <w:del w:id="1152" w:author="Synthetic Reviewer A" w:date="2020-01-01T00:00:00Z">
        <w:r>
          <w:delText xml:space="preserve">shall not exceed 1 in any calendar month</w:delText>
        </w:r>
      </w:del>
      <w:ins w:id="1153" w:author="Synthetic Reviewer A" w:date="2020-01-01T00:00:00Z">
        <w:r>
          <w:t xml:space="preserve">shall not exceed 1 in any calendar month</w:t>
        </w:r>
      </w:ins>
      <w:r>
        <w:t xml:space="preserve"> measured monthly during supported hours, excluding planned maintenance for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reported in accordance with paragraph 9 of this Schedule.</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12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156" w:author="Synthetic Reviewer A" w:date="2020-01-01T00:00:00Z">
        <w:r>
          <w:delText xml:space="preserve">shall not exceed 3 in any calendar month</w:delText>
        </w:r>
      </w:del>
      <w:ins w:id="1157"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15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18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160" w:author="Synthetic Reviewer A" w:date="2020-01-01T00:00:00Z">
        <w:r>
          <w:delText xml:space="preserve">shall not exceed 5 in any calendar month</w:delText>
        </w:r>
      </w:del>
      <w:ins w:id="1161"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21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24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164" w:author="Synthetic Reviewer A" w:date="2020-01-01T00:00:00Z">
        <w:r>
          <w:delText xml:space="preserve">shall not exceed 1 in any calendar month</w:delText>
        </w:r>
      </w:del>
      <w:ins w:id="1165"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27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30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168" w:author="Synthetic Reviewer A" w:date="2020-01-01T00:00:00Z">
        <w:r>
          <w:delText xml:space="preserve">shall not exceed 3 in any calendar month</w:delText>
        </w:r>
      </w:del>
      <w:ins w:id="1169"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33 of this Schedule.</w:t>
      </w:r>
    </w:p>
    <w:p>
      <w:pPr>
        <w:pStyle w:val="ClauseHeading"/>
      </w:pPr>
      <w:r>
        <w:t xml:space="preserve">Schedule 40 — failure interval ledger output report</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172" w:author="Synthetic Reviewer A" w:date="2020-01-01T00:00:00Z">
        <w:r>
          <w:delText xml:space="preserve">shall not exceed 5 in any calendar month</w:delText>
        </w:r>
      </w:del>
      <w:ins w:id="1173"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39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2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1176" w:author="Synthetic Reviewer A" w:date="2020-01-01T00:00:00Z">
        <w:r>
          <w:delText xml:space="preserve">shall not exceed 1 in any calendar month</w:delText>
        </w:r>
      </w:del>
      <w:ins w:id="1177"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5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8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180" w:author="Synthetic Reviewer A" w:date="2020-01-01T00:00:00Z">
        <w:r>
          <w:delText xml:space="preserve">shall not exceed 3 in any calendar month</w:delText>
        </w:r>
      </w:del>
      <w:ins w:id="1181"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11 of this Schedule.</w:t>
      </w:r>
    </w:p>
    <w:p>
      <w:pPr>
        <w:pStyle w:val="NumberedClause"/>
      </w:pPr>
      <w:r>
        <w:t xml:space="preserve">The Supplier shall ensure that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w:t>
      </w:r>
      <w:r>
        <w:t xml:space="preserve">shall not exceed 4 in any calendar month</w:t>
      </w:r>
      <w:r>
        <w:t xml:space="preserve"> measured monthly during supported hours, excluding planned maintenance for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reported in accordance with paragraph 14 of this Schedule.</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184" w:author="Synthetic Reviewer A" w:date="2020-01-01T00:00:00Z">
        <w:r>
          <w:delText xml:space="preserve">shall not exceed 5 in any calendar month</w:delText>
        </w:r>
      </w:del>
      <w:ins w:id="1185"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17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20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1188" w:author="Synthetic Reviewer A" w:date="2020-01-01T00:00:00Z">
        <w:r>
          <w:delText xml:space="preserve">shall not exceed 1 in any calendar month</w:delText>
        </w:r>
      </w:del>
      <w:ins w:id="1189"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23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26 of this Schedule.</w:t>
      </w:r>
    </w:p>
    <w:p>
      <w:pPr>
        <w:pStyle w:val="NumberedClause"/>
      </w:pPr>
      <w:r>
        <w:t xml:space="preserve">The Supplier shall ensure that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w:t>
      </w:r>
      <w:del w:id="1192" w:author="Synthetic Reviewer A" w:date="2020-01-01T00:00:00Z">
        <w:r>
          <w:delText xml:space="preserve">shall not exceed 3 in any calendar month</w:delText>
        </w:r>
      </w:del>
      <w:ins w:id="1193" w:author="Synthetic Reviewer A" w:date="2020-01-01T00:00:00Z">
        <w:r>
          <w:t xml:space="preserve">shall not exceed 1 in any calendar month</w:t>
        </w:r>
      </w:ins>
      <w:r>
        <w:t xml:space="preserve"> measured monthly during supported hours, excluding planned maintenance for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reported in accordance with paragraph 29 of this Schedule.</w:t>
      </w:r>
    </w:p>
    <w:p>
      <w:pPr>
        <w:pStyle w:val="NumberedClause"/>
      </w:pPr>
      <w:r>
        <w:t xml:space="preserve">The Supplier shall ensure that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w:t>
      </w:r>
      <w:r>
        <w:t xml:space="preserve">shall not exceed 4 in any calendar month</w:t>
      </w:r>
      <w:r>
        <w:t xml:space="preserve"> measured monthly during supported hours, excluding planned maintenance for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reported in accordance with paragraph 32 of this Schedule.</w:t>
      </w:r>
    </w:p>
    <w:p>
      <w:pPr>
        <w:pStyle w:val="NumberedClause"/>
      </w:pPr>
      <w:r>
        <w:t xml:space="preserve">The Supplier shall ensure that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w:t>
      </w:r>
      <w:del w:id="1196" w:author="Synthetic Reviewer A" w:date="2020-01-01T00:00:00Z">
        <w:r>
          <w:delText xml:space="preserve">shall not exceed 5 in any calendar month</w:delText>
        </w:r>
      </w:del>
      <w:ins w:id="1197" w:author="Synthetic Reviewer A" w:date="2020-01-01T00:00:00Z">
        <w:r>
          <w:t xml:space="preserve">shall not exceed 3 in any calendar month</w:t>
        </w:r>
      </w:ins>
      <w:r>
        <w:t xml:space="preserve"> measured monthly during supported hours, excluding planned maintenance for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reported in accordance with paragraph 35 of this Schedule.</w:t>
      </w:r>
    </w:p>
    <w:p>
      <w:pPr>
        <w:pStyle w:val="NumberedClause"/>
      </w:pPr>
      <w:r>
        <w:t xml:space="preserve">The Supplier shall ensure that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w:t>
      </w:r>
      <w:r>
        <w:t xml:space="preserve">shall not exceed 6 in any calendar month</w:t>
      </w:r>
      <w:r>
        <w:t xml:space="preserve"> measured monthly during supported hours, excluding planned maintenance for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reported in accordance with paragraph 38 of this Schedule.</w:t>
      </w:r>
    </w:p>
    <w:p>
      <w:pPr>
        <w:pStyle w:val="ClauseHeading"/>
      </w:pPr>
      <w:r>
        <w:t xml:space="preserve">Schedule 41 — charges failure interval ledger output</w:t>
      </w:r>
    </w:p>
    <w:p>
      <w:pPr>
        <w:pStyle w:val="NumberedClause"/>
      </w:pPr>
      <w:r>
        <w:t xml:space="preserve">The Supplier shall ensure that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w:t>
      </w:r>
      <w:r>
        <w:t xml:space="preserve">shall not exceed 2 in any calendar month</w:t>
      </w:r>
      <w:r>
        <w:t xml:space="preserve"> measured monthly during supported hours, excluding planned maintenance for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reported in accordance with paragraph 4 of this Schedule.</w:t>
      </w:r>
    </w:p>
    <w:p>
      <w:pPr>
        <w:pStyle w:val="NumberedClause"/>
      </w:pPr>
      <w:r>
        <w:t xml:space="preserve">The Supplier shall ensure that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w:t>
      </w:r>
      <w:del w:id="1204" w:author="Synthetic Reviewer A" w:date="2020-01-01T00:00:00Z">
        <w:r>
          <w:delText xml:space="preserve">shall not exceed 3 in any calendar month</w:delText>
        </w:r>
      </w:del>
      <w:ins w:id="1205" w:author="Synthetic Reviewer A" w:date="2020-01-01T00:00:00Z">
        <w:r>
          <w:t xml:space="preserve">shall not exceed 3 in any calendar month</w:t>
        </w:r>
      </w:ins>
      <w:r>
        <w:t xml:space="preserve"> measured monthly during supported hours, excluding planned maintenance for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reported in accordance with paragraph 7 of this Schedule.</w:t>
      </w:r>
    </w:p>
    <w:p>
      <w:pPr>
        <w:pStyle w:val="NumberedClause"/>
      </w:pPr>
      <w:r>
        <w:t xml:space="preserve">The Supplier shall ensure that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w:t>
      </w:r>
      <w:r>
        <w:t xml:space="preserve">shall not exceed 4 in any calendar month</w:t>
      </w:r>
      <w:r>
        <w:t xml:space="preserve"> measured monthly during supported hours, excluding planned maintenance for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reported in accordance with paragraph 10 of this Schedule.</w:t>
      </w:r>
    </w:p>
    <w:p>
      <w:pPr>
        <w:pStyle w:val="NumberedClause"/>
      </w:pPr>
      <w:r>
        <w:t xml:space="preserve">The Supplier shall ensure that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w:t>
      </w:r>
      <w:del w:id="1208" w:author="Synthetic Reviewer A" w:date="2020-01-01T00:00:00Z">
        <w:r>
          <w:delText xml:space="preserve">shall not exceed 5 in any calendar month</w:delText>
        </w:r>
      </w:del>
      <w:ins w:id="1209" w:author="Synthetic Reviewer A" w:date="2020-01-01T00:00:00Z">
        <w:r>
          <w:t xml:space="preserve">shall not exceed 1 in any calendar month</w:t>
        </w:r>
      </w:ins>
      <w:r>
        <w:t xml:space="preserve"> measured monthly during supported hours, excluding planned maintenance for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reported in accordance with paragraph 13 of this Schedule.</w:t>
      </w:r>
    </w:p>
    <w:p>
      <w:pPr>
        <w:pStyle w:val="NumberedClause"/>
      </w:pPr>
      <w:r>
        <w:t xml:space="preserve">The Supplier shall ensure that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w:t>
      </w:r>
      <w:r>
        <w:t xml:space="preserve">shall not exceed 6 in any calendar month</w:t>
      </w:r>
      <w:r>
        <w:t xml:space="preserve"> measured monthly during supported hours, excluding planned maintenance for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reported in accordance with paragraph 16 of this Schedule.</w:t>
      </w:r>
    </w:p>
    <w:p>
      <w:pPr>
        <w:pStyle w:val="NumberedClause"/>
      </w:pPr>
      <w:r>
        <w:t xml:space="preserve">The Supplier shall ensure that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w:t>
      </w:r>
      <w:del w:id="1212" w:author="Synthetic Reviewer A" w:date="2020-01-01T00:00:00Z">
        <w:r>
          <w:delText xml:space="preserve">shall not exceed 1 in any calendar month</w:delText>
        </w:r>
      </w:del>
      <w:ins w:id="1213" w:author="Synthetic Reviewer A" w:date="2020-01-01T00:00:00Z">
        <w:r>
          <w:t xml:space="preserve">shall not exceed 3 in any calendar month</w:t>
        </w:r>
      </w:ins>
      <w:r>
        <w:t xml:space="preserve"> measured monthly during supported hours, excluding planned maintenance for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reported in accordance with paragraph 19 of this Schedule.</w:t>
      </w:r>
    </w:p>
    <w:p>
      <w:pPr>
        <w:pStyle w:val="NumberedClause"/>
      </w:pPr>
      <w:r>
        <w:t xml:space="preserve">The Supplier shall ensure that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w:t>
      </w:r>
      <w:r>
        <w:t xml:space="preserve">shall not exceed 2 in any calendar month</w:t>
      </w:r>
      <w:r>
        <w:t xml:space="preserve"> measured monthly during supported hours, excluding planned maintenance for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reported in accordance with paragraph 22 of this Schedule.</w:t>
      </w:r>
    </w:p>
    <w:p>
      <w:pPr>
        <w:pStyle w:val="NumberedClause"/>
      </w:pPr>
      <w:r>
        <w:t xml:space="preserve">The Supplier shall ensure that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w:t>
      </w:r>
      <w:del w:id="1216" w:author="Synthetic Reviewer A" w:date="2020-01-01T00:00:00Z">
        <w:r>
          <w:delText xml:space="preserve">shall not exceed 3 in any calendar month</w:delText>
        </w:r>
      </w:del>
      <w:ins w:id="1217" w:author="Synthetic Reviewer A" w:date="2020-01-01T00:00:00Z">
        <w:r>
          <w:t xml:space="preserve">shall not exceed 1 in any calendar month</w:t>
        </w:r>
      </w:ins>
      <w:r>
        <w:t xml:space="preserve"> measured monthly during supported hours, excluding planned maintenance for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reported in accordance with paragraph 25 of this Schedule.</w:t>
      </w:r>
    </w:p>
    <w:p>
      <w:pPr>
        <w:pStyle w:val="NumberedClause"/>
      </w:pPr>
      <w:r>
        <w:t xml:space="preserve">The Supplier shall ensure that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w:t>
      </w:r>
      <w:r>
        <w:t xml:space="preserve">shall not exceed 4 in any calendar month</w:t>
      </w:r>
      <w:r>
        <w:t xml:space="preserve"> measured monthly during supported hours, excluding planned maintenance for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reported in accordance with paragraph 28 of this Schedule.</w:t>
      </w:r>
    </w:p>
    <w:p>
      <w:pPr>
        <w:pStyle w:val="NumberedClause"/>
      </w:pPr>
      <w:r>
        <w:t xml:space="preserve">The Supplier shall ensure that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w:t>
      </w:r>
      <w:del w:id="1220" w:author="Synthetic Reviewer A" w:date="2020-01-01T00:00:00Z">
        <w:r>
          <w:delText xml:space="preserve">shall not exceed 5 in any calendar month</w:delText>
        </w:r>
      </w:del>
      <w:ins w:id="1221" w:author="Synthetic Reviewer A" w:date="2020-01-01T00:00:00Z">
        <w:r>
          <w:t xml:space="preserve">shall not exceed 3 in any calendar month</w:t>
        </w:r>
      </w:ins>
      <w:r>
        <w:t xml:space="preserve"> measured monthly during supported hours, excluding planned maintenance for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reported in accordance with paragraph 31 of this Schedule.</w:t>
      </w:r>
    </w:p>
    <w:p>
      <w:pPr>
        <w:pStyle w:val="NumberedClause"/>
      </w:pPr>
      <w:r>
        <w:t xml:space="preserve">The Supplier shall ensure that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w:t>
      </w:r>
      <w:r>
        <w:t xml:space="preserve">shall not exceed 6 in any calendar month</w:t>
      </w:r>
      <w:r>
        <w:t xml:space="preserve"> measured monthly during supported hours, excluding planned maintenance for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reported in accordance with paragraph 34 of this Schedule.</w:t>
      </w:r>
    </w:p>
    <w:p>
      <w:pPr>
        <w:pStyle w:val="NumberedClause"/>
      </w:pPr>
      <w:r>
        <w:t xml:space="preserve">The Supplier shall ensure that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w:t>
      </w:r>
      <w:del w:id="1224" w:author="Synthetic Reviewer A" w:date="2020-01-01T00:00:00Z">
        <w:r>
          <w:delText xml:space="preserve">shall not exceed 1 in any calendar month</w:delText>
        </w:r>
      </w:del>
      <w:ins w:id="1225" w:author="Synthetic Reviewer A" w:date="2020-01-01T00:00:00Z">
        <w:r>
          <w:t xml:space="preserve">shall not exceed 1 in any calendar month</w:t>
        </w:r>
      </w:ins>
      <w:r>
        <w:t xml:space="preserve"> measured monthly during supported hours, excluding planned maintenance for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reported in accordance with paragraph 37 of this Schedule.</w:t>
      </w:r>
    </w:p>
    <w:p>
      <w:pPr>
        <w:pStyle w:val="NumberedClause"/>
      </w:pPr>
      <w:r>
        <w:t xml:space="preserve">The Supplier shall ensure that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w:t>
      </w:r>
      <w:r>
        <w:t xml:space="preserve">shall not exceed 2 in any calendar month</w:t>
      </w:r>
      <w:r>
        <w:t xml:space="preserve"> measured monthly during supported hours, excluding planned maintenance for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reported in accordance with paragraph 40 of this Schedule.</w:t>
      </w:r>
    </w:p>
    <w:p>
      <w:pPr>
        <w:pStyle w:val="NumberedClause"/>
      </w:pPr>
      <w:r>
        <w:t xml:space="preserve">The Supplier shall ensure that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t>
      </w:r>
      <w:del w:id="1228" w:author="Synthetic Reviewer A" w:date="2020-01-01T00:00:00Z">
        <w:r>
          <w:delText xml:space="preserve">shall not exceed 3 in any calendar month</w:delText>
        </w:r>
      </w:del>
      <w:ins w:id="1229" w:author="Synthetic Reviewer A" w:date="2020-01-01T00:00:00Z">
        <w:r>
          <w:t xml:space="preserve">shall not exceed 3 in any calendar month</w:t>
        </w:r>
      </w:ins>
      <w:r>
        <w:t xml:space="preserve"> measured monthly during supported hours, excluding planned maintenance for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reported in accordance with paragraph 3 of this Schedule.</w:t>
      </w:r>
    </w:p>
    <w:p>
      <w:pPr>
        <w:pStyle w:val="ClauseHeading"/>
      </w:pPr>
      <w:r>
        <w:t xml:space="preserve">Schedule 42 — yield charges failure interval ledger</w:t>
      </w:r>
    </w:p>
    <w:p>
      <w:pPr>
        <w:pStyle w:val="NumberedClause"/>
      </w:pPr>
      <w:r>
        <w:t xml:space="preserve">The Supplier shall ensure that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w:t>
      </w:r>
      <w:del w:id="1232" w:author="Synthetic Reviewer A" w:date="2020-01-01T00:00:00Z">
        <w:r>
          <w:delText xml:space="preserve">shall not exceed 5 in any calendar month</w:delText>
        </w:r>
      </w:del>
      <w:ins w:id="1233" w:author="Synthetic Reviewer A" w:date="2020-01-01T00:00:00Z">
        <w:r>
          <w:t xml:space="preserve">shall not exceed 1 in any calendar month</w:t>
        </w:r>
      </w:ins>
      <w:r>
        <w:t xml:space="preserve"> measured monthly during supported hours, excluding planned maintenance for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reported in accordance with paragraph 9 of this Schedule.</w:t>
      </w:r>
    </w:p>
    <w:p>
      <w:pPr>
        <w:pStyle w:val="NumberedClause"/>
      </w:pPr>
      <w:r>
        <w:t xml:space="preserve">The Supplier shall ensure that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w:t>
      </w:r>
      <w:r>
        <w:t xml:space="preserve">shall not exceed 6 in any calendar month</w:t>
      </w:r>
      <w:r>
        <w:t xml:space="preserve"> measured monthly during supported hours, excluding planned maintenance for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reported in accordance with paragraph 12 of this Schedule.</w:t>
      </w:r>
    </w:p>
    <w:p>
      <w:pPr>
        <w:pStyle w:val="NumberedClause"/>
      </w:pPr>
      <w:r>
        <w:t xml:space="preserve">The Supplier shall ensure that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w:t>
      </w:r>
      <w:del w:id="1236" w:author="Synthetic Reviewer A" w:date="2020-01-01T00:00:00Z">
        <w:r>
          <w:delText xml:space="preserve">shall not exceed 1 in any calendar month</w:delText>
        </w:r>
      </w:del>
      <w:ins w:id="1237" w:author="Synthetic Reviewer A" w:date="2020-01-01T00:00:00Z">
        <w:r>
          <w:t xml:space="preserve">shall not exceed 3 in any calendar month</w:t>
        </w:r>
      </w:ins>
      <w:r>
        <w:t xml:space="preserve"> measured monthly during supported hours, excluding planned maintenance for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notice quarter target window baseline engine holdback kickoff, reported in accordance with paragraph 15 of this Schedule.</w:t>
      </w:r>
    </w:p>
    <w:p>
      <w:pPr>
        <w:pStyle w:val="NumberedClause"/>
      </w:pPr>
      <w:r>
        <w:t xml:space="preserve">The Supplier shall ensure that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failure interval ledger output report uptime yield charges </w:t>
      </w:r>
      <w:r>
        <w:t xml:space="preserve">shall not exceed 2 in any calendar month</w:t>
      </w:r>
      <w:r>
        <w:t xml:space="preserve"> measured monthly during supported hours, excluding planned maintenance for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availability delivery grading journal measure period schedule variance, reported in accordance with paragraph 18 of this Schedule.</w:t>
      </w:r>
    </w:p>
    <w:sectPr>
      <w:pgSz w:w="12240" w:h="15840"/>
      <w:pgMar w:top="1440" w:right="1440" w:bottom="1440" w:left="1440" w:header="720" w:footer="720"/>
    </w:sectPr>
  </w:body>
</w:document>
</file>

<file path=word/numbering.xml><?xml version="1.0" encoding="utf-8"?>
<w:numbering xmlns:w="http://schemas.openxmlformats.org/wordprocessingml/2006/main">
  <w:abstractNum w:abstractNumId="1">
    <w:lvl w:ilvl="0">
      <w:start w:val="1"/>
      <w:numFmt w:val="decimal"/>
      <w:lvlText w:val="%1."/>
      <w:lvlJc w:val="left"/>
      <w:pPr>
        <w:ind w:left="720" w:hanging="720"/>
      </w:pPr>
    </w:lvl>
    <w:lvl w:ilvl="1">
      <w:start w:val="1"/>
      <w:numFmt w:val="decimal"/>
      <w:lvlText w:val="%1.%2"/>
      <w:lvlJc w:val="left"/>
      <w:pPr>
        <w:ind w:left="1440" w:hanging="720"/>
      </w:pPr>
    </w:lvl>
  </w:abstractNum>
  <w:num w:numId="1">
    <w:abstractNumId w:val="1"/>
  </w:num>
</w:numbering>
</file>

<file path=word/settings.xml><?xml version="1.0" encoding="utf-8"?>
<w:settings xmlns:w="http://schemas.openxmlformats.org/wordprocessingml/2006/main">
  <w:trackRevisions/>
  <w:defaultTabStop w:val="720"/>
</w:settings>
</file>

<file path=word/styles.xml><?xml version="1.0" encoding="utf-8"?>
<w:styles xmlns:w="http://schemas.openxmlformats.org/wordprocessingml/2006/main">
  <w:docDefaults>
    <w:rPrDefault>
      <w:rPr>
        <w:rFonts w:ascii="Times New Roman" w:hAnsi="Times New Roman"/>
        <w:sz w:val="22"/>
      </w:rPr>
    </w:rPrDefault>
    <w:pPrDefault>
      <w:pPr>
        <w:spacing w:after="120"/>
        <w:jc w:val="both"/>
      </w:pPr>
    </w:pPrDefault>
  </w:docDefaults>
  <w:style w:type="paragraph" w:default="1" w:styleId="Normal">
    <w:name w:val="Normal"/>
  </w:style>
  <w:style w:type="paragraph" w:styleId="ClauseHeading">
    <w:name w:val="Clause Heading"/>
    <w:basedOn w:val="Normal"/>
    <w:pPr>
      <w:spacing w:before="240" w:after="120"/>
      <w:jc w:val="left"/>
    </w:pPr>
    <w:rPr>
      <w:b/>
      <w:i/>
    </w:rPr>
  </w:style>
  <w:style w:type="paragraph" w:styleId="NumberedClause">
    <w:name w:val="Numbered Clause"/>
    <w:basedOn w:val="Normal"/>
    <w:pPr>
      <w:numPr>
        <w:ilvl w:val="0"/>
        <w:numId w:val="1"/>
      </w:numPr>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numbering" Target="numbering.xml"/>
</Relationships>
</file>