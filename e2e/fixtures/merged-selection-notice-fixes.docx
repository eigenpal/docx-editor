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E341C" w14:textId="7CF8AD0F" w:rsidR="00E70012" w:rsidRDefault="00E70012">
      <w:pPr>
        <w:pStyle w:val="BodyText"/>
        <w:ind w:left="152"/>
      </w:pPr>
    </w:p>
    <w:p w14:paraId="79D1DA94" w14:textId="77777777" w:rsidR="00E70012" w:rsidRDefault="00E70012">
      <w:pPr>
        <w:pStyle w:val="BodyText"/>
        <w:ind w:left="0"/>
        <w:rPr>
          <w:b/>
        </w:rPr>
      </w:pPr>
    </w:p>
    <w:p w14:paraId="5ECF518B" w14:textId="12C79126" w:rsidR="00E10942" w:rsidRDefault="00501FC2" w:rsidP="00E10942">
      <w:pPr>
        <w:pStyle w:val="BodyText"/>
        <w:spacing w:before="10"/>
        <w:ind w:left="0"/>
        <w:rPr>
          <w:b/>
          <w:sz w:val="17"/>
        </w:rPr>
      </w:pPr>
      <w:r>
        <w:rPr>
          <w:b/>
        </w:rPr>
        <w:tab/>
      </w:r>
      <w:r w:rsidR="00E10942">
        <w:rPr>
          <w:noProof/>
        </w:rPr>
        <mc:AlternateContent>
          <mc:Choice Requires="wps">
            <w:drawing>
              <wp:anchor distT="0" distB="0" distL="0" distR="0" simplePos="0" relativeHeight="487593984" behindDoc="1" locked="0" layoutInCell="1" allowOverlap="1" wp14:anchorId="5A365431" wp14:editId="7148B09E">
                <wp:simplePos x="0" y="0"/>
                <wp:positionH relativeFrom="page">
                  <wp:posOffset>428612</wp:posOffset>
                </wp:positionH>
                <wp:positionV relativeFrom="paragraph">
                  <wp:posOffset>145771</wp:posOffset>
                </wp:positionV>
                <wp:extent cx="6696075" cy="476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47625"/>
                        </a:xfrm>
                        <a:custGeom>
                          <a:avLst/>
                          <a:gdLst/>
                          <a:ahLst/>
                          <a:cxnLst/>
                          <a:rect l="l" t="t" r="r" b="b"/>
                          <a:pathLst>
                            <a:path w="6696075" h="47625">
                              <a:moveTo>
                                <a:pt x="6696075" y="38100"/>
                              </a:moveTo>
                              <a:lnTo>
                                <a:pt x="0" y="38100"/>
                              </a:lnTo>
                              <a:lnTo>
                                <a:pt x="0" y="47625"/>
                              </a:lnTo>
                              <a:lnTo>
                                <a:pt x="6696075" y="47625"/>
                              </a:lnTo>
                              <a:lnTo>
                                <a:pt x="6696075" y="38100"/>
                              </a:lnTo>
                              <a:close/>
                            </a:path>
                            <a:path w="6696075" h="47625">
                              <a:moveTo>
                                <a:pt x="6696075" y="0"/>
                              </a:moveTo>
                              <a:lnTo>
                                <a:pt x="0" y="0"/>
                              </a:lnTo>
                              <a:lnTo>
                                <a:pt x="0" y="9525"/>
                              </a:lnTo>
                              <a:lnTo>
                                <a:pt x="6696075" y="9525"/>
                              </a:lnTo>
                              <a:lnTo>
                                <a:pt x="6696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CF91D4" id="Graphic 5" o:spid="_x0000_s1026" style="position:absolute;margin-left:33.75pt;margin-top:11.5pt;width:527.25pt;height:3.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696075,476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" path="m6696075,38100l,38100r,9525l6696075,47625r,-9525xem6696075,l,,,9525r6696075,l6696075,xe" fillcolor="black" stroked="f">
                <v:path arrowok="t"/>
                <w10:wrap type="topAndBottom" anchorx="page"/>
              </v:shape>
            </w:pict>
          </mc:Fallback>
        </mc:AlternateContent>
      </w:r>
    </w:p>
    <w:p w14:paraId="52782886" w14:textId="77777777" w:rsidR="00E10942" w:rsidRDefault="00E10942" w:rsidP="00E10942">
      <w:pPr>
        <w:pStyle w:val="BodyText"/>
        <w:spacing w:before="166"/>
        <w:ind w:left="0"/>
        <w:rPr>
          <w:b/>
        </w:rPr>
      </w:pPr>
    </w:p>
    <w:p w14:paraId="66B76D27" w14:textId="68C6B0CF" w:rsidR="00E10942" w:rsidRDefault="00E10942" w:rsidP="00E10942">
      <w:pPr>
        <w:pStyle w:val="BodyText"/>
        <w:spacing w:before="182"/>
        <w:ind w:left="0" w:right="22"/>
        <w:jc w:val="center"/>
      </w:pPr>
      <w:r>
        <w:t xml:space="preserve">LOAN FACILITY </w:t>
      </w:r>
    </w:p>
    <w:p w14:paraId="25E34E28" w14:textId="2979F481" w:rsidR="00E10942" w:rsidRDefault="00E10942" w:rsidP="00E10942">
      <w:pPr>
        <w:pStyle w:val="BodyText"/>
        <w:spacing w:before="202" w:line="460" w:lineRule="auto"/>
        <w:ind w:left="4691" w:right="4714"/>
        <w:jc w:val="center"/>
      </w:pPr>
      <w:r>
        <w:rPr>
          <w:spacing w:val="-2"/>
        </w:rPr>
        <w:t>between</w:t>
      </w:r>
    </w:p>
    <w:p w14:paraId="604F4F0E" w14:textId="193BA405" w:rsidR="00E10942" w:rsidRPr="00821863" w:rsidRDefault="00E10942" w:rsidP="00E10942">
      <w:pPr>
        <w:pStyle w:val="TableParagraph"/>
        <w:ind w:left="3650"/>
        <w:rPr>
          <w:bCs/>
          <w:sz w:val="32"/>
        </w:rPr>
      </w:pPr>
      <w:r>
        <w:rPr>
          <w:bCs/>
          <w:w w:val="105"/>
          <w:sz w:val="20"/>
        </w:rPr>
        <w:t xml:space="preserve">       </w:t>
      </w:r>
      <w:r w:rsidRPr="00821863">
        <w:rPr>
          <w:bCs/>
          <w:w w:val="105"/>
          <w:sz w:val="20"/>
        </w:rPr>
        <w:t>MERIDIAN HOLDINGS PLC</w:t>
      </w:r>
    </w:p>
    <w:p w14:paraId="7BB64AD9" w14:textId="77777777" w:rsidR="00E10942" w:rsidRDefault="00E10942" w:rsidP="00E10942">
      <w:pPr>
        <w:pStyle w:val="BodyText"/>
        <w:spacing w:before="22" w:line="460" w:lineRule="auto"/>
        <w:ind w:left="4816" w:right="4838"/>
        <w:jc w:val="center"/>
        <w:rPr>
          <w:spacing w:val="-4"/>
        </w:rPr>
      </w:pPr>
      <w:r>
        <w:t>as</w:t>
      </w:r>
      <w:r>
        <w:rPr>
          <w:spacing w:val="-12"/>
        </w:rPr>
        <w:t xml:space="preserve"> </w:t>
      </w:r>
      <w:r>
        <w:t xml:space="preserve">Borrower </w:t>
      </w:r>
      <w:r>
        <w:rPr>
          <w:spacing w:val="-4"/>
        </w:rPr>
        <w:t>and</w:t>
      </w:r>
    </w:p>
    <w:p w14:paraId="3CEC5E33" w14:textId="472D86B3" w:rsidR="00E10942" w:rsidRPr="00E10942" w:rsidRDefault="00E10942" w:rsidP="00E10942">
      <w:pPr>
        <w:pStyle w:val="TableParagraph"/>
        <w:ind w:left="1490" w:firstLine="670"/>
        <w:rPr>
          <w:bCs/>
          <w:sz w:val="32"/>
        </w:rPr>
      </w:pPr>
      <w:r>
        <w:rPr>
          <w:bCs/>
          <w:w w:val="105"/>
          <w:sz w:val="20"/>
        </w:rPr>
        <w:t xml:space="preserve">                           </w:t>
      </w:r>
      <w:r w:rsidRPr="00821863">
        <w:rPr>
          <w:bCs/>
          <w:w w:val="105"/>
          <w:sz w:val="20"/>
        </w:rPr>
        <w:t>APEX CAPITAL PARTNERS LIMITED</w:t>
      </w:r>
    </w:p>
    <w:p w14:paraId="1B626B28" w14:textId="28C25939" w:rsidR="00E10942" w:rsidRDefault="00E10942" w:rsidP="00E10942">
      <w:pPr>
        <w:pStyle w:val="BodyText"/>
        <w:spacing w:before="1" w:line="264" w:lineRule="auto"/>
        <w:ind w:left="3753" w:right="3776"/>
        <w:jc w:val="center"/>
      </w:pPr>
      <w:r>
        <w:tab/>
      </w:r>
    </w:p>
    <w:p w14:paraId="29B5AED5" w14:textId="77777777" w:rsidR="00E10942" w:rsidRDefault="00E10942" w:rsidP="00E10942">
      <w:pPr>
        <w:pStyle w:val="BodyText"/>
        <w:spacing w:line="218" w:lineRule="exact"/>
        <w:ind w:left="0" w:right="22"/>
        <w:jc w:val="center"/>
      </w:pPr>
      <w:r>
        <w:t>as</w:t>
      </w:r>
      <w:r>
        <w:rPr>
          <w:spacing w:val="4"/>
        </w:rPr>
        <w:t xml:space="preserve"> </w:t>
      </w:r>
      <w:r>
        <w:rPr>
          <w:spacing w:val="-2"/>
        </w:rPr>
        <w:t>Lender</w:t>
      </w:r>
    </w:p>
    <w:p w14:paraId="3A00D7ED" w14:textId="77777777" w:rsidR="00E10942" w:rsidRDefault="00E10942" w:rsidP="00E10942">
      <w:pPr>
        <w:pStyle w:val="BodyText"/>
        <w:spacing w:before="9"/>
        <w:ind w:left="0"/>
        <w:rPr>
          <w:sz w:val="17"/>
        </w:rPr>
      </w:pPr>
      <w:r>
        <w:rPr>
          <w:noProof/>
        </w:rPr>
        <mc:AlternateContent>
          <mc:Choice Requires="wps">
            <w:drawing>
              <wp:anchor distT="0" distB="0" distL="0" distR="0" simplePos="0" relativeHeight="487596032" behindDoc="1" locked="0" layoutInCell="1" allowOverlap="1" wp14:anchorId="63B6CA16" wp14:editId="7673A1C1">
                <wp:simplePos x="0" y="0"/>
                <wp:positionH relativeFrom="page">
                  <wp:posOffset>428612</wp:posOffset>
                </wp:positionH>
                <wp:positionV relativeFrom="paragraph">
                  <wp:posOffset>145086</wp:posOffset>
                </wp:positionV>
                <wp:extent cx="6696075" cy="47625"/>
                <wp:effectExtent l="0" t="0" r="0" b="0"/>
                <wp:wrapTopAndBottom/>
                <wp:docPr id="1059993865"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96075" cy="47625"/>
                        </a:xfrm>
                        <a:custGeom>
                          <a:avLst/>
                          <a:gdLst/>
                          <a:ahLst/>
                          <a:cxnLst/>
                          <a:rect l="l" t="t" r="r" b="b"/>
                          <a:pathLst>
                            <a:path w="6696075" h="47625">
                              <a:moveTo>
                                <a:pt x="6696075" y="38100"/>
                              </a:moveTo>
                              <a:lnTo>
                                <a:pt x="0" y="38100"/>
                              </a:lnTo>
                              <a:lnTo>
                                <a:pt x="0" y="47625"/>
                              </a:lnTo>
                              <a:lnTo>
                                <a:pt x="6696075" y="47625"/>
                              </a:lnTo>
                              <a:lnTo>
                                <a:pt x="6696075" y="38100"/>
                              </a:lnTo>
                              <a:close/>
                            </a:path>
                            <a:path w="6696075" h="47625">
                              <a:moveTo>
                                <a:pt x="6696075" y="0"/>
                              </a:moveTo>
                              <a:lnTo>
                                <a:pt x="0" y="0"/>
                              </a:lnTo>
                              <a:lnTo>
                                <a:pt x="0" y="9525"/>
                              </a:lnTo>
                              <a:lnTo>
                                <a:pt x="6696075" y="9525"/>
                              </a:lnTo>
                              <a:lnTo>
                                <a:pt x="66960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594DC9" id="Graphic 7" o:spid="_x0000_s1026" style="position:absolute;margin-left:33.75pt;margin-top:11.4pt;width:527.25pt;height:3.75pt;z-index:-15720448;visibility:visible;mso-wrap-style:square;mso-wrap-distance-left:0;mso-wrap-distance-top:0;mso-wrap-distance-right:0;mso-wrap-distance-bottom:0;mso-position-horizontal:absolute;mso-position-horizontal-relative:page;mso-position-vertical:absolute;mso-position-vertical-relative:text;v-text-anchor:top" coordsize="6696075,476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" path="m6696075,38100l,38100r,9525l6696075,47625r,-9525xem6696075,l,,,9525r6696075,l6696075,xe" fillcolor="black" stroked="f">
                <v:path arrowok="t"/>
                <w10:wrap type="topAndBottom" anchorx="page"/>
              </v:shape>
            </w:pict>
          </mc:Fallback>
        </mc:AlternateContent>
      </w:r>
    </w:p>
    <w:p w14:paraId="4D6881ED" w14:textId="77777777" w:rsidR="00E10942" w:rsidRDefault="00E10942" w:rsidP="00E10942">
      <w:pPr>
        <w:rPr>
          <w:sz w:val="17"/>
        </w:rPr>
        <w:sectPr w:rsidR="00E10942" w:rsidSect="00E10942">
          <w:headerReference w:type="default" r:id="rId7"/>
          <w:footerReference w:type="default" r:id="rId8"/>
          <w:type w:val="continuous"/>
          <w:pgSz w:w="11900" w:h="16840"/>
          <w:pgMar w:top="600" w:right="540" w:bottom="440" w:left="560" w:header="290" w:footer="258" w:gutter="0"/>
          <w:pgNumType w:start="1"/>
          <w:cols w:space="720"/>
        </w:sectPr>
      </w:pPr>
    </w:p>
    <w:p w14:paraId="30BC7CED" w14:textId="3D4D5157" w:rsidR="00501FC2" w:rsidRPr="00501FC2" w:rsidRDefault="00501FC2" w:rsidP="00E10942">
      <w:pPr>
        <w:pStyle w:val="BodyText"/>
        <w:tabs>
          <w:tab w:val="left" w:pos="1908"/>
        </w:tabs>
        <w:spacing w:before="111"/>
        <w:ind w:left="0"/>
        <w:rPr>
          <w:b/>
          <w:sz w:val="40"/>
          <w:szCs w:val="40"/>
        </w:rPr>
      </w:pPr>
    </w:p>
    <w:p w14:paraId="051B48B4" w14:textId="77777777" w:rsidR="00E70012" w:rsidRDefault="00E70012">
      <w:pPr>
        <w:pStyle w:val="BodyText"/>
        <w:ind w:left="0"/>
        <w:rPr>
          <w:b/>
        </w:rPr>
      </w:pPr>
    </w:p>
    <w:p w14:paraId="02C0DB04" w14:textId="77777777" w:rsidR="00E70012" w:rsidRDefault="00E70012">
      <w:pPr>
        <w:pStyle w:val="BodyText"/>
        <w:spacing w:before="70"/>
        <w:ind w:left="0"/>
        <w:rPr>
          <w:b/>
        </w:rPr>
      </w:pPr>
    </w:p>
    <w:tbl>
      <w:tblPr>
        <w:tblW w:w="0" w:type="auto"/>
        <w:tblInd w:w="340" w:type="dxa"/>
        <w:tblLayout w:type="fixed"/>
        <w:tblCellMar>
          <w:left w:w="0" w:type="dxa"/>
          <w:right w:w="0" w:type="dxa"/>
        </w:tblCellMar>
        <w:tblLook w:val="01E0" w:firstRow="1" w:lastRow="1" w:firstColumn="1" w:lastColumn="1" w:noHBand="0" w:noVBand="0"/>
      </w:tblPr>
      <w:tblGrid>
        <w:gridCol w:w="3705"/>
      </w:tblGrid>
      <w:tr w:rsidR="00E70012" w14:paraId="4E327257" w14:textId="77777777">
        <w:trPr>
          <w:trHeight w:val="6087"/>
        </w:trPr>
        <w:tc>
          <w:tcPr>
            <w:tcW w:w="3705" w:type="dxa"/>
          </w:tcPr>
          <w:p w14:paraId="06A39FB4" w14:textId="00D18093" w:rsidR="00E70012" w:rsidRDefault="00E70012">
            <w:pPr>
              <w:pStyle w:val="TableParagraph"/>
              <w:spacing w:before="196"/>
              <w:ind w:left="50"/>
              <w:rPr>
                <w:sz w:val="20"/>
              </w:rPr>
            </w:pPr>
          </w:p>
        </w:tc>
      </w:tr>
      <w:tr w:rsidR="00E70012" w14:paraId="67E56EB5" w14:textId="77777777">
        <w:trPr>
          <w:trHeight w:val="2726"/>
        </w:trPr>
        <w:tc>
          <w:tcPr>
            <w:tcW w:w="3705" w:type="dxa"/>
          </w:tcPr>
          <w:p w14:paraId="0059450F" w14:textId="77777777" w:rsidR="00E70012" w:rsidRDefault="00E70012">
            <w:pPr>
              <w:pStyle w:val="TableParagraph"/>
              <w:rPr>
                <w:b/>
                <w:sz w:val="16"/>
              </w:rPr>
            </w:pPr>
          </w:p>
          <w:p w14:paraId="7BBAEE91" w14:textId="77777777" w:rsidR="00E70012" w:rsidRDefault="00E70012">
            <w:pPr>
              <w:pStyle w:val="TableParagraph"/>
              <w:rPr>
                <w:b/>
                <w:sz w:val="16"/>
              </w:rPr>
            </w:pPr>
          </w:p>
          <w:p w14:paraId="4D5F31A1" w14:textId="77777777" w:rsidR="00E70012" w:rsidRDefault="00E70012">
            <w:pPr>
              <w:pStyle w:val="TableParagraph"/>
              <w:rPr>
                <w:b/>
                <w:sz w:val="16"/>
              </w:rPr>
            </w:pPr>
          </w:p>
          <w:p w14:paraId="57FFC66D" w14:textId="77777777" w:rsidR="00E70012" w:rsidRDefault="00E70012">
            <w:pPr>
              <w:pStyle w:val="TableParagraph"/>
              <w:rPr>
                <w:b/>
                <w:sz w:val="16"/>
              </w:rPr>
            </w:pPr>
          </w:p>
          <w:p w14:paraId="0A6C34BE" w14:textId="77777777" w:rsidR="00E70012" w:rsidRDefault="00E70012">
            <w:pPr>
              <w:pStyle w:val="TableParagraph"/>
              <w:rPr>
                <w:b/>
                <w:sz w:val="16"/>
              </w:rPr>
            </w:pPr>
          </w:p>
          <w:p w14:paraId="74301B23" w14:textId="77777777" w:rsidR="00E70012" w:rsidRDefault="00E70012">
            <w:pPr>
              <w:pStyle w:val="TableParagraph"/>
              <w:rPr>
                <w:b/>
                <w:sz w:val="16"/>
              </w:rPr>
            </w:pPr>
          </w:p>
          <w:p w14:paraId="748DFDCE" w14:textId="77777777" w:rsidR="00E70012" w:rsidRDefault="00E70012">
            <w:pPr>
              <w:pStyle w:val="TableParagraph"/>
              <w:rPr>
                <w:b/>
                <w:sz w:val="16"/>
              </w:rPr>
            </w:pPr>
          </w:p>
          <w:p w14:paraId="064EBDDA" w14:textId="77777777" w:rsidR="00E70012" w:rsidRDefault="00E70012">
            <w:pPr>
              <w:pStyle w:val="TableParagraph"/>
              <w:rPr>
                <w:b/>
                <w:sz w:val="16"/>
              </w:rPr>
            </w:pPr>
          </w:p>
          <w:p w14:paraId="15D60AF9" w14:textId="77777777" w:rsidR="00E70012" w:rsidRDefault="00E70012">
            <w:pPr>
              <w:pStyle w:val="TableParagraph"/>
              <w:rPr>
                <w:b/>
                <w:sz w:val="16"/>
              </w:rPr>
            </w:pPr>
          </w:p>
          <w:p w14:paraId="4F6F9D77" w14:textId="77777777" w:rsidR="00E70012" w:rsidRDefault="00E70012">
            <w:pPr>
              <w:pStyle w:val="TableParagraph"/>
              <w:rPr>
                <w:b/>
                <w:sz w:val="16"/>
              </w:rPr>
            </w:pPr>
          </w:p>
          <w:p w14:paraId="07F8C21D" w14:textId="77777777" w:rsidR="00E70012" w:rsidRDefault="00E70012">
            <w:pPr>
              <w:pStyle w:val="TableParagraph"/>
              <w:rPr>
                <w:b/>
                <w:sz w:val="16"/>
              </w:rPr>
            </w:pPr>
          </w:p>
          <w:p w14:paraId="6D3B8AE1" w14:textId="77777777" w:rsidR="00E70012" w:rsidRDefault="00E70012">
            <w:pPr>
              <w:pStyle w:val="TableParagraph"/>
              <w:rPr>
                <w:b/>
                <w:sz w:val="16"/>
              </w:rPr>
            </w:pPr>
          </w:p>
          <w:p w14:paraId="169EDF33" w14:textId="05522362" w:rsidR="00E70012" w:rsidRDefault="00E70012">
            <w:pPr>
              <w:pStyle w:val="TableParagraph"/>
              <w:spacing w:line="164" w:lineRule="exact"/>
              <w:ind w:left="50"/>
              <w:rPr>
                <w:sz w:val="16"/>
              </w:rPr>
            </w:pPr>
          </w:p>
        </w:tc>
      </w:tr>
    </w:tbl>
    <w:p w14:paraId="67D50505" w14:textId="77777777" w:rsidR="00E70012" w:rsidRDefault="00E70012">
      <w:pPr>
        <w:spacing w:line="164" w:lineRule="exact"/>
        <w:rPr>
          <w:sz w:val="16"/>
        </w:rPr>
        <w:sectPr w:rsidR="00E70012">
          <w:type w:val="continuous"/>
          <w:pgSz w:w="11910" w:h="16840"/>
          <w:pgMar w:top="240" w:right="0" w:bottom="280" w:left="980" w:header="720" w:footer="720" w:gutter="0"/>
          <w:cols w:space="720"/>
        </w:sectPr>
      </w:pPr>
    </w:p>
    <w:p w14:paraId="7DFA2FF2" w14:textId="42DAAD7D" w:rsidR="00E70012" w:rsidRDefault="00E70012">
      <w:pPr>
        <w:pStyle w:val="BodyText"/>
        <w:ind w:left="152"/>
      </w:pPr>
    </w:p>
    <w:p w14:paraId="020E43A4" w14:textId="77777777" w:rsidR="00E70012" w:rsidRDefault="00E70012">
      <w:pPr>
        <w:pStyle w:val="BodyText"/>
        <w:ind w:left="0"/>
        <w:rPr>
          <w:b/>
        </w:rPr>
      </w:pPr>
    </w:p>
    <w:p w14:paraId="78458D44" w14:textId="77777777" w:rsidR="00E70012" w:rsidRDefault="00E70012">
      <w:pPr>
        <w:pStyle w:val="BodyText"/>
        <w:ind w:left="0"/>
        <w:rPr>
          <w:b/>
        </w:rPr>
      </w:pPr>
    </w:p>
    <w:p w14:paraId="1F496DBB" w14:textId="77777777" w:rsidR="00E70012" w:rsidRDefault="00E70012">
      <w:pPr>
        <w:pStyle w:val="BodyText"/>
        <w:ind w:left="0"/>
        <w:rPr>
          <w:b/>
        </w:rPr>
      </w:pPr>
    </w:p>
    <w:p w14:paraId="5F036B49" w14:textId="77777777" w:rsidR="00E70012" w:rsidRDefault="00E70012">
      <w:pPr>
        <w:pStyle w:val="BodyText"/>
        <w:spacing w:before="130"/>
        <w:ind w:left="0"/>
        <w:rPr>
          <w:b/>
        </w:rPr>
      </w:pPr>
    </w:p>
    <w:p w14:paraId="2137ACE2" w14:textId="77777777" w:rsidR="00E70012" w:rsidRDefault="00000000">
      <w:pPr>
        <w:pStyle w:val="Heading1"/>
        <w:spacing w:before="1"/>
        <w:ind w:left="0" w:right="1143" w:firstLine="0"/>
        <w:jc w:val="center"/>
      </w:pPr>
      <w:bookmarkStart w:id="0" w:name="CONTENTS"/>
      <w:bookmarkEnd w:id="0"/>
      <w:r>
        <w:rPr>
          <w:spacing w:val="-2"/>
          <w:w w:val="105"/>
        </w:rPr>
        <w:t>CONTENTS</w:t>
      </w:r>
    </w:p>
    <w:p w14:paraId="6FF01A03" w14:textId="77777777" w:rsidR="00E70012" w:rsidRDefault="00000000">
      <w:pPr>
        <w:tabs>
          <w:tab w:val="left" w:pos="8973"/>
        </w:tabs>
        <w:spacing w:before="93"/>
        <w:ind w:right="1027"/>
        <w:jc w:val="center"/>
        <w:rPr>
          <w:b/>
          <w:sz w:val="21"/>
        </w:rPr>
      </w:pPr>
      <w:r>
        <w:rPr>
          <w:b/>
          <w:spacing w:val="-2"/>
          <w:w w:val="105"/>
          <w:sz w:val="21"/>
        </w:rPr>
        <w:t>CLAUSE</w:t>
      </w:r>
      <w:r>
        <w:rPr>
          <w:b/>
          <w:sz w:val="21"/>
        </w:rPr>
        <w:tab/>
      </w:r>
      <w:r>
        <w:rPr>
          <w:b/>
          <w:spacing w:val="-4"/>
          <w:w w:val="105"/>
          <w:sz w:val="21"/>
        </w:rPr>
        <w:t>PAGE</w:t>
      </w:r>
    </w:p>
    <w:p w14:paraId="6922E2F8" w14:textId="77777777" w:rsidR="00E70012" w:rsidRDefault="00000000">
      <w:pPr>
        <w:pStyle w:val="Heading1"/>
        <w:spacing w:before="216" w:line="312" w:lineRule="auto"/>
        <w:ind w:left="4137" w:right="4999" w:hanging="6"/>
        <w:jc w:val="center"/>
      </w:pPr>
      <w:r>
        <w:rPr>
          <w:w w:val="105"/>
        </w:rPr>
        <w:t xml:space="preserve">SECTION 1 </w:t>
      </w:r>
      <w:r>
        <w:rPr>
          <w:spacing w:val="-6"/>
          <w:w w:val="105"/>
        </w:rPr>
        <w:t>INTERPRETATION</w:t>
      </w:r>
    </w:p>
    <w:p w14:paraId="7A6A23EC" w14:textId="77777777" w:rsidR="00E70012" w:rsidRDefault="00E70012">
      <w:pPr>
        <w:spacing w:line="312" w:lineRule="auto"/>
        <w:jc w:val="center"/>
        <w:sectPr w:rsidR="00E70012">
          <w:pgSz w:w="11910" w:h="16840"/>
          <w:pgMar w:top="240" w:right="0" w:bottom="1369" w:left="980" w:header="720" w:footer="720" w:gutter="0"/>
          <w:cols w:space="720"/>
        </w:sectPr>
      </w:pPr>
    </w:p>
    <w:sdt>
      <w:sdtPr>
        <w:id w:val="-1333677705"/>
        <w:docPartObj>
          <w:docPartGallery w:val="Table of Contents"/>
          <w:docPartUnique/>
        </w:docPartObj>
      </w:sdtPr>
      <w:sdtContent>
        <w:p w14:paraId="54F12126" w14:textId="77777777" w:rsidR="00E70012" w:rsidRDefault="00E70012">
          <w:pPr>
            <w:pStyle w:val="TOC3"/>
            <w:numPr>
              <w:ilvl w:val="0"/>
              <w:numId w:val="45"/>
            </w:numPr>
            <w:tabs>
              <w:tab w:val="left" w:pos="1117"/>
              <w:tab w:val="right" w:leader="dot" w:pos="9743"/>
            </w:tabs>
            <w:spacing w:before="2"/>
            <w:ind w:left="1117" w:hanging="966"/>
          </w:pPr>
          <w:hyperlink w:anchor="_bookmark0" w:history="1">
            <w:r>
              <w:t>Definitions</w:t>
            </w:r>
            <w:r>
              <w:rPr>
                <w:spacing w:val="22"/>
              </w:rPr>
              <w:t xml:space="preserve"> </w:t>
            </w:r>
            <w:r>
              <w:t>and</w:t>
            </w:r>
            <w:r>
              <w:rPr>
                <w:spacing w:val="22"/>
              </w:rPr>
              <w:t xml:space="preserve"> </w:t>
            </w:r>
            <w:r>
              <w:rPr>
                <w:spacing w:val="-2"/>
              </w:rPr>
              <w:t>interpretation</w:t>
            </w:r>
            <w:r>
              <w:tab/>
            </w:r>
            <w:r>
              <w:rPr>
                <w:spacing w:val="-10"/>
              </w:rPr>
              <w:t>1</w:t>
            </w:r>
          </w:hyperlink>
        </w:p>
        <w:p w14:paraId="419197C8" w14:textId="77777777" w:rsidR="00E70012" w:rsidRDefault="00E70012">
          <w:pPr>
            <w:pStyle w:val="TOC5"/>
            <w:spacing w:line="312" w:lineRule="auto"/>
            <w:ind w:hanging="4"/>
          </w:pPr>
          <w:hyperlink w:anchor="_bookmark1" w:history="1">
            <w:r>
              <w:rPr>
                <w:w w:val="105"/>
              </w:rPr>
              <w:t>SECTION 2</w:t>
            </w:r>
          </w:hyperlink>
          <w:r>
            <w:rPr>
              <w:w w:val="105"/>
            </w:rPr>
            <w:t xml:space="preserve"> </w:t>
          </w:r>
          <w:hyperlink w:anchor="_bookmark1" w:history="1">
            <w:r>
              <w:rPr>
                <w:spacing w:val="-4"/>
                <w:w w:val="105"/>
              </w:rPr>
              <w:t>THE</w:t>
            </w:r>
            <w:r>
              <w:rPr>
                <w:spacing w:val="-16"/>
                <w:w w:val="105"/>
              </w:rPr>
              <w:t xml:space="preserve"> </w:t>
            </w:r>
            <w:r>
              <w:rPr>
                <w:spacing w:val="-4"/>
                <w:w w:val="105"/>
              </w:rPr>
              <w:t>FACILITY</w:t>
            </w:r>
          </w:hyperlink>
        </w:p>
        <w:p w14:paraId="0978997E" w14:textId="77777777" w:rsidR="00E70012" w:rsidRDefault="00E70012">
          <w:pPr>
            <w:pStyle w:val="TOC3"/>
            <w:numPr>
              <w:ilvl w:val="0"/>
              <w:numId w:val="45"/>
            </w:numPr>
            <w:tabs>
              <w:tab w:val="left" w:pos="1117"/>
              <w:tab w:val="right" w:leader="dot" w:pos="9743"/>
            </w:tabs>
            <w:spacing w:before="0" w:line="226" w:lineRule="exact"/>
            <w:ind w:left="1117" w:hanging="966"/>
          </w:pPr>
          <w:hyperlink w:anchor="_bookmark2" w:history="1">
            <w:r>
              <w:t>The</w:t>
            </w:r>
            <w:r>
              <w:rPr>
                <w:spacing w:val="11"/>
              </w:rPr>
              <w:t xml:space="preserve"> </w:t>
            </w:r>
            <w:r>
              <w:rPr>
                <w:spacing w:val="-2"/>
              </w:rPr>
              <w:t>Facility</w:t>
            </w:r>
            <w:r>
              <w:tab/>
            </w:r>
            <w:r>
              <w:rPr>
                <w:spacing w:val="-10"/>
              </w:rPr>
              <w:t>7</w:t>
            </w:r>
          </w:hyperlink>
        </w:p>
        <w:p w14:paraId="72A53556" w14:textId="77777777" w:rsidR="00E70012" w:rsidRDefault="00E70012">
          <w:pPr>
            <w:pStyle w:val="TOC3"/>
            <w:numPr>
              <w:ilvl w:val="0"/>
              <w:numId w:val="45"/>
            </w:numPr>
            <w:tabs>
              <w:tab w:val="left" w:pos="1117"/>
              <w:tab w:val="right" w:leader="dot" w:pos="9743"/>
            </w:tabs>
            <w:spacing w:before="74"/>
            <w:ind w:left="1117" w:hanging="966"/>
          </w:pPr>
          <w:hyperlink w:anchor="_bookmark3" w:history="1">
            <w:r>
              <w:rPr>
                <w:spacing w:val="-2"/>
              </w:rPr>
              <w:t>Purpose</w:t>
            </w:r>
            <w:r>
              <w:tab/>
            </w:r>
            <w:r>
              <w:rPr>
                <w:spacing w:val="-10"/>
              </w:rPr>
              <w:t>7</w:t>
            </w:r>
          </w:hyperlink>
        </w:p>
        <w:p w14:paraId="46FC17C8" w14:textId="77777777" w:rsidR="00E70012" w:rsidRDefault="00E70012">
          <w:pPr>
            <w:pStyle w:val="TOC3"/>
            <w:numPr>
              <w:ilvl w:val="0"/>
              <w:numId w:val="45"/>
            </w:numPr>
            <w:tabs>
              <w:tab w:val="left" w:pos="1117"/>
              <w:tab w:val="right" w:leader="dot" w:pos="9743"/>
            </w:tabs>
            <w:spacing w:before="66"/>
            <w:ind w:left="1117" w:hanging="966"/>
          </w:pPr>
          <w:hyperlink w:anchor="_bookmark4" w:history="1">
            <w:r>
              <w:t>Conditions</w:t>
            </w:r>
            <w:r>
              <w:rPr>
                <w:spacing w:val="19"/>
              </w:rPr>
              <w:t xml:space="preserve"> </w:t>
            </w:r>
            <w:r>
              <w:t>of</w:t>
            </w:r>
            <w:r>
              <w:rPr>
                <w:spacing w:val="19"/>
              </w:rPr>
              <w:t xml:space="preserve"> </w:t>
            </w:r>
            <w:r>
              <w:rPr>
                <w:spacing w:val="-2"/>
              </w:rPr>
              <w:t>Utilisation</w:t>
            </w:r>
            <w:r>
              <w:tab/>
            </w:r>
            <w:r>
              <w:rPr>
                <w:spacing w:val="-10"/>
              </w:rPr>
              <w:t>7</w:t>
            </w:r>
          </w:hyperlink>
        </w:p>
        <w:p w14:paraId="502930F1" w14:textId="77777777" w:rsidR="00E70012" w:rsidRDefault="00E70012">
          <w:pPr>
            <w:pStyle w:val="TOC6"/>
            <w:spacing w:line="312" w:lineRule="auto"/>
          </w:pPr>
          <w:hyperlink w:anchor="_bookmark5" w:history="1">
            <w:r>
              <w:rPr>
                <w:w w:val="105"/>
              </w:rPr>
              <w:t>SECTION 3</w:t>
            </w:r>
          </w:hyperlink>
          <w:r>
            <w:rPr>
              <w:w w:val="105"/>
            </w:rPr>
            <w:t xml:space="preserve"> </w:t>
          </w:r>
          <w:hyperlink w:anchor="_bookmark5" w:history="1">
            <w:r>
              <w:rPr>
                <w:spacing w:val="-4"/>
                <w:w w:val="105"/>
              </w:rPr>
              <w:t>UTILISATION</w:t>
            </w:r>
          </w:hyperlink>
        </w:p>
        <w:p w14:paraId="57476CDC" w14:textId="77777777" w:rsidR="00E70012" w:rsidRDefault="00E70012">
          <w:pPr>
            <w:pStyle w:val="TOC3"/>
            <w:numPr>
              <w:ilvl w:val="0"/>
              <w:numId w:val="45"/>
            </w:numPr>
            <w:tabs>
              <w:tab w:val="left" w:pos="1117"/>
              <w:tab w:val="right" w:leader="dot" w:pos="9743"/>
            </w:tabs>
            <w:spacing w:before="0" w:line="227" w:lineRule="exact"/>
            <w:ind w:left="1117" w:hanging="966"/>
          </w:pPr>
          <w:hyperlink w:anchor="_bookmark6" w:history="1">
            <w:r>
              <w:rPr>
                <w:spacing w:val="-2"/>
              </w:rPr>
              <w:t>Utilisation</w:t>
            </w:r>
            <w:r>
              <w:tab/>
            </w:r>
            <w:r>
              <w:rPr>
                <w:spacing w:val="-10"/>
              </w:rPr>
              <w:t>8</w:t>
            </w:r>
          </w:hyperlink>
        </w:p>
        <w:p w14:paraId="6A280F8F" w14:textId="77777777" w:rsidR="00E70012" w:rsidRDefault="00E70012">
          <w:pPr>
            <w:pStyle w:val="TOC1"/>
            <w:spacing w:before="74"/>
          </w:pPr>
          <w:hyperlink w:anchor="_bookmark7" w:history="1">
            <w:r>
              <w:rPr>
                <w:w w:val="105"/>
              </w:rPr>
              <w:t>SECTION</w:t>
            </w:r>
            <w:r>
              <w:rPr>
                <w:spacing w:val="-13"/>
                <w:w w:val="105"/>
              </w:rPr>
              <w:t xml:space="preserve"> </w:t>
            </w:r>
            <w:r>
              <w:rPr>
                <w:spacing w:val="-10"/>
                <w:w w:val="105"/>
              </w:rPr>
              <w:t>4</w:t>
            </w:r>
          </w:hyperlink>
        </w:p>
        <w:p w14:paraId="1DE9C069" w14:textId="77777777" w:rsidR="00E70012" w:rsidRDefault="00E70012">
          <w:pPr>
            <w:pStyle w:val="TOC1"/>
            <w:spacing w:before="68"/>
            <w:ind w:right="864"/>
          </w:pPr>
          <w:hyperlink w:anchor="_bookmark8" w:history="1">
            <w:r>
              <w:t>REPAYMENT,</w:t>
            </w:r>
            <w:r>
              <w:rPr>
                <w:spacing w:val="11"/>
              </w:rPr>
              <w:t xml:space="preserve"> </w:t>
            </w:r>
            <w:r>
              <w:t>PREPAYMENT</w:t>
            </w:r>
            <w:r>
              <w:rPr>
                <w:spacing w:val="1"/>
              </w:rPr>
              <w:t xml:space="preserve"> </w:t>
            </w:r>
            <w:r>
              <w:t>AND</w:t>
            </w:r>
            <w:r>
              <w:rPr>
                <w:spacing w:val="10"/>
              </w:rPr>
              <w:t xml:space="preserve"> </w:t>
            </w:r>
            <w:r>
              <w:rPr>
                <w:spacing w:val="-2"/>
              </w:rPr>
              <w:t>CANCELLATION</w:t>
            </w:r>
          </w:hyperlink>
        </w:p>
        <w:p w14:paraId="2B873F5B" w14:textId="77777777" w:rsidR="00E70012" w:rsidRDefault="00E70012">
          <w:pPr>
            <w:pStyle w:val="TOC3"/>
            <w:numPr>
              <w:ilvl w:val="0"/>
              <w:numId w:val="45"/>
            </w:numPr>
            <w:tabs>
              <w:tab w:val="left" w:pos="1117"/>
              <w:tab w:val="right" w:leader="dot" w:pos="9743"/>
            </w:tabs>
            <w:ind w:left="1117" w:hanging="966"/>
          </w:pPr>
          <w:hyperlink w:anchor="_bookmark9" w:history="1">
            <w:r>
              <w:rPr>
                <w:spacing w:val="-2"/>
              </w:rPr>
              <w:t>Repayment</w:t>
            </w:r>
            <w:r>
              <w:tab/>
            </w:r>
            <w:r>
              <w:rPr>
                <w:spacing w:val="-10"/>
              </w:rPr>
              <w:t>9</w:t>
            </w:r>
          </w:hyperlink>
        </w:p>
        <w:p w14:paraId="7E965D46" w14:textId="77777777" w:rsidR="00E70012" w:rsidRDefault="00E70012">
          <w:pPr>
            <w:pStyle w:val="TOC3"/>
            <w:numPr>
              <w:ilvl w:val="0"/>
              <w:numId w:val="45"/>
            </w:numPr>
            <w:tabs>
              <w:tab w:val="left" w:pos="1117"/>
              <w:tab w:val="right" w:leader="dot" w:pos="9743"/>
            </w:tabs>
            <w:spacing w:before="66"/>
            <w:ind w:left="1117" w:hanging="966"/>
          </w:pPr>
          <w:hyperlink w:anchor="_bookmark10" w:history="1">
            <w:r>
              <w:t>Prepayment</w:t>
            </w:r>
            <w:r>
              <w:rPr>
                <w:spacing w:val="26"/>
              </w:rPr>
              <w:t xml:space="preserve"> </w:t>
            </w:r>
            <w:r>
              <w:t>and</w:t>
            </w:r>
            <w:r>
              <w:rPr>
                <w:spacing w:val="24"/>
              </w:rPr>
              <w:t xml:space="preserve"> </w:t>
            </w:r>
            <w:r>
              <w:rPr>
                <w:spacing w:val="-2"/>
              </w:rPr>
              <w:t>cancellation</w:t>
            </w:r>
            <w:r>
              <w:tab/>
            </w:r>
            <w:r>
              <w:rPr>
                <w:spacing w:val="-10"/>
              </w:rPr>
              <w:t>9</w:t>
            </w:r>
          </w:hyperlink>
        </w:p>
        <w:p w14:paraId="698530C0" w14:textId="77777777" w:rsidR="00E70012" w:rsidRDefault="00E70012">
          <w:pPr>
            <w:pStyle w:val="TOC7"/>
            <w:spacing w:before="70" w:line="312" w:lineRule="auto"/>
            <w:ind w:firstLine="661"/>
          </w:pPr>
          <w:hyperlink w:anchor="_bookmark11" w:history="1">
            <w:r>
              <w:rPr>
                <w:w w:val="105"/>
              </w:rPr>
              <w:t>SECTION 5</w:t>
            </w:r>
          </w:hyperlink>
          <w:r>
            <w:rPr>
              <w:w w:val="105"/>
            </w:rPr>
            <w:t xml:space="preserve"> </w:t>
          </w:r>
          <w:hyperlink w:anchor="_bookmark11" w:history="1">
            <w:r>
              <w:rPr>
                <w:spacing w:val="-2"/>
                <w:w w:val="105"/>
              </w:rPr>
              <w:t>COSTS</w:t>
            </w:r>
            <w:r>
              <w:rPr>
                <w:spacing w:val="-16"/>
                <w:w w:val="105"/>
              </w:rPr>
              <w:t xml:space="preserve"> </w:t>
            </w:r>
            <w:r>
              <w:rPr>
                <w:spacing w:val="-2"/>
                <w:w w:val="105"/>
              </w:rPr>
              <w:t>OF</w:t>
            </w:r>
            <w:r>
              <w:rPr>
                <w:spacing w:val="-16"/>
                <w:w w:val="105"/>
              </w:rPr>
              <w:t xml:space="preserve"> </w:t>
            </w:r>
            <w:r>
              <w:rPr>
                <w:spacing w:val="-2"/>
                <w:w w:val="105"/>
              </w:rPr>
              <w:t>UTILISATION</w:t>
            </w:r>
          </w:hyperlink>
        </w:p>
        <w:p w14:paraId="35AC2C5D" w14:textId="77777777" w:rsidR="00E70012" w:rsidRDefault="00E70012">
          <w:pPr>
            <w:pStyle w:val="TOC3"/>
            <w:numPr>
              <w:ilvl w:val="0"/>
              <w:numId w:val="45"/>
            </w:numPr>
            <w:tabs>
              <w:tab w:val="left" w:pos="1117"/>
              <w:tab w:val="right" w:leader="dot" w:pos="9734"/>
            </w:tabs>
            <w:spacing w:before="0" w:line="228" w:lineRule="exact"/>
            <w:ind w:left="1117" w:hanging="966"/>
          </w:pPr>
          <w:hyperlink w:anchor="_bookmark12" w:history="1">
            <w:r>
              <w:rPr>
                <w:spacing w:val="-2"/>
              </w:rPr>
              <w:t>Interest</w:t>
            </w:r>
            <w:r>
              <w:tab/>
            </w:r>
            <w:r>
              <w:rPr>
                <w:spacing w:val="-5"/>
              </w:rPr>
              <w:t>11</w:t>
            </w:r>
          </w:hyperlink>
        </w:p>
        <w:p w14:paraId="292EB3DE" w14:textId="77777777" w:rsidR="00E70012" w:rsidRDefault="00E70012">
          <w:pPr>
            <w:pStyle w:val="TOC3"/>
            <w:numPr>
              <w:ilvl w:val="0"/>
              <w:numId w:val="45"/>
            </w:numPr>
            <w:tabs>
              <w:tab w:val="left" w:pos="1117"/>
              <w:tab w:val="right" w:leader="dot" w:pos="9734"/>
            </w:tabs>
            <w:spacing w:before="74"/>
            <w:ind w:left="1117" w:hanging="966"/>
          </w:pPr>
          <w:hyperlink w:anchor="_bookmark13" w:history="1">
            <w:r>
              <w:t>Interest</w:t>
            </w:r>
            <w:r>
              <w:rPr>
                <w:spacing w:val="26"/>
              </w:rPr>
              <w:t xml:space="preserve"> </w:t>
            </w:r>
            <w:r>
              <w:rPr>
                <w:spacing w:val="-2"/>
              </w:rPr>
              <w:t>Periods</w:t>
            </w:r>
            <w:r>
              <w:tab/>
            </w:r>
            <w:r>
              <w:rPr>
                <w:spacing w:val="-5"/>
              </w:rPr>
              <w:t>11</w:t>
            </w:r>
          </w:hyperlink>
        </w:p>
        <w:p w14:paraId="7FB71B72" w14:textId="77777777" w:rsidR="00E70012" w:rsidRDefault="00E70012">
          <w:pPr>
            <w:pStyle w:val="TOC1"/>
            <w:spacing w:before="67"/>
          </w:pPr>
          <w:hyperlink w:anchor="_bookmark14" w:history="1">
            <w:r>
              <w:rPr>
                <w:w w:val="105"/>
              </w:rPr>
              <w:t>SECTION</w:t>
            </w:r>
            <w:r>
              <w:rPr>
                <w:spacing w:val="-13"/>
                <w:w w:val="105"/>
              </w:rPr>
              <w:t xml:space="preserve"> </w:t>
            </w:r>
            <w:r>
              <w:rPr>
                <w:spacing w:val="-10"/>
                <w:w w:val="105"/>
              </w:rPr>
              <w:t>6</w:t>
            </w:r>
          </w:hyperlink>
        </w:p>
        <w:p w14:paraId="2EA4CF6A" w14:textId="77777777" w:rsidR="00E70012" w:rsidRDefault="00E70012">
          <w:pPr>
            <w:pStyle w:val="TOC1"/>
            <w:ind w:right="863"/>
          </w:pPr>
          <w:hyperlink w:anchor="_bookmark15" w:history="1">
            <w:r>
              <w:t>ADDITIONAL</w:t>
            </w:r>
            <w:r>
              <w:rPr>
                <w:spacing w:val="22"/>
              </w:rPr>
              <w:t xml:space="preserve"> </w:t>
            </w:r>
            <w:r>
              <w:t>PAYMENT</w:t>
            </w:r>
            <w:r>
              <w:rPr>
                <w:spacing w:val="27"/>
              </w:rPr>
              <w:t xml:space="preserve"> </w:t>
            </w:r>
            <w:r>
              <w:rPr>
                <w:spacing w:val="-2"/>
              </w:rPr>
              <w:t>OBLIGATIONS</w:t>
            </w:r>
          </w:hyperlink>
        </w:p>
        <w:p w14:paraId="03B5D7AC" w14:textId="77777777" w:rsidR="00E70012" w:rsidRDefault="00E70012">
          <w:pPr>
            <w:pStyle w:val="TOC3"/>
            <w:numPr>
              <w:ilvl w:val="0"/>
              <w:numId w:val="45"/>
            </w:numPr>
            <w:tabs>
              <w:tab w:val="left" w:pos="1117"/>
              <w:tab w:val="right" w:leader="dot" w:pos="9734"/>
            </w:tabs>
            <w:spacing w:before="68"/>
            <w:ind w:left="1117" w:hanging="966"/>
          </w:pPr>
          <w:hyperlink w:anchor="_bookmark16" w:history="1">
            <w:r>
              <w:t>Costs</w:t>
            </w:r>
            <w:r>
              <w:rPr>
                <w:spacing w:val="16"/>
              </w:rPr>
              <w:t xml:space="preserve"> </w:t>
            </w:r>
            <w:r>
              <w:t>and</w:t>
            </w:r>
            <w:r>
              <w:rPr>
                <w:spacing w:val="17"/>
              </w:rPr>
              <w:t xml:space="preserve"> </w:t>
            </w:r>
            <w:r>
              <w:rPr>
                <w:spacing w:val="-2"/>
              </w:rPr>
              <w:t>expenses</w:t>
            </w:r>
            <w:r>
              <w:tab/>
            </w:r>
            <w:r>
              <w:rPr>
                <w:spacing w:val="-5"/>
              </w:rPr>
              <w:t>13</w:t>
            </w:r>
          </w:hyperlink>
        </w:p>
        <w:p w14:paraId="721FA3DE" w14:textId="77777777" w:rsidR="00E70012" w:rsidRDefault="00E70012">
          <w:pPr>
            <w:pStyle w:val="TOC1"/>
          </w:pPr>
          <w:hyperlink w:anchor="_bookmark17" w:history="1">
            <w:r>
              <w:rPr>
                <w:w w:val="105"/>
              </w:rPr>
              <w:t>SECTION</w:t>
            </w:r>
            <w:r>
              <w:rPr>
                <w:spacing w:val="-13"/>
                <w:w w:val="105"/>
              </w:rPr>
              <w:t xml:space="preserve"> </w:t>
            </w:r>
            <w:r>
              <w:rPr>
                <w:spacing w:val="-10"/>
                <w:w w:val="105"/>
              </w:rPr>
              <w:t>7</w:t>
            </w:r>
          </w:hyperlink>
        </w:p>
        <w:p w14:paraId="42DE794E" w14:textId="77777777" w:rsidR="00E70012" w:rsidRDefault="00E70012">
          <w:pPr>
            <w:pStyle w:val="TOC1"/>
            <w:ind w:right="862"/>
          </w:pPr>
          <w:hyperlink w:anchor="_bookmark18" w:history="1">
            <w:r>
              <w:rPr>
                <w:spacing w:val="-2"/>
                <w:w w:val="105"/>
              </w:rPr>
              <w:t>REPRESENTATIONS,</w:t>
            </w:r>
            <w:r>
              <w:rPr>
                <w:spacing w:val="-13"/>
                <w:w w:val="105"/>
              </w:rPr>
              <w:t xml:space="preserve"> </w:t>
            </w:r>
            <w:r>
              <w:rPr>
                <w:spacing w:val="-2"/>
                <w:w w:val="105"/>
              </w:rPr>
              <w:t>UNDERTAKINGS</w:t>
            </w:r>
            <w:r>
              <w:rPr>
                <w:spacing w:val="-14"/>
                <w:w w:val="105"/>
              </w:rPr>
              <w:t xml:space="preserve"> </w:t>
            </w:r>
            <w:r>
              <w:rPr>
                <w:spacing w:val="-2"/>
                <w:w w:val="105"/>
              </w:rPr>
              <w:t>AND</w:t>
            </w:r>
            <w:r>
              <w:rPr>
                <w:spacing w:val="-10"/>
                <w:w w:val="105"/>
              </w:rPr>
              <w:t xml:space="preserve"> </w:t>
            </w:r>
            <w:r>
              <w:rPr>
                <w:spacing w:val="-2"/>
                <w:w w:val="105"/>
              </w:rPr>
              <w:t>EVENTS</w:t>
            </w:r>
            <w:r>
              <w:rPr>
                <w:spacing w:val="-8"/>
                <w:w w:val="105"/>
              </w:rPr>
              <w:t xml:space="preserve"> </w:t>
            </w:r>
            <w:r>
              <w:rPr>
                <w:spacing w:val="-2"/>
                <w:w w:val="105"/>
              </w:rPr>
              <w:t>OF</w:t>
            </w:r>
            <w:r>
              <w:rPr>
                <w:spacing w:val="-10"/>
                <w:w w:val="105"/>
              </w:rPr>
              <w:t xml:space="preserve"> </w:t>
            </w:r>
            <w:r>
              <w:rPr>
                <w:spacing w:val="-2"/>
                <w:w w:val="105"/>
              </w:rPr>
              <w:t>DEFAULT</w:t>
            </w:r>
          </w:hyperlink>
        </w:p>
        <w:p w14:paraId="6BE07056" w14:textId="77777777" w:rsidR="00E70012" w:rsidRDefault="00E70012">
          <w:pPr>
            <w:pStyle w:val="TOC3"/>
            <w:numPr>
              <w:ilvl w:val="0"/>
              <w:numId w:val="45"/>
            </w:numPr>
            <w:tabs>
              <w:tab w:val="left" w:pos="1117"/>
              <w:tab w:val="right" w:leader="dot" w:pos="9734"/>
            </w:tabs>
            <w:spacing w:before="66"/>
            <w:ind w:left="1117" w:hanging="966"/>
          </w:pPr>
          <w:hyperlink w:anchor="_bookmark19" w:history="1">
            <w:r>
              <w:rPr>
                <w:spacing w:val="-2"/>
              </w:rPr>
              <w:t>Representations</w:t>
            </w:r>
            <w:r>
              <w:tab/>
            </w:r>
            <w:r>
              <w:rPr>
                <w:spacing w:val="-5"/>
              </w:rPr>
              <w:t>14</w:t>
            </w:r>
          </w:hyperlink>
        </w:p>
        <w:p w14:paraId="1C428CA1" w14:textId="77777777" w:rsidR="00E70012" w:rsidRDefault="00E70012">
          <w:pPr>
            <w:pStyle w:val="TOC3"/>
            <w:numPr>
              <w:ilvl w:val="0"/>
              <w:numId w:val="45"/>
            </w:numPr>
            <w:tabs>
              <w:tab w:val="left" w:pos="1117"/>
              <w:tab w:val="right" w:leader="dot" w:pos="9734"/>
            </w:tabs>
            <w:spacing w:before="72"/>
            <w:ind w:left="1117" w:hanging="966"/>
          </w:pPr>
          <w:hyperlink w:anchor="_bookmark20" w:history="1">
            <w:r>
              <w:t>Information</w:t>
            </w:r>
            <w:r>
              <w:rPr>
                <w:spacing w:val="31"/>
              </w:rPr>
              <w:t xml:space="preserve"> </w:t>
            </w:r>
            <w:r>
              <w:rPr>
                <w:spacing w:val="-2"/>
              </w:rPr>
              <w:t>Undertakings</w:t>
            </w:r>
            <w:r>
              <w:tab/>
            </w:r>
            <w:r>
              <w:rPr>
                <w:spacing w:val="-5"/>
              </w:rPr>
              <w:t>16</w:t>
            </w:r>
          </w:hyperlink>
        </w:p>
        <w:p w14:paraId="4019B9DB" w14:textId="77777777" w:rsidR="00E70012" w:rsidRDefault="00E70012">
          <w:pPr>
            <w:pStyle w:val="TOC3"/>
            <w:numPr>
              <w:ilvl w:val="0"/>
              <w:numId w:val="45"/>
            </w:numPr>
            <w:tabs>
              <w:tab w:val="left" w:pos="1117"/>
              <w:tab w:val="right" w:leader="dot" w:pos="9734"/>
            </w:tabs>
            <w:spacing w:before="67"/>
            <w:ind w:left="1117" w:hanging="966"/>
          </w:pPr>
          <w:hyperlink w:anchor="_bookmark21" w:history="1">
            <w:r>
              <w:t>General</w:t>
            </w:r>
            <w:r>
              <w:rPr>
                <w:spacing w:val="25"/>
              </w:rPr>
              <w:t xml:space="preserve"> </w:t>
            </w:r>
            <w:r>
              <w:rPr>
                <w:spacing w:val="-2"/>
              </w:rPr>
              <w:t>undertakings</w:t>
            </w:r>
            <w:r>
              <w:tab/>
            </w:r>
            <w:r>
              <w:rPr>
                <w:spacing w:val="-5"/>
              </w:rPr>
              <w:t>16</w:t>
            </w:r>
          </w:hyperlink>
        </w:p>
        <w:p w14:paraId="35FBD755" w14:textId="77777777" w:rsidR="00E70012" w:rsidRDefault="00E70012">
          <w:pPr>
            <w:pStyle w:val="TOC3"/>
            <w:numPr>
              <w:ilvl w:val="0"/>
              <w:numId w:val="45"/>
            </w:numPr>
            <w:tabs>
              <w:tab w:val="left" w:pos="1117"/>
              <w:tab w:val="right" w:leader="dot" w:pos="9734"/>
            </w:tabs>
            <w:ind w:left="1117" w:hanging="966"/>
          </w:pPr>
          <w:hyperlink w:anchor="_bookmark22" w:history="1">
            <w:r>
              <w:t>Events</w:t>
            </w:r>
            <w:r>
              <w:rPr>
                <w:spacing w:val="16"/>
              </w:rPr>
              <w:t xml:space="preserve"> </w:t>
            </w:r>
            <w:r>
              <w:t>of</w:t>
            </w:r>
            <w:r>
              <w:rPr>
                <w:spacing w:val="15"/>
              </w:rPr>
              <w:t xml:space="preserve"> </w:t>
            </w:r>
            <w:r>
              <w:rPr>
                <w:spacing w:val="-2"/>
              </w:rPr>
              <w:t>Default</w:t>
            </w:r>
            <w:r>
              <w:tab/>
            </w:r>
            <w:r>
              <w:rPr>
                <w:spacing w:val="-5"/>
              </w:rPr>
              <w:t>18</w:t>
            </w:r>
          </w:hyperlink>
        </w:p>
        <w:p w14:paraId="1980AA61" w14:textId="77777777" w:rsidR="00E70012" w:rsidRDefault="00E70012">
          <w:pPr>
            <w:pStyle w:val="TOC7"/>
            <w:spacing w:line="312" w:lineRule="auto"/>
            <w:ind w:left="3852"/>
          </w:pPr>
          <w:hyperlink w:anchor="_bookmark23" w:history="1">
            <w:r>
              <w:rPr>
                <w:w w:val="105"/>
              </w:rPr>
              <w:t>SECTION 8</w:t>
            </w:r>
          </w:hyperlink>
          <w:r>
            <w:rPr>
              <w:w w:val="105"/>
            </w:rPr>
            <w:t xml:space="preserve"> </w:t>
          </w:r>
          <w:hyperlink w:anchor="_bookmark23" w:history="1">
            <w:r>
              <w:rPr>
                <w:spacing w:val="-2"/>
                <w:w w:val="105"/>
              </w:rPr>
              <w:t>CHANGES</w:t>
            </w:r>
            <w:r>
              <w:rPr>
                <w:spacing w:val="-16"/>
                <w:w w:val="105"/>
              </w:rPr>
              <w:t xml:space="preserve"> </w:t>
            </w:r>
            <w:r>
              <w:rPr>
                <w:spacing w:val="-2"/>
                <w:w w:val="105"/>
              </w:rPr>
              <w:t>TO</w:t>
            </w:r>
            <w:r>
              <w:rPr>
                <w:spacing w:val="-15"/>
                <w:w w:val="105"/>
              </w:rPr>
              <w:t xml:space="preserve"> </w:t>
            </w:r>
            <w:r>
              <w:rPr>
                <w:spacing w:val="-2"/>
                <w:w w:val="105"/>
              </w:rPr>
              <w:t>PARTIES</w:t>
            </w:r>
          </w:hyperlink>
        </w:p>
        <w:p w14:paraId="7814FE30" w14:textId="77777777" w:rsidR="00E70012" w:rsidRDefault="00E70012">
          <w:pPr>
            <w:pStyle w:val="TOC3"/>
            <w:numPr>
              <w:ilvl w:val="0"/>
              <w:numId w:val="45"/>
            </w:numPr>
            <w:tabs>
              <w:tab w:val="left" w:pos="1117"/>
              <w:tab w:val="right" w:leader="dot" w:pos="9734"/>
            </w:tabs>
            <w:spacing w:before="1"/>
            <w:ind w:left="1117" w:hanging="966"/>
          </w:pPr>
          <w:hyperlink w:anchor="_bookmark24" w:history="1">
            <w:r>
              <w:t>Changes</w:t>
            </w:r>
            <w:r>
              <w:rPr>
                <w:spacing w:val="13"/>
              </w:rPr>
              <w:t xml:space="preserve"> </w:t>
            </w:r>
            <w:r>
              <w:t>to</w:t>
            </w:r>
            <w:r>
              <w:rPr>
                <w:spacing w:val="13"/>
              </w:rPr>
              <w:t xml:space="preserve"> </w:t>
            </w:r>
            <w:r>
              <w:t>the</w:t>
            </w:r>
            <w:r>
              <w:rPr>
                <w:spacing w:val="15"/>
              </w:rPr>
              <w:t xml:space="preserve"> </w:t>
            </w:r>
            <w:r>
              <w:rPr>
                <w:spacing w:val="-2"/>
              </w:rPr>
              <w:t>Lender</w:t>
            </w:r>
            <w:r>
              <w:tab/>
            </w:r>
            <w:r>
              <w:rPr>
                <w:spacing w:val="-5"/>
              </w:rPr>
              <w:t>21</w:t>
            </w:r>
          </w:hyperlink>
        </w:p>
        <w:p w14:paraId="5868650E" w14:textId="77777777" w:rsidR="00E70012" w:rsidRDefault="00E70012">
          <w:pPr>
            <w:pStyle w:val="TOC3"/>
            <w:numPr>
              <w:ilvl w:val="0"/>
              <w:numId w:val="45"/>
            </w:numPr>
            <w:tabs>
              <w:tab w:val="left" w:pos="1117"/>
              <w:tab w:val="right" w:leader="dot" w:pos="9734"/>
            </w:tabs>
            <w:spacing w:before="66"/>
            <w:ind w:left="1117" w:hanging="966"/>
          </w:pPr>
          <w:hyperlink w:anchor="_bookmark25" w:history="1">
            <w:r>
              <w:t>Changes</w:t>
            </w:r>
            <w:r>
              <w:rPr>
                <w:spacing w:val="15"/>
              </w:rPr>
              <w:t xml:space="preserve"> </w:t>
            </w:r>
            <w:r>
              <w:t>to</w:t>
            </w:r>
            <w:r>
              <w:rPr>
                <w:spacing w:val="13"/>
              </w:rPr>
              <w:t xml:space="preserve"> </w:t>
            </w:r>
            <w:r>
              <w:t>the</w:t>
            </w:r>
            <w:r>
              <w:rPr>
                <w:spacing w:val="15"/>
              </w:rPr>
              <w:t xml:space="preserve"> </w:t>
            </w:r>
            <w:r>
              <w:rPr>
                <w:spacing w:val="-2"/>
              </w:rPr>
              <w:t>Borrower</w:t>
            </w:r>
            <w:r>
              <w:tab/>
            </w:r>
            <w:r>
              <w:rPr>
                <w:spacing w:val="-5"/>
              </w:rPr>
              <w:t>21</w:t>
            </w:r>
          </w:hyperlink>
        </w:p>
        <w:p w14:paraId="37F9C066" w14:textId="77777777" w:rsidR="00E70012" w:rsidRDefault="00E70012">
          <w:pPr>
            <w:pStyle w:val="TOC5"/>
            <w:spacing w:before="72" w:line="309" w:lineRule="auto"/>
            <w:ind w:left="4368" w:right="5232"/>
          </w:pPr>
          <w:hyperlink w:anchor="_bookmark26" w:history="1">
            <w:r>
              <w:rPr>
                <w:w w:val="105"/>
              </w:rPr>
              <w:t>SECTION 9</w:t>
            </w:r>
          </w:hyperlink>
          <w:r>
            <w:rPr>
              <w:w w:val="105"/>
            </w:rPr>
            <w:t xml:space="preserve"> </w:t>
          </w:r>
          <w:hyperlink w:anchor="_bookmark26" w:history="1">
            <w:r>
              <w:rPr>
                <w:spacing w:val="-2"/>
                <w:w w:val="105"/>
              </w:rPr>
              <w:t>THE</w:t>
            </w:r>
            <w:r>
              <w:rPr>
                <w:spacing w:val="-15"/>
                <w:w w:val="105"/>
              </w:rPr>
              <w:t xml:space="preserve"> </w:t>
            </w:r>
            <w:r>
              <w:rPr>
                <w:spacing w:val="-2"/>
                <w:w w:val="105"/>
              </w:rPr>
              <w:t>LENDER</w:t>
            </w:r>
          </w:hyperlink>
        </w:p>
        <w:p w14:paraId="0356DBA1" w14:textId="77777777" w:rsidR="00E70012" w:rsidRDefault="00E70012">
          <w:pPr>
            <w:pStyle w:val="TOC3"/>
            <w:numPr>
              <w:ilvl w:val="0"/>
              <w:numId w:val="45"/>
            </w:numPr>
            <w:tabs>
              <w:tab w:val="left" w:pos="1117"/>
              <w:tab w:val="right" w:leader="dot" w:pos="9734"/>
            </w:tabs>
            <w:spacing w:before="3"/>
            <w:ind w:left="1117" w:hanging="966"/>
          </w:pPr>
          <w:hyperlink w:anchor="_bookmark27" w:history="1">
            <w:r>
              <w:t>Conduct</w:t>
            </w:r>
            <w:r>
              <w:rPr>
                <w:spacing w:val="15"/>
              </w:rPr>
              <w:t xml:space="preserve"> </w:t>
            </w:r>
            <w:r>
              <w:t>of</w:t>
            </w:r>
            <w:r>
              <w:rPr>
                <w:spacing w:val="16"/>
              </w:rPr>
              <w:t xml:space="preserve"> </w:t>
            </w:r>
            <w:r>
              <w:t>business</w:t>
            </w:r>
            <w:r>
              <w:rPr>
                <w:spacing w:val="19"/>
              </w:rPr>
              <w:t xml:space="preserve"> </w:t>
            </w:r>
            <w:r>
              <w:t>by</w:t>
            </w:r>
            <w:r>
              <w:rPr>
                <w:spacing w:val="17"/>
              </w:rPr>
              <w:t xml:space="preserve"> </w:t>
            </w:r>
            <w:r>
              <w:t>the</w:t>
            </w:r>
            <w:r>
              <w:rPr>
                <w:spacing w:val="17"/>
              </w:rPr>
              <w:t xml:space="preserve"> </w:t>
            </w:r>
            <w:r>
              <w:rPr>
                <w:spacing w:val="-2"/>
              </w:rPr>
              <w:t>Lender</w:t>
            </w:r>
            <w:r>
              <w:tab/>
            </w:r>
            <w:r>
              <w:rPr>
                <w:spacing w:val="-7"/>
              </w:rPr>
              <w:t>22</w:t>
            </w:r>
          </w:hyperlink>
        </w:p>
        <w:p w14:paraId="36346969" w14:textId="77777777" w:rsidR="00E70012" w:rsidRDefault="00E70012">
          <w:pPr>
            <w:pStyle w:val="TOC4"/>
            <w:spacing w:line="309" w:lineRule="auto"/>
          </w:pPr>
          <w:hyperlink w:anchor="_bookmark28" w:history="1">
            <w:r>
              <w:rPr>
                <w:w w:val="105"/>
              </w:rPr>
              <w:t>SECTION 10</w:t>
            </w:r>
          </w:hyperlink>
          <w:r>
            <w:rPr>
              <w:w w:val="105"/>
            </w:rPr>
            <w:t xml:space="preserve"> </w:t>
          </w:r>
          <w:hyperlink w:anchor="_bookmark28" w:history="1">
            <w:r>
              <w:rPr>
                <w:spacing w:val="-4"/>
                <w:w w:val="105"/>
              </w:rPr>
              <w:t>ADMINISTRATION</w:t>
            </w:r>
          </w:hyperlink>
        </w:p>
        <w:p w14:paraId="13BCA449" w14:textId="77777777" w:rsidR="00E70012" w:rsidRDefault="00E70012">
          <w:pPr>
            <w:pStyle w:val="TOC3"/>
            <w:numPr>
              <w:ilvl w:val="0"/>
              <w:numId w:val="45"/>
            </w:numPr>
            <w:tabs>
              <w:tab w:val="left" w:pos="1117"/>
              <w:tab w:val="right" w:leader="dot" w:pos="9734"/>
            </w:tabs>
            <w:spacing w:before="5"/>
            <w:ind w:left="1117" w:hanging="966"/>
          </w:pPr>
          <w:hyperlink w:anchor="_bookmark29" w:history="1">
            <w:r>
              <w:t>Payment</w:t>
            </w:r>
            <w:r>
              <w:rPr>
                <w:spacing w:val="32"/>
              </w:rPr>
              <w:t xml:space="preserve"> </w:t>
            </w:r>
            <w:r>
              <w:rPr>
                <w:spacing w:val="-2"/>
              </w:rPr>
              <w:t>mechanics</w:t>
            </w:r>
            <w:r>
              <w:tab/>
            </w:r>
            <w:r>
              <w:rPr>
                <w:spacing w:val="-7"/>
              </w:rPr>
              <w:t>23</w:t>
            </w:r>
          </w:hyperlink>
        </w:p>
        <w:p w14:paraId="46F72E68" w14:textId="77777777" w:rsidR="00E70012" w:rsidRDefault="00E70012">
          <w:pPr>
            <w:pStyle w:val="TOC3"/>
            <w:numPr>
              <w:ilvl w:val="0"/>
              <w:numId w:val="45"/>
            </w:numPr>
            <w:tabs>
              <w:tab w:val="left" w:pos="1117"/>
              <w:tab w:val="right" w:leader="dot" w:pos="9734"/>
            </w:tabs>
            <w:spacing w:before="68"/>
            <w:ind w:left="1117" w:hanging="966"/>
          </w:pPr>
          <w:hyperlink w:anchor="_bookmark30" w:history="1">
            <w:r>
              <w:rPr>
                <w:spacing w:val="-2"/>
              </w:rPr>
              <w:t>Set-</w:t>
            </w:r>
            <w:r>
              <w:rPr>
                <w:spacing w:val="-5"/>
              </w:rPr>
              <w:t>off</w:t>
            </w:r>
            <w:r>
              <w:tab/>
            </w:r>
            <w:r>
              <w:rPr>
                <w:spacing w:val="-5"/>
              </w:rPr>
              <w:t>24</w:t>
            </w:r>
          </w:hyperlink>
        </w:p>
        <w:p w14:paraId="13BC13DE" w14:textId="77777777" w:rsidR="00E70012" w:rsidRDefault="00E70012">
          <w:pPr>
            <w:pStyle w:val="TOC3"/>
            <w:numPr>
              <w:ilvl w:val="0"/>
              <w:numId w:val="45"/>
            </w:numPr>
            <w:tabs>
              <w:tab w:val="left" w:pos="1117"/>
              <w:tab w:val="right" w:leader="dot" w:pos="9734"/>
            </w:tabs>
            <w:ind w:left="1117" w:hanging="966"/>
          </w:pPr>
          <w:hyperlink w:anchor="_bookmark31" w:history="1">
            <w:r>
              <w:rPr>
                <w:spacing w:val="-2"/>
              </w:rPr>
              <w:t>Notices</w:t>
            </w:r>
            <w:r>
              <w:tab/>
            </w:r>
            <w:r>
              <w:rPr>
                <w:spacing w:val="-5"/>
              </w:rPr>
              <w:t>24</w:t>
            </w:r>
          </w:hyperlink>
        </w:p>
        <w:p w14:paraId="3152D516" w14:textId="77777777" w:rsidR="00E70012" w:rsidRDefault="00E70012">
          <w:pPr>
            <w:pStyle w:val="TOC3"/>
            <w:numPr>
              <w:ilvl w:val="0"/>
              <w:numId w:val="45"/>
            </w:numPr>
            <w:tabs>
              <w:tab w:val="left" w:pos="1117"/>
              <w:tab w:val="right" w:leader="dot" w:pos="9734"/>
            </w:tabs>
            <w:spacing w:before="66"/>
            <w:ind w:left="1117" w:hanging="966"/>
          </w:pPr>
          <w:hyperlink w:anchor="_bookmark32" w:history="1">
            <w:r>
              <w:t>Calculations</w:t>
            </w:r>
            <w:r>
              <w:rPr>
                <w:spacing w:val="25"/>
              </w:rPr>
              <w:t xml:space="preserve"> </w:t>
            </w:r>
            <w:r>
              <w:t>and</w:t>
            </w:r>
            <w:r>
              <w:rPr>
                <w:spacing w:val="23"/>
              </w:rPr>
              <w:t xml:space="preserve"> </w:t>
            </w:r>
            <w:r>
              <w:rPr>
                <w:spacing w:val="-2"/>
              </w:rPr>
              <w:t>certificates</w:t>
            </w:r>
            <w:r>
              <w:tab/>
            </w:r>
            <w:r>
              <w:rPr>
                <w:spacing w:val="-5"/>
              </w:rPr>
              <w:t>26</w:t>
            </w:r>
          </w:hyperlink>
        </w:p>
        <w:p w14:paraId="51C571A0" w14:textId="77777777" w:rsidR="00E70012" w:rsidRDefault="00E70012">
          <w:pPr>
            <w:pStyle w:val="TOC3"/>
            <w:numPr>
              <w:ilvl w:val="0"/>
              <w:numId w:val="45"/>
            </w:numPr>
            <w:tabs>
              <w:tab w:val="left" w:pos="1117"/>
              <w:tab w:val="right" w:leader="dot" w:pos="9734"/>
            </w:tabs>
            <w:spacing w:before="72"/>
            <w:ind w:left="1117" w:hanging="966"/>
          </w:pPr>
          <w:hyperlink w:anchor="_bookmark33" w:history="1">
            <w:r>
              <w:rPr>
                <w:spacing w:val="-2"/>
              </w:rPr>
              <w:t>Indemnity</w:t>
            </w:r>
            <w:r>
              <w:tab/>
            </w:r>
            <w:r>
              <w:rPr>
                <w:spacing w:val="-5"/>
              </w:rPr>
              <w:t>26</w:t>
            </w:r>
          </w:hyperlink>
        </w:p>
        <w:p w14:paraId="1EA4EFA7" w14:textId="77777777" w:rsidR="00E70012" w:rsidRDefault="00E70012">
          <w:pPr>
            <w:pStyle w:val="TOC3"/>
            <w:numPr>
              <w:ilvl w:val="0"/>
              <w:numId w:val="45"/>
            </w:numPr>
            <w:tabs>
              <w:tab w:val="left" w:pos="1117"/>
              <w:tab w:val="right" w:leader="dot" w:pos="9734"/>
            </w:tabs>
            <w:spacing w:before="67" w:after="20"/>
            <w:ind w:left="1117" w:hanging="966"/>
          </w:pPr>
          <w:hyperlink w:anchor="_bookmark34" w:history="1">
            <w:r>
              <w:t>Partial</w:t>
            </w:r>
            <w:r>
              <w:rPr>
                <w:spacing w:val="14"/>
              </w:rPr>
              <w:t xml:space="preserve"> </w:t>
            </w:r>
            <w:r>
              <w:rPr>
                <w:spacing w:val="-2"/>
              </w:rPr>
              <w:t>invalidity</w:t>
            </w:r>
            <w:r>
              <w:tab/>
            </w:r>
            <w:r>
              <w:rPr>
                <w:spacing w:val="-5"/>
              </w:rPr>
              <w:t>26</w:t>
            </w:r>
          </w:hyperlink>
        </w:p>
        <w:p w14:paraId="388A9C0E" w14:textId="77777777" w:rsidR="00E70012" w:rsidRDefault="00E70012">
          <w:pPr>
            <w:pStyle w:val="TOC3"/>
            <w:numPr>
              <w:ilvl w:val="0"/>
              <w:numId w:val="45"/>
            </w:numPr>
            <w:tabs>
              <w:tab w:val="left" w:pos="1117"/>
              <w:tab w:val="right" w:leader="dot" w:pos="9734"/>
            </w:tabs>
            <w:spacing w:before="81"/>
            <w:ind w:left="1117" w:hanging="966"/>
          </w:pPr>
          <w:hyperlink w:anchor="_bookmark35" w:history="1">
            <w:r>
              <w:t>Remedies</w:t>
            </w:r>
            <w:r>
              <w:rPr>
                <w:spacing w:val="21"/>
              </w:rPr>
              <w:t xml:space="preserve"> </w:t>
            </w:r>
            <w:r>
              <w:t>and</w:t>
            </w:r>
            <w:r>
              <w:rPr>
                <w:spacing w:val="20"/>
              </w:rPr>
              <w:t xml:space="preserve"> </w:t>
            </w:r>
            <w:r>
              <w:rPr>
                <w:spacing w:val="-2"/>
              </w:rPr>
              <w:t>waivers</w:t>
            </w:r>
            <w:r>
              <w:tab/>
            </w:r>
            <w:r>
              <w:rPr>
                <w:spacing w:val="-5"/>
              </w:rPr>
              <w:t>27</w:t>
            </w:r>
          </w:hyperlink>
        </w:p>
        <w:p w14:paraId="38919C61" w14:textId="77777777" w:rsidR="00E70012" w:rsidRDefault="00E70012">
          <w:pPr>
            <w:pStyle w:val="TOC3"/>
            <w:numPr>
              <w:ilvl w:val="0"/>
              <w:numId w:val="45"/>
            </w:numPr>
            <w:tabs>
              <w:tab w:val="left" w:pos="1117"/>
              <w:tab w:val="right" w:leader="dot" w:pos="9734"/>
            </w:tabs>
            <w:ind w:left="1117" w:hanging="966"/>
          </w:pPr>
          <w:hyperlink w:anchor="_bookmark36" w:history="1">
            <w:r>
              <w:t>Amendments</w:t>
            </w:r>
            <w:r>
              <w:rPr>
                <w:spacing w:val="27"/>
              </w:rPr>
              <w:t xml:space="preserve"> </w:t>
            </w:r>
            <w:r>
              <w:t>and</w:t>
            </w:r>
            <w:r>
              <w:rPr>
                <w:spacing w:val="27"/>
              </w:rPr>
              <w:t xml:space="preserve"> </w:t>
            </w:r>
            <w:r>
              <w:rPr>
                <w:spacing w:val="-2"/>
              </w:rPr>
              <w:t>waivers</w:t>
            </w:r>
            <w:r>
              <w:tab/>
            </w:r>
            <w:r>
              <w:rPr>
                <w:spacing w:val="-5"/>
              </w:rPr>
              <w:t>27</w:t>
            </w:r>
          </w:hyperlink>
        </w:p>
        <w:p w14:paraId="4529002B" w14:textId="77777777" w:rsidR="00E70012" w:rsidRDefault="00E70012">
          <w:pPr>
            <w:pStyle w:val="TOC3"/>
            <w:numPr>
              <w:ilvl w:val="0"/>
              <w:numId w:val="45"/>
            </w:numPr>
            <w:tabs>
              <w:tab w:val="left" w:pos="1117"/>
              <w:tab w:val="right" w:leader="dot" w:pos="9734"/>
            </w:tabs>
            <w:spacing w:before="67"/>
            <w:ind w:left="1117" w:hanging="966"/>
          </w:pPr>
          <w:hyperlink w:anchor="_bookmark37" w:history="1">
            <w:r>
              <w:t>Confidential</w:t>
            </w:r>
            <w:r>
              <w:rPr>
                <w:spacing w:val="31"/>
              </w:rPr>
              <w:t xml:space="preserve"> </w:t>
            </w:r>
            <w:r>
              <w:rPr>
                <w:spacing w:val="-2"/>
              </w:rPr>
              <w:t>Information</w:t>
            </w:r>
            <w:r>
              <w:tab/>
            </w:r>
            <w:r>
              <w:rPr>
                <w:spacing w:val="-5"/>
              </w:rPr>
              <w:t>27</w:t>
            </w:r>
          </w:hyperlink>
        </w:p>
        <w:p w14:paraId="50F83DAC" w14:textId="77777777" w:rsidR="00E70012" w:rsidRDefault="00E70012">
          <w:pPr>
            <w:pStyle w:val="TOC3"/>
            <w:numPr>
              <w:ilvl w:val="0"/>
              <w:numId w:val="45"/>
            </w:numPr>
            <w:tabs>
              <w:tab w:val="left" w:pos="1117"/>
              <w:tab w:val="right" w:leader="dot" w:pos="9734"/>
            </w:tabs>
            <w:ind w:left="1117" w:hanging="966"/>
          </w:pPr>
          <w:hyperlink w:anchor="_bookmark38" w:history="1">
            <w:r>
              <w:rPr>
                <w:spacing w:val="-2"/>
              </w:rPr>
              <w:t>Counterparts</w:t>
            </w:r>
            <w:r>
              <w:tab/>
            </w:r>
            <w:r>
              <w:rPr>
                <w:spacing w:val="-5"/>
              </w:rPr>
              <w:t>29</w:t>
            </w:r>
          </w:hyperlink>
        </w:p>
        <w:p w14:paraId="5E62D755" w14:textId="77777777" w:rsidR="00E70012" w:rsidRDefault="00E70012">
          <w:pPr>
            <w:pStyle w:val="TOC1"/>
            <w:spacing w:before="67"/>
            <w:ind w:right="864"/>
          </w:pPr>
          <w:hyperlink w:anchor="_bookmark39" w:history="1">
            <w:r>
              <w:rPr>
                <w:w w:val="105"/>
              </w:rPr>
              <w:t>SECTION</w:t>
            </w:r>
            <w:r>
              <w:rPr>
                <w:spacing w:val="-14"/>
                <w:w w:val="105"/>
              </w:rPr>
              <w:t xml:space="preserve"> </w:t>
            </w:r>
            <w:r>
              <w:rPr>
                <w:spacing w:val="-5"/>
                <w:w w:val="105"/>
              </w:rPr>
              <w:t>11</w:t>
            </w:r>
          </w:hyperlink>
        </w:p>
        <w:p w14:paraId="10EBCEA5" w14:textId="77777777" w:rsidR="00E70012" w:rsidRDefault="00E70012">
          <w:pPr>
            <w:pStyle w:val="TOC1"/>
            <w:spacing w:before="71"/>
            <w:ind w:right="863"/>
          </w:pPr>
          <w:hyperlink w:anchor="_bookmark40" w:history="1">
            <w:r>
              <w:rPr>
                <w:spacing w:val="-2"/>
                <w:w w:val="105"/>
              </w:rPr>
              <w:t>GOVERNING</w:t>
            </w:r>
            <w:r>
              <w:rPr>
                <w:spacing w:val="-9"/>
                <w:w w:val="105"/>
              </w:rPr>
              <w:t xml:space="preserve"> </w:t>
            </w:r>
            <w:r>
              <w:rPr>
                <w:spacing w:val="-2"/>
                <w:w w:val="105"/>
              </w:rPr>
              <w:t>LAW</w:t>
            </w:r>
            <w:r>
              <w:rPr>
                <w:spacing w:val="-9"/>
                <w:w w:val="105"/>
              </w:rPr>
              <w:t xml:space="preserve"> </w:t>
            </w:r>
            <w:r>
              <w:rPr>
                <w:spacing w:val="-2"/>
                <w:w w:val="105"/>
              </w:rPr>
              <w:t>AND</w:t>
            </w:r>
            <w:r>
              <w:rPr>
                <w:spacing w:val="-3"/>
                <w:w w:val="105"/>
              </w:rPr>
              <w:t xml:space="preserve"> </w:t>
            </w:r>
            <w:r>
              <w:rPr>
                <w:spacing w:val="-2"/>
                <w:w w:val="105"/>
              </w:rPr>
              <w:t>ENFORCEMENT</w:t>
            </w:r>
          </w:hyperlink>
        </w:p>
        <w:p w14:paraId="41633F99" w14:textId="77777777" w:rsidR="00E70012" w:rsidRDefault="00E70012">
          <w:pPr>
            <w:pStyle w:val="TOC3"/>
            <w:numPr>
              <w:ilvl w:val="0"/>
              <w:numId w:val="45"/>
            </w:numPr>
            <w:tabs>
              <w:tab w:val="left" w:pos="1117"/>
              <w:tab w:val="right" w:leader="dot" w:pos="9734"/>
            </w:tabs>
            <w:ind w:left="1117" w:hanging="966"/>
          </w:pPr>
          <w:hyperlink w:anchor="_bookmark41" w:history="1">
            <w:r>
              <w:t>Governing</w:t>
            </w:r>
            <w:r>
              <w:rPr>
                <w:spacing w:val="27"/>
              </w:rPr>
              <w:t xml:space="preserve"> </w:t>
            </w:r>
            <w:r>
              <w:rPr>
                <w:spacing w:val="-5"/>
              </w:rPr>
              <w:t>law</w:t>
            </w:r>
            <w:r>
              <w:tab/>
            </w:r>
            <w:r>
              <w:rPr>
                <w:spacing w:val="-5"/>
              </w:rPr>
              <w:t>30</w:t>
            </w:r>
          </w:hyperlink>
        </w:p>
        <w:p w14:paraId="178B9824" w14:textId="77777777" w:rsidR="00E70012" w:rsidRDefault="00E70012">
          <w:pPr>
            <w:pStyle w:val="TOC3"/>
            <w:numPr>
              <w:ilvl w:val="0"/>
              <w:numId w:val="45"/>
            </w:numPr>
            <w:tabs>
              <w:tab w:val="left" w:pos="1117"/>
              <w:tab w:val="right" w:leader="dot" w:pos="9734"/>
            </w:tabs>
            <w:spacing w:before="68"/>
            <w:ind w:left="1117" w:hanging="966"/>
          </w:pPr>
          <w:hyperlink w:anchor="_bookmark42" w:history="1">
            <w:r>
              <w:rPr>
                <w:spacing w:val="-2"/>
              </w:rPr>
              <w:t>Enforcement</w:t>
            </w:r>
            <w:r>
              <w:tab/>
            </w:r>
            <w:r>
              <w:rPr>
                <w:spacing w:val="-5"/>
              </w:rPr>
              <w:t>30</w:t>
            </w:r>
          </w:hyperlink>
        </w:p>
        <w:p w14:paraId="61586276" w14:textId="77777777" w:rsidR="00E70012" w:rsidRDefault="00000000">
          <w:pPr>
            <w:pStyle w:val="TOC1"/>
            <w:spacing w:before="209"/>
            <w:ind w:right="1145"/>
          </w:pPr>
          <w:r>
            <w:rPr>
              <w:w w:val="105"/>
            </w:rPr>
            <w:t>THE</w:t>
          </w:r>
          <w:r>
            <w:rPr>
              <w:spacing w:val="-6"/>
              <w:w w:val="105"/>
            </w:rPr>
            <w:t xml:space="preserve"> </w:t>
          </w:r>
          <w:r>
            <w:rPr>
              <w:spacing w:val="-2"/>
              <w:w w:val="105"/>
            </w:rPr>
            <w:t>SCHEDULES</w:t>
          </w:r>
        </w:p>
        <w:p w14:paraId="16C62A5A" w14:textId="77777777" w:rsidR="00E70012" w:rsidRDefault="00000000">
          <w:pPr>
            <w:pStyle w:val="TOC2"/>
            <w:tabs>
              <w:tab w:val="left" w:pos="9127"/>
            </w:tabs>
          </w:pPr>
          <w:r>
            <w:rPr>
              <w:spacing w:val="-2"/>
              <w:w w:val="105"/>
            </w:rPr>
            <w:t>SCHEDULE</w:t>
          </w:r>
          <w:r>
            <w:tab/>
          </w:r>
          <w:r>
            <w:rPr>
              <w:spacing w:val="-4"/>
              <w:w w:val="105"/>
            </w:rPr>
            <w:t>PAGE</w:t>
          </w:r>
        </w:p>
        <w:p w14:paraId="4B537E3C" w14:textId="77777777" w:rsidR="00E70012" w:rsidRDefault="00E70012">
          <w:pPr>
            <w:pStyle w:val="TOC3"/>
            <w:tabs>
              <w:tab w:val="right" w:leader="dot" w:pos="9734"/>
            </w:tabs>
            <w:spacing w:before="257"/>
            <w:ind w:left="151" w:firstLine="0"/>
          </w:pPr>
          <w:hyperlink w:anchor="_bookmark43" w:history="1">
            <w:r>
              <w:t>SCHEDULE</w:t>
            </w:r>
            <w:r>
              <w:rPr>
                <w:spacing w:val="27"/>
              </w:rPr>
              <w:t xml:space="preserve"> </w:t>
            </w:r>
            <w:r>
              <w:t>1</w:t>
            </w:r>
            <w:r>
              <w:rPr>
                <w:spacing w:val="26"/>
              </w:rPr>
              <w:t xml:space="preserve"> </w:t>
            </w:r>
            <w:r>
              <w:t>Conditions</w:t>
            </w:r>
            <w:r>
              <w:rPr>
                <w:spacing w:val="28"/>
              </w:rPr>
              <w:t xml:space="preserve"> </w:t>
            </w:r>
            <w:r>
              <w:rPr>
                <w:spacing w:val="-2"/>
              </w:rPr>
              <w:t>precedent</w:t>
            </w:r>
            <w:r>
              <w:tab/>
            </w:r>
            <w:r>
              <w:rPr>
                <w:spacing w:val="-5"/>
              </w:rPr>
              <w:t>31</w:t>
            </w:r>
          </w:hyperlink>
        </w:p>
        <w:p w14:paraId="5D1E9ED5" w14:textId="77777777" w:rsidR="00E70012" w:rsidRDefault="00000000">
          <w:pPr>
            <w:pStyle w:val="TOC3"/>
            <w:tabs>
              <w:tab w:val="right" w:leader="dot" w:pos="9734"/>
            </w:tabs>
            <w:spacing w:before="67"/>
            <w:ind w:left="151" w:firstLine="0"/>
          </w:pPr>
          <w:r>
            <w:t>SCHEDULE</w:t>
          </w:r>
          <w:r>
            <w:rPr>
              <w:spacing w:val="26"/>
            </w:rPr>
            <w:t xml:space="preserve"> </w:t>
          </w:r>
          <w:r>
            <w:t>2</w:t>
          </w:r>
          <w:r>
            <w:rPr>
              <w:spacing w:val="26"/>
            </w:rPr>
            <w:t xml:space="preserve"> </w:t>
          </w:r>
          <w:r>
            <w:rPr>
              <w:spacing w:val="-2"/>
            </w:rPr>
            <w:t>Requests</w:t>
          </w:r>
          <w:r>
            <w:tab/>
          </w:r>
          <w:r>
            <w:rPr>
              <w:spacing w:val="-5"/>
            </w:rPr>
            <w:t>32</w:t>
          </w:r>
        </w:p>
      </w:sdtContent>
    </w:sdt>
    <w:p w14:paraId="7AC045D0" w14:textId="77777777" w:rsidR="00E70012" w:rsidRDefault="00E70012">
      <w:pPr>
        <w:sectPr w:rsidR="00E70012">
          <w:type w:val="continuous"/>
          <w:pgSz w:w="11910" w:h="16840"/>
          <w:pgMar w:top="919" w:right="0" w:bottom="1369" w:left="980" w:header="720" w:footer="720" w:gutter="0"/>
          <w:cols w:space="720"/>
        </w:sectPr>
      </w:pPr>
    </w:p>
    <w:p w14:paraId="3D43471B" w14:textId="7B2EAC05" w:rsidR="00E70012" w:rsidRDefault="00E70012">
      <w:pPr>
        <w:pStyle w:val="BodyText"/>
        <w:ind w:left="152"/>
      </w:pPr>
    </w:p>
    <w:p w14:paraId="590BAB1A" w14:textId="77777777" w:rsidR="00E70012" w:rsidRDefault="00E70012">
      <w:pPr>
        <w:pStyle w:val="BodyText"/>
        <w:ind w:left="0"/>
      </w:pPr>
    </w:p>
    <w:p w14:paraId="2FAFEB8C" w14:textId="77777777" w:rsidR="00E70012" w:rsidRDefault="00E70012">
      <w:pPr>
        <w:pStyle w:val="BodyText"/>
        <w:spacing w:before="18"/>
        <w:ind w:left="0"/>
      </w:pPr>
    </w:p>
    <w:p w14:paraId="0AEC314E" w14:textId="488A31E7" w:rsidR="00E70012" w:rsidRDefault="00000000">
      <w:pPr>
        <w:ind w:left="151"/>
        <w:rPr>
          <w:sz w:val="20"/>
        </w:rPr>
      </w:pPr>
      <w:r>
        <w:rPr>
          <w:b/>
          <w:sz w:val="20"/>
        </w:rPr>
        <w:t>THIS</w:t>
      </w:r>
      <w:r>
        <w:rPr>
          <w:b/>
          <w:spacing w:val="-12"/>
          <w:sz w:val="20"/>
        </w:rPr>
        <w:t xml:space="preserve"> </w:t>
      </w:r>
      <w:r>
        <w:rPr>
          <w:b/>
          <w:sz w:val="20"/>
        </w:rPr>
        <w:t>AGREEMENT</w:t>
      </w:r>
      <w:r>
        <w:rPr>
          <w:b/>
          <w:spacing w:val="2"/>
          <w:sz w:val="20"/>
        </w:rPr>
        <w:t xml:space="preserve"> </w:t>
      </w:r>
      <w:r>
        <w:rPr>
          <w:sz w:val="20"/>
        </w:rPr>
        <w:t>is</w:t>
      </w:r>
      <w:r>
        <w:rPr>
          <w:spacing w:val="2"/>
          <w:sz w:val="20"/>
        </w:rPr>
        <w:t xml:space="preserve"> </w:t>
      </w:r>
      <w:r>
        <w:rPr>
          <w:sz w:val="20"/>
        </w:rPr>
        <w:t>dated</w:t>
      </w:r>
      <w:r>
        <w:rPr>
          <w:spacing w:val="67"/>
          <w:w w:val="150"/>
          <w:sz w:val="20"/>
        </w:rPr>
        <w:t xml:space="preserve"> </w:t>
      </w:r>
      <w:r>
        <w:rPr>
          <w:sz w:val="20"/>
        </w:rPr>
        <w:t>and</w:t>
      </w:r>
      <w:r>
        <w:rPr>
          <w:spacing w:val="25"/>
          <w:sz w:val="20"/>
        </w:rPr>
        <w:t xml:space="preserve"> </w:t>
      </w:r>
      <w:r>
        <w:rPr>
          <w:sz w:val="20"/>
        </w:rPr>
        <w:t>made</w:t>
      </w:r>
      <w:r>
        <w:rPr>
          <w:spacing w:val="27"/>
          <w:sz w:val="20"/>
        </w:rPr>
        <w:t xml:space="preserve"> </w:t>
      </w:r>
      <w:r>
        <w:rPr>
          <w:spacing w:val="-2"/>
          <w:sz w:val="20"/>
        </w:rPr>
        <w:t>between:</w:t>
      </w:r>
    </w:p>
    <w:p w14:paraId="222C2FD7" w14:textId="77777777" w:rsidR="00E70012" w:rsidRDefault="00000000">
      <w:pPr>
        <w:pStyle w:val="BodyText"/>
        <w:spacing w:line="20" w:lineRule="exact"/>
        <w:ind w:left="2927"/>
        <w:rPr>
          <w:sz w:val="2"/>
        </w:rPr>
      </w:pPr>
      <w:r>
        <w:rPr>
          <w:noProof/>
          <w:sz w:val="2"/>
        </w:rPr>
        <mc:AlternateContent>
          <mc:Choice Requires="wpg">
            <w:drawing>
              <wp:inline distT="0" distB="0" distL="0" distR="0" wp14:anchorId="1947E099" wp14:editId="757FFE82">
                <wp:extent cx="1035685" cy="8255"/>
                <wp:effectExtent l="9525" t="0" r="2540" b="1269"/>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685" cy="8255"/>
                          <a:chOff x="0" y="0"/>
                          <a:chExt cx="1035685" cy="8255"/>
                        </a:xfrm>
                      </wpg:grpSpPr>
                      <wps:wsp>
                        <wps:cNvPr id="8" name="Graphic 8"/>
                        <wps:cNvSpPr/>
                        <wps:spPr>
                          <a:xfrm>
                            <a:off x="0" y="4102"/>
                            <a:ext cx="146050" cy="1270"/>
                          </a:xfrm>
                          <a:custGeom>
                            <a:avLst/>
                            <a:gdLst/>
                            <a:ahLst/>
                            <a:cxnLst/>
                            <a:rect l="l" t="t" r="r" b="b"/>
                            <a:pathLst>
                              <a:path w="146050">
                                <a:moveTo>
                                  <a:pt x="0" y="0"/>
                                </a:moveTo>
                                <a:lnTo>
                                  <a:pt x="145669" y="0"/>
                                </a:lnTo>
                              </a:path>
                            </a:pathLst>
                          </a:custGeom>
                          <a:ln w="8204">
                            <a:solidFill>
                              <a:srgbClr val="000000"/>
                            </a:solidFill>
                            <a:prstDash val="solid"/>
                          </a:ln>
                        </wps:spPr>
                        <wps:bodyPr wrap="square" lIns="0" tIns="0" rIns="0" bIns="0" rtlCol="0">
                          <a:prstTxWarp prst="textNoShape">
                            <a:avLst/>
                          </a:prstTxWarp>
                          <a:noAutofit/>
                        </wps:bodyPr>
                      </wps:wsp>
                      <wps:wsp>
                        <wps:cNvPr id="9" name="Graphic 9"/>
                        <wps:cNvSpPr/>
                        <wps:spPr>
                          <a:xfrm>
                            <a:off x="147828" y="4102"/>
                            <a:ext cx="592455" cy="1270"/>
                          </a:xfrm>
                          <a:custGeom>
                            <a:avLst/>
                            <a:gdLst/>
                            <a:ahLst/>
                            <a:cxnLst/>
                            <a:rect l="l" t="t" r="r" b="b"/>
                            <a:pathLst>
                              <a:path w="592455">
                                <a:moveTo>
                                  <a:pt x="0" y="0"/>
                                </a:moveTo>
                                <a:lnTo>
                                  <a:pt x="592074" y="0"/>
                                </a:lnTo>
                              </a:path>
                            </a:pathLst>
                          </a:custGeom>
                          <a:ln w="8204">
                            <a:solidFill>
                              <a:srgbClr val="000000"/>
                            </a:solidFill>
                            <a:prstDash val="solid"/>
                          </a:ln>
                        </wps:spPr>
                        <wps:bodyPr wrap="square" lIns="0" tIns="0" rIns="0" bIns="0" rtlCol="0">
                          <a:prstTxWarp prst="textNoShape">
                            <a:avLst/>
                          </a:prstTxWarp>
                          <a:noAutofit/>
                        </wps:bodyPr>
                      </wps:wsp>
                      <wps:wsp>
                        <wps:cNvPr id="10" name="Graphic 10"/>
                        <wps:cNvSpPr/>
                        <wps:spPr>
                          <a:xfrm>
                            <a:off x="740537" y="4102"/>
                            <a:ext cx="295275" cy="1270"/>
                          </a:xfrm>
                          <a:custGeom>
                            <a:avLst/>
                            <a:gdLst/>
                            <a:ahLst/>
                            <a:cxnLst/>
                            <a:rect l="l" t="t" r="r" b="b"/>
                            <a:pathLst>
                              <a:path w="295275">
                                <a:moveTo>
                                  <a:pt x="0" y="0"/>
                                </a:moveTo>
                                <a:lnTo>
                                  <a:pt x="294894" y="0"/>
                                </a:lnTo>
                              </a:path>
                            </a:pathLst>
                          </a:custGeom>
                          <a:ln w="820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D9C53B" id="Group 7" o:spid="_x0000_s1026" style="width:81.55pt;height:.65pt;mso-position-horizontal-relative:char;mso-position-vertical-relative:line" coordsize="10356,8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">
                <v:shape id="Graphic 8" o:spid="_x0000_s1027" style="position:absolute;top:41;width:1460;height:12;visibility:visible;mso-wrap-style:square;v-text-anchor:top" coordsize="146050,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" path="m,l145669,e" filled="f" strokeweight=".22789mm">
                  <v:path arrowok="t"/>
                </v:shape>
                <v:shape id="Graphic 9" o:spid="_x0000_s1028" style="position:absolute;left:1478;top:41;width:5924;height:12;visibility:visible;mso-wrap-style:square;v-text-anchor:top" coordsize="59245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" path="m,l592074,e" filled="f" strokeweight=".22789mm">
                  <v:path arrowok="t"/>
                </v:shape>
                <v:shape id="Graphic 10" o:spid="_x0000_s1029" style="position:absolute;left:7405;top:41;width:2953;height:12;visibility:visible;mso-wrap-style:square;v-text-anchor:top" coordsize="29527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" path="m,l294894,e" filled="f" strokeweight=".22789mm">
                  <v:path arrowok="t"/>
                </v:shape>
                <w10:anchorlock/>
              </v:group>
            </w:pict>
          </mc:Fallback>
        </mc:AlternateContent>
      </w:r>
    </w:p>
    <w:p w14:paraId="14340EEB" w14:textId="2F6A25AD" w:rsidR="00E70012" w:rsidRDefault="00287678">
      <w:pPr>
        <w:pStyle w:val="ListParagraph"/>
        <w:numPr>
          <w:ilvl w:val="0"/>
          <w:numId w:val="44"/>
        </w:numPr>
        <w:tabs>
          <w:tab w:val="left" w:pos="775"/>
        </w:tabs>
        <w:spacing w:before="192"/>
        <w:rPr>
          <w:sz w:val="20"/>
        </w:rPr>
      </w:pPr>
      <w:r>
        <w:rPr>
          <w:b/>
          <w:w w:val="105"/>
          <w:sz w:val="20"/>
        </w:rPr>
        <w:t>MERIDIAN HOLDINGS PLC, a company incorporated in England and Wales with company number [●]</w:t>
      </w:r>
      <w:r>
        <w:rPr>
          <w:b/>
          <w:spacing w:val="-15"/>
          <w:w w:val="105"/>
          <w:sz w:val="20"/>
        </w:rPr>
        <w:t xml:space="preserve"> </w:t>
      </w:r>
      <w:r>
        <w:rPr>
          <w:w w:val="105"/>
          <w:sz w:val="20"/>
        </w:rPr>
        <w:t>(the</w:t>
      </w:r>
      <w:r>
        <w:rPr>
          <w:spacing w:val="-13"/>
          <w:w w:val="105"/>
          <w:sz w:val="20"/>
        </w:rPr>
        <w:t xml:space="preserve"> </w:t>
      </w:r>
      <w:r>
        <w:rPr>
          <w:w w:val="105"/>
          <w:sz w:val="20"/>
        </w:rPr>
        <w:t>"</w:t>
      </w:r>
      <w:r>
        <w:rPr>
          <w:b/>
          <w:w w:val="105"/>
          <w:sz w:val="20"/>
        </w:rPr>
        <w:t>Company</w:t>
      </w:r>
      <w:r>
        <w:rPr>
          <w:w w:val="105"/>
          <w:sz w:val="20"/>
        </w:rPr>
        <w:t>")</w:t>
      </w:r>
      <w:r>
        <w:rPr>
          <w:spacing w:val="-11"/>
          <w:w w:val="105"/>
          <w:sz w:val="20"/>
        </w:rPr>
        <w:t xml:space="preserve"> </w:t>
      </w:r>
      <w:r>
        <w:rPr>
          <w:w w:val="105"/>
          <w:sz w:val="20"/>
        </w:rPr>
        <w:t>and</w:t>
      </w:r>
      <w:r>
        <w:rPr>
          <w:spacing w:val="-11"/>
          <w:w w:val="105"/>
          <w:sz w:val="20"/>
        </w:rPr>
        <w:t xml:space="preserve"> </w:t>
      </w:r>
      <w:r>
        <w:rPr>
          <w:w w:val="105"/>
          <w:sz w:val="20"/>
        </w:rPr>
        <w:t>as</w:t>
      </w:r>
      <w:r>
        <w:rPr>
          <w:spacing w:val="-11"/>
          <w:w w:val="105"/>
          <w:sz w:val="20"/>
        </w:rPr>
        <w:t xml:space="preserve"> </w:t>
      </w:r>
      <w:r>
        <w:rPr>
          <w:w w:val="105"/>
          <w:sz w:val="20"/>
        </w:rPr>
        <w:t>borrower</w:t>
      </w:r>
      <w:r>
        <w:rPr>
          <w:spacing w:val="-10"/>
          <w:w w:val="105"/>
          <w:sz w:val="20"/>
        </w:rPr>
        <w:t xml:space="preserve"> </w:t>
      </w:r>
      <w:r>
        <w:rPr>
          <w:w w:val="105"/>
          <w:sz w:val="20"/>
        </w:rPr>
        <w:t>(the</w:t>
      </w:r>
      <w:r>
        <w:rPr>
          <w:spacing w:val="-11"/>
          <w:w w:val="105"/>
          <w:sz w:val="20"/>
        </w:rPr>
        <w:t xml:space="preserve"> </w:t>
      </w:r>
      <w:r>
        <w:rPr>
          <w:w w:val="105"/>
          <w:sz w:val="20"/>
        </w:rPr>
        <w:t>"</w:t>
      </w:r>
      <w:r>
        <w:rPr>
          <w:b/>
          <w:w w:val="105"/>
          <w:sz w:val="20"/>
        </w:rPr>
        <w:t>Borrower</w:t>
      </w:r>
      <w:r>
        <w:rPr>
          <w:w w:val="105"/>
          <w:sz w:val="20"/>
        </w:rPr>
        <w:t>");</w:t>
      </w:r>
      <w:r>
        <w:rPr>
          <w:spacing w:val="-9"/>
          <w:w w:val="105"/>
          <w:sz w:val="20"/>
        </w:rPr>
        <w:t xml:space="preserve"> </w:t>
      </w:r>
      <w:r>
        <w:rPr>
          <w:spacing w:val="-5"/>
          <w:w w:val="105"/>
          <w:sz w:val="20"/>
        </w:rPr>
        <w:t>and</w:t>
      </w:r>
    </w:p>
    <w:p w14:paraId="2C2D0F9C" w14:textId="6B0A4C8E" w:rsidR="00E70012" w:rsidRDefault="00287678">
      <w:pPr>
        <w:pStyle w:val="ListParagraph"/>
        <w:numPr>
          <w:ilvl w:val="0"/>
          <w:numId w:val="44"/>
        </w:numPr>
        <w:tabs>
          <w:tab w:val="left" w:pos="775"/>
        </w:tabs>
        <w:spacing w:before="168"/>
        <w:rPr>
          <w:sz w:val="20"/>
        </w:rPr>
      </w:pPr>
      <w:r>
        <w:rPr>
          <w:b/>
          <w:w w:val="105"/>
          <w:sz w:val="20"/>
        </w:rPr>
        <w:t>APEX CAPITAL PARTNERS LIMITED, a company incorporated in England and Wales with company number [●]</w:t>
      </w:r>
      <w:r>
        <w:rPr>
          <w:b/>
          <w:spacing w:val="-9"/>
          <w:w w:val="105"/>
          <w:sz w:val="20"/>
        </w:rPr>
        <w:t xml:space="preserve"> </w:t>
      </w:r>
      <w:r>
        <w:rPr>
          <w:w w:val="105"/>
          <w:sz w:val="20"/>
        </w:rPr>
        <w:t>as</w:t>
      </w:r>
      <w:r>
        <w:rPr>
          <w:spacing w:val="-9"/>
          <w:w w:val="105"/>
          <w:sz w:val="20"/>
        </w:rPr>
        <w:t xml:space="preserve"> </w:t>
      </w:r>
      <w:r>
        <w:rPr>
          <w:w w:val="105"/>
          <w:sz w:val="20"/>
        </w:rPr>
        <w:t>lender</w:t>
      </w:r>
      <w:r>
        <w:rPr>
          <w:spacing w:val="-7"/>
          <w:w w:val="105"/>
          <w:sz w:val="20"/>
        </w:rPr>
        <w:t xml:space="preserve"> </w:t>
      </w:r>
      <w:r>
        <w:rPr>
          <w:w w:val="105"/>
          <w:sz w:val="20"/>
        </w:rPr>
        <w:t>(the</w:t>
      </w:r>
      <w:r>
        <w:rPr>
          <w:spacing w:val="-9"/>
          <w:w w:val="105"/>
          <w:sz w:val="20"/>
        </w:rPr>
        <w:t xml:space="preserve"> </w:t>
      </w:r>
      <w:r>
        <w:rPr>
          <w:spacing w:val="-2"/>
          <w:w w:val="105"/>
          <w:sz w:val="20"/>
        </w:rPr>
        <w:t>"</w:t>
      </w:r>
      <w:r>
        <w:rPr>
          <w:b/>
          <w:spacing w:val="-2"/>
          <w:w w:val="105"/>
          <w:sz w:val="20"/>
        </w:rPr>
        <w:t>Lender</w:t>
      </w:r>
      <w:r>
        <w:rPr>
          <w:spacing w:val="-2"/>
          <w:w w:val="105"/>
          <w:sz w:val="20"/>
        </w:rPr>
        <w:t>").</w:t>
      </w:r>
    </w:p>
    <w:p w14:paraId="57BC9D07" w14:textId="77777777" w:rsidR="00E70012" w:rsidRDefault="00E70012">
      <w:pPr>
        <w:pStyle w:val="BodyText"/>
        <w:ind w:left="0"/>
      </w:pPr>
    </w:p>
    <w:p w14:paraId="79E0E8B6" w14:textId="77777777" w:rsidR="00E70012" w:rsidRDefault="00E70012">
      <w:pPr>
        <w:pStyle w:val="BodyText"/>
        <w:spacing w:before="59"/>
        <w:ind w:left="0"/>
      </w:pPr>
    </w:p>
    <w:p w14:paraId="444C7FC9" w14:textId="77777777" w:rsidR="00E70012" w:rsidRDefault="00E70012">
      <w:pPr>
        <w:sectPr w:rsidR="00E70012">
          <w:pgSz w:w="11910" w:h="16840"/>
          <w:pgMar w:top="320" w:right="0" w:bottom="280" w:left="980" w:header="720" w:footer="720" w:gutter="0"/>
          <w:cols w:space="720"/>
        </w:sectPr>
      </w:pPr>
    </w:p>
    <w:p w14:paraId="45CF0AA0" w14:textId="77777777" w:rsidR="00E70012" w:rsidRDefault="00000000">
      <w:pPr>
        <w:pStyle w:val="BodyText"/>
        <w:spacing w:before="94"/>
        <w:ind w:left="151"/>
      </w:pPr>
      <w:r>
        <w:t>IT</w:t>
      </w:r>
      <w:r>
        <w:rPr>
          <w:spacing w:val="9"/>
        </w:rPr>
        <w:t xml:space="preserve"> </w:t>
      </w:r>
      <w:r>
        <w:t>IS</w:t>
      </w:r>
      <w:r>
        <w:rPr>
          <w:spacing w:val="3"/>
        </w:rPr>
        <w:t xml:space="preserve"> </w:t>
      </w:r>
      <w:r>
        <w:t>AGREED</w:t>
      </w:r>
      <w:r>
        <w:rPr>
          <w:spacing w:val="18"/>
        </w:rPr>
        <w:t xml:space="preserve"> </w:t>
      </w:r>
      <w:r>
        <w:t>as</w:t>
      </w:r>
      <w:r>
        <w:rPr>
          <w:spacing w:val="14"/>
        </w:rPr>
        <w:t xml:space="preserve"> </w:t>
      </w:r>
      <w:r>
        <w:rPr>
          <w:spacing w:val="-2"/>
        </w:rPr>
        <w:t>follows:</w:t>
      </w:r>
    </w:p>
    <w:p w14:paraId="32D77657" w14:textId="77777777" w:rsidR="00E70012" w:rsidRDefault="00000000">
      <w:pPr>
        <w:rPr>
          <w:sz w:val="20"/>
        </w:rPr>
      </w:pPr>
      <w:r>
        <w:br w:type="column"/>
      </w:r>
    </w:p>
    <w:p w14:paraId="0EE3B5C2" w14:textId="77777777" w:rsidR="00E70012" w:rsidRDefault="00E70012">
      <w:pPr>
        <w:pStyle w:val="BodyText"/>
        <w:spacing w:before="74"/>
        <w:ind w:left="0"/>
      </w:pPr>
    </w:p>
    <w:p w14:paraId="50C09843" w14:textId="77777777" w:rsidR="00E70012" w:rsidRDefault="00000000">
      <w:pPr>
        <w:pStyle w:val="Heading1"/>
        <w:spacing w:before="0" w:line="400" w:lineRule="auto"/>
        <w:ind w:left="151" w:right="5014" w:firstLine="350"/>
      </w:pPr>
      <w:bookmarkStart w:id="1" w:name="SECTION_1_INTERPRETATION"/>
      <w:bookmarkEnd w:id="1"/>
      <w:r>
        <w:rPr>
          <w:w w:val="105"/>
        </w:rPr>
        <w:t xml:space="preserve">SECTION 1 </w:t>
      </w:r>
      <w:r>
        <w:rPr>
          <w:spacing w:val="-6"/>
          <w:w w:val="105"/>
        </w:rPr>
        <w:t>INTERPRETATION</w:t>
      </w:r>
    </w:p>
    <w:p w14:paraId="079E1271" w14:textId="77777777" w:rsidR="00E70012" w:rsidRDefault="00E70012">
      <w:pPr>
        <w:spacing w:line="400" w:lineRule="auto"/>
        <w:sectPr w:rsidR="00E70012">
          <w:type w:val="continuous"/>
          <w:pgSz w:w="11910" w:h="16840"/>
          <w:pgMar w:top="240" w:right="0" w:bottom="280" w:left="980" w:header="720" w:footer="720" w:gutter="0"/>
          <w:cols w:num="2" w:space="720" w:equalWidth="0">
            <w:col w:w="2539" w:space="1431"/>
            <w:col w:w="6960"/>
          </w:cols>
        </w:sectPr>
      </w:pPr>
    </w:p>
    <w:p w14:paraId="56363332" w14:textId="77777777" w:rsidR="00E70012" w:rsidRDefault="00000000">
      <w:pPr>
        <w:pStyle w:val="Heading1"/>
        <w:numPr>
          <w:ilvl w:val="0"/>
          <w:numId w:val="43"/>
        </w:numPr>
        <w:tabs>
          <w:tab w:val="left" w:pos="775"/>
        </w:tabs>
        <w:spacing w:before="161"/>
      </w:pPr>
      <w:bookmarkStart w:id="2" w:name="1._DEFINITIONS_AND_INTERPRETATION"/>
      <w:bookmarkStart w:id="3" w:name="_bookmark0"/>
      <w:bookmarkEnd w:id="2"/>
      <w:bookmarkEnd w:id="3"/>
      <w:r>
        <w:rPr>
          <w:spacing w:val="-2"/>
          <w:w w:val="105"/>
        </w:rPr>
        <w:t>DEFINITIONS</w:t>
      </w:r>
      <w:r>
        <w:rPr>
          <w:spacing w:val="-5"/>
          <w:w w:val="105"/>
        </w:rPr>
        <w:t xml:space="preserve"> </w:t>
      </w:r>
      <w:r>
        <w:rPr>
          <w:spacing w:val="-2"/>
          <w:w w:val="105"/>
        </w:rPr>
        <w:t>AND</w:t>
      </w:r>
      <w:r>
        <w:rPr>
          <w:spacing w:val="-1"/>
          <w:w w:val="105"/>
        </w:rPr>
        <w:t xml:space="preserve"> </w:t>
      </w:r>
      <w:r>
        <w:rPr>
          <w:spacing w:val="-2"/>
          <w:w w:val="105"/>
        </w:rPr>
        <w:t>INTERPRETATION</w:t>
      </w:r>
    </w:p>
    <w:p w14:paraId="7856DD34" w14:textId="77777777" w:rsidR="00E70012" w:rsidRDefault="00E70012">
      <w:pPr>
        <w:pStyle w:val="BodyText"/>
        <w:spacing w:before="3"/>
        <w:ind w:left="0"/>
        <w:rPr>
          <w:b/>
        </w:rPr>
      </w:pPr>
    </w:p>
    <w:p w14:paraId="3770FE24" w14:textId="77777777" w:rsidR="00E70012" w:rsidRDefault="00000000">
      <w:pPr>
        <w:pStyle w:val="Heading2"/>
        <w:numPr>
          <w:ilvl w:val="1"/>
          <w:numId w:val="43"/>
        </w:numPr>
        <w:tabs>
          <w:tab w:val="left" w:pos="775"/>
        </w:tabs>
      </w:pPr>
      <w:bookmarkStart w:id="4" w:name="1.1_Definitions"/>
      <w:bookmarkEnd w:id="4"/>
      <w:r>
        <w:rPr>
          <w:spacing w:val="-2"/>
          <w:w w:val="105"/>
        </w:rPr>
        <w:t>Definitions</w:t>
      </w:r>
    </w:p>
    <w:p w14:paraId="04D27449" w14:textId="77777777" w:rsidR="00E70012" w:rsidRDefault="00000000">
      <w:pPr>
        <w:pStyle w:val="BodyText"/>
        <w:spacing w:before="92"/>
      </w:pPr>
      <w:r>
        <w:t>In</w:t>
      </w:r>
      <w:r>
        <w:rPr>
          <w:spacing w:val="8"/>
        </w:rPr>
        <w:t xml:space="preserve"> </w:t>
      </w:r>
      <w:r>
        <w:t>this</w:t>
      </w:r>
      <w:r>
        <w:rPr>
          <w:spacing w:val="1"/>
        </w:rPr>
        <w:t xml:space="preserve"> </w:t>
      </w:r>
      <w:r>
        <w:rPr>
          <w:spacing w:val="-2"/>
        </w:rPr>
        <w:t>Agreement:</w:t>
      </w:r>
    </w:p>
    <w:p w14:paraId="18C3D9C2" w14:textId="77777777" w:rsidR="00E70012" w:rsidRDefault="00000000">
      <w:pPr>
        <w:spacing w:before="210" w:line="336" w:lineRule="auto"/>
        <w:ind w:left="775" w:right="1033"/>
        <w:rPr>
          <w:sz w:val="20"/>
        </w:rPr>
      </w:pPr>
      <w:r>
        <w:rPr>
          <w:sz w:val="20"/>
        </w:rPr>
        <w:t>"</w:t>
      </w:r>
      <w:r>
        <w:rPr>
          <w:b/>
          <w:sz w:val="20"/>
        </w:rPr>
        <w:t>Accounting</w:t>
      </w:r>
      <w:r>
        <w:rPr>
          <w:b/>
          <w:spacing w:val="35"/>
          <w:sz w:val="20"/>
        </w:rPr>
        <w:t xml:space="preserve"> </w:t>
      </w:r>
      <w:r>
        <w:rPr>
          <w:b/>
          <w:sz w:val="20"/>
        </w:rPr>
        <w:t>Principles</w:t>
      </w:r>
      <w:r>
        <w:rPr>
          <w:sz w:val="20"/>
        </w:rPr>
        <w:t>"</w:t>
      </w:r>
      <w:r>
        <w:rPr>
          <w:spacing w:val="37"/>
          <w:sz w:val="20"/>
        </w:rPr>
        <w:t xml:space="preserve"> </w:t>
      </w:r>
      <w:r>
        <w:rPr>
          <w:sz w:val="20"/>
        </w:rPr>
        <w:t>means</w:t>
      </w:r>
      <w:r>
        <w:rPr>
          <w:spacing w:val="37"/>
          <w:sz w:val="20"/>
        </w:rPr>
        <w:t xml:space="preserve"> </w:t>
      </w:r>
      <w:r>
        <w:rPr>
          <w:sz w:val="20"/>
        </w:rPr>
        <w:t>generally</w:t>
      </w:r>
      <w:r>
        <w:rPr>
          <w:spacing w:val="35"/>
          <w:sz w:val="20"/>
        </w:rPr>
        <w:t xml:space="preserve"> </w:t>
      </w:r>
      <w:r>
        <w:rPr>
          <w:sz w:val="20"/>
        </w:rPr>
        <w:t>accepted</w:t>
      </w:r>
      <w:r>
        <w:rPr>
          <w:spacing w:val="36"/>
          <w:sz w:val="20"/>
        </w:rPr>
        <w:t xml:space="preserve"> </w:t>
      </w:r>
      <w:r>
        <w:rPr>
          <w:sz w:val="20"/>
        </w:rPr>
        <w:t>accounting</w:t>
      </w:r>
      <w:r>
        <w:rPr>
          <w:spacing w:val="35"/>
          <w:sz w:val="20"/>
        </w:rPr>
        <w:t xml:space="preserve"> </w:t>
      </w:r>
      <w:r>
        <w:rPr>
          <w:sz w:val="20"/>
        </w:rPr>
        <w:t>principles</w:t>
      </w:r>
      <w:r>
        <w:rPr>
          <w:spacing w:val="37"/>
          <w:sz w:val="20"/>
        </w:rPr>
        <w:t xml:space="preserve"> </w:t>
      </w:r>
      <w:r>
        <w:rPr>
          <w:sz w:val="20"/>
        </w:rPr>
        <w:t>in</w:t>
      </w:r>
      <w:r>
        <w:rPr>
          <w:spacing w:val="36"/>
          <w:sz w:val="20"/>
        </w:rPr>
        <w:t xml:space="preserve"> </w:t>
      </w:r>
      <w:r>
        <w:rPr>
          <w:sz w:val="20"/>
        </w:rPr>
        <w:t>England,</w:t>
      </w:r>
      <w:r>
        <w:rPr>
          <w:spacing w:val="36"/>
          <w:sz w:val="20"/>
        </w:rPr>
        <w:t xml:space="preserve"> </w:t>
      </w:r>
      <w:r>
        <w:rPr>
          <w:sz w:val="20"/>
        </w:rPr>
        <w:t xml:space="preserve">including </w:t>
      </w:r>
      <w:r>
        <w:rPr>
          <w:spacing w:val="-2"/>
          <w:sz w:val="20"/>
        </w:rPr>
        <w:t>IFRS.</w:t>
      </w:r>
    </w:p>
    <w:p w14:paraId="2C8594A9" w14:textId="77777777" w:rsidR="00E70012" w:rsidRDefault="00000000">
      <w:pPr>
        <w:pStyle w:val="BodyText"/>
        <w:spacing w:before="119" w:line="336" w:lineRule="auto"/>
        <w:ind w:right="1033"/>
      </w:pPr>
      <w:r>
        <w:t>"</w:t>
      </w:r>
      <w:r>
        <w:rPr>
          <w:b/>
        </w:rPr>
        <w:t>Affiliate</w:t>
      </w:r>
      <w:r>
        <w:t>"</w:t>
      </w:r>
      <w:r>
        <w:rPr>
          <w:spacing w:val="31"/>
        </w:rPr>
        <w:t xml:space="preserve"> </w:t>
      </w:r>
      <w:r>
        <w:t>means,</w:t>
      </w:r>
      <w:r>
        <w:rPr>
          <w:spacing w:val="32"/>
        </w:rPr>
        <w:t xml:space="preserve"> </w:t>
      </w:r>
      <w:r>
        <w:t>in</w:t>
      </w:r>
      <w:r>
        <w:rPr>
          <w:spacing w:val="30"/>
        </w:rPr>
        <w:t xml:space="preserve"> </w:t>
      </w:r>
      <w:r>
        <w:t>relation</w:t>
      </w:r>
      <w:r>
        <w:rPr>
          <w:spacing w:val="30"/>
        </w:rPr>
        <w:t xml:space="preserve"> </w:t>
      </w:r>
      <w:r>
        <w:t>to</w:t>
      </w:r>
      <w:r>
        <w:rPr>
          <w:spacing w:val="31"/>
        </w:rPr>
        <w:t xml:space="preserve"> </w:t>
      </w:r>
      <w:r>
        <w:t>any</w:t>
      </w:r>
      <w:r>
        <w:rPr>
          <w:spacing w:val="33"/>
        </w:rPr>
        <w:t xml:space="preserve"> </w:t>
      </w:r>
      <w:r>
        <w:t>person,</w:t>
      </w:r>
      <w:r>
        <w:rPr>
          <w:spacing w:val="33"/>
        </w:rPr>
        <w:t xml:space="preserve"> </w:t>
      </w:r>
      <w:r>
        <w:t>a</w:t>
      </w:r>
      <w:r>
        <w:rPr>
          <w:spacing w:val="31"/>
        </w:rPr>
        <w:t xml:space="preserve"> </w:t>
      </w:r>
      <w:r>
        <w:t>Subsidiary</w:t>
      </w:r>
      <w:r>
        <w:rPr>
          <w:spacing w:val="33"/>
        </w:rPr>
        <w:t xml:space="preserve"> </w:t>
      </w:r>
      <w:r>
        <w:t>of</w:t>
      </w:r>
      <w:r>
        <w:rPr>
          <w:spacing w:val="29"/>
        </w:rPr>
        <w:t xml:space="preserve"> </w:t>
      </w:r>
      <w:r>
        <w:t>that</w:t>
      </w:r>
      <w:r>
        <w:rPr>
          <w:spacing w:val="33"/>
        </w:rPr>
        <w:t xml:space="preserve"> </w:t>
      </w:r>
      <w:r>
        <w:t>person</w:t>
      </w:r>
      <w:r>
        <w:rPr>
          <w:spacing w:val="31"/>
        </w:rPr>
        <w:t xml:space="preserve"> </w:t>
      </w:r>
      <w:r>
        <w:t>or</w:t>
      </w:r>
      <w:r>
        <w:rPr>
          <w:spacing w:val="32"/>
        </w:rPr>
        <w:t xml:space="preserve"> </w:t>
      </w:r>
      <w:r>
        <w:t>a</w:t>
      </w:r>
      <w:r>
        <w:rPr>
          <w:spacing w:val="30"/>
        </w:rPr>
        <w:t xml:space="preserve"> </w:t>
      </w:r>
      <w:r>
        <w:t>Holding</w:t>
      </w:r>
      <w:r>
        <w:rPr>
          <w:spacing w:val="32"/>
        </w:rPr>
        <w:t xml:space="preserve"> </w:t>
      </w:r>
      <w:r>
        <w:t>Company</w:t>
      </w:r>
      <w:r>
        <w:rPr>
          <w:spacing w:val="33"/>
        </w:rPr>
        <w:t xml:space="preserve"> </w:t>
      </w:r>
      <w:r>
        <w:t>of that</w:t>
      </w:r>
      <w:r>
        <w:rPr>
          <w:spacing w:val="40"/>
        </w:rPr>
        <w:t xml:space="preserve"> </w:t>
      </w:r>
      <w:r>
        <w:t>person</w:t>
      </w:r>
      <w:r>
        <w:rPr>
          <w:spacing w:val="40"/>
        </w:rPr>
        <w:t xml:space="preserve"> </w:t>
      </w:r>
      <w:r>
        <w:t>or</w:t>
      </w:r>
      <w:r>
        <w:rPr>
          <w:spacing w:val="40"/>
        </w:rPr>
        <w:t xml:space="preserve"> </w:t>
      </w:r>
      <w:r>
        <w:t>any</w:t>
      </w:r>
      <w:r>
        <w:rPr>
          <w:spacing w:val="40"/>
        </w:rPr>
        <w:t xml:space="preserve"> </w:t>
      </w:r>
      <w:r>
        <w:t>other</w:t>
      </w:r>
      <w:r>
        <w:rPr>
          <w:spacing w:val="40"/>
        </w:rPr>
        <w:t xml:space="preserve"> </w:t>
      </w:r>
      <w:r>
        <w:t>Subsidiary</w:t>
      </w:r>
      <w:r>
        <w:rPr>
          <w:spacing w:val="40"/>
        </w:rPr>
        <w:t xml:space="preserve"> </w:t>
      </w:r>
      <w:r>
        <w:t>of</w:t>
      </w:r>
      <w:r>
        <w:rPr>
          <w:spacing w:val="40"/>
        </w:rPr>
        <w:t xml:space="preserve"> </w:t>
      </w:r>
      <w:r>
        <w:t>that</w:t>
      </w:r>
      <w:r>
        <w:rPr>
          <w:spacing w:val="40"/>
        </w:rPr>
        <w:t xml:space="preserve"> </w:t>
      </w:r>
      <w:r>
        <w:t>Holding</w:t>
      </w:r>
      <w:r>
        <w:rPr>
          <w:spacing w:val="40"/>
        </w:rPr>
        <w:t xml:space="preserve"> </w:t>
      </w:r>
      <w:r>
        <w:t>Company.</w:t>
      </w:r>
    </w:p>
    <w:p w14:paraId="1BA4DF2E" w14:textId="77777777" w:rsidR="00E70012" w:rsidRDefault="00000000">
      <w:pPr>
        <w:pStyle w:val="BodyText"/>
        <w:spacing w:before="122" w:line="336" w:lineRule="auto"/>
        <w:ind w:right="1033"/>
      </w:pPr>
      <w:r>
        <w:t>"</w:t>
      </w:r>
      <w:r>
        <w:rPr>
          <w:b/>
        </w:rPr>
        <w:t>Authorisation</w:t>
      </w:r>
      <w:r>
        <w:t>"</w:t>
      </w:r>
      <w:r>
        <w:rPr>
          <w:spacing w:val="35"/>
        </w:rPr>
        <w:t xml:space="preserve"> </w:t>
      </w:r>
      <w:r>
        <w:t>means</w:t>
      </w:r>
      <w:r>
        <w:rPr>
          <w:spacing w:val="36"/>
        </w:rPr>
        <w:t xml:space="preserve"> </w:t>
      </w:r>
      <w:r>
        <w:t>an</w:t>
      </w:r>
      <w:r>
        <w:rPr>
          <w:spacing w:val="35"/>
        </w:rPr>
        <w:t xml:space="preserve"> </w:t>
      </w:r>
      <w:r>
        <w:t>authorisation,</w:t>
      </w:r>
      <w:r>
        <w:rPr>
          <w:spacing w:val="35"/>
        </w:rPr>
        <w:t xml:space="preserve"> </w:t>
      </w:r>
      <w:r>
        <w:t>consent,</w:t>
      </w:r>
      <w:r>
        <w:rPr>
          <w:spacing w:val="35"/>
        </w:rPr>
        <w:t xml:space="preserve"> </w:t>
      </w:r>
      <w:r>
        <w:t>approval,</w:t>
      </w:r>
      <w:r>
        <w:rPr>
          <w:spacing w:val="35"/>
        </w:rPr>
        <w:t xml:space="preserve"> </w:t>
      </w:r>
      <w:r>
        <w:t>resolution,</w:t>
      </w:r>
      <w:r>
        <w:rPr>
          <w:spacing w:val="35"/>
        </w:rPr>
        <w:t xml:space="preserve"> </w:t>
      </w:r>
      <w:r>
        <w:t>licence,</w:t>
      </w:r>
      <w:r>
        <w:rPr>
          <w:spacing w:val="35"/>
        </w:rPr>
        <w:t xml:space="preserve"> </w:t>
      </w:r>
      <w:r>
        <w:t>exemption,</w:t>
      </w:r>
      <w:r>
        <w:rPr>
          <w:spacing w:val="35"/>
        </w:rPr>
        <w:t xml:space="preserve"> </w:t>
      </w:r>
      <w:r>
        <w:t>filing, notarisation or registration.</w:t>
      </w:r>
    </w:p>
    <w:p w14:paraId="1F129BA3" w14:textId="77777777" w:rsidR="00E70012" w:rsidRDefault="00000000">
      <w:pPr>
        <w:pStyle w:val="BodyText"/>
        <w:spacing w:before="120" w:line="336" w:lineRule="auto"/>
        <w:ind w:right="1033"/>
      </w:pPr>
      <w:r>
        <w:t>"</w:t>
      </w:r>
      <w:r>
        <w:rPr>
          <w:b/>
        </w:rPr>
        <w:t>Availability</w:t>
      </w:r>
      <w:r>
        <w:rPr>
          <w:b/>
          <w:spacing w:val="40"/>
        </w:rPr>
        <w:t xml:space="preserve"> </w:t>
      </w:r>
      <w:r>
        <w:rPr>
          <w:b/>
        </w:rPr>
        <w:t>Period</w:t>
      </w:r>
      <w:r>
        <w:t>"</w:t>
      </w:r>
      <w:r>
        <w:rPr>
          <w:spacing w:val="60"/>
        </w:rPr>
        <w:t xml:space="preserve"> </w:t>
      </w:r>
      <w:r>
        <w:t>means</w:t>
      </w:r>
      <w:r>
        <w:rPr>
          <w:spacing w:val="67"/>
        </w:rPr>
        <w:t xml:space="preserve"> </w:t>
      </w:r>
      <w:r>
        <w:t>the</w:t>
      </w:r>
      <w:r>
        <w:rPr>
          <w:spacing w:val="64"/>
        </w:rPr>
        <w:t xml:space="preserve"> </w:t>
      </w:r>
      <w:r>
        <w:t>period</w:t>
      </w:r>
      <w:r>
        <w:rPr>
          <w:spacing w:val="64"/>
        </w:rPr>
        <w:t xml:space="preserve"> </w:t>
      </w:r>
      <w:r>
        <w:t>from</w:t>
      </w:r>
      <w:r>
        <w:rPr>
          <w:spacing w:val="64"/>
        </w:rPr>
        <w:t xml:space="preserve"> </w:t>
      </w:r>
      <w:r>
        <w:t>and</w:t>
      </w:r>
      <w:r>
        <w:rPr>
          <w:spacing w:val="63"/>
        </w:rPr>
        <w:t xml:space="preserve"> </w:t>
      </w:r>
      <w:r>
        <w:t>including</w:t>
      </w:r>
      <w:r>
        <w:rPr>
          <w:spacing w:val="61"/>
        </w:rPr>
        <w:t xml:space="preserve"> </w:t>
      </w:r>
      <w:r>
        <w:t>the</w:t>
      </w:r>
      <w:r>
        <w:rPr>
          <w:spacing w:val="64"/>
        </w:rPr>
        <w:t xml:space="preserve"> </w:t>
      </w:r>
      <w:r>
        <w:t>date</w:t>
      </w:r>
      <w:r>
        <w:rPr>
          <w:spacing w:val="64"/>
        </w:rPr>
        <w:t xml:space="preserve"> </w:t>
      </w:r>
      <w:r>
        <w:t>of</w:t>
      </w:r>
      <w:r>
        <w:rPr>
          <w:spacing w:val="60"/>
        </w:rPr>
        <w:t xml:space="preserve"> </w:t>
      </w:r>
      <w:r>
        <w:t>this</w:t>
      </w:r>
      <w:r>
        <w:rPr>
          <w:spacing w:val="37"/>
        </w:rPr>
        <w:t xml:space="preserve"> </w:t>
      </w:r>
      <w:r>
        <w:t>Agreement</w:t>
      </w:r>
      <w:r>
        <w:rPr>
          <w:spacing w:val="62"/>
        </w:rPr>
        <w:t xml:space="preserve"> </w:t>
      </w:r>
      <w:r>
        <w:t>to</w:t>
      </w:r>
      <w:r>
        <w:rPr>
          <w:spacing w:val="64"/>
        </w:rPr>
        <w:t xml:space="preserve"> </w:t>
      </w:r>
      <w:r>
        <w:t>and including</w:t>
      </w:r>
      <w:r>
        <w:rPr>
          <w:spacing w:val="40"/>
        </w:rPr>
        <w:t xml:space="preserve"> </w:t>
      </w:r>
      <w:r>
        <w:t>the</w:t>
      </w:r>
      <w:r>
        <w:rPr>
          <w:spacing w:val="40"/>
        </w:rPr>
        <w:t xml:space="preserve"> </w:t>
      </w:r>
      <w:r>
        <w:t>date</w:t>
      </w:r>
      <w:r>
        <w:rPr>
          <w:spacing w:val="40"/>
        </w:rPr>
        <w:t xml:space="preserve"> </w:t>
      </w:r>
      <w:r>
        <w:t>which</w:t>
      </w:r>
      <w:r>
        <w:rPr>
          <w:spacing w:val="40"/>
        </w:rPr>
        <w:t xml:space="preserve"> </w:t>
      </w:r>
      <w:r>
        <w:t>is</w:t>
      </w:r>
      <w:r>
        <w:rPr>
          <w:spacing w:val="40"/>
        </w:rPr>
        <w:t xml:space="preserve"> </w:t>
      </w:r>
      <w:r>
        <w:t>12</w:t>
      </w:r>
      <w:r>
        <w:rPr>
          <w:spacing w:val="40"/>
        </w:rPr>
        <w:t xml:space="preserve"> </w:t>
      </w:r>
      <w:r>
        <w:t>Months</w:t>
      </w:r>
      <w:r>
        <w:rPr>
          <w:spacing w:val="40"/>
        </w:rPr>
        <w:t xml:space="preserve"> </w:t>
      </w:r>
      <w:r>
        <w:t>after</w:t>
      </w:r>
      <w:r>
        <w:rPr>
          <w:spacing w:val="40"/>
        </w:rPr>
        <w:t xml:space="preserve"> </w:t>
      </w:r>
      <w:r>
        <w:t>the</w:t>
      </w:r>
      <w:r>
        <w:rPr>
          <w:spacing w:val="40"/>
        </w:rPr>
        <w:t xml:space="preserve"> </w:t>
      </w:r>
      <w:r>
        <w:t>date</w:t>
      </w:r>
      <w:r>
        <w:rPr>
          <w:spacing w:val="40"/>
        </w:rPr>
        <w:t xml:space="preserve"> </w:t>
      </w:r>
      <w:r>
        <w:t>of</w:t>
      </w:r>
      <w:r>
        <w:rPr>
          <w:spacing w:val="40"/>
        </w:rPr>
        <w:t xml:space="preserve"> </w:t>
      </w:r>
      <w:r>
        <w:t>this Agreement.</w:t>
      </w:r>
    </w:p>
    <w:p w14:paraId="27E99156" w14:textId="77777777" w:rsidR="00E70012" w:rsidRDefault="00000000">
      <w:pPr>
        <w:spacing w:before="120"/>
        <w:ind w:left="775"/>
        <w:rPr>
          <w:sz w:val="20"/>
        </w:rPr>
      </w:pPr>
      <w:r>
        <w:rPr>
          <w:sz w:val="20"/>
        </w:rPr>
        <w:t>"</w:t>
      </w:r>
      <w:r>
        <w:rPr>
          <w:b/>
          <w:sz w:val="20"/>
        </w:rPr>
        <w:t>Available</w:t>
      </w:r>
      <w:r>
        <w:rPr>
          <w:b/>
          <w:spacing w:val="27"/>
          <w:sz w:val="20"/>
        </w:rPr>
        <w:t xml:space="preserve"> </w:t>
      </w:r>
      <w:r>
        <w:rPr>
          <w:b/>
          <w:sz w:val="20"/>
        </w:rPr>
        <w:t>Commitment</w:t>
      </w:r>
      <w:r>
        <w:rPr>
          <w:sz w:val="20"/>
        </w:rPr>
        <w:t>"</w:t>
      </w:r>
      <w:r>
        <w:rPr>
          <w:spacing w:val="29"/>
          <w:sz w:val="20"/>
        </w:rPr>
        <w:t xml:space="preserve"> </w:t>
      </w:r>
      <w:r>
        <w:rPr>
          <w:sz w:val="20"/>
        </w:rPr>
        <w:t>means</w:t>
      </w:r>
      <w:r>
        <w:rPr>
          <w:spacing w:val="34"/>
          <w:sz w:val="20"/>
        </w:rPr>
        <w:t xml:space="preserve"> </w:t>
      </w:r>
      <w:r>
        <w:rPr>
          <w:sz w:val="20"/>
        </w:rPr>
        <w:t>the</w:t>
      </w:r>
      <w:r>
        <w:rPr>
          <w:spacing w:val="29"/>
          <w:sz w:val="20"/>
        </w:rPr>
        <w:t xml:space="preserve"> </w:t>
      </w:r>
      <w:r>
        <w:rPr>
          <w:sz w:val="20"/>
        </w:rPr>
        <w:t>Lender's</w:t>
      </w:r>
      <w:r>
        <w:rPr>
          <w:spacing w:val="30"/>
          <w:sz w:val="20"/>
        </w:rPr>
        <w:t xml:space="preserve"> </w:t>
      </w:r>
      <w:r>
        <w:rPr>
          <w:sz w:val="20"/>
        </w:rPr>
        <w:t>Commitment</w:t>
      </w:r>
      <w:r>
        <w:rPr>
          <w:spacing w:val="30"/>
          <w:sz w:val="20"/>
        </w:rPr>
        <w:t xml:space="preserve"> </w:t>
      </w:r>
      <w:r>
        <w:rPr>
          <w:spacing w:val="-2"/>
          <w:sz w:val="20"/>
        </w:rPr>
        <w:t>minus:</w:t>
      </w:r>
    </w:p>
    <w:p w14:paraId="467950E8" w14:textId="77777777" w:rsidR="00E70012" w:rsidRDefault="00000000">
      <w:pPr>
        <w:pStyle w:val="ListParagraph"/>
        <w:numPr>
          <w:ilvl w:val="2"/>
          <w:numId w:val="43"/>
        </w:numPr>
        <w:tabs>
          <w:tab w:val="left" w:pos="1512"/>
        </w:tabs>
        <w:spacing w:before="211"/>
        <w:ind w:hanging="737"/>
        <w:rPr>
          <w:sz w:val="20"/>
        </w:rPr>
      </w:pPr>
      <w:r>
        <w:rPr>
          <w:sz w:val="20"/>
        </w:rPr>
        <w:t>the</w:t>
      </w:r>
      <w:r>
        <w:rPr>
          <w:spacing w:val="19"/>
          <w:sz w:val="20"/>
        </w:rPr>
        <w:t xml:space="preserve"> </w:t>
      </w:r>
      <w:r>
        <w:rPr>
          <w:sz w:val="20"/>
        </w:rPr>
        <w:t>Base</w:t>
      </w:r>
      <w:r>
        <w:rPr>
          <w:spacing w:val="20"/>
          <w:sz w:val="20"/>
        </w:rPr>
        <w:t xml:space="preserve"> </w:t>
      </w:r>
      <w:r>
        <w:rPr>
          <w:sz w:val="20"/>
        </w:rPr>
        <w:t>Currency</w:t>
      </w:r>
      <w:r>
        <w:rPr>
          <w:spacing w:val="6"/>
          <w:sz w:val="20"/>
        </w:rPr>
        <w:t xml:space="preserve"> </w:t>
      </w:r>
      <w:r>
        <w:rPr>
          <w:sz w:val="20"/>
        </w:rPr>
        <w:t>Amount</w:t>
      </w:r>
      <w:r>
        <w:rPr>
          <w:spacing w:val="19"/>
          <w:sz w:val="20"/>
        </w:rPr>
        <w:t xml:space="preserve"> </w:t>
      </w:r>
      <w:r>
        <w:rPr>
          <w:sz w:val="20"/>
        </w:rPr>
        <w:t>of</w:t>
      </w:r>
      <w:r>
        <w:rPr>
          <w:spacing w:val="20"/>
          <w:sz w:val="20"/>
        </w:rPr>
        <w:t xml:space="preserve"> </w:t>
      </w:r>
      <w:r>
        <w:rPr>
          <w:sz w:val="20"/>
        </w:rPr>
        <w:t>any</w:t>
      </w:r>
      <w:r>
        <w:rPr>
          <w:spacing w:val="21"/>
          <w:sz w:val="20"/>
        </w:rPr>
        <w:t xml:space="preserve"> </w:t>
      </w:r>
      <w:r>
        <w:rPr>
          <w:sz w:val="20"/>
        </w:rPr>
        <w:t>outstanding</w:t>
      </w:r>
      <w:r>
        <w:rPr>
          <w:spacing w:val="21"/>
          <w:sz w:val="20"/>
        </w:rPr>
        <w:t xml:space="preserve"> </w:t>
      </w:r>
      <w:r>
        <w:rPr>
          <w:sz w:val="20"/>
        </w:rPr>
        <w:t>Loans;</w:t>
      </w:r>
      <w:r>
        <w:rPr>
          <w:spacing w:val="18"/>
          <w:sz w:val="20"/>
        </w:rPr>
        <w:t xml:space="preserve"> </w:t>
      </w:r>
      <w:r>
        <w:rPr>
          <w:spacing w:val="-5"/>
          <w:sz w:val="20"/>
        </w:rPr>
        <w:t>and</w:t>
      </w:r>
    </w:p>
    <w:p w14:paraId="3721A4C1" w14:textId="77777777" w:rsidR="00E70012" w:rsidRDefault="00000000">
      <w:pPr>
        <w:pStyle w:val="ListParagraph"/>
        <w:numPr>
          <w:ilvl w:val="2"/>
          <w:numId w:val="43"/>
        </w:numPr>
        <w:tabs>
          <w:tab w:val="left" w:pos="1512"/>
        </w:tabs>
        <w:spacing w:before="215" w:line="333" w:lineRule="auto"/>
        <w:ind w:right="1097"/>
        <w:rPr>
          <w:sz w:val="20"/>
        </w:rPr>
      </w:pPr>
      <w:r>
        <w:rPr>
          <w:sz w:val="20"/>
        </w:rPr>
        <w:t>in</w:t>
      </w:r>
      <w:r>
        <w:rPr>
          <w:spacing w:val="-2"/>
          <w:sz w:val="20"/>
        </w:rPr>
        <w:t xml:space="preserve"> </w:t>
      </w:r>
      <w:r>
        <w:rPr>
          <w:sz w:val="20"/>
        </w:rPr>
        <w:t>relation</w:t>
      </w:r>
      <w:r>
        <w:rPr>
          <w:spacing w:val="-2"/>
          <w:sz w:val="20"/>
        </w:rPr>
        <w:t xml:space="preserve"> </w:t>
      </w:r>
      <w:r>
        <w:rPr>
          <w:sz w:val="20"/>
        </w:rPr>
        <w:t>to any proposed Utilisation, the Base Currency</w:t>
      </w:r>
      <w:r>
        <w:rPr>
          <w:spacing w:val="-2"/>
          <w:sz w:val="20"/>
        </w:rPr>
        <w:t xml:space="preserve"> </w:t>
      </w:r>
      <w:r>
        <w:rPr>
          <w:sz w:val="20"/>
        </w:rPr>
        <w:t>Amount of any Loans</w:t>
      </w:r>
      <w:r>
        <w:rPr>
          <w:spacing w:val="17"/>
          <w:sz w:val="20"/>
        </w:rPr>
        <w:t xml:space="preserve"> </w:t>
      </w:r>
      <w:r>
        <w:rPr>
          <w:sz w:val="20"/>
        </w:rPr>
        <w:t>that are due</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on</w:t>
      </w:r>
      <w:r>
        <w:rPr>
          <w:spacing w:val="40"/>
          <w:sz w:val="20"/>
        </w:rPr>
        <w:t xml:space="preserve"> </w:t>
      </w:r>
      <w:r>
        <w:rPr>
          <w:sz w:val="20"/>
        </w:rPr>
        <w:t>or</w:t>
      </w:r>
      <w:r>
        <w:rPr>
          <w:spacing w:val="40"/>
          <w:sz w:val="20"/>
        </w:rPr>
        <w:t xml:space="preserve"> </w:t>
      </w:r>
      <w:r>
        <w:rPr>
          <w:sz w:val="20"/>
        </w:rPr>
        <w:t>before</w:t>
      </w:r>
      <w:r>
        <w:rPr>
          <w:spacing w:val="40"/>
          <w:sz w:val="20"/>
        </w:rPr>
        <w:t xml:space="preserve"> </w:t>
      </w:r>
      <w:r>
        <w:rPr>
          <w:sz w:val="20"/>
        </w:rPr>
        <w:t>the</w:t>
      </w:r>
      <w:r>
        <w:rPr>
          <w:spacing w:val="40"/>
          <w:sz w:val="20"/>
        </w:rPr>
        <w:t xml:space="preserve"> </w:t>
      </w:r>
      <w:r>
        <w:rPr>
          <w:sz w:val="20"/>
        </w:rPr>
        <w:t>proposed</w:t>
      </w:r>
      <w:r>
        <w:rPr>
          <w:spacing w:val="40"/>
          <w:sz w:val="20"/>
        </w:rPr>
        <w:t xml:space="preserve"> </w:t>
      </w:r>
      <w:r>
        <w:rPr>
          <w:sz w:val="20"/>
        </w:rPr>
        <w:t>Utilisation</w:t>
      </w:r>
      <w:r>
        <w:rPr>
          <w:spacing w:val="40"/>
          <w:sz w:val="20"/>
        </w:rPr>
        <w:t xml:space="preserve"> </w:t>
      </w:r>
      <w:r>
        <w:rPr>
          <w:sz w:val="20"/>
        </w:rPr>
        <w:t>Date.</w:t>
      </w:r>
    </w:p>
    <w:p w14:paraId="20BA5D1A" w14:textId="77777777" w:rsidR="00E70012" w:rsidRDefault="00000000">
      <w:pPr>
        <w:spacing w:before="124"/>
        <w:ind w:left="775"/>
        <w:rPr>
          <w:sz w:val="20"/>
        </w:rPr>
      </w:pPr>
      <w:r>
        <w:rPr>
          <w:w w:val="105"/>
          <w:sz w:val="20"/>
        </w:rPr>
        <w:t>"</w:t>
      </w:r>
      <w:r>
        <w:rPr>
          <w:b/>
          <w:w w:val="105"/>
          <w:sz w:val="20"/>
        </w:rPr>
        <w:t>Base</w:t>
      </w:r>
      <w:r>
        <w:rPr>
          <w:b/>
          <w:spacing w:val="-15"/>
          <w:w w:val="105"/>
          <w:sz w:val="20"/>
        </w:rPr>
        <w:t xml:space="preserve"> </w:t>
      </w:r>
      <w:r>
        <w:rPr>
          <w:b/>
          <w:w w:val="105"/>
          <w:sz w:val="20"/>
        </w:rPr>
        <w:t>Currency</w:t>
      </w:r>
      <w:r>
        <w:rPr>
          <w:w w:val="105"/>
          <w:sz w:val="20"/>
        </w:rPr>
        <w:t>"</w:t>
      </w:r>
      <w:r>
        <w:rPr>
          <w:spacing w:val="-14"/>
          <w:w w:val="105"/>
          <w:sz w:val="20"/>
        </w:rPr>
        <w:t xml:space="preserve"> </w:t>
      </w:r>
      <w:r>
        <w:rPr>
          <w:w w:val="105"/>
          <w:sz w:val="20"/>
        </w:rPr>
        <w:t>means</w:t>
      </w:r>
      <w:r>
        <w:rPr>
          <w:spacing w:val="-10"/>
          <w:w w:val="105"/>
          <w:sz w:val="20"/>
        </w:rPr>
        <w:t xml:space="preserve"> </w:t>
      </w:r>
      <w:r>
        <w:rPr>
          <w:spacing w:val="-2"/>
          <w:w w:val="105"/>
          <w:sz w:val="20"/>
        </w:rPr>
        <w:t>sterling.</w:t>
      </w:r>
    </w:p>
    <w:p w14:paraId="289271E2" w14:textId="77777777" w:rsidR="00E70012" w:rsidRDefault="00000000">
      <w:pPr>
        <w:pStyle w:val="BodyText"/>
        <w:spacing w:before="210" w:line="336" w:lineRule="auto"/>
        <w:ind w:right="1022"/>
        <w:jc w:val="both"/>
      </w:pPr>
      <w:r>
        <w:t>"</w:t>
      </w:r>
      <w:r>
        <w:rPr>
          <w:b/>
        </w:rPr>
        <w:t>Base</w:t>
      </w:r>
      <w:r>
        <w:rPr>
          <w:b/>
          <w:spacing w:val="40"/>
        </w:rPr>
        <w:t xml:space="preserve"> </w:t>
      </w:r>
      <w:r>
        <w:rPr>
          <w:b/>
        </w:rPr>
        <w:t>Currency</w:t>
      </w:r>
      <w:r>
        <w:rPr>
          <w:b/>
          <w:spacing w:val="40"/>
        </w:rPr>
        <w:t xml:space="preserve"> </w:t>
      </w:r>
      <w:r>
        <w:rPr>
          <w:b/>
        </w:rPr>
        <w:t>Amount</w:t>
      </w:r>
      <w:r>
        <w:t>" means, in relation to a Loan, the amount specified in the Utilisation Request delivered by the Borrower for that Loan as adjusted to reflect any repayment (other than a repayment</w:t>
      </w:r>
      <w:r>
        <w:rPr>
          <w:spacing w:val="40"/>
        </w:rPr>
        <w:t xml:space="preserve"> </w:t>
      </w:r>
      <w:r>
        <w:t>arising</w:t>
      </w:r>
      <w:r>
        <w:rPr>
          <w:spacing w:val="40"/>
        </w:rPr>
        <w:t xml:space="preserve"> </w:t>
      </w:r>
      <w:r>
        <w:t>from</w:t>
      </w:r>
      <w:r>
        <w:rPr>
          <w:spacing w:val="40"/>
        </w:rPr>
        <w:t xml:space="preserve"> </w:t>
      </w:r>
      <w:r>
        <w:t>a</w:t>
      </w:r>
      <w:r>
        <w:rPr>
          <w:spacing w:val="40"/>
        </w:rPr>
        <w:t xml:space="preserve"> </w:t>
      </w:r>
      <w:r>
        <w:t>change</w:t>
      </w:r>
      <w:r>
        <w:rPr>
          <w:spacing w:val="40"/>
        </w:rPr>
        <w:t xml:space="preserve"> </w:t>
      </w:r>
      <w:r>
        <w:t>of</w:t>
      </w:r>
      <w:r>
        <w:rPr>
          <w:spacing w:val="40"/>
        </w:rPr>
        <w:t xml:space="preserve"> </w:t>
      </w:r>
      <w:r>
        <w:t>currency),</w:t>
      </w:r>
      <w:r>
        <w:rPr>
          <w:spacing w:val="40"/>
        </w:rPr>
        <w:t xml:space="preserve"> </w:t>
      </w:r>
      <w:r>
        <w:t>prepayment,</w:t>
      </w:r>
      <w:r>
        <w:rPr>
          <w:spacing w:val="40"/>
        </w:rPr>
        <w:t xml:space="preserve"> </w:t>
      </w:r>
      <w:r>
        <w:t>consolidation</w:t>
      </w:r>
      <w:r>
        <w:rPr>
          <w:spacing w:val="40"/>
        </w:rPr>
        <w:t xml:space="preserve"> </w:t>
      </w:r>
      <w:r>
        <w:t>or</w:t>
      </w:r>
      <w:r>
        <w:rPr>
          <w:spacing w:val="40"/>
        </w:rPr>
        <w:t xml:space="preserve"> </w:t>
      </w:r>
      <w:r>
        <w:t>division</w:t>
      </w:r>
      <w:r>
        <w:rPr>
          <w:spacing w:val="40"/>
        </w:rPr>
        <w:t xml:space="preserve"> </w:t>
      </w:r>
      <w:r>
        <w:t>of</w:t>
      </w:r>
      <w:r>
        <w:rPr>
          <w:spacing w:val="40"/>
        </w:rPr>
        <w:t xml:space="preserve"> </w:t>
      </w:r>
      <w:r>
        <w:t>a</w:t>
      </w:r>
      <w:r>
        <w:rPr>
          <w:spacing w:val="40"/>
        </w:rPr>
        <w:t xml:space="preserve"> </w:t>
      </w:r>
      <w:r>
        <w:t>Loan.</w:t>
      </w:r>
    </w:p>
    <w:p w14:paraId="1527B0DD" w14:textId="77777777" w:rsidR="00E70012" w:rsidRDefault="00000000">
      <w:pPr>
        <w:pStyle w:val="BodyText"/>
        <w:spacing w:before="120" w:line="338" w:lineRule="auto"/>
        <w:ind w:right="1019"/>
        <w:jc w:val="both"/>
      </w:pPr>
      <w:r>
        <w:t>"</w:t>
      </w:r>
      <w:r>
        <w:rPr>
          <w:b/>
        </w:rPr>
        <w:t>Business</w:t>
      </w:r>
      <w:r>
        <w:rPr>
          <w:b/>
          <w:spacing w:val="40"/>
        </w:rPr>
        <w:t xml:space="preserve"> </w:t>
      </w:r>
      <w:r>
        <w:rPr>
          <w:b/>
        </w:rPr>
        <w:t>Day</w:t>
      </w:r>
      <w:r>
        <w:t>"</w:t>
      </w:r>
      <w:r>
        <w:rPr>
          <w:spacing w:val="40"/>
        </w:rPr>
        <w:t xml:space="preserve"> </w:t>
      </w:r>
      <w:r>
        <w:t>means</w:t>
      </w:r>
      <w:r>
        <w:rPr>
          <w:spacing w:val="40"/>
        </w:rPr>
        <w:t xml:space="preserve"> </w:t>
      </w:r>
      <w:r>
        <w:t>a</w:t>
      </w:r>
      <w:r>
        <w:rPr>
          <w:spacing w:val="40"/>
        </w:rPr>
        <w:t xml:space="preserve"> </w:t>
      </w:r>
      <w:r>
        <w:t>day</w:t>
      </w:r>
      <w:r>
        <w:rPr>
          <w:spacing w:val="40"/>
        </w:rPr>
        <w:t xml:space="preserve"> </w:t>
      </w:r>
      <w:r>
        <w:t>(other</w:t>
      </w:r>
      <w:r>
        <w:rPr>
          <w:spacing w:val="40"/>
        </w:rPr>
        <w:t xml:space="preserve"> </w:t>
      </w:r>
      <w:r>
        <w:t>than</w:t>
      </w:r>
      <w:r>
        <w:rPr>
          <w:spacing w:val="40"/>
        </w:rPr>
        <w:t xml:space="preserve"> </w:t>
      </w:r>
      <w:r>
        <w:t>a</w:t>
      </w:r>
      <w:r>
        <w:rPr>
          <w:spacing w:val="40"/>
        </w:rPr>
        <w:t xml:space="preserve"> </w:t>
      </w:r>
      <w:r>
        <w:t>Saturday</w:t>
      </w:r>
      <w:r>
        <w:rPr>
          <w:spacing w:val="40"/>
        </w:rPr>
        <w:t xml:space="preserve"> </w:t>
      </w:r>
      <w:r>
        <w:t>or</w:t>
      </w:r>
      <w:r>
        <w:rPr>
          <w:spacing w:val="40"/>
        </w:rPr>
        <w:t xml:space="preserve"> </w:t>
      </w:r>
      <w:r>
        <w:t>Sunday)</w:t>
      </w:r>
      <w:r>
        <w:rPr>
          <w:spacing w:val="40"/>
        </w:rPr>
        <w:t xml:space="preserve"> </w:t>
      </w:r>
      <w:r>
        <w:t>on</w:t>
      </w:r>
      <w:r>
        <w:rPr>
          <w:spacing w:val="40"/>
        </w:rPr>
        <w:t xml:space="preserve"> </w:t>
      </w:r>
      <w:r>
        <w:t>which</w:t>
      </w:r>
      <w:r>
        <w:rPr>
          <w:spacing w:val="40"/>
        </w:rPr>
        <w:t xml:space="preserve"> </w:t>
      </w:r>
      <w:r>
        <w:t>banks</w:t>
      </w:r>
      <w:r>
        <w:rPr>
          <w:spacing w:val="40"/>
        </w:rPr>
        <w:t xml:space="preserve"> </w:t>
      </w:r>
      <w:r>
        <w:t>are</w:t>
      </w:r>
      <w:r>
        <w:rPr>
          <w:spacing w:val="40"/>
        </w:rPr>
        <w:t xml:space="preserve"> </w:t>
      </w:r>
      <w:r>
        <w:t>open</w:t>
      </w:r>
      <w:r>
        <w:rPr>
          <w:spacing w:val="40"/>
        </w:rPr>
        <w:t xml:space="preserve"> </w:t>
      </w:r>
      <w:r>
        <w:t>for general business in London.</w:t>
      </w:r>
    </w:p>
    <w:p w14:paraId="2EB8C5E2" w14:textId="77777777" w:rsidR="00E70012" w:rsidRDefault="00000000">
      <w:pPr>
        <w:pStyle w:val="BodyText"/>
        <w:spacing w:before="116" w:line="336" w:lineRule="auto"/>
        <w:ind w:right="1015"/>
        <w:jc w:val="both"/>
      </w:pPr>
      <w:r>
        <w:t>"</w:t>
      </w:r>
      <w:r>
        <w:rPr>
          <w:b/>
        </w:rPr>
        <w:t>Change</w:t>
      </w:r>
      <w:r>
        <w:rPr>
          <w:b/>
          <w:spacing w:val="40"/>
        </w:rPr>
        <w:t xml:space="preserve"> </w:t>
      </w:r>
      <w:r>
        <w:rPr>
          <w:b/>
        </w:rPr>
        <w:t>of</w:t>
      </w:r>
      <w:r>
        <w:rPr>
          <w:b/>
          <w:spacing w:val="40"/>
        </w:rPr>
        <w:t xml:space="preserve"> </w:t>
      </w:r>
      <w:r>
        <w:rPr>
          <w:b/>
        </w:rPr>
        <w:t>Control</w:t>
      </w:r>
      <w:r>
        <w:t>"</w:t>
      </w:r>
      <w:r>
        <w:rPr>
          <w:spacing w:val="40"/>
        </w:rPr>
        <w:t xml:space="preserve"> </w:t>
      </w:r>
      <w:r>
        <w:t>means</w:t>
      </w:r>
      <w:r>
        <w:rPr>
          <w:spacing w:val="40"/>
        </w:rPr>
        <w:t xml:space="preserve"> </w:t>
      </w:r>
      <w:r>
        <w:t>the</w:t>
      </w:r>
      <w:r>
        <w:rPr>
          <w:spacing w:val="40"/>
        </w:rPr>
        <w:t xml:space="preserve"> </w:t>
      </w:r>
      <w:r>
        <w:t>occurrence</w:t>
      </w:r>
      <w:r>
        <w:rPr>
          <w:spacing w:val="40"/>
        </w:rPr>
        <w:t xml:space="preserve"> </w:t>
      </w:r>
      <w:r>
        <w:t>of</w:t>
      </w:r>
      <w:r>
        <w:rPr>
          <w:spacing w:val="40"/>
        </w:rPr>
        <w:t xml:space="preserve"> </w:t>
      </w:r>
      <w:r>
        <w:t>an</w:t>
      </w:r>
      <w:r>
        <w:rPr>
          <w:spacing w:val="40"/>
        </w:rPr>
        <w:t xml:space="preserve"> </w:t>
      </w:r>
      <w:r>
        <w:t>event</w:t>
      </w:r>
      <w:r>
        <w:rPr>
          <w:spacing w:val="40"/>
        </w:rPr>
        <w:t xml:space="preserve"> </w:t>
      </w:r>
      <w:r>
        <w:t>whereby</w:t>
      </w:r>
      <w:r>
        <w:rPr>
          <w:spacing w:val="40"/>
        </w:rPr>
        <w:t xml:space="preserve"> </w:t>
      </w:r>
      <w:r>
        <w:t>any</w:t>
      </w:r>
      <w:r>
        <w:rPr>
          <w:spacing w:val="40"/>
        </w:rPr>
        <w:t xml:space="preserve"> </w:t>
      </w:r>
      <w:r>
        <w:t>person</w:t>
      </w:r>
      <w:r>
        <w:rPr>
          <w:spacing w:val="40"/>
        </w:rPr>
        <w:t xml:space="preserve"> </w:t>
      </w:r>
      <w:r>
        <w:t>or</w:t>
      </w:r>
      <w:r>
        <w:rPr>
          <w:spacing w:val="40"/>
        </w:rPr>
        <w:t xml:space="preserve"> </w:t>
      </w:r>
      <w:r>
        <w:t>any</w:t>
      </w:r>
      <w:r>
        <w:rPr>
          <w:spacing w:val="40"/>
        </w:rPr>
        <w:t xml:space="preserve"> </w:t>
      </w:r>
      <w:r>
        <w:t>persons acting</w:t>
      </w:r>
      <w:r>
        <w:rPr>
          <w:spacing w:val="80"/>
        </w:rPr>
        <w:t xml:space="preserve"> </w:t>
      </w:r>
      <w:r>
        <w:t>in</w:t>
      </w:r>
      <w:r>
        <w:rPr>
          <w:spacing w:val="40"/>
        </w:rPr>
        <w:t xml:space="preserve"> </w:t>
      </w:r>
      <w:r>
        <w:t>concert</w:t>
      </w:r>
      <w:r>
        <w:rPr>
          <w:spacing w:val="80"/>
        </w:rPr>
        <w:t xml:space="preserve"> </w:t>
      </w:r>
      <w:r>
        <w:t>(as</w:t>
      </w:r>
      <w:r>
        <w:rPr>
          <w:spacing w:val="80"/>
        </w:rPr>
        <w:t xml:space="preserve"> </w:t>
      </w:r>
      <w:r>
        <w:t>defined</w:t>
      </w:r>
      <w:r>
        <w:rPr>
          <w:spacing w:val="80"/>
        </w:rPr>
        <w:t xml:space="preserve"> </w:t>
      </w:r>
      <w:r>
        <w:t>in</w:t>
      </w:r>
      <w:r>
        <w:rPr>
          <w:spacing w:val="80"/>
        </w:rPr>
        <w:t xml:space="preserve"> </w:t>
      </w:r>
      <w:r>
        <w:t>the</w:t>
      </w:r>
      <w:r>
        <w:rPr>
          <w:spacing w:val="80"/>
        </w:rPr>
        <w:t xml:space="preserve"> </w:t>
      </w:r>
      <w:r>
        <w:t>City</w:t>
      </w:r>
      <w:r>
        <w:rPr>
          <w:spacing w:val="80"/>
        </w:rPr>
        <w:t xml:space="preserve"> </w:t>
      </w:r>
      <w:r>
        <w:t>Code</w:t>
      </w:r>
      <w:r>
        <w:rPr>
          <w:spacing w:val="80"/>
        </w:rPr>
        <w:t xml:space="preserve"> </w:t>
      </w:r>
      <w:r>
        <w:t>on</w:t>
      </w:r>
      <w:r>
        <w:rPr>
          <w:spacing w:val="80"/>
        </w:rPr>
        <w:t xml:space="preserve"> </w:t>
      </w:r>
      <w:r>
        <w:t>Takeovers</w:t>
      </w:r>
      <w:r>
        <w:rPr>
          <w:spacing w:val="80"/>
        </w:rPr>
        <w:t xml:space="preserve"> </w:t>
      </w:r>
      <w:r>
        <w:t>and</w:t>
      </w:r>
      <w:r>
        <w:rPr>
          <w:spacing w:val="80"/>
        </w:rPr>
        <w:t xml:space="preserve"> </w:t>
      </w:r>
      <w:r>
        <w:t>Mergers),</w:t>
      </w:r>
      <w:r>
        <w:rPr>
          <w:spacing w:val="80"/>
        </w:rPr>
        <w:t xml:space="preserve"> </w:t>
      </w:r>
      <w:r>
        <w:t>other</w:t>
      </w:r>
      <w:r>
        <w:rPr>
          <w:spacing w:val="80"/>
        </w:rPr>
        <w:t xml:space="preserve"> </w:t>
      </w:r>
      <w:r>
        <w:t>than</w:t>
      </w:r>
      <w:r>
        <w:rPr>
          <w:spacing w:val="80"/>
        </w:rPr>
        <w:t xml:space="preserve"> </w:t>
      </w:r>
      <w:r>
        <w:t>a holding company (as defined in Section 1159 of the Companies Act 2006 as amended) whose shareholders are</w:t>
      </w:r>
      <w:r>
        <w:rPr>
          <w:spacing w:val="40"/>
        </w:rPr>
        <w:t xml:space="preserve"> </w:t>
      </w:r>
      <w:r>
        <w:t>or are to be substantially</w:t>
      </w:r>
      <w:r>
        <w:rPr>
          <w:spacing w:val="40"/>
        </w:rPr>
        <w:t xml:space="preserve"> </w:t>
      </w:r>
      <w:r>
        <w:t>similar to</w:t>
      </w:r>
      <w:r>
        <w:rPr>
          <w:spacing w:val="40"/>
        </w:rPr>
        <w:t xml:space="preserve"> </w:t>
      </w:r>
      <w:r>
        <w:t>the pre-existing shareholders of the</w:t>
      </w:r>
      <w:r>
        <w:rPr>
          <w:spacing w:val="40"/>
        </w:rPr>
        <w:t xml:space="preserve"> </w:t>
      </w:r>
      <w:r>
        <w:t>Borrower, shall</w:t>
      </w:r>
      <w:r>
        <w:rPr>
          <w:spacing w:val="34"/>
        </w:rPr>
        <w:t xml:space="preserve"> </w:t>
      </w:r>
      <w:r>
        <w:t>become</w:t>
      </w:r>
      <w:r>
        <w:rPr>
          <w:spacing w:val="77"/>
          <w:w w:val="150"/>
        </w:rPr>
        <w:t xml:space="preserve"> </w:t>
      </w:r>
      <w:r>
        <w:t>interested</w:t>
      </w:r>
      <w:r>
        <w:rPr>
          <w:spacing w:val="34"/>
        </w:rPr>
        <w:t xml:space="preserve"> </w:t>
      </w:r>
      <w:r>
        <w:t>(within</w:t>
      </w:r>
      <w:r>
        <w:rPr>
          <w:spacing w:val="33"/>
        </w:rPr>
        <w:t xml:space="preserve"> </w:t>
      </w:r>
      <w:r>
        <w:t>the</w:t>
      </w:r>
      <w:r>
        <w:rPr>
          <w:spacing w:val="34"/>
        </w:rPr>
        <w:t xml:space="preserve"> </w:t>
      </w:r>
      <w:r>
        <w:t>meaning</w:t>
      </w:r>
      <w:r>
        <w:rPr>
          <w:spacing w:val="34"/>
        </w:rPr>
        <w:t xml:space="preserve"> </w:t>
      </w:r>
      <w:r>
        <w:t>of</w:t>
      </w:r>
      <w:r>
        <w:rPr>
          <w:spacing w:val="33"/>
        </w:rPr>
        <w:t xml:space="preserve"> </w:t>
      </w:r>
      <w:r>
        <w:t>Part</w:t>
      </w:r>
      <w:r>
        <w:rPr>
          <w:spacing w:val="34"/>
        </w:rPr>
        <w:t xml:space="preserve"> </w:t>
      </w:r>
      <w:r>
        <w:t>22</w:t>
      </w:r>
      <w:r>
        <w:rPr>
          <w:spacing w:val="34"/>
        </w:rPr>
        <w:t xml:space="preserve"> </w:t>
      </w:r>
      <w:r>
        <w:t>of</w:t>
      </w:r>
      <w:r>
        <w:rPr>
          <w:spacing w:val="32"/>
        </w:rPr>
        <w:t xml:space="preserve"> </w:t>
      </w:r>
      <w:r>
        <w:t>the</w:t>
      </w:r>
      <w:r>
        <w:rPr>
          <w:spacing w:val="35"/>
        </w:rPr>
        <w:t xml:space="preserve"> </w:t>
      </w:r>
      <w:r>
        <w:t>Companies</w:t>
      </w:r>
      <w:r>
        <w:rPr>
          <w:spacing w:val="27"/>
        </w:rPr>
        <w:t xml:space="preserve"> </w:t>
      </w:r>
      <w:r>
        <w:t>Act</w:t>
      </w:r>
      <w:r>
        <w:rPr>
          <w:spacing w:val="36"/>
        </w:rPr>
        <w:t xml:space="preserve"> </w:t>
      </w:r>
      <w:r>
        <w:t>2006</w:t>
      </w:r>
      <w:r>
        <w:rPr>
          <w:spacing w:val="34"/>
        </w:rPr>
        <w:t xml:space="preserve"> </w:t>
      </w:r>
      <w:r>
        <w:t>as</w:t>
      </w:r>
      <w:r>
        <w:rPr>
          <w:spacing w:val="33"/>
        </w:rPr>
        <w:t xml:space="preserve"> </w:t>
      </w:r>
      <w:r>
        <w:t>amended) in (A) more than 50 per cent. of the issued or allotted ordinary share capital of the Borrower or (B) shares in the capital of the Borrower carrying more than 50 per cent. of the voting rights normally exercisable at a general meeting of the Borrower.</w:t>
      </w:r>
    </w:p>
    <w:p w14:paraId="018C4067" w14:textId="77777777" w:rsidR="00E70012" w:rsidRDefault="00E70012">
      <w:pPr>
        <w:pStyle w:val="BodyText"/>
        <w:ind w:left="0"/>
      </w:pPr>
    </w:p>
    <w:p w14:paraId="7C8F65F6" w14:textId="77777777" w:rsidR="00E70012" w:rsidRDefault="00E70012">
      <w:pPr>
        <w:pStyle w:val="BodyText"/>
        <w:ind w:left="0"/>
      </w:pPr>
    </w:p>
    <w:p w14:paraId="24479790" w14:textId="77777777" w:rsidR="00E70012" w:rsidRDefault="00E70012">
      <w:pPr>
        <w:pStyle w:val="BodyText"/>
        <w:spacing w:before="143"/>
        <w:ind w:left="0"/>
      </w:pPr>
    </w:p>
    <w:p w14:paraId="698E44A7" w14:textId="77777777" w:rsidR="00E70012" w:rsidRDefault="00000000">
      <w:pPr>
        <w:pStyle w:val="BodyText"/>
        <w:ind w:left="0" w:right="854"/>
        <w:jc w:val="center"/>
      </w:pPr>
      <w:r>
        <w:rPr>
          <w:spacing w:val="-10"/>
        </w:rPr>
        <w:t>1</w:t>
      </w:r>
    </w:p>
    <w:p w14:paraId="11ECB69A" w14:textId="77777777" w:rsidR="00E70012" w:rsidRDefault="00E70012">
      <w:pPr>
        <w:jc w:val="center"/>
        <w:sectPr w:rsidR="00E70012">
          <w:type w:val="continuous"/>
          <w:pgSz w:w="11910" w:h="16840"/>
          <w:pgMar w:top="240" w:right="0" w:bottom="280" w:left="980" w:header="720" w:footer="720" w:gutter="0"/>
          <w:cols w:space="720"/>
        </w:sectPr>
      </w:pPr>
    </w:p>
    <w:p w14:paraId="4125F60E" w14:textId="620732DA" w:rsidR="00E70012" w:rsidRDefault="00000000">
      <w:pPr>
        <w:pStyle w:val="BodyText"/>
        <w:spacing w:before="64" w:line="336" w:lineRule="auto"/>
        <w:ind w:right="1019"/>
        <w:jc w:val="both"/>
      </w:pPr>
      <w:r>
        <w:lastRenderedPageBreak/>
        <w:t>"</w:t>
      </w:r>
      <w:r>
        <w:rPr>
          <w:b/>
        </w:rPr>
        <w:t>Commitment</w:t>
      </w:r>
      <w:r>
        <w:t>"</w:t>
      </w:r>
      <w:r>
        <w:rPr>
          <w:spacing w:val="40"/>
        </w:rPr>
        <w:t xml:space="preserve"> </w:t>
      </w:r>
      <w:r>
        <w:t>means</w:t>
      </w:r>
      <w:r>
        <w:rPr>
          <w:spacing w:val="40"/>
        </w:rPr>
        <w:t xml:space="preserve"> </w:t>
      </w:r>
      <w:r>
        <w:t>£50,000,000</w:t>
      </w:r>
      <w:r>
        <w:rPr>
          <w:spacing w:val="40"/>
        </w:rPr>
        <w:t xml:space="preserve"> </w:t>
      </w:r>
      <w:r>
        <w:t>to</w:t>
      </w:r>
      <w:r>
        <w:rPr>
          <w:spacing w:val="40"/>
        </w:rPr>
        <w:t xml:space="preserve"> </w:t>
      </w:r>
      <w:r>
        <w:t>the</w:t>
      </w:r>
      <w:r>
        <w:rPr>
          <w:spacing w:val="40"/>
        </w:rPr>
        <w:t xml:space="preserve"> </w:t>
      </w:r>
      <w:r>
        <w:t>extent</w:t>
      </w:r>
      <w:r>
        <w:rPr>
          <w:spacing w:val="40"/>
        </w:rPr>
        <w:t xml:space="preserve"> </w:t>
      </w:r>
      <w:r>
        <w:t>not</w:t>
      </w:r>
      <w:r>
        <w:rPr>
          <w:spacing w:val="40"/>
        </w:rPr>
        <w:t xml:space="preserve"> </w:t>
      </w:r>
      <w:r>
        <w:t>cancelled,</w:t>
      </w:r>
      <w:r>
        <w:rPr>
          <w:spacing w:val="40"/>
        </w:rPr>
        <w:t xml:space="preserve"> </w:t>
      </w:r>
      <w:r>
        <w:t>reduced</w:t>
      </w:r>
      <w:r>
        <w:rPr>
          <w:spacing w:val="40"/>
        </w:rPr>
        <w:t xml:space="preserve"> </w:t>
      </w:r>
      <w:r>
        <w:t>or</w:t>
      </w:r>
      <w:r>
        <w:rPr>
          <w:spacing w:val="40"/>
        </w:rPr>
        <w:t xml:space="preserve"> </w:t>
      </w:r>
      <w:r>
        <w:t>transferred</w:t>
      </w:r>
      <w:r>
        <w:rPr>
          <w:spacing w:val="40"/>
        </w:rPr>
        <w:t xml:space="preserve"> </w:t>
      </w:r>
      <w:r>
        <w:t>by</w:t>
      </w:r>
      <w:r>
        <w:rPr>
          <w:spacing w:val="40"/>
        </w:rPr>
        <w:t xml:space="preserve"> </w:t>
      </w:r>
      <w:r>
        <w:t>the Lender under this Agreement.</w:t>
      </w:r>
    </w:p>
    <w:p w14:paraId="685D5532" w14:textId="7B9E5CF2" w:rsidR="00E70012" w:rsidRDefault="00000000">
      <w:pPr>
        <w:pStyle w:val="BodyText"/>
        <w:spacing w:before="119" w:line="336" w:lineRule="auto"/>
        <w:ind w:right="1013"/>
        <w:jc w:val="both"/>
      </w:pPr>
      <w:r>
        <w:t>"</w:t>
      </w:r>
      <w:r>
        <w:rPr>
          <w:b/>
        </w:rPr>
        <w:t>Confidential</w:t>
      </w:r>
      <w:r>
        <w:rPr>
          <w:b/>
          <w:spacing w:val="40"/>
        </w:rPr>
        <w:t xml:space="preserve"> </w:t>
      </w:r>
      <w:r>
        <w:rPr>
          <w:b/>
        </w:rPr>
        <w:t>Information</w:t>
      </w:r>
      <w:r>
        <w:t>"</w:t>
      </w:r>
      <w:r>
        <w:rPr>
          <w:spacing w:val="40"/>
        </w:rPr>
        <w:t xml:space="preserve"> </w:t>
      </w:r>
      <w:r>
        <w:t>means</w:t>
      </w:r>
      <w:r>
        <w:rPr>
          <w:spacing w:val="40"/>
        </w:rPr>
        <w:t xml:space="preserve"> </w:t>
      </w:r>
      <w:r>
        <w:t>all</w:t>
      </w:r>
      <w:r>
        <w:rPr>
          <w:spacing w:val="40"/>
        </w:rPr>
        <w:t xml:space="preserve"> </w:t>
      </w:r>
      <w:r>
        <w:t>information</w:t>
      </w:r>
      <w:r>
        <w:rPr>
          <w:spacing w:val="40"/>
        </w:rPr>
        <w:t xml:space="preserve"> </w:t>
      </w:r>
      <w:r>
        <w:t>relating</w:t>
      </w:r>
      <w:r>
        <w:rPr>
          <w:spacing w:val="40"/>
        </w:rPr>
        <w:t xml:space="preserve"> </w:t>
      </w:r>
      <w:r>
        <w:t>to</w:t>
      </w:r>
      <w:r>
        <w:rPr>
          <w:spacing w:val="40"/>
        </w:rPr>
        <w:t xml:space="preserve"> </w:t>
      </w:r>
      <w:r>
        <w:t>the</w:t>
      </w:r>
      <w:r>
        <w:rPr>
          <w:spacing w:val="40"/>
        </w:rPr>
        <w:t xml:space="preserve"> </w:t>
      </w:r>
      <w:r>
        <w:t>Company,</w:t>
      </w:r>
      <w:r>
        <w:rPr>
          <w:spacing w:val="40"/>
        </w:rPr>
        <w:t xml:space="preserve"> </w:t>
      </w:r>
      <w:r>
        <w:t>the</w:t>
      </w:r>
      <w:r>
        <w:rPr>
          <w:spacing w:val="40"/>
        </w:rPr>
        <w:t xml:space="preserve"> </w:t>
      </w:r>
      <w:r>
        <w:t>Group</w:t>
      </w:r>
      <w:r>
        <w:rPr>
          <w:spacing w:val="40"/>
        </w:rPr>
        <w:t xml:space="preserve"> </w:t>
      </w:r>
      <w:r>
        <w:t>this Agreement</w:t>
      </w:r>
      <w:r>
        <w:rPr>
          <w:spacing w:val="24"/>
        </w:rPr>
        <w:t xml:space="preserve"> </w:t>
      </w:r>
      <w:r>
        <w:t>or</w:t>
      </w:r>
      <w:r>
        <w:rPr>
          <w:spacing w:val="23"/>
        </w:rPr>
        <w:t xml:space="preserve"> </w:t>
      </w:r>
      <w:r>
        <w:t>the</w:t>
      </w:r>
      <w:r>
        <w:rPr>
          <w:spacing w:val="23"/>
        </w:rPr>
        <w:t xml:space="preserve"> </w:t>
      </w:r>
      <w:r>
        <w:t>Facility</w:t>
      </w:r>
      <w:r>
        <w:rPr>
          <w:spacing w:val="22"/>
        </w:rPr>
        <w:t xml:space="preserve"> </w:t>
      </w:r>
      <w:r>
        <w:t>of</w:t>
      </w:r>
      <w:r>
        <w:rPr>
          <w:spacing w:val="23"/>
        </w:rPr>
        <w:t xml:space="preserve"> </w:t>
      </w:r>
      <w:r>
        <w:t>which</w:t>
      </w:r>
      <w:r>
        <w:rPr>
          <w:spacing w:val="23"/>
        </w:rPr>
        <w:t xml:space="preserve"> </w:t>
      </w:r>
      <w:r>
        <w:t>the</w:t>
      </w:r>
      <w:r>
        <w:rPr>
          <w:spacing w:val="22"/>
        </w:rPr>
        <w:t xml:space="preserve"> </w:t>
      </w:r>
      <w:r>
        <w:t>Lender</w:t>
      </w:r>
      <w:r>
        <w:rPr>
          <w:spacing w:val="24"/>
        </w:rPr>
        <w:t xml:space="preserve"> </w:t>
      </w:r>
      <w:r>
        <w:t>becomes</w:t>
      </w:r>
      <w:r>
        <w:rPr>
          <w:spacing w:val="25"/>
        </w:rPr>
        <w:t xml:space="preserve"> </w:t>
      </w:r>
      <w:r>
        <w:t>aware</w:t>
      </w:r>
      <w:r>
        <w:rPr>
          <w:spacing w:val="22"/>
        </w:rPr>
        <w:t xml:space="preserve"> </w:t>
      </w:r>
      <w:r>
        <w:t>in</w:t>
      </w:r>
      <w:r>
        <w:rPr>
          <w:spacing w:val="22"/>
        </w:rPr>
        <w:t xml:space="preserve"> </w:t>
      </w:r>
      <w:r>
        <w:t>its</w:t>
      </w:r>
      <w:r>
        <w:rPr>
          <w:spacing w:val="22"/>
        </w:rPr>
        <w:t xml:space="preserve"> </w:t>
      </w:r>
      <w:r>
        <w:t>capacity</w:t>
      </w:r>
      <w:r>
        <w:rPr>
          <w:spacing w:val="21"/>
        </w:rPr>
        <w:t xml:space="preserve"> </w:t>
      </w:r>
      <w:r>
        <w:t>as,</w:t>
      </w:r>
      <w:r>
        <w:rPr>
          <w:spacing w:val="22"/>
        </w:rPr>
        <w:t xml:space="preserve"> </w:t>
      </w:r>
      <w:r>
        <w:t>or</w:t>
      </w:r>
      <w:r>
        <w:rPr>
          <w:spacing w:val="22"/>
        </w:rPr>
        <w:t xml:space="preserve"> </w:t>
      </w:r>
      <w:r>
        <w:t>for</w:t>
      </w:r>
      <w:r>
        <w:rPr>
          <w:spacing w:val="22"/>
        </w:rPr>
        <w:t xml:space="preserve"> </w:t>
      </w:r>
      <w:r>
        <w:t>the</w:t>
      </w:r>
      <w:r>
        <w:rPr>
          <w:spacing w:val="24"/>
        </w:rPr>
        <w:t xml:space="preserve"> </w:t>
      </w:r>
      <w:r>
        <w:t>purpose of becoming, the Lender or which is received by the Lender in relation to, or for the purpose of becoming</w:t>
      </w:r>
      <w:r>
        <w:rPr>
          <w:spacing w:val="40"/>
        </w:rPr>
        <w:t xml:space="preserve"> </w:t>
      </w:r>
      <w:r>
        <w:t>a</w:t>
      </w:r>
      <w:r>
        <w:rPr>
          <w:spacing w:val="40"/>
        </w:rPr>
        <w:t xml:space="preserve"> </w:t>
      </w:r>
      <w:r>
        <w:t>Lender</w:t>
      </w:r>
      <w:r>
        <w:rPr>
          <w:spacing w:val="40"/>
        </w:rPr>
        <w:t xml:space="preserve"> </w:t>
      </w:r>
      <w:r>
        <w:t>under</w:t>
      </w:r>
      <w:r>
        <w:rPr>
          <w:spacing w:val="40"/>
        </w:rPr>
        <w:t xml:space="preserve"> </w:t>
      </w:r>
      <w:r>
        <w:t>this Agreement</w:t>
      </w:r>
      <w:r>
        <w:rPr>
          <w:spacing w:val="40"/>
        </w:rPr>
        <w:t xml:space="preserve"> </w:t>
      </w:r>
      <w:r>
        <w:t>or</w:t>
      </w:r>
      <w:r>
        <w:rPr>
          <w:spacing w:val="40"/>
        </w:rPr>
        <w:t xml:space="preserve"> </w:t>
      </w:r>
      <w:r>
        <w:t>the</w:t>
      </w:r>
      <w:r>
        <w:rPr>
          <w:spacing w:val="40"/>
        </w:rPr>
        <w:t xml:space="preserve"> </w:t>
      </w:r>
      <w:r>
        <w:t>Facility</w:t>
      </w:r>
      <w:r>
        <w:rPr>
          <w:spacing w:val="40"/>
        </w:rPr>
        <w:t xml:space="preserve"> </w:t>
      </w:r>
      <w:r>
        <w:t>from</w:t>
      </w:r>
      <w:r>
        <w:rPr>
          <w:spacing w:val="40"/>
        </w:rPr>
        <w:t xml:space="preserve"> </w:t>
      </w:r>
      <w:r>
        <w:t>either:</w:t>
      </w:r>
    </w:p>
    <w:p w14:paraId="5F9A3E65" w14:textId="77777777" w:rsidR="00E70012" w:rsidRDefault="00000000">
      <w:pPr>
        <w:pStyle w:val="ListParagraph"/>
        <w:numPr>
          <w:ilvl w:val="0"/>
          <w:numId w:val="42"/>
        </w:numPr>
        <w:tabs>
          <w:tab w:val="left" w:pos="1508"/>
        </w:tabs>
        <w:spacing w:before="123"/>
        <w:ind w:left="1508" w:hanging="733"/>
        <w:jc w:val="both"/>
        <w:rPr>
          <w:sz w:val="20"/>
        </w:rPr>
      </w:pPr>
      <w:r>
        <w:rPr>
          <w:sz w:val="20"/>
        </w:rPr>
        <w:t>any</w:t>
      </w:r>
      <w:r>
        <w:rPr>
          <w:spacing w:val="12"/>
          <w:sz w:val="20"/>
        </w:rPr>
        <w:t xml:space="preserve"> </w:t>
      </w:r>
      <w:r>
        <w:rPr>
          <w:sz w:val="20"/>
        </w:rPr>
        <w:t>member</w:t>
      </w:r>
      <w:r>
        <w:rPr>
          <w:spacing w:val="15"/>
          <w:sz w:val="20"/>
        </w:rPr>
        <w:t xml:space="preserve"> </w:t>
      </w:r>
      <w:r>
        <w:rPr>
          <w:sz w:val="20"/>
        </w:rPr>
        <w:t>of</w:t>
      </w:r>
      <w:r>
        <w:rPr>
          <w:spacing w:val="12"/>
          <w:sz w:val="20"/>
        </w:rPr>
        <w:t xml:space="preserve"> </w:t>
      </w:r>
      <w:r>
        <w:rPr>
          <w:sz w:val="20"/>
        </w:rPr>
        <w:t>the</w:t>
      </w:r>
      <w:r>
        <w:rPr>
          <w:spacing w:val="15"/>
          <w:sz w:val="20"/>
        </w:rPr>
        <w:t xml:space="preserve"> </w:t>
      </w:r>
      <w:r>
        <w:rPr>
          <w:sz w:val="20"/>
        </w:rPr>
        <w:t>Group</w:t>
      </w:r>
      <w:r>
        <w:rPr>
          <w:spacing w:val="14"/>
          <w:sz w:val="20"/>
        </w:rPr>
        <w:t xml:space="preserve"> </w:t>
      </w:r>
      <w:r>
        <w:rPr>
          <w:sz w:val="20"/>
        </w:rPr>
        <w:t>or</w:t>
      </w:r>
      <w:r>
        <w:rPr>
          <w:spacing w:val="13"/>
          <w:sz w:val="20"/>
        </w:rPr>
        <w:t xml:space="preserve"> </w:t>
      </w:r>
      <w:r>
        <w:rPr>
          <w:sz w:val="20"/>
        </w:rPr>
        <w:t>any</w:t>
      </w:r>
      <w:r>
        <w:rPr>
          <w:spacing w:val="16"/>
          <w:sz w:val="20"/>
        </w:rPr>
        <w:t xml:space="preserve"> </w:t>
      </w:r>
      <w:r>
        <w:rPr>
          <w:sz w:val="20"/>
        </w:rPr>
        <w:t>of</w:t>
      </w:r>
      <w:r>
        <w:rPr>
          <w:spacing w:val="12"/>
          <w:sz w:val="20"/>
        </w:rPr>
        <w:t xml:space="preserve"> </w:t>
      </w:r>
      <w:r>
        <w:rPr>
          <w:sz w:val="20"/>
        </w:rPr>
        <w:t>its</w:t>
      </w:r>
      <w:r>
        <w:rPr>
          <w:spacing w:val="15"/>
          <w:sz w:val="20"/>
        </w:rPr>
        <w:t xml:space="preserve"> </w:t>
      </w:r>
      <w:r>
        <w:rPr>
          <w:sz w:val="20"/>
        </w:rPr>
        <w:t>advisers;</w:t>
      </w:r>
      <w:r>
        <w:rPr>
          <w:spacing w:val="14"/>
          <w:sz w:val="20"/>
        </w:rPr>
        <w:t xml:space="preserve"> </w:t>
      </w:r>
      <w:r>
        <w:rPr>
          <w:spacing w:val="-5"/>
          <w:sz w:val="20"/>
        </w:rPr>
        <w:t>or</w:t>
      </w:r>
    </w:p>
    <w:p w14:paraId="3B58A3B9" w14:textId="77777777" w:rsidR="00E70012" w:rsidRDefault="00000000">
      <w:pPr>
        <w:pStyle w:val="ListParagraph"/>
        <w:numPr>
          <w:ilvl w:val="0"/>
          <w:numId w:val="42"/>
        </w:numPr>
        <w:tabs>
          <w:tab w:val="left" w:pos="1507"/>
          <w:tab w:val="left" w:pos="1512"/>
        </w:tabs>
        <w:spacing w:before="211" w:line="336" w:lineRule="auto"/>
        <w:ind w:left="1512" w:right="1026" w:hanging="738"/>
        <w:jc w:val="both"/>
        <w:rPr>
          <w:sz w:val="20"/>
        </w:rPr>
      </w:pPr>
      <w:r>
        <w:rPr>
          <w:sz w:val="20"/>
        </w:rPr>
        <w:t>a Lender, if the information was obtained by such Lender directly or indirectly from any</w:t>
      </w:r>
      <w:r>
        <w:rPr>
          <w:spacing w:val="40"/>
          <w:sz w:val="20"/>
        </w:rPr>
        <w:t xml:space="preserve"> </w:t>
      </w:r>
      <w:r>
        <w:rPr>
          <w:sz w:val="20"/>
        </w:rPr>
        <w:t>member of the Group or any of its advisers,</w:t>
      </w:r>
    </w:p>
    <w:p w14:paraId="528DD3C9" w14:textId="032ACD19" w:rsidR="00E70012" w:rsidRDefault="00000000">
      <w:pPr>
        <w:pStyle w:val="BodyText"/>
        <w:spacing w:before="122" w:line="336" w:lineRule="auto"/>
        <w:ind w:left="1286" w:right="1018"/>
        <w:jc w:val="both"/>
      </w:pPr>
      <w:r>
        <w:t>in</w:t>
      </w:r>
      <w:r>
        <w:rPr>
          <w:spacing w:val="40"/>
        </w:rPr>
        <w:t xml:space="preserve"> </w:t>
      </w:r>
      <w:r>
        <w:t>whatever</w:t>
      </w:r>
      <w:r>
        <w:rPr>
          <w:spacing w:val="40"/>
        </w:rPr>
        <w:t xml:space="preserve"> </w:t>
      </w:r>
      <w:r>
        <w:t>form,</w:t>
      </w:r>
      <w:r>
        <w:rPr>
          <w:spacing w:val="40"/>
        </w:rPr>
        <w:t xml:space="preserve"> </w:t>
      </w:r>
      <w:r>
        <w:t>and</w:t>
      </w:r>
      <w:r>
        <w:rPr>
          <w:spacing w:val="40"/>
        </w:rPr>
        <w:t xml:space="preserve"> </w:t>
      </w:r>
      <w:r>
        <w:t>includes</w:t>
      </w:r>
      <w:r>
        <w:rPr>
          <w:spacing w:val="40"/>
        </w:rPr>
        <w:t xml:space="preserve"> </w:t>
      </w:r>
      <w:r>
        <w:t>information</w:t>
      </w:r>
      <w:r>
        <w:rPr>
          <w:spacing w:val="40"/>
        </w:rPr>
        <w:t xml:space="preserve"> </w:t>
      </w:r>
      <w:r>
        <w:t>given</w:t>
      </w:r>
      <w:r>
        <w:rPr>
          <w:spacing w:val="40"/>
        </w:rPr>
        <w:t xml:space="preserve"> </w:t>
      </w:r>
      <w:r>
        <w:t>orally</w:t>
      </w:r>
      <w:r>
        <w:rPr>
          <w:spacing w:val="40"/>
        </w:rPr>
        <w:t xml:space="preserve"> </w:t>
      </w:r>
      <w:r>
        <w:t>and</w:t>
      </w:r>
      <w:r>
        <w:rPr>
          <w:spacing w:val="40"/>
        </w:rPr>
        <w:t xml:space="preserve"> </w:t>
      </w:r>
      <w:r>
        <w:t>any</w:t>
      </w:r>
      <w:r>
        <w:rPr>
          <w:spacing w:val="40"/>
        </w:rPr>
        <w:t xml:space="preserve"> </w:t>
      </w:r>
      <w:r>
        <w:t>document,</w:t>
      </w:r>
      <w:r>
        <w:rPr>
          <w:spacing w:val="40"/>
        </w:rPr>
        <w:t xml:space="preserve"> </w:t>
      </w:r>
      <w:r>
        <w:t>electronic</w:t>
      </w:r>
      <w:r>
        <w:rPr>
          <w:spacing w:val="40"/>
        </w:rPr>
        <w:t xml:space="preserve"> </w:t>
      </w:r>
      <w:r>
        <w:t>file</w:t>
      </w:r>
      <w:r>
        <w:rPr>
          <w:spacing w:val="40"/>
        </w:rPr>
        <w:t xml:space="preserve"> </w:t>
      </w:r>
      <w:r>
        <w:t>or any other way of representing or recording information which contains or is derived or copied</w:t>
      </w:r>
      <w:r>
        <w:rPr>
          <w:spacing w:val="40"/>
        </w:rPr>
        <w:t xml:space="preserve"> </w:t>
      </w:r>
      <w:r>
        <w:t>from such information but excludes:</w:t>
      </w:r>
    </w:p>
    <w:p w14:paraId="2602AF39" w14:textId="77777777" w:rsidR="00E70012" w:rsidRDefault="00000000">
      <w:pPr>
        <w:pStyle w:val="ListParagraph"/>
        <w:numPr>
          <w:ilvl w:val="1"/>
          <w:numId w:val="42"/>
        </w:numPr>
        <w:tabs>
          <w:tab w:val="left" w:pos="2188"/>
        </w:tabs>
        <w:ind w:left="2188" w:hanging="676"/>
        <w:jc w:val="both"/>
        <w:rPr>
          <w:sz w:val="20"/>
        </w:rPr>
      </w:pPr>
      <w:r>
        <w:rPr>
          <w:sz w:val="20"/>
        </w:rPr>
        <w:t>information</w:t>
      </w:r>
      <w:r>
        <w:rPr>
          <w:spacing w:val="24"/>
          <w:sz w:val="20"/>
        </w:rPr>
        <w:t xml:space="preserve"> </w:t>
      </w:r>
      <w:r>
        <w:rPr>
          <w:spacing w:val="-4"/>
          <w:sz w:val="20"/>
        </w:rPr>
        <w:t>that:</w:t>
      </w:r>
    </w:p>
    <w:p w14:paraId="5008D215" w14:textId="7A1EAE0F" w:rsidR="00E70012" w:rsidRDefault="00000000">
      <w:pPr>
        <w:pStyle w:val="ListParagraph"/>
        <w:numPr>
          <w:ilvl w:val="2"/>
          <w:numId w:val="42"/>
        </w:numPr>
        <w:tabs>
          <w:tab w:val="left" w:pos="2556"/>
          <w:tab w:val="left" w:pos="2562"/>
        </w:tabs>
        <w:spacing w:before="212" w:line="336" w:lineRule="auto"/>
        <w:ind w:right="1020" w:hanging="710"/>
        <w:jc w:val="both"/>
        <w:rPr>
          <w:sz w:val="20"/>
        </w:rPr>
      </w:pPr>
      <w:r>
        <w:rPr>
          <w:sz w:val="20"/>
        </w:rPr>
        <w:t>is or becomes public information other than as a direct or indirect result of any breach</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of</w:t>
      </w:r>
      <w:r>
        <w:rPr>
          <w:spacing w:val="40"/>
          <w:sz w:val="20"/>
        </w:rPr>
        <w:t xml:space="preserve"> </w:t>
      </w:r>
      <w:r>
        <w:rPr>
          <w:sz w:val="20"/>
        </w:rPr>
        <w:t>Clause</w:t>
      </w:r>
      <w:r>
        <w:rPr>
          <w:spacing w:val="40"/>
          <w:sz w:val="20"/>
        </w:rPr>
        <w:t xml:space="preserve"> </w:t>
      </w:r>
      <w:r>
        <w:rPr>
          <w:sz w:val="20"/>
        </w:rPr>
        <w:t>26</w:t>
      </w:r>
      <w:r>
        <w:rPr>
          <w:spacing w:val="40"/>
          <w:sz w:val="20"/>
        </w:rPr>
        <w:t xml:space="preserve"> </w:t>
      </w:r>
      <w:r>
        <w:rPr>
          <w:sz w:val="20"/>
        </w:rPr>
        <w:t>(</w:t>
      </w:r>
      <w:r>
        <w:rPr>
          <w:i/>
          <w:sz w:val="20"/>
        </w:rPr>
        <w:t>Confidential</w:t>
      </w:r>
      <w:r>
        <w:rPr>
          <w:i/>
          <w:spacing w:val="40"/>
          <w:sz w:val="20"/>
        </w:rPr>
        <w:t xml:space="preserve"> </w:t>
      </w:r>
      <w:r>
        <w:rPr>
          <w:i/>
          <w:sz w:val="20"/>
        </w:rPr>
        <w:t>Information</w:t>
      </w:r>
      <w:proofErr w:type="gramStart"/>
      <w:r>
        <w:rPr>
          <w:sz w:val="20"/>
        </w:rPr>
        <w:t>);</w:t>
      </w:r>
      <w:proofErr w:type="gramEnd"/>
    </w:p>
    <w:p w14:paraId="7D704831" w14:textId="1C0AE5DE" w:rsidR="00E70012" w:rsidRDefault="00000000">
      <w:pPr>
        <w:pStyle w:val="ListParagraph"/>
        <w:numPr>
          <w:ilvl w:val="2"/>
          <w:numId w:val="42"/>
        </w:numPr>
        <w:tabs>
          <w:tab w:val="left" w:pos="2556"/>
          <w:tab w:val="left" w:pos="2562"/>
        </w:tabs>
        <w:spacing w:line="338" w:lineRule="auto"/>
        <w:ind w:right="1019" w:hanging="710"/>
        <w:jc w:val="both"/>
        <w:rPr>
          <w:sz w:val="20"/>
        </w:rPr>
      </w:pPr>
      <w:r>
        <w:rPr>
          <w:sz w:val="20"/>
        </w:rPr>
        <w:t>is</w:t>
      </w:r>
      <w:r>
        <w:rPr>
          <w:spacing w:val="27"/>
          <w:sz w:val="20"/>
        </w:rPr>
        <w:t xml:space="preserve"> </w:t>
      </w:r>
      <w:r>
        <w:rPr>
          <w:sz w:val="20"/>
        </w:rPr>
        <w:t>identified</w:t>
      </w:r>
      <w:r>
        <w:rPr>
          <w:spacing w:val="25"/>
          <w:sz w:val="20"/>
        </w:rPr>
        <w:t xml:space="preserve"> </w:t>
      </w:r>
      <w:r>
        <w:rPr>
          <w:sz w:val="20"/>
        </w:rPr>
        <w:t>in</w:t>
      </w:r>
      <w:r>
        <w:rPr>
          <w:spacing w:val="27"/>
          <w:sz w:val="20"/>
        </w:rPr>
        <w:t xml:space="preserve"> </w:t>
      </w:r>
      <w:r>
        <w:rPr>
          <w:sz w:val="20"/>
        </w:rPr>
        <w:t>writing</w:t>
      </w:r>
      <w:r>
        <w:rPr>
          <w:spacing w:val="26"/>
          <w:sz w:val="20"/>
        </w:rPr>
        <w:t xml:space="preserve"> </w:t>
      </w:r>
      <w:r>
        <w:rPr>
          <w:sz w:val="20"/>
        </w:rPr>
        <w:t>at</w:t>
      </w:r>
      <w:r>
        <w:rPr>
          <w:spacing w:val="24"/>
          <w:sz w:val="20"/>
        </w:rPr>
        <w:t xml:space="preserve"> </w:t>
      </w:r>
      <w:r>
        <w:rPr>
          <w:sz w:val="20"/>
        </w:rPr>
        <w:t>the</w:t>
      </w:r>
      <w:r>
        <w:rPr>
          <w:spacing w:val="25"/>
          <w:sz w:val="20"/>
        </w:rPr>
        <w:t xml:space="preserve"> </w:t>
      </w:r>
      <w:r>
        <w:rPr>
          <w:sz w:val="20"/>
        </w:rPr>
        <w:t>time</w:t>
      </w:r>
      <w:r>
        <w:rPr>
          <w:spacing w:val="27"/>
          <w:sz w:val="20"/>
        </w:rPr>
        <w:t xml:space="preserve"> </w:t>
      </w:r>
      <w:r>
        <w:rPr>
          <w:sz w:val="20"/>
        </w:rPr>
        <w:t>of</w:t>
      </w:r>
      <w:r>
        <w:rPr>
          <w:spacing w:val="26"/>
          <w:sz w:val="20"/>
        </w:rPr>
        <w:t xml:space="preserve"> </w:t>
      </w:r>
      <w:r>
        <w:rPr>
          <w:sz w:val="20"/>
        </w:rPr>
        <w:t>delivery</w:t>
      </w:r>
      <w:r>
        <w:rPr>
          <w:spacing w:val="27"/>
          <w:sz w:val="20"/>
        </w:rPr>
        <w:t xml:space="preserve"> </w:t>
      </w:r>
      <w:r>
        <w:rPr>
          <w:sz w:val="20"/>
        </w:rPr>
        <w:t>as</w:t>
      </w:r>
      <w:r>
        <w:rPr>
          <w:spacing w:val="26"/>
          <w:sz w:val="20"/>
        </w:rPr>
        <w:t xml:space="preserve"> </w:t>
      </w:r>
      <w:r>
        <w:rPr>
          <w:sz w:val="20"/>
        </w:rPr>
        <w:t>non-confidential</w:t>
      </w:r>
      <w:r>
        <w:rPr>
          <w:spacing w:val="24"/>
          <w:sz w:val="20"/>
        </w:rPr>
        <w:t xml:space="preserve"> </w:t>
      </w:r>
      <w:r>
        <w:rPr>
          <w:sz w:val="20"/>
        </w:rPr>
        <w:t>by</w:t>
      </w:r>
      <w:r>
        <w:rPr>
          <w:spacing w:val="26"/>
          <w:sz w:val="20"/>
        </w:rPr>
        <w:t xml:space="preserve"> </w:t>
      </w:r>
      <w:r>
        <w:rPr>
          <w:sz w:val="20"/>
        </w:rPr>
        <w:t>any</w:t>
      </w:r>
      <w:r>
        <w:rPr>
          <w:spacing w:val="26"/>
          <w:sz w:val="20"/>
        </w:rPr>
        <w:t xml:space="preserve"> </w:t>
      </w:r>
      <w:r>
        <w:rPr>
          <w:sz w:val="20"/>
        </w:rPr>
        <w:t>member of the Group or any of its advisers; or</w:t>
      </w:r>
    </w:p>
    <w:p w14:paraId="578E7477" w14:textId="77777777" w:rsidR="00E70012" w:rsidRDefault="00000000">
      <w:pPr>
        <w:pStyle w:val="ListParagraph"/>
        <w:numPr>
          <w:ilvl w:val="2"/>
          <w:numId w:val="42"/>
        </w:numPr>
        <w:tabs>
          <w:tab w:val="left" w:pos="2555"/>
          <w:tab w:val="left" w:pos="2562"/>
        </w:tabs>
        <w:spacing w:before="116" w:line="336" w:lineRule="auto"/>
        <w:ind w:right="1014" w:hanging="710"/>
        <w:jc w:val="both"/>
        <w:rPr>
          <w:sz w:val="20"/>
        </w:rPr>
      </w:pPr>
      <w:r>
        <w:rPr>
          <w:sz w:val="20"/>
        </w:rPr>
        <w:t>is known by the Lender before the date the information is disclosed to it in accordance</w:t>
      </w:r>
      <w:r>
        <w:rPr>
          <w:spacing w:val="40"/>
          <w:sz w:val="20"/>
        </w:rPr>
        <w:t xml:space="preserve"> </w:t>
      </w:r>
      <w:r>
        <w:rPr>
          <w:sz w:val="20"/>
        </w:rPr>
        <w:t>with</w:t>
      </w:r>
      <w:r>
        <w:rPr>
          <w:spacing w:val="40"/>
          <w:sz w:val="20"/>
        </w:rPr>
        <w:t xml:space="preserve"> </w:t>
      </w:r>
      <w:r>
        <w:rPr>
          <w:sz w:val="20"/>
        </w:rPr>
        <w:t>paragraphs</w:t>
      </w:r>
      <w:r>
        <w:rPr>
          <w:spacing w:val="40"/>
          <w:sz w:val="20"/>
        </w:rPr>
        <w:t xml:space="preserve"> </w:t>
      </w:r>
      <w:r>
        <w:rPr>
          <w:sz w:val="20"/>
        </w:rPr>
        <w:t>(a)</w:t>
      </w:r>
      <w:r>
        <w:rPr>
          <w:spacing w:val="40"/>
          <w:sz w:val="20"/>
        </w:rPr>
        <w:t xml:space="preserve"> </w:t>
      </w:r>
      <w:r>
        <w:rPr>
          <w:sz w:val="20"/>
        </w:rPr>
        <w:t>or</w:t>
      </w:r>
      <w:r>
        <w:rPr>
          <w:spacing w:val="40"/>
          <w:sz w:val="20"/>
        </w:rPr>
        <w:t xml:space="preserve"> </w:t>
      </w:r>
      <w:r>
        <w:rPr>
          <w:sz w:val="20"/>
        </w:rPr>
        <w:t>(b)</w:t>
      </w:r>
      <w:r>
        <w:rPr>
          <w:spacing w:val="40"/>
          <w:sz w:val="20"/>
        </w:rPr>
        <w:t xml:space="preserve"> </w:t>
      </w:r>
      <w:r>
        <w:rPr>
          <w:sz w:val="20"/>
        </w:rPr>
        <w:t>above</w:t>
      </w:r>
      <w:r>
        <w:rPr>
          <w:spacing w:val="40"/>
          <w:sz w:val="20"/>
        </w:rPr>
        <w:t xml:space="preserve"> </w:t>
      </w:r>
      <w:r>
        <w:rPr>
          <w:sz w:val="20"/>
        </w:rPr>
        <w:t>or</w:t>
      </w:r>
      <w:r>
        <w:rPr>
          <w:spacing w:val="40"/>
          <w:sz w:val="20"/>
        </w:rPr>
        <w:t xml:space="preserve"> </w:t>
      </w:r>
      <w:r>
        <w:rPr>
          <w:sz w:val="20"/>
        </w:rPr>
        <w:t>is</w:t>
      </w:r>
      <w:r>
        <w:rPr>
          <w:spacing w:val="40"/>
          <w:sz w:val="20"/>
        </w:rPr>
        <w:t xml:space="preserve"> </w:t>
      </w:r>
      <w:r>
        <w:rPr>
          <w:sz w:val="20"/>
        </w:rPr>
        <w:t>lawfully</w:t>
      </w:r>
      <w:r>
        <w:rPr>
          <w:spacing w:val="40"/>
          <w:sz w:val="20"/>
        </w:rPr>
        <w:t xml:space="preserve"> </w:t>
      </w:r>
      <w:r>
        <w:rPr>
          <w:sz w:val="20"/>
        </w:rPr>
        <w:t>obtained</w:t>
      </w:r>
      <w:r>
        <w:rPr>
          <w:spacing w:val="40"/>
          <w:sz w:val="20"/>
        </w:rPr>
        <w:t xml:space="preserve"> </w:t>
      </w:r>
      <w:r>
        <w:rPr>
          <w:sz w:val="20"/>
        </w:rPr>
        <w:t>by</w:t>
      </w:r>
      <w:r>
        <w:rPr>
          <w:spacing w:val="40"/>
          <w:sz w:val="20"/>
        </w:rPr>
        <w:t xml:space="preserve"> </w:t>
      </w:r>
      <w:r>
        <w:rPr>
          <w:sz w:val="20"/>
        </w:rPr>
        <w:t>the Lender after that date, from a source which is, as far as the Lender is aware, unconnected with the Group and which, in either case, as far as the Lender is aware, has not been obtained in breach of, and is not otherwise subject to, any obligation of confidentiality.</w:t>
      </w:r>
    </w:p>
    <w:p w14:paraId="0F16CC08" w14:textId="77777777" w:rsidR="00E70012" w:rsidRDefault="00000000">
      <w:pPr>
        <w:pStyle w:val="BodyText"/>
        <w:spacing w:before="122" w:line="336" w:lineRule="auto"/>
        <w:ind w:right="1018"/>
        <w:jc w:val="both"/>
      </w:pPr>
      <w:r>
        <w:t>"</w:t>
      </w:r>
      <w:r>
        <w:rPr>
          <w:b/>
        </w:rPr>
        <w:t>Confidentiality Undertaking</w:t>
      </w:r>
      <w:r>
        <w:t>" means a confidentiality undertaking substantially in a recommended form</w:t>
      </w:r>
      <w:r>
        <w:rPr>
          <w:spacing w:val="40"/>
        </w:rPr>
        <w:t xml:space="preserve"> </w:t>
      </w:r>
      <w:r>
        <w:t>of</w:t>
      </w:r>
      <w:r>
        <w:rPr>
          <w:spacing w:val="39"/>
        </w:rPr>
        <w:t xml:space="preserve"> </w:t>
      </w:r>
      <w:r>
        <w:t>the</w:t>
      </w:r>
      <w:r>
        <w:rPr>
          <w:spacing w:val="40"/>
        </w:rPr>
        <w:t xml:space="preserve"> </w:t>
      </w:r>
      <w:r>
        <w:t>LMA or</w:t>
      </w:r>
      <w:r>
        <w:rPr>
          <w:spacing w:val="38"/>
        </w:rPr>
        <w:t xml:space="preserve"> </w:t>
      </w:r>
      <w:r>
        <w:t>in</w:t>
      </w:r>
      <w:r>
        <w:rPr>
          <w:spacing w:val="40"/>
        </w:rPr>
        <w:t xml:space="preserve"> </w:t>
      </w:r>
      <w:r>
        <w:t>any</w:t>
      </w:r>
      <w:r>
        <w:rPr>
          <w:spacing w:val="40"/>
        </w:rPr>
        <w:t xml:space="preserve"> </w:t>
      </w:r>
      <w:r>
        <w:t>other</w:t>
      </w:r>
      <w:r>
        <w:rPr>
          <w:spacing w:val="40"/>
        </w:rPr>
        <w:t xml:space="preserve"> </w:t>
      </w:r>
      <w:r>
        <w:t>form</w:t>
      </w:r>
      <w:r>
        <w:rPr>
          <w:spacing w:val="40"/>
        </w:rPr>
        <w:t xml:space="preserve"> </w:t>
      </w:r>
      <w:r>
        <w:t>agreed</w:t>
      </w:r>
      <w:r>
        <w:rPr>
          <w:spacing w:val="40"/>
        </w:rPr>
        <w:t xml:space="preserve"> </w:t>
      </w:r>
      <w:r>
        <w:t>between</w:t>
      </w:r>
      <w:r>
        <w:rPr>
          <w:spacing w:val="38"/>
        </w:rPr>
        <w:t xml:space="preserve"> </w:t>
      </w:r>
      <w:r>
        <w:t>the</w:t>
      </w:r>
      <w:r>
        <w:rPr>
          <w:spacing w:val="40"/>
        </w:rPr>
        <w:t xml:space="preserve"> </w:t>
      </w:r>
      <w:r>
        <w:t>Company</w:t>
      </w:r>
      <w:r>
        <w:rPr>
          <w:spacing w:val="40"/>
        </w:rPr>
        <w:t xml:space="preserve"> </w:t>
      </w:r>
      <w:r>
        <w:t>and</w:t>
      </w:r>
      <w:r>
        <w:rPr>
          <w:spacing w:val="38"/>
        </w:rPr>
        <w:t xml:space="preserve"> </w:t>
      </w:r>
      <w:r>
        <w:t>the</w:t>
      </w:r>
      <w:r>
        <w:rPr>
          <w:spacing w:val="40"/>
        </w:rPr>
        <w:t xml:space="preserve"> </w:t>
      </w:r>
      <w:r>
        <w:t>Lender.</w:t>
      </w:r>
    </w:p>
    <w:p w14:paraId="789DF75D" w14:textId="77777777" w:rsidR="00E70012" w:rsidRDefault="00000000">
      <w:pPr>
        <w:pStyle w:val="BodyText"/>
        <w:spacing w:before="118" w:line="336" w:lineRule="auto"/>
        <w:ind w:right="1017"/>
        <w:jc w:val="both"/>
      </w:pPr>
      <w:r>
        <w:t>"</w:t>
      </w:r>
      <w:r>
        <w:rPr>
          <w:b/>
        </w:rPr>
        <w:t>Default</w:t>
      </w:r>
      <w:r>
        <w:t>"</w:t>
      </w:r>
      <w:r>
        <w:rPr>
          <w:spacing w:val="30"/>
        </w:rPr>
        <w:t xml:space="preserve"> </w:t>
      </w:r>
      <w:r>
        <w:t>means</w:t>
      </w:r>
      <w:r>
        <w:rPr>
          <w:spacing w:val="32"/>
        </w:rPr>
        <w:t xml:space="preserve"> </w:t>
      </w:r>
      <w:r>
        <w:t>an</w:t>
      </w:r>
      <w:r>
        <w:rPr>
          <w:spacing w:val="33"/>
        </w:rPr>
        <w:t xml:space="preserve"> </w:t>
      </w:r>
      <w:r>
        <w:t>Event</w:t>
      </w:r>
      <w:r>
        <w:rPr>
          <w:spacing w:val="33"/>
        </w:rPr>
        <w:t xml:space="preserve"> </w:t>
      </w:r>
      <w:r>
        <w:t>of</w:t>
      </w:r>
      <w:r>
        <w:rPr>
          <w:spacing w:val="32"/>
        </w:rPr>
        <w:t xml:space="preserve"> </w:t>
      </w:r>
      <w:r>
        <w:t>Default</w:t>
      </w:r>
      <w:r>
        <w:rPr>
          <w:spacing w:val="31"/>
        </w:rPr>
        <w:t xml:space="preserve"> </w:t>
      </w:r>
      <w:r>
        <w:t>or</w:t>
      </w:r>
      <w:r>
        <w:rPr>
          <w:spacing w:val="33"/>
        </w:rPr>
        <w:t xml:space="preserve"> </w:t>
      </w:r>
      <w:r>
        <w:t>any</w:t>
      </w:r>
      <w:r>
        <w:rPr>
          <w:spacing w:val="33"/>
        </w:rPr>
        <w:t xml:space="preserve"> </w:t>
      </w:r>
      <w:r>
        <w:t>event</w:t>
      </w:r>
      <w:r>
        <w:rPr>
          <w:spacing w:val="33"/>
        </w:rPr>
        <w:t xml:space="preserve"> </w:t>
      </w:r>
      <w:r>
        <w:t>or</w:t>
      </w:r>
      <w:r>
        <w:rPr>
          <w:spacing w:val="32"/>
        </w:rPr>
        <w:t xml:space="preserve"> </w:t>
      </w:r>
      <w:r>
        <w:t>circumstance</w:t>
      </w:r>
      <w:r>
        <w:rPr>
          <w:spacing w:val="32"/>
        </w:rPr>
        <w:t xml:space="preserve"> </w:t>
      </w:r>
      <w:r>
        <w:t>specified</w:t>
      </w:r>
      <w:r>
        <w:rPr>
          <w:spacing w:val="29"/>
        </w:rPr>
        <w:t xml:space="preserve"> </w:t>
      </w:r>
      <w:r>
        <w:t>in</w:t>
      </w:r>
      <w:r>
        <w:rPr>
          <w:spacing w:val="33"/>
        </w:rPr>
        <w:t xml:space="preserve"> </w:t>
      </w:r>
      <w:r>
        <w:t>Clause</w:t>
      </w:r>
      <w:r>
        <w:rPr>
          <w:spacing w:val="34"/>
        </w:rPr>
        <w:t xml:space="preserve"> </w:t>
      </w:r>
      <w:r>
        <w:t>14</w:t>
      </w:r>
      <w:r>
        <w:rPr>
          <w:spacing w:val="33"/>
        </w:rPr>
        <w:t xml:space="preserve"> </w:t>
      </w:r>
      <w:r>
        <w:t>(</w:t>
      </w:r>
      <w:r>
        <w:rPr>
          <w:i/>
        </w:rPr>
        <w:t>Events of Default</w:t>
      </w:r>
      <w:r>
        <w:t>) which would (with the expiry of a grace period, the giving of notice, the making of any determination under this Agreement or any combination of any</w:t>
      </w:r>
      <w:r>
        <w:rPr>
          <w:spacing w:val="40"/>
        </w:rPr>
        <w:t xml:space="preserve"> </w:t>
      </w:r>
      <w:r>
        <w:t>of the foregoing) be</w:t>
      </w:r>
      <w:r>
        <w:rPr>
          <w:spacing w:val="40"/>
        </w:rPr>
        <w:t xml:space="preserve"> </w:t>
      </w:r>
      <w:r>
        <w:t xml:space="preserve">an Event of </w:t>
      </w:r>
      <w:r>
        <w:rPr>
          <w:spacing w:val="-2"/>
        </w:rPr>
        <w:t>Default.</w:t>
      </w:r>
    </w:p>
    <w:p w14:paraId="5F27AE48" w14:textId="77777777" w:rsidR="00E70012" w:rsidRDefault="00000000">
      <w:pPr>
        <w:spacing w:before="120"/>
        <w:ind w:left="775"/>
        <w:jc w:val="both"/>
        <w:rPr>
          <w:sz w:val="20"/>
        </w:rPr>
      </w:pPr>
      <w:r>
        <w:rPr>
          <w:sz w:val="20"/>
        </w:rPr>
        <w:t>"</w:t>
      </w:r>
      <w:r>
        <w:rPr>
          <w:b/>
          <w:sz w:val="20"/>
        </w:rPr>
        <w:t>Disruption</w:t>
      </w:r>
      <w:r>
        <w:rPr>
          <w:b/>
          <w:spacing w:val="15"/>
          <w:sz w:val="20"/>
        </w:rPr>
        <w:t xml:space="preserve"> </w:t>
      </w:r>
      <w:r>
        <w:rPr>
          <w:b/>
          <w:sz w:val="20"/>
        </w:rPr>
        <w:t>Event</w:t>
      </w:r>
      <w:r>
        <w:rPr>
          <w:sz w:val="20"/>
        </w:rPr>
        <w:t>"</w:t>
      </w:r>
      <w:r>
        <w:rPr>
          <w:spacing w:val="22"/>
          <w:sz w:val="20"/>
        </w:rPr>
        <w:t xml:space="preserve"> </w:t>
      </w:r>
      <w:r>
        <w:rPr>
          <w:sz w:val="20"/>
        </w:rPr>
        <w:t>means</w:t>
      </w:r>
      <w:r>
        <w:rPr>
          <w:spacing w:val="22"/>
          <w:sz w:val="20"/>
        </w:rPr>
        <w:t xml:space="preserve"> </w:t>
      </w:r>
      <w:r>
        <w:rPr>
          <w:sz w:val="20"/>
        </w:rPr>
        <w:t>either</w:t>
      </w:r>
      <w:r>
        <w:rPr>
          <w:spacing w:val="22"/>
          <w:sz w:val="20"/>
        </w:rPr>
        <w:t xml:space="preserve"> </w:t>
      </w:r>
      <w:r>
        <w:rPr>
          <w:sz w:val="20"/>
        </w:rPr>
        <w:t>or</w:t>
      </w:r>
      <w:r>
        <w:rPr>
          <w:spacing w:val="22"/>
          <w:sz w:val="20"/>
        </w:rPr>
        <w:t xml:space="preserve"> </w:t>
      </w:r>
      <w:r>
        <w:rPr>
          <w:sz w:val="20"/>
        </w:rPr>
        <w:t>both</w:t>
      </w:r>
      <w:r>
        <w:rPr>
          <w:spacing w:val="21"/>
          <w:sz w:val="20"/>
        </w:rPr>
        <w:t xml:space="preserve"> </w:t>
      </w:r>
      <w:r>
        <w:rPr>
          <w:spacing w:val="-5"/>
          <w:sz w:val="20"/>
        </w:rPr>
        <w:t>of:</w:t>
      </w:r>
    </w:p>
    <w:p w14:paraId="1055F7F8" w14:textId="69212873" w:rsidR="00E70012" w:rsidRDefault="00000000">
      <w:pPr>
        <w:pStyle w:val="ListParagraph"/>
        <w:numPr>
          <w:ilvl w:val="0"/>
          <w:numId w:val="41"/>
        </w:numPr>
        <w:tabs>
          <w:tab w:val="left" w:pos="1507"/>
          <w:tab w:val="left" w:pos="1512"/>
        </w:tabs>
        <w:spacing w:before="212" w:line="336" w:lineRule="auto"/>
        <w:ind w:right="1017" w:hanging="738"/>
        <w:jc w:val="both"/>
        <w:rPr>
          <w:sz w:val="20"/>
        </w:rPr>
      </w:pPr>
      <w:r>
        <w:rPr>
          <w:sz w:val="20"/>
        </w:rPr>
        <w:t>a material disruption to those payment or communications systems or to those financial markets which are, in each case, required to operate in order for payments to be made in connection with the Facility (or otherwise in order for the transactions contemplated by this Agreement</w:t>
      </w:r>
      <w:r>
        <w:rPr>
          <w:spacing w:val="29"/>
          <w:sz w:val="20"/>
        </w:rPr>
        <w:t xml:space="preserve"> </w:t>
      </w:r>
      <w:r>
        <w:rPr>
          <w:sz w:val="20"/>
        </w:rPr>
        <w:t>to</w:t>
      </w:r>
      <w:r>
        <w:rPr>
          <w:spacing w:val="32"/>
          <w:sz w:val="20"/>
        </w:rPr>
        <w:t xml:space="preserve"> </w:t>
      </w:r>
      <w:r>
        <w:rPr>
          <w:sz w:val="20"/>
        </w:rPr>
        <w:t>be</w:t>
      </w:r>
      <w:r>
        <w:rPr>
          <w:spacing w:val="32"/>
          <w:sz w:val="20"/>
        </w:rPr>
        <w:t xml:space="preserve"> </w:t>
      </w:r>
      <w:r>
        <w:rPr>
          <w:sz w:val="20"/>
        </w:rPr>
        <w:t>carried</w:t>
      </w:r>
      <w:r>
        <w:rPr>
          <w:spacing w:val="31"/>
          <w:sz w:val="20"/>
        </w:rPr>
        <w:t xml:space="preserve"> </w:t>
      </w:r>
      <w:r>
        <w:rPr>
          <w:sz w:val="20"/>
        </w:rPr>
        <w:t>out)</w:t>
      </w:r>
      <w:r>
        <w:rPr>
          <w:spacing w:val="32"/>
          <w:sz w:val="20"/>
        </w:rPr>
        <w:t xml:space="preserve"> </w:t>
      </w:r>
      <w:r>
        <w:rPr>
          <w:sz w:val="20"/>
        </w:rPr>
        <w:t>which</w:t>
      </w:r>
      <w:r>
        <w:rPr>
          <w:spacing w:val="30"/>
          <w:sz w:val="20"/>
        </w:rPr>
        <w:t xml:space="preserve"> </w:t>
      </w:r>
      <w:r>
        <w:rPr>
          <w:sz w:val="20"/>
        </w:rPr>
        <w:t>disruption</w:t>
      </w:r>
      <w:r>
        <w:rPr>
          <w:spacing w:val="30"/>
          <w:sz w:val="20"/>
        </w:rPr>
        <w:t xml:space="preserve"> </w:t>
      </w:r>
      <w:r>
        <w:rPr>
          <w:sz w:val="20"/>
        </w:rPr>
        <w:t>is</w:t>
      </w:r>
      <w:r>
        <w:rPr>
          <w:spacing w:val="32"/>
          <w:sz w:val="20"/>
        </w:rPr>
        <w:t xml:space="preserve"> </w:t>
      </w:r>
      <w:r>
        <w:rPr>
          <w:sz w:val="20"/>
        </w:rPr>
        <w:t>not</w:t>
      </w:r>
      <w:r>
        <w:rPr>
          <w:spacing w:val="31"/>
          <w:sz w:val="20"/>
        </w:rPr>
        <w:t xml:space="preserve"> </w:t>
      </w:r>
      <w:r>
        <w:rPr>
          <w:sz w:val="20"/>
        </w:rPr>
        <w:t>caused</w:t>
      </w:r>
      <w:r>
        <w:rPr>
          <w:spacing w:val="31"/>
          <w:sz w:val="20"/>
        </w:rPr>
        <w:t xml:space="preserve"> </w:t>
      </w:r>
      <w:r>
        <w:rPr>
          <w:sz w:val="20"/>
        </w:rPr>
        <w:t>by,</w:t>
      </w:r>
      <w:r>
        <w:rPr>
          <w:spacing w:val="30"/>
          <w:sz w:val="20"/>
        </w:rPr>
        <w:t xml:space="preserve"> </w:t>
      </w:r>
      <w:r>
        <w:rPr>
          <w:sz w:val="20"/>
        </w:rPr>
        <w:t>and</w:t>
      </w:r>
      <w:r>
        <w:rPr>
          <w:spacing w:val="33"/>
          <w:sz w:val="20"/>
        </w:rPr>
        <w:t xml:space="preserve"> </w:t>
      </w:r>
      <w:r>
        <w:rPr>
          <w:sz w:val="20"/>
        </w:rPr>
        <w:t>is</w:t>
      </w:r>
      <w:r>
        <w:rPr>
          <w:spacing w:val="32"/>
          <w:sz w:val="20"/>
        </w:rPr>
        <w:t xml:space="preserve"> </w:t>
      </w:r>
      <w:r>
        <w:rPr>
          <w:sz w:val="20"/>
        </w:rPr>
        <w:t>beyond</w:t>
      </w:r>
      <w:r>
        <w:rPr>
          <w:spacing w:val="32"/>
          <w:sz w:val="20"/>
        </w:rPr>
        <w:t xml:space="preserve"> </w:t>
      </w:r>
      <w:r>
        <w:rPr>
          <w:sz w:val="20"/>
        </w:rPr>
        <w:t>the</w:t>
      </w:r>
      <w:r>
        <w:rPr>
          <w:spacing w:val="30"/>
          <w:sz w:val="20"/>
        </w:rPr>
        <w:t xml:space="preserve"> </w:t>
      </w:r>
      <w:r>
        <w:rPr>
          <w:sz w:val="20"/>
        </w:rPr>
        <w:t>control of, any of the Parties; or</w:t>
      </w:r>
    </w:p>
    <w:p w14:paraId="4D16A994" w14:textId="77777777" w:rsidR="00E70012" w:rsidRDefault="00000000">
      <w:pPr>
        <w:pStyle w:val="ListParagraph"/>
        <w:numPr>
          <w:ilvl w:val="0"/>
          <w:numId w:val="41"/>
        </w:numPr>
        <w:tabs>
          <w:tab w:val="left" w:pos="1507"/>
          <w:tab w:val="left" w:pos="1512"/>
        </w:tabs>
        <w:spacing w:before="121" w:line="336" w:lineRule="auto"/>
        <w:ind w:right="1018" w:hanging="738"/>
        <w:jc w:val="both"/>
        <w:rPr>
          <w:sz w:val="20"/>
        </w:rPr>
      </w:pPr>
      <w:r>
        <w:rPr>
          <w:sz w:val="20"/>
        </w:rPr>
        <w:t>the occurrence of any other event which results in a disruption (of a technical or systems- related</w:t>
      </w:r>
      <w:r>
        <w:rPr>
          <w:spacing w:val="40"/>
          <w:sz w:val="20"/>
        </w:rPr>
        <w:t xml:space="preserve"> </w:t>
      </w:r>
      <w:r>
        <w:rPr>
          <w:sz w:val="20"/>
        </w:rPr>
        <w:t>nature)</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treasury</w:t>
      </w:r>
      <w:r>
        <w:rPr>
          <w:spacing w:val="40"/>
          <w:sz w:val="20"/>
        </w:rPr>
        <w:t xml:space="preserve"> </w:t>
      </w:r>
      <w:r>
        <w:rPr>
          <w:sz w:val="20"/>
        </w:rPr>
        <w:t>or</w:t>
      </w:r>
      <w:r>
        <w:rPr>
          <w:spacing w:val="40"/>
          <w:sz w:val="20"/>
        </w:rPr>
        <w:t xml:space="preserve"> </w:t>
      </w:r>
      <w:r>
        <w:rPr>
          <w:sz w:val="20"/>
        </w:rPr>
        <w:t>payments</w:t>
      </w:r>
      <w:r>
        <w:rPr>
          <w:spacing w:val="40"/>
          <w:sz w:val="20"/>
        </w:rPr>
        <w:t xml:space="preserve"> </w:t>
      </w:r>
      <w:r>
        <w:rPr>
          <w:sz w:val="20"/>
        </w:rPr>
        <w:t>operations</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Party</w:t>
      </w:r>
      <w:r>
        <w:rPr>
          <w:spacing w:val="40"/>
          <w:sz w:val="20"/>
        </w:rPr>
        <w:t xml:space="preserve"> </w:t>
      </w:r>
      <w:r>
        <w:rPr>
          <w:sz w:val="20"/>
        </w:rPr>
        <w:t>preventing</w:t>
      </w:r>
      <w:r>
        <w:rPr>
          <w:spacing w:val="40"/>
          <w:sz w:val="20"/>
        </w:rPr>
        <w:t xml:space="preserve"> </w:t>
      </w:r>
      <w:r>
        <w:rPr>
          <w:sz w:val="20"/>
        </w:rPr>
        <w:t>that,</w:t>
      </w:r>
      <w:r>
        <w:rPr>
          <w:spacing w:val="40"/>
          <w:sz w:val="20"/>
        </w:rPr>
        <w:t xml:space="preserve"> </w:t>
      </w:r>
      <w:r>
        <w:rPr>
          <w:sz w:val="20"/>
        </w:rPr>
        <w:t>or</w:t>
      </w:r>
      <w:r>
        <w:rPr>
          <w:spacing w:val="40"/>
          <w:sz w:val="20"/>
        </w:rPr>
        <w:t xml:space="preserve"> </w:t>
      </w:r>
      <w:r>
        <w:rPr>
          <w:sz w:val="20"/>
        </w:rPr>
        <w:t>any other Party:</w:t>
      </w:r>
    </w:p>
    <w:p w14:paraId="79746D5A" w14:textId="77777777" w:rsidR="00E70012" w:rsidRDefault="00000000">
      <w:pPr>
        <w:pStyle w:val="ListParagraph"/>
        <w:numPr>
          <w:ilvl w:val="1"/>
          <w:numId w:val="41"/>
        </w:numPr>
        <w:tabs>
          <w:tab w:val="left" w:pos="2188"/>
        </w:tabs>
        <w:spacing w:before="120"/>
        <w:ind w:left="2188" w:hanging="676"/>
        <w:jc w:val="both"/>
        <w:rPr>
          <w:sz w:val="20"/>
        </w:rPr>
      </w:pPr>
      <w:r>
        <w:rPr>
          <w:sz w:val="20"/>
        </w:rPr>
        <w:t>from</w:t>
      </w:r>
      <w:r>
        <w:rPr>
          <w:spacing w:val="23"/>
          <w:sz w:val="20"/>
        </w:rPr>
        <w:t xml:space="preserve"> </w:t>
      </w:r>
      <w:r>
        <w:rPr>
          <w:sz w:val="20"/>
        </w:rPr>
        <w:t>performing</w:t>
      </w:r>
      <w:r>
        <w:rPr>
          <w:spacing w:val="20"/>
          <w:sz w:val="20"/>
        </w:rPr>
        <w:t xml:space="preserve"> </w:t>
      </w:r>
      <w:r>
        <w:rPr>
          <w:sz w:val="20"/>
        </w:rPr>
        <w:t>its</w:t>
      </w:r>
      <w:r>
        <w:rPr>
          <w:spacing w:val="27"/>
          <w:sz w:val="20"/>
        </w:rPr>
        <w:t xml:space="preserve"> </w:t>
      </w:r>
      <w:r>
        <w:rPr>
          <w:sz w:val="20"/>
        </w:rPr>
        <w:t>payment</w:t>
      </w:r>
      <w:r>
        <w:rPr>
          <w:spacing w:val="22"/>
          <w:sz w:val="20"/>
        </w:rPr>
        <w:t xml:space="preserve"> </w:t>
      </w:r>
      <w:r>
        <w:rPr>
          <w:sz w:val="20"/>
        </w:rPr>
        <w:t>obligations</w:t>
      </w:r>
      <w:r>
        <w:rPr>
          <w:spacing w:val="27"/>
          <w:sz w:val="20"/>
        </w:rPr>
        <w:t xml:space="preserve"> </w:t>
      </w:r>
      <w:r>
        <w:rPr>
          <w:sz w:val="20"/>
        </w:rPr>
        <w:t>under</w:t>
      </w:r>
      <w:r>
        <w:rPr>
          <w:spacing w:val="21"/>
          <w:sz w:val="20"/>
        </w:rPr>
        <w:t xml:space="preserve"> </w:t>
      </w:r>
      <w:r>
        <w:rPr>
          <w:sz w:val="20"/>
        </w:rPr>
        <w:t>this</w:t>
      </w:r>
      <w:r>
        <w:rPr>
          <w:spacing w:val="11"/>
          <w:sz w:val="20"/>
        </w:rPr>
        <w:t xml:space="preserve"> </w:t>
      </w:r>
      <w:r>
        <w:rPr>
          <w:sz w:val="20"/>
        </w:rPr>
        <w:t>Agreement;</w:t>
      </w:r>
      <w:r>
        <w:rPr>
          <w:spacing w:val="23"/>
          <w:sz w:val="20"/>
        </w:rPr>
        <w:t xml:space="preserve"> </w:t>
      </w:r>
      <w:r>
        <w:rPr>
          <w:spacing w:val="-5"/>
          <w:sz w:val="20"/>
        </w:rPr>
        <w:t>or</w:t>
      </w:r>
    </w:p>
    <w:p w14:paraId="029406B1" w14:textId="77777777" w:rsidR="00E70012" w:rsidRDefault="00E70012">
      <w:pPr>
        <w:jc w:val="both"/>
        <w:rPr>
          <w:sz w:val="20"/>
        </w:rPr>
        <w:sectPr w:rsidR="00E70012">
          <w:footerReference w:type="default" r:id="rId9"/>
          <w:pgSz w:w="11910" w:h="16840"/>
          <w:pgMar w:top="980" w:right="0" w:bottom="1120" w:left="980" w:header="0" w:footer="935" w:gutter="0"/>
          <w:pgNumType w:start="2"/>
          <w:cols w:space="720"/>
        </w:sectPr>
      </w:pPr>
    </w:p>
    <w:p w14:paraId="03D1647C" w14:textId="77777777" w:rsidR="00E70012" w:rsidRDefault="00000000">
      <w:pPr>
        <w:pStyle w:val="ListParagraph"/>
        <w:numPr>
          <w:ilvl w:val="1"/>
          <w:numId w:val="41"/>
        </w:numPr>
        <w:tabs>
          <w:tab w:val="left" w:pos="2192"/>
        </w:tabs>
        <w:spacing w:before="64" w:line="336" w:lineRule="auto"/>
        <w:ind w:left="2192" w:right="1263" w:hanging="680"/>
        <w:rPr>
          <w:sz w:val="20"/>
        </w:rPr>
      </w:pPr>
      <w:r>
        <w:rPr>
          <w:sz w:val="20"/>
        </w:rPr>
        <w:lastRenderedPageBreak/>
        <w:t>from</w:t>
      </w:r>
      <w:r>
        <w:rPr>
          <w:spacing w:val="76"/>
          <w:sz w:val="20"/>
        </w:rPr>
        <w:t xml:space="preserve"> </w:t>
      </w:r>
      <w:r>
        <w:rPr>
          <w:sz w:val="20"/>
        </w:rPr>
        <w:t>communicating</w:t>
      </w:r>
      <w:r>
        <w:rPr>
          <w:spacing w:val="76"/>
          <w:sz w:val="20"/>
        </w:rPr>
        <w:t xml:space="preserve"> </w:t>
      </w:r>
      <w:r>
        <w:rPr>
          <w:sz w:val="20"/>
        </w:rPr>
        <w:t>with</w:t>
      </w:r>
      <w:r>
        <w:rPr>
          <w:spacing w:val="75"/>
          <w:sz w:val="20"/>
        </w:rPr>
        <w:t xml:space="preserve"> </w:t>
      </w:r>
      <w:r>
        <w:rPr>
          <w:sz w:val="20"/>
        </w:rPr>
        <w:t>other</w:t>
      </w:r>
      <w:r>
        <w:rPr>
          <w:spacing w:val="76"/>
          <w:sz w:val="20"/>
        </w:rPr>
        <w:t xml:space="preserve"> </w:t>
      </w:r>
      <w:r>
        <w:rPr>
          <w:sz w:val="20"/>
        </w:rPr>
        <w:t>Parties</w:t>
      </w:r>
      <w:r>
        <w:rPr>
          <w:spacing w:val="77"/>
          <w:sz w:val="20"/>
        </w:rPr>
        <w:t xml:space="preserve"> </w:t>
      </w:r>
      <w:r>
        <w:rPr>
          <w:sz w:val="20"/>
        </w:rPr>
        <w:t>in</w:t>
      </w:r>
      <w:r>
        <w:rPr>
          <w:spacing w:val="75"/>
          <w:sz w:val="20"/>
        </w:rPr>
        <w:t xml:space="preserve"> </w:t>
      </w:r>
      <w:r>
        <w:rPr>
          <w:sz w:val="20"/>
        </w:rPr>
        <w:t>accordance</w:t>
      </w:r>
      <w:r>
        <w:rPr>
          <w:spacing w:val="76"/>
          <w:sz w:val="20"/>
        </w:rPr>
        <w:t xml:space="preserve"> </w:t>
      </w:r>
      <w:r>
        <w:rPr>
          <w:sz w:val="20"/>
        </w:rPr>
        <w:t>with</w:t>
      </w:r>
      <w:r>
        <w:rPr>
          <w:spacing w:val="76"/>
          <w:sz w:val="20"/>
        </w:rPr>
        <w:t xml:space="preserve"> </w:t>
      </w:r>
      <w:r>
        <w:rPr>
          <w:sz w:val="20"/>
        </w:rPr>
        <w:t>the</w:t>
      </w:r>
      <w:r>
        <w:rPr>
          <w:spacing w:val="76"/>
          <w:sz w:val="20"/>
        </w:rPr>
        <w:t xml:space="preserve"> </w:t>
      </w:r>
      <w:r>
        <w:rPr>
          <w:sz w:val="20"/>
        </w:rPr>
        <w:t>terms</w:t>
      </w:r>
      <w:r>
        <w:rPr>
          <w:spacing w:val="77"/>
          <w:sz w:val="20"/>
        </w:rPr>
        <w:t xml:space="preserve"> </w:t>
      </w:r>
      <w:r>
        <w:rPr>
          <w:sz w:val="20"/>
        </w:rPr>
        <w:t>of</w:t>
      </w:r>
      <w:r>
        <w:rPr>
          <w:spacing w:val="74"/>
          <w:sz w:val="20"/>
        </w:rPr>
        <w:t xml:space="preserve"> </w:t>
      </w:r>
      <w:r>
        <w:rPr>
          <w:sz w:val="20"/>
        </w:rPr>
        <w:t xml:space="preserve">this </w:t>
      </w:r>
      <w:r>
        <w:rPr>
          <w:spacing w:val="-2"/>
          <w:sz w:val="20"/>
        </w:rPr>
        <w:t>Agreement,</w:t>
      </w:r>
    </w:p>
    <w:p w14:paraId="130894A9" w14:textId="77777777" w:rsidR="00E70012" w:rsidRDefault="00000000">
      <w:pPr>
        <w:pStyle w:val="BodyText"/>
        <w:spacing w:before="121" w:line="338" w:lineRule="auto"/>
        <w:ind w:right="1033"/>
      </w:pPr>
      <w:r>
        <w:t>and</w:t>
      </w:r>
      <w:r>
        <w:rPr>
          <w:spacing w:val="37"/>
        </w:rPr>
        <w:t xml:space="preserve"> </w:t>
      </w:r>
      <w:r>
        <w:t>which</w:t>
      </w:r>
      <w:r>
        <w:rPr>
          <w:spacing w:val="37"/>
        </w:rPr>
        <w:t xml:space="preserve"> </w:t>
      </w:r>
      <w:r>
        <w:t>(in</w:t>
      </w:r>
      <w:r>
        <w:rPr>
          <w:spacing w:val="37"/>
        </w:rPr>
        <w:t xml:space="preserve"> </w:t>
      </w:r>
      <w:r>
        <w:t>either</w:t>
      </w:r>
      <w:r>
        <w:rPr>
          <w:spacing w:val="38"/>
        </w:rPr>
        <w:t xml:space="preserve"> </w:t>
      </w:r>
      <w:r>
        <w:t>such</w:t>
      </w:r>
      <w:r>
        <w:rPr>
          <w:spacing w:val="36"/>
        </w:rPr>
        <w:t xml:space="preserve"> </w:t>
      </w:r>
      <w:r>
        <w:t>case)</w:t>
      </w:r>
      <w:r>
        <w:rPr>
          <w:spacing w:val="38"/>
        </w:rPr>
        <w:t xml:space="preserve"> </w:t>
      </w:r>
      <w:r>
        <w:t>is</w:t>
      </w:r>
      <w:r>
        <w:rPr>
          <w:spacing w:val="38"/>
        </w:rPr>
        <w:t xml:space="preserve"> </w:t>
      </w:r>
      <w:r>
        <w:t>not</w:t>
      </w:r>
      <w:r>
        <w:rPr>
          <w:spacing w:val="37"/>
        </w:rPr>
        <w:t xml:space="preserve"> </w:t>
      </w:r>
      <w:r>
        <w:t>caused</w:t>
      </w:r>
      <w:r>
        <w:rPr>
          <w:spacing w:val="37"/>
        </w:rPr>
        <w:t xml:space="preserve"> </w:t>
      </w:r>
      <w:r>
        <w:t>by,</w:t>
      </w:r>
      <w:r>
        <w:rPr>
          <w:spacing w:val="37"/>
        </w:rPr>
        <w:t xml:space="preserve"> </w:t>
      </w:r>
      <w:r>
        <w:t>and</w:t>
      </w:r>
      <w:r>
        <w:rPr>
          <w:spacing w:val="37"/>
        </w:rPr>
        <w:t xml:space="preserve"> </w:t>
      </w:r>
      <w:r>
        <w:t>is</w:t>
      </w:r>
      <w:r>
        <w:rPr>
          <w:spacing w:val="38"/>
        </w:rPr>
        <w:t xml:space="preserve"> </w:t>
      </w:r>
      <w:r>
        <w:t>beyond</w:t>
      </w:r>
      <w:r>
        <w:rPr>
          <w:spacing w:val="37"/>
        </w:rPr>
        <w:t xml:space="preserve"> </w:t>
      </w:r>
      <w:r>
        <w:t>the</w:t>
      </w:r>
      <w:r>
        <w:rPr>
          <w:spacing w:val="36"/>
        </w:rPr>
        <w:t xml:space="preserve"> </w:t>
      </w:r>
      <w:r>
        <w:t>control</w:t>
      </w:r>
      <w:r>
        <w:rPr>
          <w:spacing w:val="36"/>
        </w:rPr>
        <w:t xml:space="preserve"> </w:t>
      </w:r>
      <w:r>
        <w:t>of,</w:t>
      </w:r>
      <w:r>
        <w:rPr>
          <w:spacing w:val="36"/>
        </w:rPr>
        <w:t xml:space="preserve"> </w:t>
      </w:r>
      <w:r>
        <w:t>the</w:t>
      </w:r>
      <w:r>
        <w:rPr>
          <w:spacing w:val="37"/>
        </w:rPr>
        <w:t xml:space="preserve"> </w:t>
      </w:r>
      <w:r>
        <w:t>Party</w:t>
      </w:r>
      <w:r>
        <w:rPr>
          <w:spacing w:val="36"/>
        </w:rPr>
        <w:t xml:space="preserve"> </w:t>
      </w:r>
      <w:r>
        <w:t>whose operations are disrupted.</w:t>
      </w:r>
    </w:p>
    <w:p w14:paraId="4B3BD6EE" w14:textId="77777777" w:rsidR="00E70012" w:rsidRDefault="00000000">
      <w:pPr>
        <w:spacing w:before="116" w:line="336" w:lineRule="auto"/>
        <w:ind w:left="775" w:right="1033"/>
        <w:rPr>
          <w:sz w:val="20"/>
        </w:rPr>
      </w:pPr>
      <w:r>
        <w:rPr>
          <w:sz w:val="20"/>
        </w:rPr>
        <w:t>"</w:t>
      </w:r>
      <w:r>
        <w:rPr>
          <w:b/>
          <w:sz w:val="20"/>
        </w:rPr>
        <w:t>Event</w:t>
      </w:r>
      <w:r>
        <w:rPr>
          <w:b/>
          <w:spacing w:val="38"/>
          <w:sz w:val="20"/>
        </w:rPr>
        <w:t xml:space="preserve"> </w:t>
      </w:r>
      <w:r>
        <w:rPr>
          <w:b/>
          <w:sz w:val="20"/>
        </w:rPr>
        <w:t>of</w:t>
      </w:r>
      <w:r>
        <w:rPr>
          <w:b/>
          <w:spacing w:val="38"/>
          <w:sz w:val="20"/>
        </w:rPr>
        <w:t xml:space="preserve"> </w:t>
      </w:r>
      <w:r>
        <w:rPr>
          <w:b/>
          <w:sz w:val="20"/>
        </w:rPr>
        <w:t>Default</w:t>
      </w:r>
      <w:r>
        <w:rPr>
          <w:sz w:val="20"/>
        </w:rPr>
        <w:t>"</w:t>
      </w:r>
      <w:r>
        <w:rPr>
          <w:spacing w:val="37"/>
          <w:sz w:val="20"/>
        </w:rPr>
        <w:t xml:space="preserve"> </w:t>
      </w:r>
      <w:r>
        <w:rPr>
          <w:sz w:val="20"/>
        </w:rPr>
        <w:t>means</w:t>
      </w:r>
      <w:r>
        <w:rPr>
          <w:spacing w:val="38"/>
          <w:sz w:val="20"/>
        </w:rPr>
        <w:t xml:space="preserve"> </w:t>
      </w:r>
      <w:r>
        <w:rPr>
          <w:sz w:val="20"/>
        </w:rPr>
        <w:t>any</w:t>
      </w:r>
      <w:r>
        <w:rPr>
          <w:spacing w:val="37"/>
          <w:sz w:val="20"/>
        </w:rPr>
        <w:t xml:space="preserve"> </w:t>
      </w:r>
      <w:r>
        <w:rPr>
          <w:sz w:val="20"/>
        </w:rPr>
        <w:t>event</w:t>
      </w:r>
      <w:r>
        <w:rPr>
          <w:spacing w:val="38"/>
          <w:sz w:val="20"/>
        </w:rPr>
        <w:t xml:space="preserve"> </w:t>
      </w:r>
      <w:r>
        <w:rPr>
          <w:sz w:val="20"/>
        </w:rPr>
        <w:t>or</w:t>
      </w:r>
      <w:r>
        <w:rPr>
          <w:spacing w:val="38"/>
          <w:sz w:val="20"/>
        </w:rPr>
        <w:t xml:space="preserve"> </w:t>
      </w:r>
      <w:r>
        <w:rPr>
          <w:sz w:val="20"/>
        </w:rPr>
        <w:t>circumstance</w:t>
      </w:r>
      <w:r>
        <w:rPr>
          <w:spacing w:val="38"/>
          <w:sz w:val="20"/>
        </w:rPr>
        <w:t xml:space="preserve"> </w:t>
      </w:r>
      <w:r>
        <w:rPr>
          <w:sz w:val="20"/>
        </w:rPr>
        <w:t>specified</w:t>
      </w:r>
      <w:r>
        <w:rPr>
          <w:spacing w:val="36"/>
          <w:sz w:val="20"/>
        </w:rPr>
        <w:t xml:space="preserve"> </w:t>
      </w:r>
      <w:r>
        <w:rPr>
          <w:sz w:val="20"/>
        </w:rPr>
        <w:t>as</w:t>
      </w:r>
      <w:r>
        <w:rPr>
          <w:spacing w:val="38"/>
          <w:sz w:val="20"/>
        </w:rPr>
        <w:t xml:space="preserve"> </w:t>
      </w:r>
      <w:r>
        <w:rPr>
          <w:sz w:val="20"/>
        </w:rPr>
        <w:t>such</w:t>
      </w:r>
      <w:r>
        <w:rPr>
          <w:spacing w:val="37"/>
          <w:sz w:val="20"/>
        </w:rPr>
        <w:t xml:space="preserve"> </w:t>
      </w:r>
      <w:r>
        <w:rPr>
          <w:sz w:val="20"/>
        </w:rPr>
        <w:t>in</w:t>
      </w:r>
      <w:r>
        <w:rPr>
          <w:spacing w:val="37"/>
          <w:sz w:val="20"/>
        </w:rPr>
        <w:t xml:space="preserve"> </w:t>
      </w:r>
      <w:r>
        <w:rPr>
          <w:sz w:val="20"/>
        </w:rPr>
        <w:t>Clause</w:t>
      </w:r>
      <w:r>
        <w:rPr>
          <w:spacing w:val="38"/>
          <w:sz w:val="20"/>
        </w:rPr>
        <w:t xml:space="preserve"> </w:t>
      </w:r>
      <w:r>
        <w:rPr>
          <w:sz w:val="20"/>
        </w:rPr>
        <w:t>14</w:t>
      </w:r>
      <w:r>
        <w:rPr>
          <w:spacing w:val="37"/>
          <w:sz w:val="20"/>
        </w:rPr>
        <w:t xml:space="preserve"> </w:t>
      </w:r>
      <w:r>
        <w:rPr>
          <w:sz w:val="20"/>
        </w:rPr>
        <w:t>(</w:t>
      </w:r>
      <w:r>
        <w:rPr>
          <w:i/>
          <w:sz w:val="20"/>
        </w:rPr>
        <w:t>Events</w:t>
      </w:r>
      <w:r>
        <w:rPr>
          <w:i/>
          <w:spacing w:val="38"/>
          <w:sz w:val="20"/>
        </w:rPr>
        <w:t xml:space="preserve"> </w:t>
      </w:r>
      <w:r>
        <w:rPr>
          <w:i/>
          <w:sz w:val="20"/>
        </w:rPr>
        <w:t xml:space="preserve">of </w:t>
      </w:r>
      <w:r>
        <w:rPr>
          <w:i/>
          <w:spacing w:val="-2"/>
          <w:sz w:val="20"/>
        </w:rPr>
        <w:t>Default</w:t>
      </w:r>
      <w:r>
        <w:rPr>
          <w:spacing w:val="-2"/>
          <w:sz w:val="20"/>
        </w:rPr>
        <w:t>).</w:t>
      </w:r>
    </w:p>
    <w:p w14:paraId="51B13BE0" w14:textId="77777777" w:rsidR="00E70012" w:rsidRDefault="00000000">
      <w:pPr>
        <w:pStyle w:val="BodyText"/>
        <w:spacing w:before="118" w:line="336" w:lineRule="auto"/>
        <w:ind w:right="1033"/>
      </w:pPr>
      <w:r>
        <w:t>"</w:t>
      </w:r>
      <w:r>
        <w:rPr>
          <w:b/>
        </w:rPr>
        <w:t>Facility</w:t>
      </w:r>
      <w:r>
        <w:t>"</w:t>
      </w:r>
      <w:r>
        <w:rPr>
          <w:spacing w:val="18"/>
        </w:rPr>
        <w:t xml:space="preserve"> </w:t>
      </w:r>
      <w:r>
        <w:t>means</w:t>
      </w:r>
      <w:r>
        <w:rPr>
          <w:spacing w:val="21"/>
        </w:rPr>
        <w:t xml:space="preserve"> </w:t>
      </w:r>
      <w:r>
        <w:t>the</w:t>
      </w:r>
      <w:r>
        <w:rPr>
          <w:spacing w:val="20"/>
        </w:rPr>
        <w:t xml:space="preserve"> </w:t>
      </w:r>
      <w:r>
        <w:t>term</w:t>
      </w:r>
      <w:r>
        <w:rPr>
          <w:spacing w:val="21"/>
        </w:rPr>
        <w:t xml:space="preserve"> </w:t>
      </w:r>
      <w:r>
        <w:t>loan</w:t>
      </w:r>
      <w:r>
        <w:rPr>
          <w:spacing w:val="21"/>
        </w:rPr>
        <w:t xml:space="preserve"> </w:t>
      </w:r>
      <w:r>
        <w:t>facility</w:t>
      </w:r>
      <w:r>
        <w:rPr>
          <w:spacing w:val="20"/>
        </w:rPr>
        <w:t xml:space="preserve"> </w:t>
      </w:r>
      <w:r>
        <w:t>made</w:t>
      </w:r>
      <w:r>
        <w:rPr>
          <w:spacing w:val="21"/>
        </w:rPr>
        <w:t xml:space="preserve"> </w:t>
      </w:r>
      <w:r>
        <w:t>available</w:t>
      </w:r>
      <w:r>
        <w:rPr>
          <w:spacing w:val="21"/>
        </w:rPr>
        <w:t xml:space="preserve"> </w:t>
      </w:r>
      <w:r>
        <w:t>under</w:t>
      </w:r>
      <w:r>
        <w:rPr>
          <w:spacing w:val="19"/>
        </w:rPr>
        <w:t xml:space="preserve"> </w:t>
      </w:r>
      <w:r>
        <w:t>this</w:t>
      </w:r>
      <w:r>
        <w:rPr>
          <w:spacing w:val="-2"/>
        </w:rPr>
        <w:t xml:space="preserve"> </w:t>
      </w:r>
      <w:r>
        <w:t>Agreement</w:t>
      </w:r>
      <w:r>
        <w:rPr>
          <w:spacing w:val="20"/>
        </w:rPr>
        <w:t xml:space="preserve"> </w:t>
      </w:r>
      <w:r>
        <w:t>as</w:t>
      </w:r>
      <w:r>
        <w:rPr>
          <w:spacing w:val="27"/>
        </w:rPr>
        <w:t xml:space="preserve"> </w:t>
      </w:r>
      <w:r>
        <w:t>described</w:t>
      </w:r>
      <w:r>
        <w:rPr>
          <w:spacing w:val="19"/>
        </w:rPr>
        <w:t xml:space="preserve"> </w:t>
      </w:r>
      <w:r>
        <w:t>in</w:t>
      </w:r>
      <w:r>
        <w:rPr>
          <w:spacing w:val="20"/>
        </w:rPr>
        <w:t xml:space="preserve"> </w:t>
      </w:r>
      <w:r>
        <w:t>Clause 2 (</w:t>
      </w:r>
      <w:r>
        <w:rPr>
          <w:i/>
        </w:rPr>
        <w:t>The Facility</w:t>
      </w:r>
      <w:r>
        <w:t>).</w:t>
      </w:r>
    </w:p>
    <w:p w14:paraId="1752D8B8" w14:textId="77777777" w:rsidR="00E70012" w:rsidRDefault="00000000">
      <w:pPr>
        <w:pStyle w:val="BodyText"/>
        <w:spacing w:before="122" w:line="338" w:lineRule="auto"/>
        <w:ind w:right="1033"/>
      </w:pPr>
      <w:r>
        <w:t>"</w:t>
      </w:r>
      <w:r>
        <w:rPr>
          <w:b/>
        </w:rPr>
        <w:t>Facility Office</w:t>
      </w:r>
      <w:r>
        <w:t>"</w:t>
      </w:r>
      <w:r>
        <w:rPr>
          <w:spacing w:val="20"/>
        </w:rPr>
        <w:t xml:space="preserve"> </w:t>
      </w:r>
      <w:r>
        <w:t>means</w:t>
      </w:r>
      <w:r>
        <w:rPr>
          <w:spacing w:val="21"/>
        </w:rPr>
        <w:t xml:space="preserve"> </w:t>
      </w:r>
      <w:r>
        <w:t>the</w:t>
      </w:r>
      <w:r>
        <w:rPr>
          <w:spacing w:val="20"/>
        </w:rPr>
        <w:t xml:space="preserve"> </w:t>
      </w:r>
      <w:r>
        <w:t>office</w:t>
      </w:r>
      <w:r>
        <w:rPr>
          <w:spacing w:val="21"/>
        </w:rPr>
        <w:t xml:space="preserve"> </w:t>
      </w:r>
      <w:r>
        <w:t>or</w:t>
      </w:r>
      <w:r>
        <w:rPr>
          <w:spacing w:val="20"/>
        </w:rPr>
        <w:t xml:space="preserve"> </w:t>
      </w:r>
      <w:r>
        <w:t>offices</w:t>
      </w:r>
      <w:r>
        <w:rPr>
          <w:spacing w:val="23"/>
        </w:rPr>
        <w:t xml:space="preserve"> </w:t>
      </w:r>
      <w:r>
        <w:t>notified</w:t>
      </w:r>
      <w:r>
        <w:rPr>
          <w:spacing w:val="19"/>
        </w:rPr>
        <w:t xml:space="preserve"> </w:t>
      </w:r>
      <w:r>
        <w:t>by</w:t>
      </w:r>
      <w:r>
        <w:rPr>
          <w:spacing w:val="18"/>
        </w:rPr>
        <w:t xml:space="preserve"> </w:t>
      </w:r>
      <w:r>
        <w:t>the</w:t>
      </w:r>
      <w:r>
        <w:rPr>
          <w:spacing w:val="20"/>
        </w:rPr>
        <w:t xml:space="preserve"> </w:t>
      </w:r>
      <w:r>
        <w:t>Lender</w:t>
      </w:r>
      <w:r>
        <w:rPr>
          <w:spacing w:val="20"/>
        </w:rPr>
        <w:t xml:space="preserve"> </w:t>
      </w:r>
      <w:r>
        <w:t>to</w:t>
      </w:r>
      <w:r>
        <w:rPr>
          <w:spacing w:val="19"/>
        </w:rPr>
        <w:t xml:space="preserve"> </w:t>
      </w:r>
      <w:r>
        <w:t>the</w:t>
      </w:r>
      <w:r>
        <w:rPr>
          <w:spacing w:val="20"/>
        </w:rPr>
        <w:t xml:space="preserve"> </w:t>
      </w:r>
      <w:r>
        <w:t>Borrower</w:t>
      </w:r>
      <w:r>
        <w:rPr>
          <w:spacing w:val="20"/>
        </w:rPr>
        <w:t xml:space="preserve"> </w:t>
      </w:r>
      <w:r>
        <w:t>in</w:t>
      </w:r>
      <w:r>
        <w:rPr>
          <w:spacing w:val="20"/>
        </w:rPr>
        <w:t xml:space="preserve"> </w:t>
      </w:r>
      <w:r>
        <w:t>writing</w:t>
      </w:r>
      <w:r>
        <w:rPr>
          <w:spacing w:val="20"/>
        </w:rPr>
        <w:t xml:space="preserve"> </w:t>
      </w:r>
      <w:r>
        <w:t>as</w:t>
      </w:r>
      <w:r>
        <w:rPr>
          <w:spacing w:val="24"/>
        </w:rPr>
        <w:t xml:space="preserve"> </w:t>
      </w:r>
      <w:r>
        <w:t>the office</w:t>
      </w:r>
      <w:r>
        <w:rPr>
          <w:spacing w:val="40"/>
        </w:rPr>
        <w:t xml:space="preserve"> </w:t>
      </w:r>
      <w:r>
        <w:t>or</w:t>
      </w:r>
      <w:r>
        <w:rPr>
          <w:spacing w:val="40"/>
        </w:rPr>
        <w:t xml:space="preserve"> </w:t>
      </w:r>
      <w:r>
        <w:t>offices</w:t>
      </w:r>
      <w:r>
        <w:rPr>
          <w:spacing w:val="40"/>
        </w:rPr>
        <w:t xml:space="preserve"> </w:t>
      </w:r>
      <w:r>
        <w:t>through</w:t>
      </w:r>
      <w:r>
        <w:rPr>
          <w:spacing w:val="40"/>
        </w:rPr>
        <w:t xml:space="preserve"> </w:t>
      </w:r>
      <w:r>
        <w:t>which</w:t>
      </w:r>
      <w:r>
        <w:rPr>
          <w:spacing w:val="40"/>
        </w:rPr>
        <w:t xml:space="preserve"> </w:t>
      </w:r>
      <w:r>
        <w:t>it</w:t>
      </w:r>
      <w:r>
        <w:rPr>
          <w:spacing w:val="40"/>
        </w:rPr>
        <w:t xml:space="preserve"> </w:t>
      </w:r>
      <w:r>
        <w:t>will</w:t>
      </w:r>
      <w:r>
        <w:rPr>
          <w:spacing w:val="40"/>
        </w:rPr>
        <w:t xml:space="preserve"> </w:t>
      </w:r>
      <w:r>
        <w:t>perform</w:t>
      </w:r>
      <w:r>
        <w:rPr>
          <w:spacing w:val="40"/>
        </w:rPr>
        <w:t xml:space="preserve"> </w:t>
      </w:r>
      <w:r>
        <w:t>its</w:t>
      </w:r>
      <w:r>
        <w:rPr>
          <w:spacing w:val="40"/>
        </w:rPr>
        <w:t xml:space="preserve"> </w:t>
      </w:r>
      <w:r>
        <w:t>obligations</w:t>
      </w:r>
      <w:r>
        <w:rPr>
          <w:spacing w:val="40"/>
        </w:rPr>
        <w:t xml:space="preserve"> </w:t>
      </w:r>
      <w:r>
        <w:t>under</w:t>
      </w:r>
      <w:r>
        <w:rPr>
          <w:spacing w:val="40"/>
        </w:rPr>
        <w:t xml:space="preserve"> </w:t>
      </w:r>
      <w:r>
        <w:t>this Agreement.</w:t>
      </w:r>
    </w:p>
    <w:p w14:paraId="6050C43D" w14:textId="77777777" w:rsidR="00E70012" w:rsidRDefault="00000000">
      <w:pPr>
        <w:pStyle w:val="BodyText"/>
        <w:spacing w:before="115" w:line="336" w:lineRule="auto"/>
        <w:ind w:right="1033"/>
      </w:pPr>
      <w:r>
        <w:t>"</w:t>
      </w:r>
      <w:r>
        <w:rPr>
          <w:b/>
        </w:rPr>
        <w:t>Finance</w:t>
      </w:r>
      <w:r>
        <w:rPr>
          <w:b/>
          <w:spacing w:val="37"/>
        </w:rPr>
        <w:t xml:space="preserve"> </w:t>
      </w:r>
      <w:r>
        <w:rPr>
          <w:b/>
        </w:rPr>
        <w:t>Lease</w:t>
      </w:r>
      <w:r>
        <w:t>"</w:t>
      </w:r>
      <w:r>
        <w:rPr>
          <w:spacing w:val="40"/>
        </w:rPr>
        <w:t xml:space="preserve"> </w:t>
      </w:r>
      <w:r>
        <w:t>means</w:t>
      </w:r>
      <w:r>
        <w:rPr>
          <w:spacing w:val="40"/>
        </w:rPr>
        <w:t xml:space="preserve"> </w:t>
      </w:r>
      <w:r>
        <w:t>any</w:t>
      </w:r>
      <w:r>
        <w:rPr>
          <w:spacing w:val="40"/>
        </w:rPr>
        <w:t xml:space="preserve"> </w:t>
      </w:r>
      <w:r>
        <w:t>lease</w:t>
      </w:r>
      <w:r>
        <w:rPr>
          <w:spacing w:val="40"/>
        </w:rPr>
        <w:t xml:space="preserve"> </w:t>
      </w:r>
      <w:r>
        <w:t>or</w:t>
      </w:r>
      <w:r>
        <w:rPr>
          <w:spacing w:val="40"/>
        </w:rPr>
        <w:t xml:space="preserve"> </w:t>
      </w:r>
      <w:r>
        <w:t>hire</w:t>
      </w:r>
      <w:r>
        <w:rPr>
          <w:spacing w:val="40"/>
        </w:rPr>
        <w:t xml:space="preserve"> </w:t>
      </w:r>
      <w:r>
        <w:t>purchase</w:t>
      </w:r>
      <w:r>
        <w:rPr>
          <w:spacing w:val="37"/>
        </w:rPr>
        <w:t xml:space="preserve"> </w:t>
      </w:r>
      <w:r>
        <w:t>contract,</w:t>
      </w:r>
      <w:r>
        <w:rPr>
          <w:spacing w:val="40"/>
        </w:rPr>
        <w:t xml:space="preserve"> </w:t>
      </w:r>
      <w:r>
        <w:t>a</w:t>
      </w:r>
      <w:r>
        <w:rPr>
          <w:spacing w:val="38"/>
        </w:rPr>
        <w:t xml:space="preserve"> </w:t>
      </w:r>
      <w:r>
        <w:t>liability</w:t>
      </w:r>
      <w:r>
        <w:rPr>
          <w:spacing w:val="40"/>
        </w:rPr>
        <w:t xml:space="preserve"> </w:t>
      </w:r>
      <w:r>
        <w:t>under</w:t>
      </w:r>
      <w:r>
        <w:rPr>
          <w:spacing w:val="40"/>
        </w:rPr>
        <w:t xml:space="preserve"> </w:t>
      </w:r>
      <w:r>
        <w:t>which</w:t>
      </w:r>
      <w:r>
        <w:rPr>
          <w:spacing w:val="40"/>
        </w:rPr>
        <w:t xml:space="preserve"> </w:t>
      </w:r>
      <w:r>
        <w:t>would,</w:t>
      </w:r>
      <w:r>
        <w:rPr>
          <w:spacing w:val="40"/>
        </w:rPr>
        <w:t xml:space="preserve"> </w:t>
      </w:r>
      <w:r>
        <w:t>in</w:t>
      </w:r>
      <w:r>
        <w:rPr>
          <w:spacing w:val="40"/>
        </w:rPr>
        <w:t xml:space="preserve"> </w:t>
      </w:r>
      <w:r>
        <w:t>accordance</w:t>
      </w:r>
      <w:r>
        <w:rPr>
          <w:spacing w:val="40"/>
        </w:rPr>
        <w:t xml:space="preserve"> </w:t>
      </w:r>
      <w:r>
        <w:t>with</w:t>
      </w:r>
      <w:r>
        <w:rPr>
          <w:spacing w:val="40"/>
        </w:rPr>
        <w:t xml:space="preserve"> </w:t>
      </w:r>
      <w:r>
        <w:t>the Accounting</w:t>
      </w:r>
      <w:r>
        <w:rPr>
          <w:spacing w:val="40"/>
        </w:rPr>
        <w:t xml:space="preserve"> </w:t>
      </w:r>
      <w:r>
        <w:t>Principles,</w:t>
      </w:r>
      <w:r>
        <w:rPr>
          <w:spacing w:val="40"/>
        </w:rPr>
        <w:t xml:space="preserve"> </w:t>
      </w:r>
      <w:r>
        <w:t>be</w:t>
      </w:r>
      <w:r>
        <w:rPr>
          <w:spacing w:val="40"/>
        </w:rPr>
        <w:t xml:space="preserve"> </w:t>
      </w:r>
      <w:r>
        <w:t>treated</w:t>
      </w:r>
      <w:r>
        <w:rPr>
          <w:spacing w:val="40"/>
        </w:rPr>
        <w:t xml:space="preserve"> </w:t>
      </w:r>
      <w:r>
        <w:t>as</w:t>
      </w:r>
      <w:r>
        <w:rPr>
          <w:spacing w:val="40"/>
        </w:rPr>
        <w:t xml:space="preserve"> </w:t>
      </w:r>
      <w:r>
        <w:t>a</w:t>
      </w:r>
      <w:r>
        <w:rPr>
          <w:spacing w:val="40"/>
        </w:rPr>
        <w:t xml:space="preserve"> </w:t>
      </w:r>
      <w:r>
        <w:t>balance</w:t>
      </w:r>
      <w:r>
        <w:rPr>
          <w:spacing w:val="40"/>
        </w:rPr>
        <w:t xml:space="preserve"> </w:t>
      </w:r>
      <w:r>
        <w:t>sheet</w:t>
      </w:r>
      <w:r>
        <w:rPr>
          <w:spacing w:val="40"/>
        </w:rPr>
        <w:t xml:space="preserve"> </w:t>
      </w:r>
      <w:r>
        <w:t>liability.</w:t>
      </w:r>
    </w:p>
    <w:p w14:paraId="1585373F" w14:textId="77777777" w:rsidR="00E70012" w:rsidRDefault="00000000">
      <w:pPr>
        <w:spacing w:before="120"/>
        <w:ind w:left="775"/>
        <w:rPr>
          <w:sz w:val="20"/>
        </w:rPr>
      </w:pPr>
      <w:r>
        <w:rPr>
          <w:sz w:val="20"/>
        </w:rPr>
        <w:t>"</w:t>
      </w:r>
      <w:r>
        <w:rPr>
          <w:b/>
          <w:sz w:val="20"/>
        </w:rPr>
        <w:t>Financial</w:t>
      </w:r>
      <w:r>
        <w:rPr>
          <w:b/>
          <w:spacing w:val="21"/>
          <w:sz w:val="20"/>
        </w:rPr>
        <w:t xml:space="preserve"> </w:t>
      </w:r>
      <w:r>
        <w:rPr>
          <w:b/>
          <w:sz w:val="20"/>
        </w:rPr>
        <w:t>Indebtedness</w:t>
      </w:r>
      <w:r>
        <w:rPr>
          <w:sz w:val="20"/>
        </w:rPr>
        <w:t>"</w:t>
      </w:r>
      <w:r>
        <w:rPr>
          <w:spacing w:val="20"/>
          <w:sz w:val="20"/>
        </w:rPr>
        <w:t xml:space="preserve"> </w:t>
      </w:r>
      <w:r>
        <w:rPr>
          <w:sz w:val="20"/>
        </w:rPr>
        <w:t>means</w:t>
      </w:r>
      <w:r>
        <w:rPr>
          <w:spacing w:val="25"/>
          <w:sz w:val="20"/>
        </w:rPr>
        <w:t xml:space="preserve"> </w:t>
      </w:r>
      <w:r>
        <w:rPr>
          <w:sz w:val="20"/>
        </w:rPr>
        <w:t>any</w:t>
      </w:r>
      <w:r>
        <w:rPr>
          <w:spacing w:val="23"/>
          <w:sz w:val="20"/>
        </w:rPr>
        <w:t xml:space="preserve"> </w:t>
      </w:r>
      <w:r>
        <w:rPr>
          <w:sz w:val="20"/>
        </w:rPr>
        <w:t>indebtedness</w:t>
      </w:r>
      <w:r>
        <w:rPr>
          <w:spacing w:val="20"/>
          <w:sz w:val="20"/>
        </w:rPr>
        <w:t xml:space="preserve"> </w:t>
      </w:r>
      <w:r>
        <w:rPr>
          <w:sz w:val="20"/>
        </w:rPr>
        <w:t>for</w:t>
      </w:r>
      <w:r>
        <w:rPr>
          <w:spacing w:val="24"/>
          <w:sz w:val="20"/>
        </w:rPr>
        <w:t xml:space="preserve"> </w:t>
      </w:r>
      <w:r>
        <w:rPr>
          <w:sz w:val="20"/>
        </w:rPr>
        <w:t>or</w:t>
      </w:r>
      <w:r>
        <w:rPr>
          <w:spacing w:val="23"/>
          <w:sz w:val="20"/>
        </w:rPr>
        <w:t xml:space="preserve"> </w:t>
      </w:r>
      <w:r>
        <w:rPr>
          <w:sz w:val="20"/>
        </w:rPr>
        <w:t>in</w:t>
      </w:r>
      <w:r>
        <w:rPr>
          <w:spacing w:val="24"/>
          <w:sz w:val="20"/>
        </w:rPr>
        <w:t xml:space="preserve"> </w:t>
      </w:r>
      <w:r>
        <w:rPr>
          <w:sz w:val="20"/>
        </w:rPr>
        <w:t>respect</w:t>
      </w:r>
      <w:r>
        <w:rPr>
          <w:spacing w:val="23"/>
          <w:sz w:val="20"/>
        </w:rPr>
        <w:t xml:space="preserve"> </w:t>
      </w:r>
      <w:r>
        <w:rPr>
          <w:spacing w:val="-5"/>
          <w:sz w:val="20"/>
        </w:rPr>
        <w:t>of:</w:t>
      </w:r>
    </w:p>
    <w:p w14:paraId="32A5329F" w14:textId="77777777" w:rsidR="00E70012" w:rsidRDefault="00000000">
      <w:pPr>
        <w:pStyle w:val="ListParagraph"/>
        <w:numPr>
          <w:ilvl w:val="0"/>
          <w:numId w:val="40"/>
        </w:numPr>
        <w:tabs>
          <w:tab w:val="left" w:pos="1512"/>
        </w:tabs>
        <w:spacing w:before="211"/>
        <w:ind w:hanging="737"/>
        <w:rPr>
          <w:sz w:val="20"/>
        </w:rPr>
      </w:pPr>
      <w:r>
        <w:rPr>
          <w:sz w:val="20"/>
        </w:rPr>
        <w:t>moneys</w:t>
      </w:r>
      <w:r>
        <w:rPr>
          <w:spacing w:val="18"/>
          <w:sz w:val="20"/>
        </w:rPr>
        <w:t xml:space="preserve"> </w:t>
      </w:r>
      <w:r>
        <w:rPr>
          <w:sz w:val="20"/>
        </w:rPr>
        <w:t>borrowed</w:t>
      </w:r>
      <w:r>
        <w:rPr>
          <w:spacing w:val="18"/>
          <w:sz w:val="20"/>
        </w:rPr>
        <w:t xml:space="preserve"> </w:t>
      </w:r>
      <w:r>
        <w:rPr>
          <w:sz w:val="20"/>
        </w:rPr>
        <w:t>and</w:t>
      </w:r>
      <w:r>
        <w:rPr>
          <w:spacing w:val="18"/>
          <w:sz w:val="20"/>
        </w:rPr>
        <w:t xml:space="preserve"> </w:t>
      </w:r>
      <w:r>
        <w:rPr>
          <w:sz w:val="20"/>
        </w:rPr>
        <w:t>debit</w:t>
      </w:r>
      <w:r>
        <w:rPr>
          <w:spacing w:val="21"/>
          <w:sz w:val="20"/>
        </w:rPr>
        <w:t xml:space="preserve"> </w:t>
      </w:r>
      <w:r>
        <w:rPr>
          <w:sz w:val="20"/>
        </w:rPr>
        <w:t>balances</w:t>
      </w:r>
      <w:r>
        <w:rPr>
          <w:spacing w:val="22"/>
          <w:sz w:val="20"/>
        </w:rPr>
        <w:t xml:space="preserve"> </w:t>
      </w:r>
      <w:r>
        <w:rPr>
          <w:sz w:val="20"/>
        </w:rPr>
        <w:t>at</w:t>
      </w:r>
      <w:r>
        <w:rPr>
          <w:spacing w:val="20"/>
          <w:sz w:val="20"/>
        </w:rPr>
        <w:t xml:space="preserve"> </w:t>
      </w:r>
      <w:r>
        <w:rPr>
          <w:sz w:val="20"/>
        </w:rPr>
        <w:t>banks</w:t>
      </w:r>
      <w:r>
        <w:rPr>
          <w:spacing w:val="19"/>
          <w:sz w:val="20"/>
        </w:rPr>
        <w:t xml:space="preserve"> </w:t>
      </w:r>
      <w:r>
        <w:rPr>
          <w:sz w:val="20"/>
        </w:rPr>
        <w:t>or</w:t>
      </w:r>
      <w:r>
        <w:rPr>
          <w:spacing w:val="19"/>
          <w:sz w:val="20"/>
        </w:rPr>
        <w:t xml:space="preserve"> </w:t>
      </w:r>
      <w:r>
        <w:rPr>
          <w:sz w:val="20"/>
        </w:rPr>
        <w:t>other</w:t>
      </w:r>
      <w:r>
        <w:rPr>
          <w:spacing w:val="18"/>
          <w:sz w:val="20"/>
        </w:rPr>
        <w:t xml:space="preserve"> </w:t>
      </w:r>
      <w:r>
        <w:rPr>
          <w:sz w:val="20"/>
        </w:rPr>
        <w:t>financial</w:t>
      </w:r>
      <w:r>
        <w:rPr>
          <w:spacing w:val="18"/>
          <w:sz w:val="20"/>
        </w:rPr>
        <w:t xml:space="preserve"> </w:t>
      </w:r>
      <w:proofErr w:type="gramStart"/>
      <w:r>
        <w:rPr>
          <w:spacing w:val="-2"/>
          <w:sz w:val="20"/>
        </w:rPr>
        <w:t>institutions;</w:t>
      </w:r>
      <w:proofErr w:type="gramEnd"/>
    </w:p>
    <w:p w14:paraId="0693C339" w14:textId="77777777" w:rsidR="00E70012" w:rsidRDefault="00000000">
      <w:pPr>
        <w:pStyle w:val="ListParagraph"/>
        <w:numPr>
          <w:ilvl w:val="0"/>
          <w:numId w:val="40"/>
        </w:numPr>
        <w:tabs>
          <w:tab w:val="left" w:pos="1512"/>
        </w:tabs>
        <w:spacing w:before="211" w:line="336" w:lineRule="auto"/>
        <w:ind w:right="1137"/>
        <w:rPr>
          <w:sz w:val="20"/>
        </w:rPr>
      </w:pPr>
      <w:r>
        <w:rPr>
          <w:sz w:val="20"/>
        </w:rPr>
        <w:t>any</w:t>
      </w:r>
      <w:r>
        <w:rPr>
          <w:spacing w:val="36"/>
          <w:sz w:val="20"/>
        </w:rPr>
        <w:t xml:space="preserve"> </w:t>
      </w:r>
      <w:r>
        <w:rPr>
          <w:sz w:val="20"/>
        </w:rPr>
        <w:t>acceptance</w:t>
      </w:r>
      <w:r>
        <w:rPr>
          <w:spacing w:val="36"/>
          <w:sz w:val="20"/>
        </w:rPr>
        <w:t xml:space="preserve"> </w:t>
      </w:r>
      <w:r>
        <w:rPr>
          <w:sz w:val="20"/>
        </w:rPr>
        <w:t>under</w:t>
      </w:r>
      <w:r>
        <w:rPr>
          <w:spacing w:val="37"/>
          <w:sz w:val="20"/>
        </w:rPr>
        <w:t xml:space="preserve"> </w:t>
      </w:r>
      <w:r>
        <w:rPr>
          <w:sz w:val="20"/>
        </w:rPr>
        <w:t>any</w:t>
      </w:r>
      <w:r>
        <w:rPr>
          <w:spacing w:val="36"/>
          <w:sz w:val="20"/>
        </w:rPr>
        <w:t xml:space="preserve"> </w:t>
      </w:r>
      <w:r>
        <w:rPr>
          <w:sz w:val="20"/>
        </w:rPr>
        <w:t>acceptance</w:t>
      </w:r>
      <w:r>
        <w:rPr>
          <w:spacing w:val="36"/>
          <w:sz w:val="20"/>
        </w:rPr>
        <w:t xml:space="preserve"> </w:t>
      </w:r>
      <w:r>
        <w:rPr>
          <w:sz w:val="20"/>
        </w:rPr>
        <w:t>credit</w:t>
      </w:r>
      <w:r>
        <w:rPr>
          <w:spacing w:val="36"/>
          <w:sz w:val="20"/>
        </w:rPr>
        <w:t xml:space="preserve"> </w:t>
      </w:r>
      <w:r>
        <w:rPr>
          <w:sz w:val="20"/>
        </w:rPr>
        <w:t>or</w:t>
      </w:r>
      <w:r>
        <w:rPr>
          <w:spacing w:val="37"/>
          <w:sz w:val="20"/>
        </w:rPr>
        <w:t xml:space="preserve"> </w:t>
      </w:r>
      <w:r>
        <w:rPr>
          <w:sz w:val="20"/>
        </w:rPr>
        <w:t>bill</w:t>
      </w:r>
      <w:r>
        <w:rPr>
          <w:spacing w:val="36"/>
          <w:sz w:val="20"/>
        </w:rPr>
        <w:t xml:space="preserve"> </w:t>
      </w:r>
      <w:r>
        <w:rPr>
          <w:sz w:val="20"/>
        </w:rPr>
        <w:t>discounting</w:t>
      </w:r>
      <w:r>
        <w:rPr>
          <w:spacing w:val="36"/>
          <w:sz w:val="20"/>
        </w:rPr>
        <w:t xml:space="preserve"> </w:t>
      </w:r>
      <w:r>
        <w:rPr>
          <w:sz w:val="20"/>
        </w:rPr>
        <w:t>facility</w:t>
      </w:r>
      <w:r>
        <w:rPr>
          <w:spacing w:val="35"/>
          <w:sz w:val="20"/>
        </w:rPr>
        <w:t xml:space="preserve"> </w:t>
      </w:r>
      <w:r>
        <w:rPr>
          <w:sz w:val="20"/>
        </w:rPr>
        <w:t>(or</w:t>
      </w:r>
      <w:r>
        <w:rPr>
          <w:spacing w:val="37"/>
          <w:sz w:val="20"/>
        </w:rPr>
        <w:t xml:space="preserve"> </w:t>
      </w:r>
      <w:r>
        <w:rPr>
          <w:sz w:val="20"/>
        </w:rPr>
        <w:t xml:space="preserve">dematerialised </w:t>
      </w:r>
      <w:r>
        <w:rPr>
          <w:spacing w:val="-2"/>
          <w:sz w:val="20"/>
        </w:rPr>
        <w:t>equivalent</w:t>
      </w:r>
      <w:proofErr w:type="gramStart"/>
      <w:r>
        <w:rPr>
          <w:spacing w:val="-2"/>
          <w:sz w:val="20"/>
        </w:rPr>
        <w:t>);</w:t>
      </w:r>
      <w:proofErr w:type="gramEnd"/>
    </w:p>
    <w:p w14:paraId="6DB523CB" w14:textId="77777777" w:rsidR="00E70012" w:rsidRDefault="00000000">
      <w:pPr>
        <w:pStyle w:val="ListParagraph"/>
        <w:numPr>
          <w:ilvl w:val="0"/>
          <w:numId w:val="40"/>
        </w:numPr>
        <w:tabs>
          <w:tab w:val="left" w:pos="1512"/>
        </w:tabs>
        <w:spacing w:before="123" w:line="336" w:lineRule="auto"/>
        <w:ind w:right="1277"/>
        <w:rPr>
          <w:sz w:val="20"/>
        </w:rPr>
      </w:pPr>
      <w:r>
        <w:rPr>
          <w:sz w:val="20"/>
        </w:rPr>
        <w:t>any</w:t>
      </w:r>
      <w:r>
        <w:rPr>
          <w:spacing w:val="-3"/>
          <w:sz w:val="20"/>
        </w:rPr>
        <w:t xml:space="preserve"> </w:t>
      </w:r>
      <w:r>
        <w:rPr>
          <w:sz w:val="20"/>
        </w:rPr>
        <w:t>note</w:t>
      </w:r>
      <w:r>
        <w:rPr>
          <w:spacing w:val="-2"/>
          <w:sz w:val="20"/>
        </w:rPr>
        <w:t xml:space="preserve"> </w:t>
      </w:r>
      <w:r>
        <w:rPr>
          <w:sz w:val="20"/>
        </w:rPr>
        <w:t>purchase</w:t>
      </w:r>
      <w:r>
        <w:rPr>
          <w:spacing w:val="-2"/>
          <w:sz w:val="20"/>
        </w:rPr>
        <w:t xml:space="preserve"> </w:t>
      </w:r>
      <w:r>
        <w:rPr>
          <w:sz w:val="20"/>
        </w:rPr>
        <w:t>facility</w:t>
      </w:r>
      <w:r>
        <w:rPr>
          <w:spacing w:val="-4"/>
          <w:sz w:val="20"/>
        </w:rPr>
        <w:t xml:space="preserve"> </w:t>
      </w:r>
      <w:r>
        <w:rPr>
          <w:sz w:val="20"/>
        </w:rPr>
        <w:t>or</w:t>
      </w:r>
      <w:r>
        <w:rPr>
          <w:spacing w:val="-2"/>
          <w:sz w:val="20"/>
        </w:rPr>
        <w:t xml:space="preserve"> </w:t>
      </w:r>
      <w:r>
        <w:rPr>
          <w:sz w:val="20"/>
        </w:rPr>
        <w:t>the</w:t>
      </w:r>
      <w:r>
        <w:rPr>
          <w:spacing w:val="-2"/>
          <w:sz w:val="20"/>
        </w:rPr>
        <w:t xml:space="preserve"> </w:t>
      </w:r>
      <w:r>
        <w:rPr>
          <w:sz w:val="20"/>
        </w:rPr>
        <w:t>issue</w:t>
      </w:r>
      <w:r>
        <w:rPr>
          <w:spacing w:val="-2"/>
          <w:sz w:val="20"/>
        </w:rPr>
        <w:t xml:space="preserve"> </w:t>
      </w:r>
      <w:r>
        <w:rPr>
          <w:sz w:val="20"/>
        </w:rPr>
        <w:t>of</w:t>
      </w:r>
      <w:r>
        <w:rPr>
          <w:spacing w:val="-5"/>
          <w:sz w:val="20"/>
        </w:rPr>
        <w:t xml:space="preserve"> </w:t>
      </w:r>
      <w:r>
        <w:rPr>
          <w:sz w:val="20"/>
        </w:rPr>
        <w:t>bonds,</w:t>
      </w:r>
      <w:r>
        <w:rPr>
          <w:spacing w:val="-3"/>
          <w:sz w:val="20"/>
        </w:rPr>
        <w:t xml:space="preserve"> </w:t>
      </w:r>
      <w:r>
        <w:rPr>
          <w:sz w:val="20"/>
        </w:rPr>
        <w:t>notes,</w:t>
      </w:r>
      <w:r>
        <w:rPr>
          <w:spacing w:val="-2"/>
          <w:sz w:val="20"/>
        </w:rPr>
        <w:t xml:space="preserve"> </w:t>
      </w:r>
      <w:r>
        <w:rPr>
          <w:sz w:val="20"/>
        </w:rPr>
        <w:t>debentures,</w:t>
      </w:r>
      <w:r>
        <w:rPr>
          <w:spacing w:val="-3"/>
          <w:sz w:val="20"/>
        </w:rPr>
        <w:t xml:space="preserve"> </w:t>
      </w:r>
      <w:r>
        <w:rPr>
          <w:sz w:val="20"/>
        </w:rPr>
        <w:t>loan</w:t>
      </w:r>
      <w:r>
        <w:rPr>
          <w:spacing w:val="-2"/>
          <w:sz w:val="20"/>
        </w:rPr>
        <w:t xml:space="preserve"> </w:t>
      </w:r>
      <w:r>
        <w:rPr>
          <w:sz w:val="20"/>
        </w:rPr>
        <w:t>stock</w:t>
      </w:r>
      <w:r>
        <w:rPr>
          <w:spacing w:val="-2"/>
          <w:sz w:val="20"/>
        </w:rPr>
        <w:t xml:space="preserve"> </w:t>
      </w:r>
      <w:r>
        <w:rPr>
          <w:sz w:val="20"/>
        </w:rPr>
        <w:t>or</w:t>
      </w:r>
      <w:r>
        <w:rPr>
          <w:spacing w:val="-4"/>
          <w:sz w:val="20"/>
        </w:rPr>
        <w:t xml:space="preserve"> </w:t>
      </w:r>
      <w:r>
        <w:rPr>
          <w:sz w:val="20"/>
        </w:rPr>
        <w:t>any</w:t>
      </w:r>
      <w:r>
        <w:rPr>
          <w:spacing w:val="-3"/>
          <w:sz w:val="20"/>
        </w:rPr>
        <w:t xml:space="preserve"> </w:t>
      </w:r>
      <w:r>
        <w:rPr>
          <w:sz w:val="20"/>
        </w:rPr>
        <w:t xml:space="preserve">similar </w:t>
      </w:r>
      <w:proofErr w:type="gramStart"/>
      <w:r>
        <w:rPr>
          <w:spacing w:val="-2"/>
          <w:sz w:val="20"/>
        </w:rPr>
        <w:t>instrument;</w:t>
      </w:r>
      <w:proofErr w:type="gramEnd"/>
    </w:p>
    <w:p w14:paraId="592B0487" w14:textId="77777777" w:rsidR="00E70012" w:rsidRDefault="00000000">
      <w:pPr>
        <w:pStyle w:val="ListParagraph"/>
        <w:numPr>
          <w:ilvl w:val="0"/>
          <w:numId w:val="40"/>
        </w:numPr>
        <w:tabs>
          <w:tab w:val="left" w:pos="1512"/>
        </w:tabs>
        <w:ind w:hanging="737"/>
        <w:rPr>
          <w:sz w:val="20"/>
        </w:rPr>
      </w:pPr>
      <w:r>
        <w:rPr>
          <w:sz w:val="20"/>
        </w:rPr>
        <w:t>the</w:t>
      </w:r>
      <w:r>
        <w:rPr>
          <w:spacing w:val="15"/>
          <w:sz w:val="20"/>
        </w:rPr>
        <w:t xml:space="preserve"> </w:t>
      </w:r>
      <w:r>
        <w:rPr>
          <w:sz w:val="20"/>
        </w:rPr>
        <w:t>amount</w:t>
      </w:r>
      <w:r>
        <w:rPr>
          <w:spacing w:val="18"/>
          <w:sz w:val="20"/>
        </w:rPr>
        <w:t xml:space="preserve"> </w:t>
      </w:r>
      <w:r>
        <w:rPr>
          <w:sz w:val="20"/>
        </w:rPr>
        <w:t>of</w:t>
      </w:r>
      <w:r>
        <w:rPr>
          <w:spacing w:val="16"/>
          <w:sz w:val="20"/>
        </w:rPr>
        <w:t xml:space="preserve"> </w:t>
      </w:r>
      <w:r>
        <w:rPr>
          <w:sz w:val="20"/>
        </w:rPr>
        <w:t>any</w:t>
      </w:r>
      <w:r>
        <w:rPr>
          <w:spacing w:val="15"/>
          <w:sz w:val="20"/>
        </w:rPr>
        <w:t xml:space="preserve"> </w:t>
      </w:r>
      <w:r>
        <w:rPr>
          <w:sz w:val="20"/>
        </w:rPr>
        <w:t>liability</w:t>
      </w:r>
      <w:r>
        <w:rPr>
          <w:spacing w:val="19"/>
          <w:sz w:val="20"/>
        </w:rPr>
        <w:t xml:space="preserve"> </w:t>
      </w:r>
      <w:r>
        <w:rPr>
          <w:sz w:val="20"/>
        </w:rPr>
        <w:t>in</w:t>
      </w:r>
      <w:r>
        <w:rPr>
          <w:spacing w:val="14"/>
          <w:sz w:val="20"/>
        </w:rPr>
        <w:t xml:space="preserve"> </w:t>
      </w:r>
      <w:r>
        <w:rPr>
          <w:sz w:val="20"/>
        </w:rPr>
        <w:t>respect</w:t>
      </w:r>
      <w:r>
        <w:rPr>
          <w:spacing w:val="18"/>
          <w:sz w:val="20"/>
        </w:rPr>
        <w:t xml:space="preserve"> </w:t>
      </w:r>
      <w:r>
        <w:rPr>
          <w:sz w:val="20"/>
        </w:rPr>
        <w:t>of</w:t>
      </w:r>
      <w:r>
        <w:rPr>
          <w:spacing w:val="16"/>
          <w:sz w:val="20"/>
        </w:rPr>
        <w:t xml:space="preserve"> </w:t>
      </w:r>
      <w:r>
        <w:rPr>
          <w:sz w:val="20"/>
        </w:rPr>
        <w:t>Finance</w:t>
      </w:r>
      <w:r>
        <w:rPr>
          <w:spacing w:val="17"/>
          <w:sz w:val="20"/>
        </w:rPr>
        <w:t xml:space="preserve"> </w:t>
      </w:r>
      <w:proofErr w:type="gramStart"/>
      <w:r>
        <w:rPr>
          <w:spacing w:val="-2"/>
          <w:sz w:val="20"/>
        </w:rPr>
        <w:t>Leases;</w:t>
      </w:r>
      <w:proofErr w:type="gramEnd"/>
    </w:p>
    <w:p w14:paraId="62598A87" w14:textId="77777777" w:rsidR="00E70012" w:rsidRDefault="00000000">
      <w:pPr>
        <w:pStyle w:val="ListParagraph"/>
        <w:numPr>
          <w:ilvl w:val="0"/>
          <w:numId w:val="40"/>
        </w:numPr>
        <w:tabs>
          <w:tab w:val="left" w:pos="1507"/>
          <w:tab w:val="left" w:pos="1512"/>
        </w:tabs>
        <w:spacing w:before="212" w:line="336" w:lineRule="auto"/>
        <w:ind w:right="1024"/>
        <w:jc w:val="both"/>
        <w:rPr>
          <w:sz w:val="20"/>
        </w:rPr>
      </w:pPr>
      <w:r>
        <w:rPr>
          <w:sz w:val="20"/>
        </w:rPr>
        <w:t>receivables sold or discounted (other than any receivables to the extent they are sold on a</w:t>
      </w:r>
      <w:r>
        <w:rPr>
          <w:spacing w:val="40"/>
          <w:sz w:val="20"/>
        </w:rPr>
        <w:t xml:space="preserve"> </w:t>
      </w:r>
      <w:r>
        <w:rPr>
          <w:sz w:val="20"/>
        </w:rPr>
        <w:t>non-recourse basis</w:t>
      </w:r>
      <w:proofErr w:type="gramStart"/>
      <w:r>
        <w:rPr>
          <w:sz w:val="20"/>
        </w:rPr>
        <w:t>);</w:t>
      </w:r>
      <w:proofErr w:type="gramEnd"/>
    </w:p>
    <w:p w14:paraId="202454EE" w14:textId="77777777" w:rsidR="00E70012" w:rsidRDefault="00000000">
      <w:pPr>
        <w:pStyle w:val="ListParagraph"/>
        <w:numPr>
          <w:ilvl w:val="0"/>
          <w:numId w:val="40"/>
        </w:numPr>
        <w:tabs>
          <w:tab w:val="left" w:pos="1508"/>
          <w:tab w:val="left" w:pos="1512"/>
        </w:tabs>
        <w:spacing w:before="118" w:line="336" w:lineRule="auto"/>
        <w:ind w:right="1018"/>
        <w:jc w:val="both"/>
        <w:rPr>
          <w:sz w:val="20"/>
        </w:rPr>
      </w:pPr>
      <w:r>
        <w:rPr>
          <w:sz w:val="20"/>
        </w:rPr>
        <w:t>any</w:t>
      </w:r>
      <w:r>
        <w:rPr>
          <w:spacing w:val="40"/>
          <w:sz w:val="20"/>
        </w:rPr>
        <w:t xml:space="preserve"> </w:t>
      </w:r>
      <w:r>
        <w:rPr>
          <w:sz w:val="20"/>
        </w:rPr>
        <w:t>Treasury</w:t>
      </w:r>
      <w:r>
        <w:rPr>
          <w:spacing w:val="40"/>
          <w:sz w:val="20"/>
        </w:rPr>
        <w:t xml:space="preserve"> </w:t>
      </w:r>
      <w:r>
        <w:rPr>
          <w:sz w:val="20"/>
        </w:rPr>
        <w:t>Transaction</w:t>
      </w:r>
      <w:r>
        <w:rPr>
          <w:spacing w:val="40"/>
          <w:sz w:val="20"/>
        </w:rPr>
        <w:t xml:space="preserve"> </w:t>
      </w:r>
      <w:r>
        <w:rPr>
          <w:sz w:val="20"/>
        </w:rPr>
        <w:t>(and,</w:t>
      </w:r>
      <w:r>
        <w:rPr>
          <w:spacing w:val="40"/>
          <w:sz w:val="20"/>
        </w:rPr>
        <w:t xml:space="preserve"> </w:t>
      </w:r>
      <w:r>
        <w:rPr>
          <w:sz w:val="20"/>
        </w:rPr>
        <w:t>when</w:t>
      </w:r>
      <w:r>
        <w:rPr>
          <w:spacing w:val="40"/>
          <w:sz w:val="20"/>
        </w:rPr>
        <w:t xml:space="preserve"> </w:t>
      </w:r>
      <w:r>
        <w:rPr>
          <w:sz w:val="20"/>
        </w:rPr>
        <w:t>calculating</w:t>
      </w:r>
      <w:r>
        <w:rPr>
          <w:spacing w:val="40"/>
          <w:sz w:val="20"/>
        </w:rPr>
        <w:t xml:space="preserve"> </w:t>
      </w:r>
      <w:r>
        <w:rPr>
          <w:sz w:val="20"/>
        </w:rPr>
        <w:t>the</w:t>
      </w:r>
      <w:r>
        <w:rPr>
          <w:spacing w:val="40"/>
          <w:sz w:val="20"/>
        </w:rPr>
        <w:t xml:space="preserve"> </w:t>
      </w:r>
      <w:r>
        <w:rPr>
          <w:sz w:val="20"/>
        </w:rPr>
        <w:t>value</w:t>
      </w:r>
      <w:r>
        <w:rPr>
          <w:spacing w:val="40"/>
          <w:sz w:val="20"/>
        </w:rPr>
        <w:t xml:space="preserve"> </w:t>
      </w:r>
      <w:r>
        <w:rPr>
          <w:sz w:val="20"/>
        </w:rPr>
        <w:t>of</w:t>
      </w:r>
      <w:r>
        <w:rPr>
          <w:spacing w:val="40"/>
          <w:sz w:val="20"/>
        </w:rPr>
        <w:t xml:space="preserve"> </w:t>
      </w:r>
      <w:r>
        <w:rPr>
          <w:sz w:val="20"/>
        </w:rPr>
        <w:t>that</w:t>
      </w:r>
      <w:r>
        <w:rPr>
          <w:spacing w:val="40"/>
          <w:sz w:val="20"/>
        </w:rPr>
        <w:t xml:space="preserve"> </w:t>
      </w:r>
      <w:r>
        <w:rPr>
          <w:sz w:val="20"/>
        </w:rPr>
        <w:t>Treasury</w:t>
      </w:r>
      <w:r>
        <w:rPr>
          <w:spacing w:val="40"/>
          <w:sz w:val="20"/>
        </w:rPr>
        <w:t xml:space="preserve"> </w:t>
      </w:r>
      <w:r>
        <w:rPr>
          <w:sz w:val="20"/>
        </w:rPr>
        <w:t xml:space="preserve">Transaction, only the marked to market value (or, if any actual amount is due </w:t>
      </w:r>
      <w:proofErr w:type="gramStart"/>
      <w:r>
        <w:rPr>
          <w:sz w:val="20"/>
        </w:rPr>
        <w:t>as a result of</w:t>
      </w:r>
      <w:proofErr w:type="gramEnd"/>
      <w:r>
        <w:rPr>
          <w:sz w:val="20"/>
        </w:rPr>
        <w:t xml:space="preserve"> the termination or</w:t>
      </w:r>
      <w:r>
        <w:rPr>
          <w:spacing w:val="40"/>
          <w:sz w:val="20"/>
        </w:rPr>
        <w:t xml:space="preserve"> </w:t>
      </w:r>
      <w:r>
        <w:rPr>
          <w:sz w:val="20"/>
        </w:rPr>
        <w:t>close-out</w:t>
      </w:r>
      <w:r>
        <w:rPr>
          <w:spacing w:val="40"/>
          <w:sz w:val="20"/>
        </w:rPr>
        <w:t xml:space="preserve"> </w:t>
      </w:r>
      <w:r>
        <w:rPr>
          <w:sz w:val="20"/>
        </w:rPr>
        <w:t>of</w:t>
      </w:r>
      <w:r>
        <w:rPr>
          <w:spacing w:val="40"/>
          <w:sz w:val="20"/>
        </w:rPr>
        <w:t xml:space="preserve"> </w:t>
      </w:r>
      <w:r>
        <w:rPr>
          <w:sz w:val="20"/>
        </w:rPr>
        <w:t>that</w:t>
      </w:r>
      <w:r>
        <w:rPr>
          <w:spacing w:val="40"/>
          <w:sz w:val="20"/>
        </w:rPr>
        <w:t xml:space="preserve"> </w:t>
      </w:r>
      <w:r>
        <w:rPr>
          <w:sz w:val="20"/>
        </w:rPr>
        <w:t>Treasury</w:t>
      </w:r>
      <w:r>
        <w:rPr>
          <w:spacing w:val="40"/>
          <w:sz w:val="20"/>
        </w:rPr>
        <w:t xml:space="preserve"> </w:t>
      </w:r>
      <w:r>
        <w:rPr>
          <w:sz w:val="20"/>
        </w:rPr>
        <w:t>Transaction,</w:t>
      </w:r>
      <w:r>
        <w:rPr>
          <w:spacing w:val="40"/>
          <w:sz w:val="20"/>
        </w:rPr>
        <w:t xml:space="preserve"> </w:t>
      </w:r>
      <w:r>
        <w:rPr>
          <w:sz w:val="20"/>
        </w:rPr>
        <w:t>that</w:t>
      </w:r>
      <w:r>
        <w:rPr>
          <w:spacing w:val="40"/>
          <w:sz w:val="20"/>
        </w:rPr>
        <w:t xml:space="preserve"> </w:t>
      </w:r>
      <w:r>
        <w:rPr>
          <w:sz w:val="20"/>
        </w:rPr>
        <w:t>amount)</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taken</w:t>
      </w:r>
      <w:r>
        <w:rPr>
          <w:spacing w:val="40"/>
          <w:sz w:val="20"/>
        </w:rPr>
        <w:t xml:space="preserve"> </w:t>
      </w:r>
      <w:r>
        <w:rPr>
          <w:sz w:val="20"/>
        </w:rPr>
        <w:t>into</w:t>
      </w:r>
      <w:r>
        <w:rPr>
          <w:spacing w:val="40"/>
          <w:sz w:val="20"/>
        </w:rPr>
        <w:t xml:space="preserve"> </w:t>
      </w:r>
      <w:r>
        <w:rPr>
          <w:sz w:val="20"/>
        </w:rPr>
        <w:t>account</w:t>
      </w:r>
      <w:proofErr w:type="gramStart"/>
      <w:r>
        <w:rPr>
          <w:sz w:val="20"/>
        </w:rPr>
        <w:t>);</w:t>
      </w:r>
      <w:proofErr w:type="gramEnd"/>
    </w:p>
    <w:p w14:paraId="2CDAF9EA" w14:textId="77777777" w:rsidR="00E70012" w:rsidRDefault="00000000">
      <w:pPr>
        <w:pStyle w:val="ListParagraph"/>
        <w:numPr>
          <w:ilvl w:val="0"/>
          <w:numId w:val="40"/>
        </w:numPr>
        <w:tabs>
          <w:tab w:val="left" w:pos="1507"/>
          <w:tab w:val="left" w:pos="1512"/>
        </w:tabs>
        <w:spacing w:before="121" w:line="336" w:lineRule="auto"/>
        <w:ind w:right="1015"/>
        <w:jc w:val="both"/>
        <w:rPr>
          <w:sz w:val="20"/>
        </w:rPr>
      </w:pPr>
      <w:r>
        <w:rPr>
          <w:sz w:val="20"/>
        </w:rPr>
        <w:t>any counter-indemnity obligation in respect of a guarantee, bond, standby or documentary letter</w:t>
      </w:r>
      <w:r>
        <w:rPr>
          <w:spacing w:val="25"/>
          <w:sz w:val="20"/>
        </w:rPr>
        <w:t xml:space="preserve"> </w:t>
      </w:r>
      <w:r>
        <w:rPr>
          <w:sz w:val="20"/>
        </w:rPr>
        <w:t>of</w:t>
      </w:r>
      <w:r>
        <w:rPr>
          <w:spacing w:val="24"/>
          <w:sz w:val="20"/>
        </w:rPr>
        <w:t xml:space="preserve"> </w:t>
      </w:r>
      <w:r>
        <w:rPr>
          <w:sz w:val="20"/>
        </w:rPr>
        <w:t>credit</w:t>
      </w:r>
      <w:r>
        <w:rPr>
          <w:spacing w:val="25"/>
          <w:sz w:val="20"/>
        </w:rPr>
        <w:t xml:space="preserve"> </w:t>
      </w:r>
      <w:r>
        <w:rPr>
          <w:sz w:val="20"/>
        </w:rPr>
        <w:t>or</w:t>
      </w:r>
      <w:r>
        <w:rPr>
          <w:spacing w:val="25"/>
          <w:sz w:val="20"/>
        </w:rPr>
        <w:t xml:space="preserve"> </w:t>
      </w:r>
      <w:r>
        <w:rPr>
          <w:sz w:val="20"/>
        </w:rPr>
        <w:t>any</w:t>
      </w:r>
      <w:r>
        <w:rPr>
          <w:spacing w:val="26"/>
          <w:sz w:val="20"/>
        </w:rPr>
        <w:t xml:space="preserve"> </w:t>
      </w:r>
      <w:r>
        <w:rPr>
          <w:sz w:val="20"/>
        </w:rPr>
        <w:t>other</w:t>
      </w:r>
      <w:r>
        <w:rPr>
          <w:spacing w:val="24"/>
          <w:sz w:val="20"/>
        </w:rPr>
        <w:t xml:space="preserve"> </w:t>
      </w:r>
      <w:r>
        <w:rPr>
          <w:sz w:val="20"/>
        </w:rPr>
        <w:t>instrument</w:t>
      </w:r>
      <w:r>
        <w:rPr>
          <w:spacing w:val="25"/>
          <w:sz w:val="20"/>
        </w:rPr>
        <w:t xml:space="preserve"> </w:t>
      </w:r>
      <w:r>
        <w:rPr>
          <w:sz w:val="20"/>
        </w:rPr>
        <w:t>issued</w:t>
      </w:r>
      <w:r>
        <w:rPr>
          <w:spacing w:val="25"/>
          <w:sz w:val="20"/>
        </w:rPr>
        <w:t xml:space="preserve"> </w:t>
      </w:r>
      <w:r>
        <w:rPr>
          <w:sz w:val="20"/>
        </w:rPr>
        <w:t>by</w:t>
      </w:r>
      <w:r>
        <w:rPr>
          <w:spacing w:val="25"/>
          <w:sz w:val="20"/>
        </w:rPr>
        <w:t xml:space="preserve"> </w:t>
      </w:r>
      <w:r>
        <w:rPr>
          <w:sz w:val="20"/>
        </w:rPr>
        <w:t>a</w:t>
      </w:r>
      <w:r>
        <w:rPr>
          <w:spacing w:val="25"/>
          <w:sz w:val="20"/>
        </w:rPr>
        <w:t xml:space="preserve"> </w:t>
      </w:r>
      <w:r>
        <w:rPr>
          <w:sz w:val="20"/>
        </w:rPr>
        <w:t>bank</w:t>
      </w:r>
      <w:r>
        <w:rPr>
          <w:spacing w:val="26"/>
          <w:sz w:val="20"/>
        </w:rPr>
        <w:t xml:space="preserve"> </w:t>
      </w:r>
      <w:r>
        <w:rPr>
          <w:sz w:val="20"/>
        </w:rPr>
        <w:t>or</w:t>
      </w:r>
      <w:r>
        <w:rPr>
          <w:spacing w:val="25"/>
          <w:sz w:val="20"/>
        </w:rPr>
        <w:t xml:space="preserve"> </w:t>
      </w:r>
      <w:r>
        <w:rPr>
          <w:sz w:val="20"/>
        </w:rPr>
        <w:t>financial</w:t>
      </w:r>
      <w:r>
        <w:rPr>
          <w:spacing w:val="23"/>
          <w:sz w:val="20"/>
        </w:rPr>
        <w:t xml:space="preserve"> </w:t>
      </w:r>
      <w:r>
        <w:rPr>
          <w:sz w:val="20"/>
        </w:rPr>
        <w:t>institution</w:t>
      </w:r>
      <w:r>
        <w:rPr>
          <w:spacing w:val="27"/>
          <w:sz w:val="20"/>
        </w:rPr>
        <w:t xml:space="preserve"> </w:t>
      </w:r>
      <w:r>
        <w:rPr>
          <w:sz w:val="20"/>
        </w:rPr>
        <w:t>in</w:t>
      </w:r>
      <w:r>
        <w:rPr>
          <w:spacing w:val="26"/>
          <w:sz w:val="20"/>
        </w:rPr>
        <w:t xml:space="preserve"> </w:t>
      </w:r>
      <w:r>
        <w:rPr>
          <w:sz w:val="20"/>
        </w:rPr>
        <w:t>respect</w:t>
      </w:r>
      <w:r>
        <w:rPr>
          <w:spacing w:val="25"/>
          <w:sz w:val="20"/>
        </w:rPr>
        <w:t xml:space="preserve"> </w:t>
      </w:r>
      <w:r>
        <w:rPr>
          <w:sz w:val="20"/>
        </w:rPr>
        <w:t>of an</w:t>
      </w:r>
      <w:r>
        <w:rPr>
          <w:spacing w:val="28"/>
          <w:sz w:val="20"/>
        </w:rPr>
        <w:t xml:space="preserve"> </w:t>
      </w:r>
      <w:r>
        <w:rPr>
          <w:sz w:val="20"/>
        </w:rPr>
        <w:t>underlying</w:t>
      </w:r>
      <w:r>
        <w:rPr>
          <w:spacing w:val="27"/>
          <w:sz w:val="20"/>
        </w:rPr>
        <w:t xml:space="preserve"> </w:t>
      </w:r>
      <w:r>
        <w:rPr>
          <w:sz w:val="20"/>
        </w:rPr>
        <w:t>liability</w:t>
      </w:r>
      <w:r>
        <w:rPr>
          <w:spacing w:val="26"/>
          <w:sz w:val="20"/>
        </w:rPr>
        <w:t xml:space="preserve"> </w:t>
      </w:r>
      <w:r>
        <w:rPr>
          <w:sz w:val="20"/>
        </w:rPr>
        <w:t>of</w:t>
      </w:r>
      <w:r>
        <w:rPr>
          <w:spacing w:val="27"/>
          <w:sz w:val="20"/>
        </w:rPr>
        <w:t xml:space="preserve"> </w:t>
      </w:r>
      <w:r>
        <w:rPr>
          <w:sz w:val="20"/>
        </w:rPr>
        <w:t>an</w:t>
      </w:r>
      <w:r>
        <w:rPr>
          <w:spacing w:val="28"/>
          <w:sz w:val="20"/>
        </w:rPr>
        <w:t xml:space="preserve"> </w:t>
      </w:r>
      <w:r>
        <w:rPr>
          <w:sz w:val="20"/>
        </w:rPr>
        <w:t>entity</w:t>
      </w:r>
      <w:r>
        <w:rPr>
          <w:spacing w:val="28"/>
          <w:sz w:val="20"/>
        </w:rPr>
        <w:t xml:space="preserve"> </w:t>
      </w:r>
      <w:r>
        <w:rPr>
          <w:sz w:val="20"/>
        </w:rPr>
        <w:t>which</w:t>
      </w:r>
      <w:r>
        <w:rPr>
          <w:spacing w:val="27"/>
          <w:sz w:val="20"/>
        </w:rPr>
        <w:t xml:space="preserve"> </w:t>
      </w:r>
      <w:r>
        <w:rPr>
          <w:sz w:val="20"/>
        </w:rPr>
        <w:t>is</w:t>
      </w:r>
      <w:r>
        <w:rPr>
          <w:spacing w:val="29"/>
          <w:sz w:val="20"/>
        </w:rPr>
        <w:t xml:space="preserve"> </w:t>
      </w:r>
      <w:r>
        <w:rPr>
          <w:sz w:val="20"/>
        </w:rPr>
        <w:t>not</w:t>
      </w:r>
      <w:r>
        <w:rPr>
          <w:spacing w:val="27"/>
          <w:sz w:val="20"/>
        </w:rPr>
        <w:t xml:space="preserve"> </w:t>
      </w:r>
      <w:r>
        <w:rPr>
          <w:sz w:val="20"/>
        </w:rPr>
        <w:t>a</w:t>
      </w:r>
      <w:r>
        <w:rPr>
          <w:spacing w:val="29"/>
          <w:sz w:val="20"/>
        </w:rPr>
        <w:t xml:space="preserve"> </w:t>
      </w:r>
      <w:r>
        <w:rPr>
          <w:sz w:val="20"/>
        </w:rPr>
        <w:t>member</w:t>
      </w:r>
      <w:r>
        <w:rPr>
          <w:spacing w:val="28"/>
          <w:sz w:val="20"/>
        </w:rPr>
        <w:t xml:space="preserve"> </w:t>
      </w:r>
      <w:r>
        <w:rPr>
          <w:sz w:val="20"/>
        </w:rPr>
        <w:t>of</w:t>
      </w:r>
      <w:r>
        <w:rPr>
          <w:spacing w:val="27"/>
          <w:sz w:val="20"/>
        </w:rPr>
        <w:t xml:space="preserve"> </w:t>
      </w:r>
      <w:r>
        <w:rPr>
          <w:sz w:val="20"/>
        </w:rPr>
        <w:t>the</w:t>
      </w:r>
      <w:r>
        <w:rPr>
          <w:spacing w:val="28"/>
          <w:sz w:val="20"/>
        </w:rPr>
        <w:t xml:space="preserve"> </w:t>
      </w:r>
      <w:r>
        <w:rPr>
          <w:sz w:val="20"/>
        </w:rPr>
        <w:t>Group</w:t>
      </w:r>
      <w:r>
        <w:rPr>
          <w:spacing w:val="28"/>
          <w:sz w:val="20"/>
        </w:rPr>
        <w:t xml:space="preserve"> </w:t>
      </w:r>
      <w:r>
        <w:rPr>
          <w:sz w:val="20"/>
        </w:rPr>
        <w:t>which</w:t>
      </w:r>
      <w:r>
        <w:rPr>
          <w:spacing w:val="27"/>
          <w:sz w:val="20"/>
        </w:rPr>
        <w:t xml:space="preserve"> </w:t>
      </w:r>
      <w:r>
        <w:rPr>
          <w:sz w:val="20"/>
        </w:rPr>
        <w:t>liability</w:t>
      </w:r>
      <w:r>
        <w:rPr>
          <w:spacing w:val="27"/>
          <w:sz w:val="20"/>
        </w:rPr>
        <w:t xml:space="preserve"> </w:t>
      </w:r>
      <w:r>
        <w:rPr>
          <w:sz w:val="20"/>
        </w:rPr>
        <w:t>would fall</w:t>
      </w:r>
      <w:r>
        <w:rPr>
          <w:spacing w:val="40"/>
          <w:sz w:val="20"/>
        </w:rPr>
        <w:t xml:space="preserve"> </w:t>
      </w:r>
      <w:r>
        <w:rPr>
          <w:sz w:val="20"/>
        </w:rPr>
        <w:t>within</w:t>
      </w:r>
      <w:r>
        <w:rPr>
          <w:spacing w:val="40"/>
          <w:sz w:val="20"/>
        </w:rPr>
        <w:t xml:space="preserve"> </w:t>
      </w:r>
      <w:r>
        <w:rPr>
          <w:sz w:val="20"/>
        </w:rPr>
        <w:t>one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other</w:t>
      </w:r>
      <w:r>
        <w:rPr>
          <w:spacing w:val="40"/>
          <w:sz w:val="20"/>
        </w:rPr>
        <w:t xml:space="preserve"> </w:t>
      </w:r>
      <w:r>
        <w:rPr>
          <w:sz w:val="20"/>
        </w:rPr>
        <w:t>paragraphs</w:t>
      </w:r>
      <w:r>
        <w:rPr>
          <w:spacing w:val="40"/>
          <w:sz w:val="20"/>
        </w:rPr>
        <w:t xml:space="preserve"> </w:t>
      </w:r>
      <w:r>
        <w:rPr>
          <w:sz w:val="20"/>
        </w:rPr>
        <w:t>of</w:t>
      </w:r>
      <w:r>
        <w:rPr>
          <w:spacing w:val="40"/>
          <w:sz w:val="20"/>
        </w:rPr>
        <w:t xml:space="preserve"> </w:t>
      </w:r>
      <w:r>
        <w:rPr>
          <w:sz w:val="20"/>
        </w:rPr>
        <w:t>this</w:t>
      </w:r>
      <w:r>
        <w:rPr>
          <w:spacing w:val="40"/>
          <w:sz w:val="20"/>
        </w:rPr>
        <w:t xml:space="preserve"> </w:t>
      </w:r>
      <w:proofErr w:type="gramStart"/>
      <w:r>
        <w:rPr>
          <w:sz w:val="20"/>
        </w:rPr>
        <w:t>definition;</w:t>
      </w:r>
      <w:proofErr w:type="gramEnd"/>
    </w:p>
    <w:p w14:paraId="67B25C79" w14:textId="77777777" w:rsidR="00E70012" w:rsidRDefault="00000000">
      <w:pPr>
        <w:pStyle w:val="ListParagraph"/>
        <w:numPr>
          <w:ilvl w:val="0"/>
          <w:numId w:val="40"/>
        </w:numPr>
        <w:tabs>
          <w:tab w:val="left" w:pos="1507"/>
          <w:tab w:val="left" w:pos="1512"/>
        </w:tabs>
        <w:spacing w:before="121" w:line="336" w:lineRule="auto"/>
        <w:ind w:right="1018"/>
        <w:jc w:val="both"/>
        <w:rPr>
          <w:sz w:val="20"/>
        </w:rPr>
      </w:pPr>
      <w:r>
        <w:rPr>
          <w:sz w:val="20"/>
        </w:rPr>
        <w:t>any</w:t>
      </w:r>
      <w:r>
        <w:rPr>
          <w:spacing w:val="34"/>
          <w:sz w:val="20"/>
        </w:rPr>
        <w:t xml:space="preserve"> </w:t>
      </w:r>
      <w:r>
        <w:rPr>
          <w:sz w:val="20"/>
        </w:rPr>
        <w:t>amount</w:t>
      </w:r>
      <w:r>
        <w:rPr>
          <w:spacing w:val="34"/>
          <w:sz w:val="20"/>
        </w:rPr>
        <w:t xml:space="preserve"> </w:t>
      </w:r>
      <w:r>
        <w:rPr>
          <w:sz w:val="20"/>
        </w:rPr>
        <w:t>raised</w:t>
      </w:r>
      <w:r>
        <w:rPr>
          <w:spacing w:val="33"/>
          <w:sz w:val="20"/>
        </w:rPr>
        <w:t xml:space="preserve"> </w:t>
      </w:r>
      <w:r>
        <w:rPr>
          <w:sz w:val="20"/>
        </w:rPr>
        <w:t>by</w:t>
      </w:r>
      <w:r>
        <w:rPr>
          <w:spacing w:val="34"/>
          <w:sz w:val="20"/>
        </w:rPr>
        <w:t xml:space="preserve"> </w:t>
      </w:r>
      <w:r>
        <w:rPr>
          <w:sz w:val="20"/>
        </w:rPr>
        <w:t>the</w:t>
      </w:r>
      <w:r>
        <w:rPr>
          <w:spacing w:val="33"/>
          <w:sz w:val="20"/>
        </w:rPr>
        <w:t xml:space="preserve"> </w:t>
      </w:r>
      <w:r>
        <w:rPr>
          <w:sz w:val="20"/>
        </w:rPr>
        <w:t>issue</w:t>
      </w:r>
      <w:r>
        <w:rPr>
          <w:spacing w:val="33"/>
          <w:sz w:val="20"/>
        </w:rPr>
        <w:t xml:space="preserve"> </w:t>
      </w:r>
      <w:r>
        <w:rPr>
          <w:sz w:val="20"/>
        </w:rPr>
        <w:t>of</w:t>
      </w:r>
      <w:r>
        <w:rPr>
          <w:spacing w:val="32"/>
          <w:sz w:val="20"/>
        </w:rPr>
        <w:t xml:space="preserve"> </w:t>
      </w:r>
      <w:r>
        <w:rPr>
          <w:sz w:val="20"/>
        </w:rPr>
        <w:t>shares</w:t>
      </w:r>
      <w:r>
        <w:rPr>
          <w:spacing w:val="35"/>
          <w:sz w:val="20"/>
        </w:rPr>
        <w:t xml:space="preserve"> </w:t>
      </w:r>
      <w:r>
        <w:rPr>
          <w:sz w:val="20"/>
        </w:rPr>
        <w:t>which</w:t>
      </w:r>
      <w:r>
        <w:rPr>
          <w:spacing w:val="34"/>
          <w:sz w:val="20"/>
        </w:rPr>
        <w:t xml:space="preserve"> </w:t>
      </w:r>
      <w:r>
        <w:rPr>
          <w:sz w:val="20"/>
        </w:rPr>
        <w:t>are</w:t>
      </w:r>
      <w:r>
        <w:rPr>
          <w:spacing w:val="33"/>
          <w:sz w:val="20"/>
        </w:rPr>
        <w:t xml:space="preserve"> </w:t>
      </w:r>
      <w:r>
        <w:rPr>
          <w:sz w:val="20"/>
        </w:rPr>
        <w:t>redeemable</w:t>
      </w:r>
      <w:r>
        <w:rPr>
          <w:spacing w:val="33"/>
          <w:sz w:val="20"/>
        </w:rPr>
        <w:t xml:space="preserve"> </w:t>
      </w:r>
      <w:r>
        <w:rPr>
          <w:sz w:val="20"/>
        </w:rPr>
        <w:t>(other</w:t>
      </w:r>
      <w:r>
        <w:rPr>
          <w:spacing w:val="35"/>
          <w:sz w:val="20"/>
        </w:rPr>
        <w:t xml:space="preserve"> </w:t>
      </w:r>
      <w:r>
        <w:rPr>
          <w:sz w:val="20"/>
        </w:rPr>
        <w:t>than</w:t>
      </w:r>
      <w:r>
        <w:rPr>
          <w:spacing w:val="34"/>
          <w:sz w:val="20"/>
        </w:rPr>
        <w:t xml:space="preserve"> </w:t>
      </w:r>
      <w:r>
        <w:rPr>
          <w:sz w:val="20"/>
        </w:rPr>
        <w:t>at</w:t>
      </w:r>
      <w:r>
        <w:rPr>
          <w:spacing w:val="33"/>
          <w:sz w:val="20"/>
        </w:rPr>
        <w:t xml:space="preserve"> </w:t>
      </w:r>
      <w:r>
        <w:rPr>
          <w:sz w:val="20"/>
        </w:rPr>
        <w:t>the</w:t>
      </w:r>
      <w:r>
        <w:rPr>
          <w:spacing w:val="34"/>
          <w:sz w:val="20"/>
        </w:rPr>
        <w:t xml:space="preserve"> </w:t>
      </w:r>
      <w:r>
        <w:rPr>
          <w:sz w:val="20"/>
        </w:rPr>
        <w:t>option of</w:t>
      </w:r>
      <w:r>
        <w:rPr>
          <w:spacing w:val="30"/>
          <w:sz w:val="20"/>
        </w:rPr>
        <w:t xml:space="preserve"> </w:t>
      </w:r>
      <w:r>
        <w:rPr>
          <w:sz w:val="20"/>
        </w:rPr>
        <w:t>the</w:t>
      </w:r>
      <w:r>
        <w:rPr>
          <w:spacing w:val="31"/>
          <w:sz w:val="20"/>
        </w:rPr>
        <w:t xml:space="preserve"> </w:t>
      </w:r>
      <w:r>
        <w:rPr>
          <w:sz w:val="20"/>
        </w:rPr>
        <w:t>issuer)</w:t>
      </w:r>
      <w:r>
        <w:rPr>
          <w:spacing w:val="31"/>
          <w:sz w:val="20"/>
        </w:rPr>
        <w:t xml:space="preserve"> </w:t>
      </w:r>
      <w:r>
        <w:rPr>
          <w:sz w:val="20"/>
        </w:rPr>
        <w:t>before</w:t>
      </w:r>
      <w:r>
        <w:rPr>
          <w:spacing w:val="33"/>
          <w:sz w:val="20"/>
        </w:rPr>
        <w:t xml:space="preserve"> </w:t>
      </w:r>
      <w:r>
        <w:rPr>
          <w:sz w:val="20"/>
        </w:rPr>
        <w:t>the</w:t>
      </w:r>
      <w:r>
        <w:rPr>
          <w:spacing w:val="28"/>
          <w:sz w:val="20"/>
        </w:rPr>
        <w:t xml:space="preserve"> </w:t>
      </w:r>
      <w:r>
        <w:rPr>
          <w:sz w:val="20"/>
        </w:rPr>
        <w:t>Termination</w:t>
      </w:r>
      <w:r>
        <w:rPr>
          <w:spacing w:val="31"/>
          <w:sz w:val="20"/>
        </w:rPr>
        <w:t xml:space="preserve"> </w:t>
      </w:r>
      <w:r>
        <w:rPr>
          <w:sz w:val="20"/>
        </w:rPr>
        <w:t>Date</w:t>
      </w:r>
      <w:r>
        <w:rPr>
          <w:spacing w:val="32"/>
          <w:sz w:val="20"/>
        </w:rPr>
        <w:t xml:space="preserve"> </w:t>
      </w:r>
      <w:r>
        <w:rPr>
          <w:sz w:val="20"/>
        </w:rPr>
        <w:t>or</w:t>
      </w:r>
      <w:r>
        <w:rPr>
          <w:spacing w:val="33"/>
          <w:sz w:val="20"/>
        </w:rPr>
        <w:t xml:space="preserve"> </w:t>
      </w:r>
      <w:r>
        <w:rPr>
          <w:sz w:val="20"/>
        </w:rPr>
        <w:t>are</w:t>
      </w:r>
      <w:r>
        <w:rPr>
          <w:spacing w:val="32"/>
          <w:sz w:val="20"/>
        </w:rPr>
        <w:t xml:space="preserve"> </w:t>
      </w:r>
      <w:r>
        <w:rPr>
          <w:sz w:val="20"/>
        </w:rPr>
        <w:t>otherwise</w:t>
      </w:r>
      <w:r>
        <w:rPr>
          <w:spacing w:val="31"/>
          <w:sz w:val="20"/>
        </w:rPr>
        <w:t xml:space="preserve"> </w:t>
      </w:r>
      <w:r>
        <w:rPr>
          <w:sz w:val="20"/>
        </w:rPr>
        <w:t>classified</w:t>
      </w:r>
      <w:r>
        <w:rPr>
          <w:spacing w:val="33"/>
          <w:sz w:val="20"/>
        </w:rPr>
        <w:t xml:space="preserve"> </w:t>
      </w:r>
      <w:r>
        <w:rPr>
          <w:sz w:val="20"/>
        </w:rPr>
        <w:t>as</w:t>
      </w:r>
      <w:r>
        <w:rPr>
          <w:spacing w:val="34"/>
          <w:sz w:val="20"/>
        </w:rPr>
        <w:t xml:space="preserve"> </w:t>
      </w:r>
      <w:r>
        <w:rPr>
          <w:sz w:val="20"/>
        </w:rPr>
        <w:t>borrowings</w:t>
      </w:r>
      <w:r>
        <w:rPr>
          <w:spacing w:val="33"/>
          <w:sz w:val="20"/>
        </w:rPr>
        <w:t xml:space="preserve"> </w:t>
      </w:r>
      <w:r>
        <w:rPr>
          <w:sz w:val="20"/>
        </w:rPr>
        <w:t xml:space="preserve">under the Accounting </w:t>
      </w:r>
      <w:proofErr w:type="gramStart"/>
      <w:r>
        <w:rPr>
          <w:sz w:val="20"/>
        </w:rPr>
        <w:t>Principles;</w:t>
      </w:r>
      <w:proofErr w:type="gramEnd"/>
    </w:p>
    <w:p w14:paraId="40927F53" w14:textId="77777777" w:rsidR="00E70012" w:rsidRDefault="00000000">
      <w:pPr>
        <w:pStyle w:val="ListParagraph"/>
        <w:numPr>
          <w:ilvl w:val="0"/>
          <w:numId w:val="40"/>
        </w:numPr>
        <w:tabs>
          <w:tab w:val="left" w:pos="1508"/>
          <w:tab w:val="left" w:pos="1512"/>
        </w:tabs>
        <w:spacing w:line="336" w:lineRule="auto"/>
        <w:ind w:right="1017"/>
        <w:jc w:val="both"/>
        <w:rPr>
          <w:sz w:val="20"/>
        </w:rPr>
      </w:pPr>
      <w:r>
        <w:rPr>
          <w:sz w:val="20"/>
        </w:rPr>
        <w:t>any</w:t>
      </w:r>
      <w:r>
        <w:rPr>
          <w:spacing w:val="32"/>
          <w:sz w:val="20"/>
        </w:rPr>
        <w:t xml:space="preserve"> </w:t>
      </w:r>
      <w:r>
        <w:rPr>
          <w:sz w:val="20"/>
        </w:rPr>
        <w:t>amount</w:t>
      </w:r>
      <w:r>
        <w:rPr>
          <w:spacing w:val="33"/>
          <w:sz w:val="20"/>
        </w:rPr>
        <w:t xml:space="preserve"> </w:t>
      </w:r>
      <w:r>
        <w:rPr>
          <w:sz w:val="20"/>
        </w:rPr>
        <w:t>of</w:t>
      </w:r>
      <w:r>
        <w:rPr>
          <w:spacing w:val="32"/>
          <w:sz w:val="20"/>
        </w:rPr>
        <w:t xml:space="preserve"> </w:t>
      </w:r>
      <w:r>
        <w:rPr>
          <w:sz w:val="20"/>
        </w:rPr>
        <w:t>any</w:t>
      </w:r>
      <w:r>
        <w:rPr>
          <w:spacing w:val="32"/>
          <w:sz w:val="20"/>
        </w:rPr>
        <w:t xml:space="preserve"> </w:t>
      </w:r>
      <w:r>
        <w:rPr>
          <w:sz w:val="20"/>
        </w:rPr>
        <w:t>liability</w:t>
      </w:r>
      <w:r>
        <w:rPr>
          <w:spacing w:val="31"/>
          <w:sz w:val="20"/>
        </w:rPr>
        <w:t xml:space="preserve"> </w:t>
      </w:r>
      <w:r>
        <w:rPr>
          <w:sz w:val="20"/>
        </w:rPr>
        <w:t>under</w:t>
      </w:r>
      <w:r>
        <w:rPr>
          <w:spacing w:val="33"/>
          <w:sz w:val="20"/>
        </w:rPr>
        <w:t xml:space="preserve"> </w:t>
      </w:r>
      <w:r>
        <w:rPr>
          <w:sz w:val="20"/>
        </w:rPr>
        <w:t>an</w:t>
      </w:r>
      <w:r>
        <w:rPr>
          <w:spacing w:val="31"/>
          <w:sz w:val="20"/>
        </w:rPr>
        <w:t xml:space="preserve"> </w:t>
      </w:r>
      <w:r>
        <w:rPr>
          <w:sz w:val="20"/>
        </w:rPr>
        <w:t>advance</w:t>
      </w:r>
      <w:r>
        <w:rPr>
          <w:spacing w:val="33"/>
          <w:sz w:val="20"/>
        </w:rPr>
        <w:t xml:space="preserve"> </w:t>
      </w:r>
      <w:r>
        <w:rPr>
          <w:sz w:val="20"/>
        </w:rPr>
        <w:t>or</w:t>
      </w:r>
      <w:r>
        <w:rPr>
          <w:spacing w:val="33"/>
          <w:sz w:val="20"/>
        </w:rPr>
        <w:t xml:space="preserve"> </w:t>
      </w:r>
      <w:r>
        <w:rPr>
          <w:sz w:val="20"/>
        </w:rPr>
        <w:t>deferred</w:t>
      </w:r>
      <w:r>
        <w:rPr>
          <w:spacing w:val="32"/>
          <w:sz w:val="20"/>
        </w:rPr>
        <w:t xml:space="preserve"> </w:t>
      </w:r>
      <w:r>
        <w:rPr>
          <w:sz w:val="20"/>
        </w:rPr>
        <w:t>purchase</w:t>
      </w:r>
      <w:r>
        <w:rPr>
          <w:spacing w:val="33"/>
          <w:sz w:val="20"/>
        </w:rPr>
        <w:t xml:space="preserve"> </w:t>
      </w:r>
      <w:r>
        <w:rPr>
          <w:sz w:val="20"/>
        </w:rPr>
        <w:t>agreement</w:t>
      </w:r>
      <w:r>
        <w:rPr>
          <w:spacing w:val="30"/>
          <w:sz w:val="20"/>
        </w:rPr>
        <w:t xml:space="preserve"> </w:t>
      </w:r>
      <w:r>
        <w:rPr>
          <w:sz w:val="20"/>
        </w:rPr>
        <w:t>if</w:t>
      </w:r>
      <w:r>
        <w:rPr>
          <w:spacing w:val="32"/>
          <w:sz w:val="20"/>
        </w:rPr>
        <w:t xml:space="preserve"> </w:t>
      </w:r>
      <w:r>
        <w:rPr>
          <w:sz w:val="20"/>
        </w:rPr>
        <w:t>(i)</w:t>
      </w:r>
      <w:r>
        <w:rPr>
          <w:spacing w:val="31"/>
          <w:sz w:val="20"/>
        </w:rPr>
        <w:t xml:space="preserve"> </w:t>
      </w:r>
      <w:r>
        <w:rPr>
          <w:sz w:val="20"/>
        </w:rPr>
        <w:t>one</w:t>
      </w:r>
      <w:r>
        <w:rPr>
          <w:spacing w:val="33"/>
          <w:sz w:val="20"/>
        </w:rPr>
        <w:t xml:space="preserve"> </w:t>
      </w:r>
      <w:r>
        <w:rPr>
          <w:sz w:val="20"/>
        </w:rPr>
        <w:t>of the primary reasons behind entering into the agreement is to raise finance or to finance the acquisition</w:t>
      </w:r>
      <w:r>
        <w:rPr>
          <w:spacing w:val="40"/>
          <w:sz w:val="20"/>
        </w:rPr>
        <w:t xml:space="preserve"> </w:t>
      </w:r>
      <w:r>
        <w:rPr>
          <w:sz w:val="20"/>
        </w:rPr>
        <w:t>or</w:t>
      </w:r>
      <w:r>
        <w:rPr>
          <w:spacing w:val="40"/>
          <w:sz w:val="20"/>
        </w:rPr>
        <w:t xml:space="preserve"> </w:t>
      </w:r>
      <w:r>
        <w:rPr>
          <w:sz w:val="20"/>
        </w:rPr>
        <w:t>construction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asset</w:t>
      </w:r>
      <w:r>
        <w:rPr>
          <w:spacing w:val="40"/>
          <w:sz w:val="20"/>
        </w:rPr>
        <w:t xml:space="preserve"> </w:t>
      </w:r>
      <w:r>
        <w:rPr>
          <w:sz w:val="20"/>
        </w:rPr>
        <w:t>or</w:t>
      </w:r>
      <w:r>
        <w:rPr>
          <w:spacing w:val="40"/>
          <w:sz w:val="20"/>
        </w:rPr>
        <w:t xml:space="preserve"> </w:t>
      </w:r>
      <w:r>
        <w:rPr>
          <w:sz w:val="20"/>
        </w:rPr>
        <w:t>service</w:t>
      </w:r>
      <w:r>
        <w:rPr>
          <w:spacing w:val="40"/>
          <w:sz w:val="20"/>
        </w:rPr>
        <w:t xml:space="preserve"> </w:t>
      </w:r>
      <w:r>
        <w:rPr>
          <w:sz w:val="20"/>
        </w:rPr>
        <w:t>in</w:t>
      </w:r>
      <w:r>
        <w:rPr>
          <w:spacing w:val="40"/>
          <w:sz w:val="20"/>
        </w:rPr>
        <w:t xml:space="preserve"> </w:t>
      </w:r>
      <w:r>
        <w:rPr>
          <w:sz w:val="20"/>
        </w:rPr>
        <w:t>question</w:t>
      </w:r>
      <w:r>
        <w:rPr>
          <w:spacing w:val="40"/>
          <w:sz w:val="20"/>
        </w:rPr>
        <w:t xml:space="preserve"> </w:t>
      </w:r>
      <w:r>
        <w:rPr>
          <w:sz w:val="20"/>
        </w:rPr>
        <w:t>or</w:t>
      </w:r>
      <w:r>
        <w:rPr>
          <w:spacing w:val="40"/>
          <w:sz w:val="20"/>
        </w:rPr>
        <w:t xml:space="preserve"> </w:t>
      </w:r>
      <w:r>
        <w:rPr>
          <w:sz w:val="20"/>
        </w:rPr>
        <w:t>(ii) the</w:t>
      </w:r>
      <w:r>
        <w:rPr>
          <w:spacing w:val="40"/>
          <w:sz w:val="20"/>
        </w:rPr>
        <w:t xml:space="preserve"> </w:t>
      </w:r>
      <w:r>
        <w:rPr>
          <w:sz w:val="20"/>
        </w:rPr>
        <w:t>agreement</w:t>
      </w:r>
      <w:r>
        <w:rPr>
          <w:spacing w:val="40"/>
          <w:sz w:val="20"/>
        </w:rPr>
        <w:t xml:space="preserve"> </w:t>
      </w:r>
      <w:r>
        <w:rPr>
          <w:sz w:val="20"/>
        </w:rPr>
        <w:t>is</w:t>
      </w:r>
      <w:r>
        <w:rPr>
          <w:spacing w:val="40"/>
          <w:sz w:val="20"/>
        </w:rPr>
        <w:t xml:space="preserve"> </w:t>
      </w:r>
      <w:r>
        <w:rPr>
          <w:sz w:val="20"/>
        </w:rPr>
        <w:t>in respect of the supply of assets or services and payment is due more than 10 days after the date of supply;</w:t>
      </w:r>
    </w:p>
    <w:p w14:paraId="4F2B662C" w14:textId="77777777" w:rsidR="00E70012" w:rsidRDefault="00000000">
      <w:pPr>
        <w:pStyle w:val="ListParagraph"/>
        <w:numPr>
          <w:ilvl w:val="0"/>
          <w:numId w:val="40"/>
        </w:numPr>
        <w:tabs>
          <w:tab w:val="left" w:pos="1509"/>
          <w:tab w:val="left" w:pos="1512"/>
        </w:tabs>
        <w:spacing w:before="122" w:line="336" w:lineRule="auto"/>
        <w:ind w:right="1013"/>
        <w:jc w:val="both"/>
        <w:rPr>
          <w:sz w:val="20"/>
        </w:rPr>
      </w:pPr>
      <w:r>
        <w:rPr>
          <w:sz w:val="20"/>
        </w:rPr>
        <w:t>any</w:t>
      </w:r>
      <w:r>
        <w:rPr>
          <w:spacing w:val="40"/>
          <w:sz w:val="20"/>
        </w:rPr>
        <w:t xml:space="preserve"> </w:t>
      </w:r>
      <w:r>
        <w:rPr>
          <w:sz w:val="20"/>
        </w:rPr>
        <w:t>amount</w:t>
      </w:r>
      <w:r>
        <w:rPr>
          <w:spacing w:val="40"/>
          <w:sz w:val="20"/>
        </w:rPr>
        <w:t xml:space="preserve"> </w:t>
      </w:r>
      <w:r>
        <w:rPr>
          <w:sz w:val="20"/>
        </w:rPr>
        <w:t>raised</w:t>
      </w:r>
      <w:r>
        <w:rPr>
          <w:spacing w:val="40"/>
          <w:sz w:val="20"/>
        </w:rPr>
        <w:t xml:space="preserve"> </w:t>
      </w:r>
      <w:r>
        <w:rPr>
          <w:sz w:val="20"/>
        </w:rPr>
        <w:t>under</w:t>
      </w:r>
      <w:r>
        <w:rPr>
          <w:spacing w:val="40"/>
          <w:sz w:val="20"/>
        </w:rPr>
        <w:t xml:space="preserve"> </w:t>
      </w:r>
      <w:r>
        <w:rPr>
          <w:sz w:val="20"/>
        </w:rPr>
        <w:t>any</w:t>
      </w:r>
      <w:r>
        <w:rPr>
          <w:spacing w:val="40"/>
          <w:sz w:val="20"/>
        </w:rPr>
        <w:t xml:space="preserve"> </w:t>
      </w:r>
      <w:r>
        <w:rPr>
          <w:sz w:val="20"/>
        </w:rPr>
        <w:t>other</w:t>
      </w:r>
      <w:r>
        <w:rPr>
          <w:spacing w:val="40"/>
          <w:sz w:val="20"/>
        </w:rPr>
        <w:t xml:space="preserve"> </w:t>
      </w:r>
      <w:r>
        <w:rPr>
          <w:sz w:val="20"/>
        </w:rPr>
        <w:t>transaction</w:t>
      </w:r>
      <w:r>
        <w:rPr>
          <w:spacing w:val="40"/>
          <w:sz w:val="20"/>
        </w:rPr>
        <w:t xml:space="preserve"> </w:t>
      </w:r>
      <w:r>
        <w:rPr>
          <w:sz w:val="20"/>
        </w:rPr>
        <w:t>(including</w:t>
      </w:r>
      <w:r>
        <w:rPr>
          <w:spacing w:val="40"/>
          <w:sz w:val="20"/>
        </w:rPr>
        <w:t xml:space="preserve"> </w:t>
      </w:r>
      <w:r>
        <w:rPr>
          <w:sz w:val="20"/>
        </w:rPr>
        <w:t>any</w:t>
      </w:r>
      <w:r>
        <w:rPr>
          <w:spacing w:val="40"/>
          <w:sz w:val="20"/>
        </w:rPr>
        <w:t xml:space="preserve"> </w:t>
      </w:r>
      <w:r>
        <w:rPr>
          <w:sz w:val="20"/>
        </w:rPr>
        <w:t>forward</w:t>
      </w:r>
      <w:r>
        <w:rPr>
          <w:spacing w:val="40"/>
          <w:sz w:val="20"/>
        </w:rPr>
        <w:t xml:space="preserve"> </w:t>
      </w:r>
      <w:r>
        <w:rPr>
          <w:sz w:val="20"/>
        </w:rPr>
        <w:t>sale</w:t>
      </w:r>
      <w:r>
        <w:rPr>
          <w:spacing w:val="40"/>
          <w:sz w:val="20"/>
        </w:rPr>
        <w:t xml:space="preserve"> </w:t>
      </w:r>
      <w:r>
        <w:rPr>
          <w:sz w:val="20"/>
        </w:rPr>
        <w:t>or</w:t>
      </w:r>
      <w:r>
        <w:rPr>
          <w:spacing w:val="40"/>
          <w:sz w:val="20"/>
        </w:rPr>
        <w:t xml:space="preserve"> </w:t>
      </w:r>
      <w:r>
        <w:rPr>
          <w:sz w:val="20"/>
        </w:rPr>
        <w:t>purchase, sale and sale back or sale and leaseback agreement) having the commercial effect of a borrowing; and</w:t>
      </w:r>
    </w:p>
    <w:p w14:paraId="4EFB89B7"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22DF0241" w14:textId="77777777" w:rsidR="00E70012" w:rsidRDefault="00000000">
      <w:pPr>
        <w:pStyle w:val="ListParagraph"/>
        <w:numPr>
          <w:ilvl w:val="0"/>
          <w:numId w:val="40"/>
        </w:numPr>
        <w:tabs>
          <w:tab w:val="left" w:pos="1512"/>
        </w:tabs>
        <w:spacing w:before="64" w:line="336" w:lineRule="auto"/>
        <w:ind w:right="1074"/>
        <w:rPr>
          <w:sz w:val="20"/>
        </w:rPr>
      </w:pPr>
      <w:r>
        <w:rPr>
          <w:sz w:val="20"/>
        </w:rPr>
        <w:lastRenderedPageBreak/>
        <w:t>the</w:t>
      </w:r>
      <w:r>
        <w:rPr>
          <w:spacing w:val="37"/>
          <w:sz w:val="20"/>
        </w:rPr>
        <w:t xml:space="preserve"> </w:t>
      </w:r>
      <w:r>
        <w:rPr>
          <w:sz w:val="20"/>
        </w:rPr>
        <w:t>amount</w:t>
      </w:r>
      <w:r>
        <w:rPr>
          <w:spacing w:val="37"/>
          <w:sz w:val="20"/>
        </w:rPr>
        <w:t xml:space="preserve"> </w:t>
      </w:r>
      <w:r>
        <w:rPr>
          <w:sz w:val="20"/>
        </w:rPr>
        <w:t>of</w:t>
      </w:r>
      <w:r>
        <w:rPr>
          <w:spacing w:val="37"/>
          <w:sz w:val="20"/>
        </w:rPr>
        <w:t xml:space="preserve"> </w:t>
      </w:r>
      <w:r>
        <w:rPr>
          <w:sz w:val="20"/>
        </w:rPr>
        <w:t>any</w:t>
      </w:r>
      <w:r>
        <w:rPr>
          <w:spacing w:val="37"/>
          <w:sz w:val="20"/>
        </w:rPr>
        <w:t xml:space="preserve"> </w:t>
      </w:r>
      <w:r>
        <w:rPr>
          <w:sz w:val="20"/>
        </w:rPr>
        <w:t>liability</w:t>
      </w:r>
      <w:r>
        <w:rPr>
          <w:spacing w:val="36"/>
          <w:sz w:val="20"/>
        </w:rPr>
        <w:t xml:space="preserve"> </w:t>
      </w:r>
      <w:r>
        <w:rPr>
          <w:sz w:val="20"/>
        </w:rPr>
        <w:t>in</w:t>
      </w:r>
      <w:r>
        <w:rPr>
          <w:spacing w:val="37"/>
          <w:sz w:val="20"/>
        </w:rPr>
        <w:t xml:space="preserve"> </w:t>
      </w:r>
      <w:r>
        <w:rPr>
          <w:sz w:val="20"/>
        </w:rPr>
        <w:t>respect</w:t>
      </w:r>
      <w:r>
        <w:rPr>
          <w:spacing w:val="36"/>
          <w:sz w:val="20"/>
        </w:rPr>
        <w:t xml:space="preserve"> </w:t>
      </w:r>
      <w:r>
        <w:rPr>
          <w:sz w:val="20"/>
        </w:rPr>
        <w:t>of</w:t>
      </w:r>
      <w:r>
        <w:rPr>
          <w:spacing w:val="37"/>
          <w:sz w:val="20"/>
        </w:rPr>
        <w:t xml:space="preserve"> </w:t>
      </w:r>
      <w:r>
        <w:rPr>
          <w:sz w:val="20"/>
        </w:rPr>
        <w:t>any</w:t>
      </w:r>
      <w:r>
        <w:rPr>
          <w:spacing w:val="37"/>
          <w:sz w:val="20"/>
        </w:rPr>
        <w:t xml:space="preserve"> </w:t>
      </w:r>
      <w:r>
        <w:rPr>
          <w:sz w:val="20"/>
        </w:rPr>
        <w:t>guarantee</w:t>
      </w:r>
      <w:r>
        <w:rPr>
          <w:spacing w:val="35"/>
          <w:sz w:val="20"/>
        </w:rPr>
        <w:t xml:space="preserve"> </w:t>
      </w:r>
      <w:r>
        <w:rPr>
          <w:sz w:val="20"/>
        </w:rPr>
        <w:t>for</w:t>
      </w:r>
      <w:r>
        <w:rPr>
          <w:spacing w:val="36"/>
          <w:sz w:val="20"/>
        </w:rPr>
        <w:t xml:space="preserve"> </w:t>
      </w:r>
      <w:r>
        <w:rPr>
          <w:sz w:val="20"/>
        </w:rPr>
        <w:t>any</w:t>
      </w:r>
      <w:r>
        <w:rPr>
          <w:spacing w:val="37"/>
          <w:sz w:val="20"/>
        </w:rPr>
        <w:t xml:space="preserve"> </w:t>
      </w:r>
      <w:r>
        <w:rPr>
          <w:sz w:val="20"/>
        </w:rPr>
        <w:t>of</w:t>
      </w:r>
      <w:r>
        <w:rPr>
          <w:spacing w:val="33"/>
          <w:sz w:val="20"/>
        </w:rPr>
        <w:t xml:space="preserve"> </w:t>
      </w:r>
      <w:r>
        <w:rPr>
          <w:sz w:val="20"/>
        </w:rPr>
        <w:t>the</w:t>
      </w:r>
      <w:r>
        <w:rPr>
          <w:spacing w:val="35"/>
          <w:sz w:val="20"/>
        </w:rPr>
        <w:t xml:space="preserve"> </w:t>
      </w:r>
      <w:r>
        <w:rPr>
          <w:sz w:val="20"/>
        </w:rPr>
        <w:t>items</w:t>
      </w:r>
      <w:r>
        <w:rPr>
          <w:spacing w:val="37"/>
          <w:sz w:val="20"/>
        </w:rPr>
        <w:t xml:space="preserve"> </w:t>
      </w:r>
      <w:r>
        <w:rPr>
          <w:sz w:val="20"/>
        </w:rPr>
        <w:t>referred</w:t>
      </w:r>
      <w:r>
        <w:rPr>
          <w:spacing w:val="37"/>
          <w:sz w:val="20"/>
        </w:rPr>
        <w:t xml:space="preserve"> </w:t>
      </w:r>
      <w:r>
        <w:rPr>
          <w:sz w:val="20"/>
        </w:rPr>
        <w:t>to</w:t>
      </w:r>
      <w:r>
        <w:rPr>
          <w:spacing w:val="35"/>
          <w:sz w:val="20"/>
        </w:rPr>
        <w:t xml:space="preserve"> </w:t>
      </w:r>
      <w:r>
        <w:rPr>
          <w:sz w:val="20"/>
        </w:rPr>
        <w:t>in paragraphs (a) to (j) above</w:t>
      </w:r>
    </w:p>
    <w:p w14:paraId="60664A1C" w14:textId="77777777" w:rsidR="00E70012" w:rsidRDefault="00000000">
      <w:pPr>
        <w:pStyle w:val="BodyText"/>
        <w:spacing w:before="121" w:line="338" w:lineRule="auto"/>
        <w:ind w:right="1033"/>
      </w:pPr>
      <w:r>
        <w:t>“</w:t>
      </w:r>
      <w:r>
        <w:rPr>
          <w:b/>
        </w:rPr>
        <w:t>First</w:t>
      </w:r>
      <w:r>
        <w:rPr>
          <w:b/>
          <w:spacing w:val="40"/>
        </w:rPr>
        <w:t xml:space="preserve"> </w:t>
      </w:r>
      <w:r>
        <w:rPr>
          <w:b/>
        </w:rPr>
        <w:t>Utilisation</w:t>
      </w:r>
      <w:r>
        <w:rPr>
          <w:b/>
          <w:spacing w:val="40"/>
        </w:rPr>
        <w:t xml:space="preserve"> </w:t>
      </w:r>
      <w:r>
        <w:rPr>
          <w:b/>
        </w:rPr>
        <w:t>Date</w:t>
      </w:r>
      <w:r>
        <w:t>”</w:t>
      </w:r>
      <w:r>
        <w:rPr>
          <w:spacing w:val="38"/>
        </w:rPr>
        <w:t xml:space="preserve"> </w:t>
      </w:r>
      <w:r>
        <w:t>means</w:t>
      </w:r>
      <w:r>
        <w:rPr>
          <w:spacing w:val="40"/>
        </w:rPr>
        <w:t xml:space="preserve"> </w:t>
      </w:r>
      <w:r>
        <w:t>the</w:t>
      </w:r>
      <w:r>
        <w:rPr>
          <w:spacing w:val="40"/>
        </w:rPr>
        <w:t xml:space="preserve"> </w:t>
      </w:r>
      <w:r>
        <w:t>date</w:t>
      </w:r>
      <w:r>
        <w:rPr>
          <w:spacing w:val="40"/>
        </w:rPr>
        <w:t xml:space="preserve"> </w:t>
      </w:r>
      <w:r>
        <w:t>specified</w:t>
      </w:r>
      <w:r>
        <w:rPr>
          <w:spacing w:val="63"/>
        </w:rPr>
        <w:t xml:space="preserve"> </w:t>
      </w:r>
      <w:r>
        <w:t>as</w:t>
      </w:r>
      <w:r>
        <w:rPr>
          <w:spacing w:val="40"/>
        </w:rPr>
        <w:t xml:space="preserve"> </w:t>
      </w:r>
      <w:r>
        <w:t>the</w:t>
      </w:r>
      <w:r>
        <w:rPr>
          <w:spacing w:val="40"/>
        </w:rPr>
        <w:t xml:space="preserve"> </w:t>
      </w:r>
      <w:r>
        <w:t>Utilisation</w:t>
      </w:r>
      <w:r>
        <w:rPr>
          <w:spacing w:val="40"/>
        </w:rPr>
        <w:t xml:space="preserve"> </w:t>
      </w:r>
      <w:r>
        <w:t>Date</w:t>
      </w:r>
      <w:r>
        <w:rPr>
          <w:spacing w:val="40"/>
        </w:rPr>
        <w:t xml:space="preserve"> </w:t>
      </w:r>
      <w:r>
        <w:t>in</w:t>
      </w:r>
      <w:r>
        <w:rPr>
          <w:spacing w:val="40"/>
        </w:rPr>
        <w:t xml:space="preserve"> </w:t>
      </w:r>
      <w:r>
        <w:t>the</w:t>
      </w:r>
      <w:r>
        <w:rPr>
          <w:spacing w:val="40"/>
        </w:rPr>
        <w:t xml:space="preserve"> </w:t>
      </w:r>
      <w:r>
        <w:t>first</w:t>
      </w:r>
      <w:r>
        <w:rPr>
          <w:spacing w:val="40"/>
        </w:rPr>
        <w:t xml:space="preserve"> </w:t>
      </w:r>
      <w:r>
        <w:t>Utilisation</w:t>
      </w:r>
      <w:r>
        <w:rPr>
          <w:spacing w:val="40"/>
        </w:rPr>
        <w:t xml:space="preserve"> </w:t>
      </w:r>
      <w:r>
        <w:t>Request submitted after the date of this Agreement.</w:t>
      </w:r>
    </w:p>
    <w:p w14:paraId="4F35ED7C" w14:textId="77777777" w:rsidR="00E70012" w:rsidRDefault="00000000">
      <w:pPr>
        <w:pStyle w:val="BodyText"/>
        <w:spacing w:before="116"/>
      </w:pPr>
      <w:r>
        <w:t>"</w:t>
      </w:r>
      <w:r>
        <w:rPr>
          <w:b/>
        </w:rPr>
        <w:t>Group</w:t>
      </w:r>
      <w:r>
        <w:t>"</w:t>
      </w:r>
      <w:r>
        <w:rPr>
          <w:spacing w:val="16"/>
        </w:rPr>
        <w:t xml:space="preserve"> </w:t>
      </w:r>
      <w:r>
        <w:t>means</w:t>
      </w:r>
      <w:r>
        <w:rPr>
          <w:spacing w:val="19"/>
        </w:rPr>
        <w:t xml:space="preserve"> </w:t>
      </w:r>
      <w:r>
        <w:t>the</w:t>
      </w:r>
      <w:r>
        <w:rPr>
          <w:spacing w:val="19"/>
        </w:rPr>
        <w:t xml:space="preserve"> </w:t>
      </w:r>
      <w:r>
        <w:t>Borrower</w:t>
      </w:r>
      <w:r>
        <w:rPr>
          <w:spacing w:val="19"/>
        </w:rPr>
        <w:t xml:space="preserve"> </w:t>
      </w:r>
      <w:r>
        <w:t>and</w:t>
      </w:r>
      <w:r>
        <w:rPr>
          <w:spacing w:val="20"/>
        </w:rPr>
        <w:t xml:space="preserve"> </w:t>
      </w:r>
      <w:r>
        <w:t>its</w:t>
      </w:r>
      <w:r>
        <w:rPr>
          <w:spacing w:val="19"/>
        </w:rPr>
        <w:t xml:space="preserve"> </w:t>
      </w:r>
      <w:r>
        <w:t>Subsidiaries</w:t>
      </w:r>
      <w:r>
        <w:rPr>
          <w:spacing w:val="22"/>
        </w:rPr>
        <w:t xml:space="preserve"> </w:t>
      </w:r>
      <w:r>
        <w:t>from</w:t>
      </w:r>
      <w:r>
        <w:rPr>
          <w:spacing w:val="17"/>
        </w:rPr>
        <w:t xml:space="preserve"> </w:t>
      </w:r>
      <w:r>
        <w:t>time</w:t>
      </w:r>
      <w:r>
        <w:rPr>
          <w:spacing w:val="18"/>
        </w:rPr>
        <w:t xml:space="preserve"> </w:t>
      </w:r>
      <w:r>
        <w:t>to</w:t>
      </w:r>
      <w:r>
        <w:rPr>
          <w:spacing w:val="18"/>
        </w:rPr>
        <w:t xml:space="preserve"> </w:t>
      </w:r>
      <w:r>
        <w:rPr>
          <w:spacing w:val="-2"/>
        </w:rPr>
        <w:t>time.</w:t>
      </w:r>
    </w:p>
    <w:p w14:paraId="62E49BAA" w14:textId="77777777" w:rsidR="00E70012" w:rsidRDefault="00000000">
      <w:pPr>
        <w:pStyle w:val="BodyText"/>
        <w:spacing w:before="211" w:line="336" w:lineRule="auto"/>
        <w:ind w:right="1033"/>
      </w:pPr>
      <w:r>
        <w:t>"</w:t>
      </w:r>
      <w:r>
        <w:rPr>
          <w:b/>
        </w:rPr>
        <w:t>Holding</w:t>
      </w:r>
      <w:r>
        <w:rPr>
          <w:b/>
          <w:spacing w:val="35"/>
        </w:rPr>
        <w:t xml:space="preserve"> </w:t>
      </w:r>
      <w:r>
        <w:rPr>
          <w:b/>
        </w:rPr>
        <w:t>Company</w:t>
      </w:r>
      <w:r>
        <w:t>"</w:t>
      </w:r>
      <w:r>
        <w:rPr>
          <w:spacing w:val="37"/>
        </w:rPr>
        <w:t xml:space="preserve"> </w:t>
      </w:r>
      <w:r>
        <w:t>means,</w:t>
      </w:r>
      <w:r>
        <w:rPr>
          <w:spacing w:val="37"/>
        </w:rPr>
        <w:t xml:space="preserve"> </w:t>
      </w:r>
      <w:r>
        <w:t>in</w:t>
      </w:r>
      <w:r>
        <w:rPr>
          <w:spacing w:val="37"/>
        </w:rPr>
        <w:t xml:space="preserve"> </w:t>
      </w:r>
      <w:r>
        <w:t>relation</w:t>
      </w:r>
      <w:r>
        <w:rPr>
          <w:spacing w:val="38"/>
        </w:rPr>
        <w:t xml:space="preserve"> </w:t>
      </w:r>
      <w:r>
        <w:t>to</w:t>
      </w:r>
      <w:r>
        <w:rPr>
          <w:spacing w:val="37"/>
        </w:rPr>
        <w:t xml:space="preserve"> </w:t>
      </w:r>
      <w:r>
        <w:t>a</w:t>
      </w:r>
      <w:r>
        <w:rPr>
          <w:spacing w:val="37"/>
        </w:rPr>
        <w:t xml:space="preserve"> </w:t>
      </w:r>
      <w:r>
        <w:t>person,</w:t>
      </w:r>
      <w:r>
        <w:rPr>
          <w:spacing w:val="37"/>
        </w:rPr>
        <w:t xml:space="preserve"> </w:t>
      </w:r>
      <w:r>
        <w:t>any</w:t>
      </w:r>
      <w:r>
        <w:rPr>
          <w:spacing w:val="37"/>
        </w:rPr>
        <w:t xml:space="preserve"> </w:t>
      </w:r>
      <w:r>
        <w:t>other</w:t>
      </w:r>
      <w:r>
        <w:rPr>
          <w:spacing w:val="38"/>
        </w:rPr>
        <w:t xml:space="preserve"> </w:t>
      </w:r>
      <w:r>
        <w:t>person</w:t>
      </w:r>
      <w:r>
        <w:rPr>
          <w:spacing w:val="37"/>
        </w:rPr>
        <w:t xml:space="preserve"> </w:t>
      </w:r>
      <w:r>
        <w:t>in</w:t>
      </w:r>
      <w:r>
        <w:rPr>
          <w:spacing w:val="37"/>
        </w:rPr>
        <w:t xml:space="preserve"> </w:t>
      </w:r>
      <w:r>
        <w:t>respect</w:t>
      </w:r>
      <w:r>
        <w:rPr>
          <w:spacing w:val="37"/>
        </w:rPr>
        <w:t xml:space="preserve"> </w:t>
      </w:r>
      <w:r>
        <w:t>of</w:t>
      </w:r>
      <w:r>
        <w:rPr>
          <w:spacing w:val="37"/>
        </w:rPr>
        <w:t xml:space="preserve"> </w:t>
      </w:r>
      <w:r>
        <w:t>which</w:t>
      </w:r>
      <w:r>
        <w:rPr>
          <w:spacing w:val="37"/>
        </w:rPr>
        <w:t xml:space="preserve"> </w:t>
      </w:r>
      <w:r>
        <w:t>it</w:t>
      </w:r>
      <w:r>
        <w:rPr>
          <w:spacing w:val="37"/>
        </w:rPr>
        <w:t xml:space="preserve"> </w:t>
      </w:r>
      <w:r>
        <w:t>is</w:t>
      </w:r>
      <w:r>
        <w:rPr>
          <w:spacing w:val="38"/>
        </w:rPr>
        <w:t xml:space="preserve"> </w:t>
      </w:r>
      <w:r>
        <w:t xml:space="preserve">a </w:t>
      </w:r>
      <w:r>
        <w:rPr>
          <w:spacing w:val="-2"/>
        </w:rPr>
        <w:t>Subsidiary.</w:t>
      </w:r>
    </w:p>
    <w:p w14:paraId="7734BEFE" w14:textId="77777777" w:rsidR="00E70012" w:rsidRDefault="00000000">
      <w:pPr>
        <w:spacing w:before="120" w:line="336" w:lineRule="auto"/>
        <w:ind w:left="775" w:right="1033"/>
        <w:rPr>
          <w:sz w:val="20"/>
        </w:rPr>
      </w:pPr>
      <w:r>
        <w:rPr>
          <w:sz w:val="20"/>
        </w:rPr>
        <w:t>"</w:t>
      </w:r>
      <w:r>
        <w:rPr>
          <w:b/>
          <w:sz w:val="20"/>
        </w:rPr>
        <w:t>Interest</w:t>
      </w:r>
      <w:r>
        <w:rPr>
          <w:b/>
          <w:spacing w:val="26"/>
          <w:sz w:val="20"/>
        </w:rPr>
        <w:t xml:space="preserve"> </w:t>
      </w:r>
      <w:r>
        <w:rPr>
          <w:b/>
          <w:sz w:val="20"/>
        </w:rPr>
        <w:t>Period</w:t>
      </w:r>
      <w:r>
        <w:rPr>
          <w:sz w:val="20"/>
        </w:rPr>
        <w:t>"</w:t>
      </w:r>
      <w:r>
        <w:rPr>
          <w:spacing w:val="25"/>
          <w:sz w:val="20"/>
        </w:rPr>
        <w:t xml:space="preserve"> </w:t>
      </w:r>
      <w:r>
        <w:rPr>
          <w:sz w:val="20"/>
        </w:rPr>
        <w:t>means,</w:t>
      </w:r>
      <w:r>
        <w:rPr>
          <w:spacing w:val="25"/>
          <w:sz w:val="20"/>
        </w:rPr>
        <w:t xml:space="preserve"> </w:t>
      </w:r>
      <w:r>
        <w:rPr>
          <w:sz w:val="20"/>
        </w:rPr>
        <w:t>in</w:t>
      </w:r>
      <w:r>
        <w:rPr>
          <w:spacing w:val="25"/>
          <w:sz w:val="20"/>
        </w:rPr>
        <w:t xml:space="preserve"> </w:t>
      </w:r>
      <w:r>
        <w:rPr>
          <w:sz w:val="20"/>
        </w:rPr>
        <w:t>relation</w:t>
      </w:r>
      <w:r>
        <w:rPr>
          <w:spacing w:val="27"/>
          <w:sz w:val="20"/>
        </w:rPr>
        <w:t xml:space="preserve"> </w:t>
      </w:r>
      <w:r>
        <w:rPr>
          <w:sz w:val="20"/>
        </w:rPr>
        <w:t>to</w:t>
      </w:r>
      <w:r>
        <w:rPr>
          <w:spacing w:val="24"/>
          <w:sz w:val="20"/>
        </w:rPr>
        <w:t xml:space="preserve"> </w:t>
      </w:r>
      <w:r>
        <w:rPr>
          <w:sz w:val="20"/>
        </w:rPr>
        <w:t>a</w:t>
      </w:r>
      <w:r>
        <w:rPr>
          <w:spacing w:val="27"/>
          <w:sz w:val="20"/>
        </w:rPr>
        <w:t xml:space="preserve"> </w:t>
      </w:r>
      <w:r>
        <w:rPr>
          <w:sz w:val="20"/>
        </w:rPr>
        <w:t>Loan,</w:t>
      </w:r>
      <w:r>
        <w:rPr>
          <w:spacing w:val="26"/>
          <w:sz w:val="20"/>
        </w:rPr>
        <w:t xml:space="preserve"> </w:t>
      </w:r>
      <w:r>
        <w:rPr>
          <w:sz w:val="20"/>
        </w:rPr>
        <w:t>each</w:t>
      </w:r>
      <w:r>
        <w:rPr>
          <w:spacing w:val="30"/>
          <w:sz w:val="20"/>
        </w:rPr>
        <w:t xml:space="preserve"> </w:t>
      </w:r>
      <w:r>
        <w:rPr>
          <w:sz w:val="20"/>
        </w:rPr>
        <w:t>period</w:t>
      </w:r>
      <w:r>
        <w:rPr>
          <w:spacing w:val="27"/>
          <w:sz w:val="20"/>
        </w:rPr>
        <w:t xml:space="preserve"> </w:t>
      </w:r>
      <w:r>
        <w:rPr>
          <w:sz w:val="20"/>
        </w:rPr>
        <w:t>determined</w:t>
      </w:r>
      <w:r>
        <w:rPr>
          <w:spacing w:val="29"/>
          <w:sz w:val="20"/>
        </w:rPr>
        <w:t xml:space="preserve"> </w:t>
      </w:r>
      <w:r>
        <w:rPr>
          <w:sz w:val="20"/>
        </w:rPr>
        <w:t>in</w:t>
      </w:r>
      <w:r>
        <w:rPr>
          <w:spacing w:val="24"/>
          <w:sz w:val="20"/>
        </w:rPr>
        <w:t xml:space="preserve"> </w:t>
      </w:r>
      <w:r>
        <w:rPr>
          <w:sz w:val="20"/>
        </w:rPr>
        <w:t>accordance</w:t>
      </w:r>
      <w:r>
        <w:rPr>
          <w:spacing w:val="29"/>
          <w:sz w:val="20"/>
        </w:rPr>
        <w:t xml:space="preserve"> </w:t>
      </w:r>
      <w:r>
        <w:rPr>
          <w:sz w:val="20"/>
        </w:rPr>
        <w:t>with</w:t>
      </w:r>
      <w:r>
        <w:rPr>
          <w:spacing w:val="26"/>
          <w:sz w:val="20"/>
        </w:rPr>
        <w:t xml:space="preserve"> </w:t>
      </w:r>
      <w:r>
        <w:rPr>
          <w:sz w:val="20"/>
        </w:rPr>
        <w:t>Clause 9 (</w:t>
      </w:r>
      <w:r>
        <w:rPr>
          <w:i/>
          <w:sz w:val="20"/>
        </w:rPr>
        <w:t>Interest Periods</w:t>
      </w:r>
      <w:r>
        <w:rPr>
          <w:sz w:val="20"/>
        </w:rPr>
        <w:t>).</w:t>
      </w:r>
    </w:p>
    <w:p w14:paraId="3D90083D" w14:textId="6B9CF757" w:rsidR="00E70012" w:rsidRDefault="00000000">
      <w:pPr>
        <w:spacing w:before="121"/>
        <w:ind w:left="775"/>
        <w:rPr>
          <w:sz w:val="20"/>
        </w:rPr>
      </w:pPr>
      <w:r>
        <w:rPr>
          <w:sz w:val="20"/>
        </w:rPr>
        <w:t>“</w:t>
      </w:r>
      <w:r>
        <w:rPr>
          <w:b/>
          <w:sz w:val="20"/>
        </w:rPr>
        <w:t>Interest</w:t>
      </w:r>
      <w:r>
        <w:rPr>
          <w:b/>
          <w:spacing w:val="-6"/>
          <w:sz w:val="20"/>
        </w:rPr>
        <w:t xml:space="preserve"> </w:t>
      </w:r>
      <w:r>
        <w:rPr>
          <w:b/>
          <w:sz w:val="20"/>
        </w:rPr>
        <w:t>Rate</w:t>
      </w:r>
      <w:r>
        <w:rPr>
          <w:sz w:val="20"/>
        </w:rPr>
        <w:t>”</w:t>
      </w:r>
      <w:r>
        <w:rPr>
          <w:spacing w:val="-3"/>
          <w:sz w:val="20"/>
        </w:rPr>
        <w:t xml:space="preserve"> </w:t>
      </w:r>
      <w:r>
        <w:rPr>
          <w:sz w:val="20"/>
        </w:rPr>
        <w:t>means</w:t>
      </w:r>
      <w:r>
        <w:rPr>
          <w:spacing w:val="-5"/>
          <w:sz w:val="20"/>
        </w:rPr>
        <w:t xml:space="preserve"> </w:t>
      </w:r>
      <w:del w:id="5" w:author="Anna Reviewer" w:date="2025-09-18T18:06:00Z" w16du:dateUtc="2025-09-18T17:06:00Z">
        <w:r w:rsidDel="00A66695">
          <w:rPr>
            <w:sz w:val="20"/>
          </w:rPr>
          <w:delText>seven</w:delText>
        </w:r>
      </w:del>
      <w:ins w:id="6" w:author="Anna Reviewer" w:date="2025-09-18T18:06:00Z" w16du:dateUtc="2025-09-18T17:06:00Z">
        <w:r w:rsidR="00A66695" w:rsidRPr="00A66695">
          <w:rPr>
            <w:spacing w:val="-3"/>
            <w:sz w:val="20"/>
            <w:rPrChange w:id="7" w:author="Anna Reviewer" w:date="2025-09-18T18:06:00Z" w16du:dateUtc="2025-09-18T17:06:00Z">
              <w:rPr>
                <w:sz w:val="20"/>
              </w:rPr>
            </w:rPrChange>
          </w:rPr>
          <w:t>eight</w:t>
        </w:r>
      </w:ins>
      <w:r>
        <w:rPr>
          <w:spacing w:val="-3"/>
          <w:sz w:val="20"/>
        </w:rPr>
        <w:t xml:space="preserve"> </w:t>
      </w:r>
      <w:r>
        <w:rPr>
          <w:sz w:val="20"/>
        </w:rPr>
        <w:t>per</w:t>
      </w:r>
      <w:r>
        <w:rPr>
          <w:spacing w:val="-5"/>
          <w:sz w:val="20"/>
        </w:rPr>
        <w:t xml:space="preserve"> </w:t>
      </w:r>
      <w:r>
        <w:rPr>
          <w:spacing w:val="-2"/>
          <w:sz w:val="20"/>
        </w:rPr>
        <w:t>cent.</w:t>
      </w:r>
      <w:ins w:id="8" w:author="Anna Reviewer" w:date="2025-09-18T18:06:00Z" w16du:dateUtc="2025-09-18T17:06:00Z">
        <w:r w:rsidR="00A66695">
          <w:rPr>
            <w:spacing w:val="-2"/>
            <w:sz w:val="20"/>
          </w:rPr>
          <w:t xml:space="preserve"> per annum, subject to adjustment by the Lender upon thirty days' written notice to reflect changes in the Lender's cost of funds or market conditions</w:t>
        </w:r>
      </w:ins>
      <w:r>
        <w:rPr>
          <w:spacing w:val="-2"/>
          <w:sz w:val="20"/>
        </w:rPr>
        <w:t>.</w:t>
      </w:r>
    </w:p>
    <w:p w14:paraId="5998F0A3" w14:textId="77777777" w:rsidR="00E70012" w:rsidRDefault="00000000">
      <w:pPr>
        <w:pStyle w:val="BodyText"/>
        <w:spacing w:before="211"/>
      </w:pPr>
      <w:r>
        <w:t>"</w:t>
      </w:r>
      <w:r>
        <w:rPr>
          <w:b/>
        </w:rPr>
        <w:t>LMA</w:t>
      </w:r>
      <w:r>
        <w:t>"</w:t>
      </w:r>
      <w:r>
        <w:rPr>
          <w:spacing w:val="-4"/>
        </w:rPr>
        <w:t xml:space="preserve"> </w:t>
      </w:r>
      <w:r>
        <w:t>means</w:t>
      </w:r>
      <w:r>
        <w:rPr>
          <w:spacing w:val="-3"/>
        </w:rPr>
        <w:t xml:space="preserve"> </w:t>
      </w:r>
      <w:r>
        <w:t>the</w:t>
      </w:r>
      <w:r>
        <w:rPr>
          <w:spacing w:val="-2"/>
        </w:rPr>
        <w:t xml:space="preserve"> </w:t>
      </w:r>
      <w:r>
        <w:t>Loan</w:t>
      </w:r>
      <w:r>
        <w:rPr>
          <w:spacing w:val="-3"/>
        </w:rPr>
        <w:t xml:space="preserve"> </w:t>
      </w:r>
      <w:r>
        <w:t>Market</w:t>
      </w:r>
      <w:r>
        <w:rPr>
          <w:spacing w:val="-3"/>
        </w:rPr>
        <w:t xml:space="preserve"> </w:t>
      </w:r>
      <w:r>
        <w:rPr>
          <w:spacing w:val="-2"/>
        </w:rPr>
        <w:t>Association.</w:t>
      </w:r>
    </w:p>
    <w:p w14:paraId="5B548D4E" w14:textId="77777777" w:rsidR="00E70012" w:rsidRDefault="00000000">
      <w:pPr>
        <w:pStyle w:val="BodyText"/>
        <w:spacing w:before="211" w:line="336" w:lineRule="auto"/>
        <w:ind w:right="1091"/>
      </w:pPr>
      <w:r>
        <w:t>"</w:t>
      </w:r>
      <w:r>
        <w:rPr>
          <w:b/>
        </w:rPr>
        <w:t>Loan</w:t>
      </w:r>
      <w:r>
        <w:t>" means a loan made or to be made under the</w:t>
      </w:r>
      <w:r>
        <w:rPr>
          <w:spacing w:val="19"/>
        </w:rPr>
        <w:t xml:space="preserve"> </w:t>
      </w:r>
      <w:r>
        <w:t>Facility or</w:t>
      </w:r>
      <w:r>
        <w:rPr>
          <w:spacing w:val="-2"/>
        </w:rPr>
        <w:t xml:space="preserve"> </w:t>
      </w:r>
      <w:r>
        <w:t>the principal amount outstanding for</w:t>
      </w:r>
      <w:r>
        <w:rPr>
          <w:spacing w:val="40"/>
        </w:rPr>
        <w:t xml:space="preserve"> </w:t>
      </w:r>
      <w:r>
        <w:t>the time being of that loan.</w:t>
      </w:r>
    </w:p>
    <w:p w14:paraId="55BDDF59" w14:textId="77777777" w:rsidR="00E70012" w:rsidRDefault="00000000">
      <w:pPr>
        <w:spacing w:before="120"/>
        <w:ind w:left="775"/>
        <w:rPr>
          <w:sz w:val="20"/>
        </w:rPr>
      </w:pPr>
      <w:r>
        <w:rPr>
          <w:sz w:val="20"/>
        </w:rPr>
        <w:t>"</w:t>
      </w:r>
      <w:r>
        <w:rPr>
          <w:b/>
          <w:sz w:val="20"/>
        </w:rPr>
        <w:t>Material</w:t>
      </w:r>
      <w:r>
        <w:rPr>
          <w:b/>
          <w:spacing w:val="5"/>
          <w:sz w:val="20"/>
        </w:rPr>
        <w:t xml:space="preserve"> </w:t>
      </w:r>
      <w:r>
        <w:rPr>
          <w:b/>
          <w:sz w:val="20"/>
        </w:rPr>
        <w:t>Adverse</w:t>
      </w:r>
      <w:r>
        <w:rPr>
          <w:b/>
          <w:spacing w:val="17"/>
          <w:sz w:val="20"/>
        </w:rPr>
        <w:t xml:space="preserve"> </w:t>
      </w:r>
      <w:r>
        <w:rPr>
          <w:b/>
          <w:sz w:val="20"/>
        </w:rPr>
        <w:t>Effect</w:t>
      </w:r>
      <w:r>
        <w:rPr>
          <w:sz w:val="20"/>
        </w:rPr>
        <w:t>"</w:t>
      </w:r>
      <w:r>
        <w:rPr>
          <w:spacing w:val="16"/>
          <w:sz w:val="20"/>
        </w:rPr>
        <w:t xml:space="preserve"> </w:t>
      </w:r>
      <w:r>
        <w:rPr>
          <w:sz w:val="20"/>
        </w:rPr>
        <w:t>means</w:t>
      </w:r>
      <w:r>
        <w:rPr>
          <w:spacing w:val="22"/>
          <w:sz w:val="20"/>
        </w:rPr>
        <w:t xml:space="preserve"> </w:t>
      </w:r>
      <w:r>
        <w:rPr>
          <w:sz w:val="20"/>
        </w:rPr>
        <w:t>a</w:t>
      </w:r>
      <w:r>
        <w:rPr>
          <w:spacing w:val="20"/>
          <w:sz w:val="20"/>
        </w:rPr>
        <w:t xml:space="preserve"> </w:t>
      </w:r>
      <w:r>
        <w:rPr>
          <w:sz w:val="20"/>
        </w:rPr>
        <w:t>material</w:t>
      </w:r>
      <w:r>
        <w:rPr>
          <w:spacing w:val="22"/>
          <w:sz w:val="20"/>
        </w:rPr>
        <w:t xml:space="preserve"> </w:t>
      </w:r>
      <w:r>
        <w:rPr>
          <w:sz w:val="20"/>
        </w:rPr>
        <w:t>adverse</w:t>
      </w:r>
      <w:r>
        <w:rPr>
          <w:spacing w:val="22"/>
          <w:sz w:val="20"/>
        </w:rPr>
        <w:t xml:space="preserve"> </w:t>
      </w:r>
      <w:r>
        <w:rPr>
          <w:sz w:val="20"/>
        </w:rPr>
        <w:t>effect</w:t>
      </w:r>
      <w:r>
        <w:rPr>
          <w:spacing w:val="23"/>
          <w:sz w:val="20"/>
        </w:rPr>
        <w:t xml:space="preserve"> </w:t>
      </w:r>
      <w:r>
        <w:rPr>
          <w:sz w:val="20"/>
        </w:rPr>
        <w:t>on</w:t>
      </w:r>
      <w:r>
        <w:rPr>
          <w:spacing w:val="19"/>
          <w:sz w:val="20"/>
        </w:rPr>
        <w:t xml:space="preserve"> </w:t>
      </w:r>
      <w:r>
        <w:rPr>
          <w:sz w:val="20"/>
        </w:rPr>
        <w:t>or</w:t>
      </w:r>
      <w:r>
        <w:rPr>
          <w:spacing w:val="21"/>
          <w:sz w:val="20"/>
        </w:rPr>
        <w:t xml:space="preserve"> </w:t>
      </w:r>
      <w:r>
        <w:rPr>
          <w:sz w:val="20"/>
        </w:rPr>
        <w:t>material</w:t>
      </w:r>
      <w:r>
        <w:rPr>
          <w:spacing w:val="22"/>
          <w:sz w:val="20"/>
        </w:rPr>
        <w:t xml:space="preserve"> </w:t>
      </w:r>
      <w:r>
        <w:rPr>
          <w:sz w:val="20"/>
        </w:rPr>
        <w:t>adverse</w:t>
      </w:r>
      <w:r>
        <w:rPr>
          <w:spacing w:val="20"/>
          <w:sz w:val="20"/>
        </w:rPr>
        <w:t xml:space="preserve"> </w:t>
      </w:r>
      <w:r>
        <w:rPr>
          <w:sz w:val="20"/>
        </w:rPr>
        <w:t>change</w:t>
      </w:r>
      <w:r>
        <w:rPr>
          <w:spacing w:val="17"/>
          <w:sz w:val="20"/>
        </w:rPr>
        <w:t xml:space="preserve"> </w:t>
      </w:r>
      <w:r>
        <w:rPr>
          <w:spacing w:val="-5"/>
          <w:sz w:val="20"/>
        </w:rPr>
        <w:t>in:</w:t>
      </w:r>
    </w:p>
    <w:p w14:paraId="702E3664" w14:textId="4E133647" w:rsidR="00E70012" w:rsidRDefault="00000000">
      <w:pPr>
        <w:pStyle w:val="ListParagraph"/>
        <w:numPr>
          <w:ilvl w:val="0"/>
          <w:numId w:val="39"/>
        </w:numPr>
        <w:tabs>
          <w:tab w:val="left" w:pos="1512"/>
        </w:tabs>
        <w:spacing w:before="211" w:line="336" w:lineRule="auto"/>
        <w:ind w:right="1066"/>
        <w:rPr>
          <w:sz w:val="20"/>
        </w:rPr>
      </w:pPr>
      <w:r>
        <w:rPr>
          <w:sz w:val="20"/>
        </w:rPr>
        <w:t>the</w:t>
      </w:r>
      <w:r>
        <w:rPr>
          <w:spacing w:val="19"/>
          <w:sz w:val="20"/>
        </w:rPr>
        <w:t xml:space="preserve"> </w:t>
      </w:r>
      <w:r>
        <w:rPr>
          <w:sz w:val="20"/>
        </w:rPr>
        <w:t>financial</w:t>
      </w:r>
      <w:r>
        <w:rPr>
          <w:spacing w:val="24"/>
          <w:sz w:val="20"/>
        </w:rPr>
        <w:t xml:space="preserve"> </w:t>
      </w:r>
      <w:r>
        <w:rPr>
          <w:sz w:val="20"/>
        </w:rPr>
        <w:t>condition</w:t>
      </w:r>
      <w:r>
        <w:rPr>
          <w:spacing w:val="24"/>
          <w:sz w:val="20"/>
        </w:rPr>
        <w:t xml:space="preserve"> </w:t>
      </w:r>
      <w:r>
        <w:rPr>
          <w:sz w:val="20"/>
        </w:rPr>
        <w:t>of</w:t>
      </w:r>
      <w:r>
        <w:rPr>
          <w:spacing w:val="22"/>
          <w:sz w:val="20"/>
        </w:rPr>
        <w:t xml:space="preserve"> </w:t>
      </w:r>
      <w:r>
        <w:rPr>
          <w:sz w:val="20"/>
        </w:rPr>
        <w:t>the</w:t>
      </w:r>
      <w:r>
        <w:rPr>
          <w:spacing w:val="22"/>
          <w:sz w:val="20"/>
        </w:rPr>
        <w:t xml:space="preserve"> </w:t>
      </w:r>
      <w:r>
        <w:rPr>
          <w:sz w:val="20"/>
        </w:rPr>
        <w:t>Borrower,</w:t>
      </w:r>
      <w:r>
        <w:rPr>
          <w:spacing w:val="23"/>
          <w:sz w:val="20"/>
        </w:rPr>
        <w:t xml:space="preserve"> </w:t>
      </w:r>
      <w:r>
        <w:rPr>
          <w:sz w:val="20"/>
        </w:rPr>
        <w:t>such</w:t>
      </w:r>
      <w:r>
        <w:rPr>
          <w:spacing w:val="24"/>
          <w:sz w:val="20"/>
        </w:rPr>
        <w:t xml:space="preserve"> </w:t>
      </w:r>
      <w:r>
        <w:rPr>
          <w:sz w:val="20"/>
        </w:rPr>
        <w:t>that</w:t>
      </w:r>
      <w:r>
        <w:rPr>
          <w:spacing w:val="22"/>
          <w:sz w:val="20"/>
        </w:rPr>
        <w:t xml:space="preserve"> </w:t>
      </w:r>
      <w:r>
        <w:rPr>
          <w:sz w:val="20"/>
        </w:rPr>
        <w:t>the</w:t>
      </w:r>
      <w:r>
        <w:rPr>
          <w:spacing w:val="23"/>
          <w:sz w:val="20"/>
        </w:rPr>
        <w:t xml:space="preserve"> </w:t>
      </w:r>
      <w:r>
        <w:rPr>
          <w:sz w:val="20"/>
        </w:rPr>
        <w:t>Borrower</w:t>
      </w:r>
      <w:r>
        <w:rPr>
          <w:spacing w:val="22"/>
          <w:sz w:val="20"/>
        </w:rPr>
        <w:t xml:space="preserve"> </w:t>
      </w:r>
      <w:r>
        <w:rPr>
          <w:sz w:val="20"/>
        </w:rPr>
        <w:t>would</w:t>
      </w:r>
      <w:r>
        <w:rPr>
          <w:spacing w:val="26"/>
          <w:sz w:val="20"/>
        </w:rPr>
        <w:t xml:space="preserve"> </w:t>
      </w:r>
      <w:r>
        <w:rPr>
          <w:sz w:val="20"/>
        </w:rPr>
        <w:t>be</w:t>
      </w:r>
      <w:r>
        <w:rPr>
          <w:spacing w:val="26"/>
          <w:sz w:val="20"/>
        </w:rPr>
        <w:t xml:space="preserve"> </w:t>
      </w:r>
      <w:r>
        <w:rPr>
          <w:sz w:val="20"/>
        </w:rPr>
        <w:t>unable</w:t>
      </w:r>
      <w:r>
        <w:rPr>
          <w:spacing w:val="23"/>
          <w:sz w:val="20"/>
        </w:rPr>
        <w:t xml:space="preserve"> </w:t>
      </w:r>
      <w:r>
        <w:rPr>
          <w:sz w:val="20"/>
        </w:rPr>
        <w:t>to</w:t>
      </w:r>
      <w:r>
        <w:rPr>
          <w:spacing w:val="23"/>
          <w:sz w:val="20"/>
        </w:rPr>
        <w:t xml:space="preserve"> </w:t>
      </w:r>
      <w:r>
        <w:rPr>
          <w:sz w:val="20"/>
        </w:rPr>
        <w:t>meet</w:t>
      </w:r>
      <w:r>
        <w:rPr>
          <w:spacing w:val="21"/>
          <w:sz w:val="20"/>
        </w:rPr>
        <w:t xml:space="preserve"> </w:t>
      </w:r>
      <w:r>
        <w:rPr>
          <w:sz w:val="20"/>
        </w:rPr>
        <w:t>its payment</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this Agreement</w:t>
      </w:r>
      <w:r>
        <w:rPr>
          <w:spacing w:val="40"/>
          <w:sz w:val="20"/>
        </w:rPr>
        <w:t xml:space="preserve"> </w:t>
      </w:r>
      <w:r>
        <w:rPr>
          <w:sz w:val="20"/>
        </w:rPr>
        <w:t>as</w:t>
      </w:r>
      <w:r>
        <w:rPr>
          <w:spacing w:val="40"/>
          <w:sz w:val="20"/>
        </w:rPr>
        <w:t xml:space="preserve"> </w:t>
      </w:r>
      <w:r>
        <w:rPr>
          <w:sz w:val="20"/>
        </w:rPr>
        <w:t>they</w:t>
      </w:r>
      <w:r>
        <w:rPr>
          <w:spacing w:val="40"/>
          <w:sz w:val="20"/>
        </w:rPr>
        <w:t xml:space="preserve"> </w:t>
      </w:r>
      <w:r>
        <w:rPr>
          <w:sz w:val="20"/>
        </w:rPr>
        <w:t>fall</w:t>
      </w:r>
      <w:r>
        <w:rPr>
          <w:spacing w:val="40"/>
          <w:sz w:val="20"/>
        </w:rPr>
        <w:t xml:space="preserve"> </w:t>
      </w:r>
      <w:proofErr w:type="gramStart"/>
      <w:r>
        <w:rPr>
          <w:sz w:val="20"/>
        </w:rPr>
        <w:t>due;</w:t>
      </w:r>
      <w:proofErr w:type="gramEnd"/>
    </w:p>
    <w:p w14:paraId="37E98B19" w14:textId="77777777" w:rsidR="00E70012" w:rsidRDefault="00000000">
      <w:pPr>
        <w:pStyle w:val="ListParagraph"/>
        <w:numPr>
          <w:ilvl w:val="0"/>
          <w:numId w:val="39"/>
        </w:numPr>
        <w:tabs>
          <w:tab w:val="left" w:pos="1512"/>
        </w:tabs>
        <w:spacing w:before="122" w:line="336" w:lineRule="auto"/>
        <w:ind w:right="1072"/>
        <w:rPr>
          <w:sz w:val="20"/>
        </w:rPr>
      </w:pPr>
      <w:r>
        <w:rPr>
          <w:sz w:val="20"/>
        </w:rPr>
        <w:t>the</w:t>
      </w:r>
      <w:r>
        <w:rPr>
          <w:spacing w:val="23"/>
          <w:sz w:val="20"/>
        </w:rPr>
        <w:t xml:space="preserve"> </w:t>
      </w:r>
      <w:r>
        <w:rPr>
          <w:sz w:val="20"/>
        </w:rPr>
        <w:t>ability</w:t>
      </w:r>
      <w:r>
        <w:rPr>
          <w:spacing w:val="22"/>
          <w:sz w:val="20"/>
        </w:rPr>
        <w:t xml:space="preserve"> </w:t>
      </w:r>
      <w:r>
        <w:rPr>
          <w:sz w:val="20"/>
        </w:rPr>
        <w:t>of</w:t>
      </w:r>
      <w:r>
        <w:rPr>
          <w:spacing w:val="18"/>
          <w:sz w:val="20"/>
        </w:rPr>
        <w:t xml:space="preserve"> </w:t>
      </w:r>
      <w:r>
        <w:rPr>
          <w:sz w:val="20"/>
        </w:rPr>
        <w:t>the</w:t>
      </w:r>
      <w:r>
        <w:rPr>
          <w:spacing w:val="23"/>
          <w:sz w:val="20"/>
        </w:rPr>
        <w:t xml:space="preserve"> </w:t>
      </w:r>
      <w:r>
        <w:rPr>
          <w:sz w:val="20"/>
        </w:rPr>
        <w:t>Borrower</w:t>
      </w:r>
      <w:r>
        <w:rPr>
          <w:spacing w:val="23"/>
          <w:sz w:val="20"/>
        </w:rPr>
        <w:t xml:space="preserve"> </w:t>
      </w:r>
      <w:r>
        <w:rPr>
          <w:sz w:val="20"/>
        </w:rPr>
        <w:t>to</w:t>
      </w:r>
      <w:r>
        <w:rPr>
          <w:spacing w:val="20"/>
          <w:sz w:val="20"/>
        </w:rPr>
        <w:t xml:space="preserve"> </w:t>
      </w:r>
      <w:r>
        <w:rPr>
          <w:sz w:val="20"/>
        </w:rPr>
        <w:t>perform</w:t>
      </w:r>
      <w:r>
        <w:rPr>
          <w:spacing w:val="24"/>
          <w:sz w:val="20"/>
        </w:rPr>
        <w:t xml:space="preserve"> </w:t>
      </w:r>
      <w:r>
        <w:rPr>
          <w:sz w:val="20"/>
        </w:rPr>
        <w:t>and</w:t>
      </w:r>
      <w:r>
        <w:rPr>
          <w:spacing w:val="24"/>
          <w:sz w:val="20"/>
        </w:rPr>
        <w:t xml:space="preserve"> </w:t>
      </w:r>
      <w:r>
        <w:rPr>
          <w:sz w:val="20"/>
        </w:rPr>
        <w:t>comply</w:t>
      </w:r>
      <w:r>
        <w:rPr>
          <w:spacing w:val="22"/>
          <w:sz w:val="20"/>
        </w:rPr>
        <w:t xml:space="preserve"> </w:t>
      </w:r>
      <w:r>
        <w:rPr>
          <w:sz w:val="20"/>
        </w:rPr>
        <w:t>with</w:t>
      </w:r>
      <w:r>
        <w:rPr>
          <w:spacing w:val="20"/>
          <w:sz w:val="20"/>
        </w:rPr>
        <w:t xml:space="preserve"> </w:t>
      </w:r>
      <w:r>
        <w:rPr>
          <w:sz w:val="20"/>
        </w:rPr>
        <w:t>its</w:t>
      </w:r>
      <w:r>
        <w:rPr>
          <w:spacing w:val="24"/>
          <w:sz w:val="20"/>
        </w:rPr>
        <w:t xml:space="preserve"> </w:t>
      </w:r>
      <w:r>
        <w:rPr>
          <w:sz w:val="20"/>
        </w:rPr>
        <w:t>obligations</w:t>
      </w:r>
      <w:r>
        <w:rPr>
          <w:spacing w:val="23"/>
          <w:sz w:val="20"/>
        </w:rPr>
        <w:t xml:space="preserve"> </w:t>
      </w:r>
      <w:r>
        <w:rPr>
          <w:sz w:val="20"/>
        </w:rPr>
        <w:t>under</w:t>
      </w:r>
      <w:r>
        <w:rPr>
          <w:spacing w:val="20"/>
          <w:sz w:val="20"/>
        </w:rPr>
        <w:t xml:space="preserve"> </w:t>
      </w:r>
      <w:r>
        <w:rPr>
          <w:sz w:val="20"/>
        </w:rPr>
        <w:t>this</w:t>
      </w:r>
      <w:r>
        <w:rPr>
          <w:spacing w:val="-2"/>
          <w:sz w:val="20"/>
        </w:rPr>
        <w:t xml:space="preserve"> </w:t>
      </w:r>
      <w:r>
        <w:rPr>
          <w:sz w:val="20"/>
        </w:rPr>
        <w:t xml:space="preserve">Agreement; </w:t>
      </w:r>
      <w:r>
        <w:rPr>
          <w:spacing w:val="-6"/>
          <w:sz w:val="20"/>
        </w:rPr>
        <w:t>or</w:t>
      </w:r>
    </w:p>
    <w:p w14:paraId="1589FFCC" w14:textId="77777777" w:rsidR="00E70012" w:rsidRDefault="00000000">
      <w:pPr>
        <w:pStyle w:val="ListParagraph"/>
        <w:numPr>
          <w:ilvl w:val="0"/>
          <w:numId w:val="39"/>
        </w:numPr>
        <w:tabs>
          <w:tab w:val="left" w:pos="1512"/>
        </w:tabs>
        <w:spacing w:before="120"/>
        <w:ind w:hanging="737"/>
        <w:rPr>
          <w:sz w:val="20"/>
        </w:rPr>
      </w:pPr>
      <w:r>
        <w:rPr>
          <w:sz w:val="20"/>
        </w:rPr>
        <w:t>the</w:t>
      </w:r>
      <w:r>
        <w:rPr>
          <w:spacing w:val="17"/>
          <w:sz w:val="20"/>
        </w:rPr>
        <w:t xml:space="preserve"> </w:t>
      </w:r>
      <w:r>
        <w:rPr>
          <w:sz w:val="20"/>
        </w:rPr>
        <w:t>validity,</w:t>
      </w:r>
      <w:r>
        <w:rPr>
          <w:spacing w:val="17"/>
          <w:sz w:val="20"/>
        </w:rPr>
        <w:t xml:space="preserve"> </w:t>
      </w:r>
      <w:r>
        <w:rPr>
          <w:sz w:val="20"/>
        </w:rPr>
        <w:t>legality</w:t>
      </w:r>
      <w:r>
        <w:rPr>
          <w:spacing w:val="17"/>
          <w:sz w:val="20"/>
        </w:rPr>
        <w:t xml:space="preserve"> </w:t>
      </w:r>
      <w:r>
        <w:rPr>
          <w:sz w:val="20"/>
        </w:rPr>
        <w:t>or</w:t>
      </w:r>
      <w:r>
        <w:rPr>
          <w:spacing w:val="20"/>
          <w:sz w:val="20"/>
        </w:rPr>
        <w:t xml:space="preserve"> </w:t>
      </w:r>
      <w:r>
        <w:rPr>
          <w:sz w:val="20"/>
        </w:rPr>
        <w:t>enforceability</w:t>
      </w:r>
      <w:r>
        <w:rPr>
          <w:spacing w:val="16"/>
          <w:sz w:val="20"/>
        </w:rPr>
        <w:t xml:space="preserve"> </w:t>
      </w:r>
      <w:r>
        <w:rPr>
          <w:sz w:val="20"/>
        </w:rPr>
        <w:t>of</w:t>
      </w:r>
      <w:r>
        <w:rPr>
          <w:spacing w:val="17"/>
          <w:sz w:val="20"/>
        </w:rPr>
        <w:t xml:space="preserve"> </w:t>
      </w:r>
      <w:r>
        <w:rPr>
          <w:sz w:val="20"/>
        </w:rPr>
        <w:t>this</w:t>
      </w:r>
      <w:r>
        <w:rPr>
          <w:spacing w:val="4"/>
          <w:sz w:val="20"/>
        </w:rPr>
        <w:t xml:space="preserve"> </w:t>
      </w:r>
      <w:r>
        <w:rPr>
          <w:spacing w:val="-2"/>
          <w:sz w:val="20"/>
        </w:rPr>
        <w:t>Agreement.</w:t>
      </w:r>
    </w:p>
    <w:p w14:paraId="6A26F40C" w14:textId="77777777" w:rsidR="00E70012" w:rsidRDefault="00000000">
      <w:pPr>
        <w:pStyle w:val="BodyText"/>
        <w:spacing w:before="210" w:line="336" w:lineRule="auto"/>
        <w:ind w:right="1018"/>
        <w:jc w:val="both"/>
      </w:pPr>
      <w:r>
        <w:t>"</w:t>
      </w:r>
      <w:r>
        <w:rPr>
          <w:b/>
        </w:rPr>
        <w:t>Month</w:t>
      </w:r>
      <w:r>
        <w:t>" means a period starting on one day in a calendar month and ending on the numerically corresponding</w:t>
      </w:r>
      <w:r>
        <w:rPr>
          <w:spacing w:val="40"/>
        </w:rPr>
        <w:t xml:space="preserve"> </w:t>
      </w:r>
      <w:r>
        <w:t>day</w:t>
      </w:r>
      <w:r>
        <w:rPr>
          <w:spacing w:val="40"/>
        </w:rPr>
        <w:t xml:space="preserve"> </w:t>
      </w:r>
      <w:r>
        <w:t>in</w:t>
      </w:r>
      <w:r>
        <w:rPr>
          <w:spacing w:val="40"/>
        </w:rPr>
        <w:t xml:space="preserve"> </w:t>
      </w:r>
      <w:r>
        <w:t>the</w:t>
      </w:r>
      <w:r>
        <w:rPr>
          <w:spacing w:val="40"/>
        </w:rPr>
        <w:t xml:space="preserve"> </w:t>
      </w:r>
      <w:r>
        <w:t>next</w:t>
      </w:r>
      <w:r>
        <w:rPr>
          <w:spacing w:val="40"/>
        </w:rPr>
        <w:t xml:space="preserve"> </w:t>
      </w:r>
      <w:r>
        <w:t>calendar</w:t>
      </w:r>
      <w:r>
        <w:rPr>
          <w:spacing w:val="40"/>
        </w:rPr>
        <w:t xml:space="preserve"> </w:t>
      </w:r>
      <w:r>
        <w:t>month,</w:t>
      </w:r>
      <w:r>
        <w:rPr>
          <w:spacing w:val="40"/>
        </w:rPr>
        <w:t xml:space="preserve"> </w:t>
      </w:r>
      <w:r>
        <w:t>except</w:t>
      </w:r>
      <w:r>
        <w:rPr>
          <w:spacing w:val="40"/>
        </w:rPr>
        <w:t xml:space="preserve"> </w:t>
      </w:r>
      <w:r>
        <w:t>that:</w:t>
      </w:r>
    </w:p>
    <w:p w14:paraId="736D6060" w14:textId="77777777" w:rsidR="00E70012" w:rsidRDefault="00000000">
      <w:pPr>
        <w:pStyle w:val="ListParagraph"/>
        <w:numPr>
          <w:ilvl w:val="0"/>
          <w:numId w:val="38"/>
        </w:numPr>
        <w:tabs>
          <w:tab w:val="left" w:pos="1507"/>
          <w:tab w:val="left" w:pos="1512"/>
        </w:tabs>
        <w:spacing w:line="336" w:lineRule="auto"/>
        <w:ind w:right="1019" w:hanging="738"/>
        <w:jc w:val="both"/>
        <w:rPr>
          <w:sz w:val="20"/>
        </w:rPr>
      </w:pPr>
      <w:r>
        <w:rPr>
          <w:sz w:val="20"/>
        </w:rPr>
        <w:t>if the numerically corresponding day is not a Business Day, that period shall end on the next Business</w:t>
      </w:r>
      <w:r>
        <w:rPr>
          <w:spacing w:val="15"/>
          <w:sz w:val="20"/>
        </w:rPr>
        <w:t xml:space="preserve"> </w:t>
      </w:r>
      <w:r>
        <w:rPr>
          <w:sz w:val="20"/>
        </w:rPr>
        <w:t>Day</w:t>
      </w:r>
      <w:r>
        <w:rPr>
          <w:spacing w:val="14"/>
          <w:sz w:val="20"/>
        </w:rPr>
        <w:t xml:space="preserve"> </w:t>
      </w:r>
      <w:r>
        <w:rPr>
          <w:sz w:val="20"/>
        </w:rPr>
        <w:t>in</w:t>
      </w:r>
      <w:r>
        <w:rPr>
          <w:spacing w:val="14"/>
          <w:sz w:val="20"/>
        </w:rPr>
        <w:t xml:space="preserve"> </w:t>
      </w:r>
      <w:r>
        <w:rPr>
          <w:sz w:val="20"/>
        </w:rPr>
        <w:t>that</w:t>
      </w:r>
      <w:r>
        <w:rPr>
          <w:spacing w:val="14"/>
          <w:sz w:val="20"/>
        </w:rPr>
        <w:t xml:space="preserve"> </w:t>
      </w:r>
      <w:r>
        <w:rPr>
          <w:sz w:val="20"/>
        </w:rPr>
        <w:t>calendar</w:t>
      </w:r>
      <w:r>
        <w:rPr>
          <w:spacing w:val="18"/>
          <w:sz w:val="20"/>
        </w:rPr>
        <w:t xml:space="preserve"> </w:t>
      </w:r>
      <w:r>
        <w:rPr>
          <w:sz w:val="20"/>
        </w:rPr>
        <w:t>month</w:t>
      </w:r>
      <w:r>
        <w:rPr>
          <w:spacing w:val="15"/>
          <w:sz w:val="20"/>
        </w:rPr>
        <w:t xml:space="preserve"> </w:t>
      </w:r>
      <w:r>
        <w:rPr>
          <w:sz w:val="20"/>
        </w:rPr>
        <w:t>in</w:t>
      </w:r>
      <w:r>
        <w:rPr>
          <w:spacing w:val="15"/>
          <w:sz w:val="20"/>
        </w:rPr>
        <w:t xml:space="preserve"> </w:t>
      </w:r>
      <w:r>
        <w:rPr>
          <w:sz w:val="20"/>
        </w:rPr>
        <w:t>which</w:t>
      </w:r>
      <w:r>
        <w:rPr>
          <w:spacing w:val="14"/>
          <w:sz w:val="20"/>
        </w:rPr>
        <w:t xml:space="preserve"> </w:t>
      </w:r>
      <w:r>
        <w:rPr>
          <w:sz w:val="20"/>
        </w:rPr>
        <w:t>that</w:t>
      </w:r>
      <w:r>
        <w:rPr>
          <w:spacing w:val="14"/>
          <w:sz w:val="20"/>
        </w:rPr>
        <w:t xml:space="preserve"> </w:t>
      </w:r>
      <w:r>
        <w:rPr>
          <w:sz w:val="20"/>
        </w:rPr>
        <w:t>period</w:t>
      </w:r>
      <w:r>
        <w:rPr>
          <w:spacing w:val="16"/>
          <w:sz w:val="20"/>
        </w:rPr>
        <w:t xml:space="preserve"> </w:t>
      </w:r>
      <w:r>
        <w:rPr>
          <w:sz w:val="20"/>
        </w:rPr>
        <w:t>is</w:t>
      </w:r>
      <w:r>
        <w:rPr>
          <w:spacing w:val="15"/>
          <w:sz w:val="20"/>
        </w:rPr>
        <w:t xml:space="preserve"> </w:t>
      </w:r>
      <w:r>
        <w:rPr>
          <w:sz w:val="20"/>
        </w:rPr>
        <w:t>to</w:t>
      </w:r>
      <w:r>
        <w:rPr>
          <w:spacing w:val="15"/>
          <w:sz w:val="20"/>
        </w:rPr>
        <w:t xml:space="preserve"> </w:t>
      </w:r>
      <w:r>
        <w:rPr>
          <w:sz w:val="20"/>
        </w:rPr>
        <w:t>end</w:t>
      </w:r>
      <w:r>
        <w:rPr>
          <w:spacing w:val="15"/>
          <w:sz w:val="20"/>
        </w:rPr>
        <w:t xml:space="preserve"> </w:t>
      </w:r>
      <w:r>
        <w:rPr>
          <w:sz w:val="20"/>
        </w:rPr>
        <w:t>if</w:t>
      </w:r>
      <w:r>
        <w:rPr>
          <w:spacing w:val="15"/>
          <w:sz w:val="20"/>
        </w:rPr>
        <w:t xml:space="preserve"> </w:t>
      </w:r>
      <w:r>
        <w:rPr>
          <w:sz w:val="20"/>
        </w:rPr>
        <w:t>there</w:t>
      </w:r>
      <w:r>
        <w:rPr>
          <w:spacing w:val="16"/>
          <w:sz w:val="20"/>
        </w:rPr>
        <w:t xml:space="preserve"> </w:t>
      </w:r>
      <w:r>
        <w:rPr>
          <w:sz w:val="20"/>
        </w:rPr>
        <w:t>is</w:t>
      </w:r>
      <w:r>
        <w:rPr>
          <w:spacing w:val="13"/>
          <w:sz w:val="20"/>
        </w:rPr>
        <w:t xml:space="preserve"> </w:t>
      </w:r>
      <w:r>
        <w:rPr>
          <w:sz w:val="20"/>
        </w:rPr>
        <w:t>one,</w:t>
      </w:r>
      <w:r>
        <w:rPr>
          <w:spacing w:val="14"/>
          <w:sz w:val="20"/>
        </w:rPr>
        <w:t xml:space="preserve"> </w:t>
      </w:r>
      <w:r>
        <w:rPr>
          <w:sz w:val="20"/>
        </w:rPr>
        <w:t>or</w:t>
      </w:r>
      <w:r>
        <w:rPr>
          <w:spacing w:val="16"/>
          <w:sz w:val="20"/>
        </w:rPr>
        <w:t xml:space="preserve"> </w:t>
      </w:r>
      <w:r>
        <w:rPr>
          <w:sz w:val="20"/>
        </w:rPr>
        <w:t>if</w:t>
      </w:r>
      <w:r>
        <w:rPr>
          <w:spacing w:val="15"/>
          <w:sz w:val="20"/>
        </w:rPr>
        <w:t xml:space="preserve"> </w:t>
      </w:r>
      <w:r>
        <w:rPr>
          <w:sz w:val="20"/>
        </w:rPr>
        <w:t>there is</w:t>
      </w:r>
      <w:r>
        <w:rPr>
          <w:spacing w:val="40"/>
          <w:sz w:val="20"/>
        </w:rPr>
        <w:t xml:space="preserve"> </w:t>
      </w:r>
      <w:r>
        <w:rPr>
          <w:sz w:val="20"/>
        </w:rPr>
        <w:t>not,</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immediately</w:t>
      </w:r>
      <w:r>
        <w:rPr>
          <w:spacing w:val="40"/>
          <w:sz w:val="20"/>
        </w:rPr>
        <w:t xml:space="preserve"> </w:t>
      </w:r>
      <w:r>
        <w:rPr>
          <w:sz w:val="20"/>
        </w:rPr>
        <w:t>preceding</w:t>
      </w:r>
      <w:r>
        <w:rPr>
          <w:spacing w:val="40"/>
          <w:sz w:val="20"/>
        </w:rPr>
        <w:t xml:space="preserve"> </w:t>
      </w:r>
      <w:r>
        <w:rPr>
          <w:sz w:val="20"/>
        </w:rPr>
        <w:t>Business</w:t>
      </w:r>
      <w:r>
        <w:rPr>
          <w:spacing w:val="40"/>
          <w:sz w:val="20"/>
        </w:rPr>
        <w:t xml:space="preserve"> </w:t>
      </w:r>
      <w:r>
        <w:rPr>
          <w:sz w:val="20"/>
        </w:rPr>
        <w:t>Day;</w:t>
      </w:r>
      <w:r>
        <w:rPr>
          <w:spacing w:val="40"/>
          <w:sz w:val="20"/>
        </w:rPr>
        <w:t xml:space="preserve"> </w:t>
      </w:r>
      <w:r>
        <w:rPr>
          <w:sz w:val="20"/>
        </w:rPr>
        <w:t>and</w:t>
      </w:r>
    </w:p>
    <w:p w14:paraId="461731EB" w14:textId="77777777" w:rsidR="00E70012" w:rsidRDefault="00000000">
      <w:pPr>
        <w:pStyle w:val="ListParagraph"/>
        <w:numPr>
          <w:ilvl w:val="0"/>
          <w:numId w:val="38"/>
        </w:numPr>
        <w:tabs>
          <w:tab w:val="left" w:pos="1507"/>
          <w:tab w:val="left" w:pos="1512"/>
        </w:tabs>
        <w:spacing w:before="123" w:line="336" w:lineRule="auto"/>
        <w:ind w:right="1023" w:hanging="738"/>
        <w:jc w:val="both"/>
        <w:rPr>
          <w:sz w:val="20"/>
        </w:rPr>
      </w:pPr>
      <w:r>
        <w:rPr>
          <w:sz w:val="20"/>
        </w:rPr>
        <w:t>if there is no numerically corresponding day in the calendar month in which that period is to end,</w:t>
      </w:r>
      <w:r>
        <w:rPr>
          <w:spacing w:val="40"/>
          <w:sz w:val="20"/>
        </w:rPr>
        <w:t xml:space="preserve"> </w:t>
      </w:r>
      <w:r>
        <w:rPr>
          <w:sz w:val="20"/>
        </w:rPr>
        <w:t>that</w:t>
      </w:r>
      <w:r>
        <w:rPr>
          <w:spacing w:val="40"/>
          <w:sz w:val="20"/>
        </w:rPr>
        <w:t xml:space="preserve"> </w:t>
      </w:r>
      <w:r>
        <w:rPr>
          <w:sz w:val="20"/>
        </w:rPr>
        <w:t>period</w:t>
      </w:r>
      <w:r>
        <w:rPr>
          <w:spacing w:val="40"/>
          <w:sz w:val="20"/>
        </w:rPr>
        <w:t xml:space="preserve"> </w:t>
      </w:r>
      <w:r>
        <w:rPr>
          <w:sz w:val="20"/>
        </w:rPr>
        <w:t>shall</w:t>
      </w:r>
      <w:r>
        <w:rPr>
          <w:spacing w:val="40"/>
          <w:sz w:val="20"/>
        </w:rPr>
        <w:t xml:space="preserve"> </w:t>
      </w:r>
      <w:r>
        <w:rPr>
          <w:sz w:val="20"/>
        </w:rPr>
        <w:t>end</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last</w:t>
      </w:r>
      <w:r>
        <w:rPr>
          <w:spacing w:val="40"/>
          <w:sz w:val="20"/>
        </w:rPr>
        <w:t xml:space="preserve"> </w:t>
      </w:r>
      <w:r>
        <w:rPr>
          <w:sz w:val="20"/>
        </w:rPr>
        <w:t>Business</w:t>
      </w:r>
      <w:r>
        <w:rPr>
          <w:spacing w:val="40"/>
          <w:sz w:val="20"/>
        </w:rPr>
        <w:t xml:space="preserve"> </w:t>
      </w:r>
      <w:r>
        <w:rPr>
          <w:sz w:val="20"/>
        </w:rPr>
        <w:t>Day</w:t>
      </w:r>
      <w:r>
        <w:rPr>
          <w:spacing w:val="40"/>
          <w:sz w:val="20"/>
        </w:rPr>
        <w:t xml:space="preserve"> </w:t>
      </w:r>
      <w:r>
        <w:rPr>
          <w:sz w:val="20"/>
        </w:rPr>
        <w:t>in</w:t>
      </w:r>
      <w:r>
        <w:rPr>
          <w:spacing w:val="40"/>
          <w:sz w:val="20"/>
        </w:rPr>
        <w:t xml:space="preserve"> </w:t>
      </w:r>
      <w:r>
        <w:rPr>
          <w:sz w:val="20"/>
        </w:rPr>
        <w:t>that</w:t>
      </w:r>
      <w:r>
        <w:rPr>
          <w:spacing w:val="40"/>
          <w:sz w:val="20"/>
        </w:rPr>
        <w:t xml:space="preserve"> </w:t>
      </w:r>
      <w:r>
        <w:rPr>
          <w:sz w:val="20"/>
        </w:rPr>
        <w:t>calendar</w:t>
      </w:r>
      <w:r>
        <w:rPr>
          <w:spacing w:val="40"/>
          <w:sz w:val="20"/>
        </w:rPr>
        <w:t xml:space="preserve"> </w:t>
      </w:r>
      <w:r>
        <w:rPr>
          <w:sz w:val="20"/>
        </w:rPr>
        <w:t>month.</w:t>
      </w:r>
    </w:p>
    <w:p w14:paraId="02E2E58F" w14:textId="77777777" w:rsidR="00E70012" w:rsidRDefault="00000000">
      <w:pPr>
        <w:pStyle w:val="BodyText"/>
        <w:spacing w:before="119"/>
        <w:jc w:val="both"/>
      </w:pPr>
      <w:r>
        <w:t>The</w:t>
      </w:r>
      <w:r>
        <w:rPr>
          <w:spacing w:val="13"/>
        </w:rPr>
        <w:t xml:space="preserve"> </w:t>
      </w:r>
      <w:r>
        <w:t>above</w:t>
      </w:r>
      <w:r>
        <w:rPr>
          <w:spacing w:val="13"/>
        </w:rPr>
        <w:t xml:space="preserve"> </w:t>
      </w:r>
      <w:r>
        <w:t>rules</w:t>
      </w:r>
      <w:r>
        <w:rPr>
          <w:spacing w:val="17"/>
        </w:rPr>
        <w:t xml:space="preserve"> </w:t>
      </w:r>
      <w:r>
        <w:t>will</w:t>
      </w:r>
      <w:r>
        <w:rPr>
          <w:spacing w:val="14"/>
        </w:rPr>
        <w:t xml:space="preserve"> </w:t>
      </w:r>
      <w:r>
        <w:t>only</w:t>
      </w:r>
      <w:r>
        <w:rPr>
          <w:spacing w:val="12"/>
        </w:rPr>
        <w:t xml:space="preserve"> </w:t>
      </w:r>
      <w:r>
        <w:t>apply</w:t>
      </w:r>
      <w:r>
        <w:rPr>
          <w:spacing w:val="12"/>
        </w:rPr>
        <w:t xml:space="preserve"> </w:t>
      </w:r>
      <w:r>
        <w:t>to</w:t>
      </w:r>
      <w:r>
        <w:rPr>
          <w:spacing w:val="12"/>
        </w:rPr>
        <w:t xml:space="preserve"> </w:t>
      </w:r>
      <w:r>
        <w:t>the</w:t>
      </w:r>
      <w:r>
        <w:rPr>
          <w:spacing w:val="13"/>
        </w:rPr>
        <w:t xml:space="preserve"> </w:t>
      </w:r>
      <w:r>
        <w:t>last</w:t>
      </w:r>
      <w:r>
        <w:rPr>
          <w:spacing w:val="13"/>
        </w:rPr>
        <w:t xml:space="preserve"> </w:t>
      </w:r>
      <w:r>
        <w:t>Month</w:t>
      </w:r>
      <w:r>
        <w:rPr>
          <w:spacing w:val="13"/>
        </w:rPr>
        <w:t xml:space="preserve"> </w:t>
      </w:r>
      <w:r>
        <w:t>of</w:t>
      </w:r>
      <w:r>
        <w:rPr>
          <w:spacing w:val="15"/>
        </w:rPr>
        <w:t xml:space="preserve"> </w:t>
      </w:r>
      <w:r>
        <w:t>any</w:t>
      </w:r>
      <w:r>
        <w:rPr>
          <w:spacing w:val="15"/>
        </w:rPr>
        <w:t xml:space="preserve"> </w:t>
      </w:r>
      <w:r>
        <w:rPr>
          <w:spacing w:val="-2"/>
        </w:rPr>
        <w:t>period.</w:t>
      </w:r>
    </w:p>
    <w:p w14:paraId="558D429D" w14:textId="77777777" w:rsidR="00E70012" w:rsidRDefault="00000000">
      <w:pPr>
        <w:spacing w:before="212" w:line="465" w:lineRule="auto"/>
        <w:ind w:left="775" w:right="1893"/>
        <w:jc w:val="both"/>
        <w:rPr>
          <w:sz w:val="20"/>
        </w:rPr>
      </w:pPr>
      <w:r>
        <w:rPr>
          <w:sz w:val="20"/>
        </w:rPr>
        <w:t>"</w:t>
      </w:r>
      <w:r>
        <w:rPr>
          <w:b/>
          <w:sz w:val="20"/>
        </w:rPr>
        <w:t>New Lender</w:t>
      </w:r>
      <w:r>
        <w:rPr>
          <w:sz w:val="20"/>
        </w:rPr>
        <w:t>" has the meaning given to that term in Clause 15 (</w:t>
      </w:r>
      <w:r>
        <w:rPr>
          <w:i/>
          <w:sz w:val="20"/>
        </w:rPr>
        <w:t>Changes to the Lender</w:t>
      </w:r>
      <w:r>
        <w:rPr>
          <w:sz w:val="20"/>
        </w:rPr>
        <w:t>). "</w:t>
      </w:r>
      <w:r>
        <w:rPr>
          <w:b/>
          <w:sz w:val="20"/>
        </w:rPr>
        <w:t>Party</w:t>
      </w:r>
      <w:r>
        <w:rPr>
          <w:sz w:val="20"/>
        </w:rPr>
        <w:t>" means a party to this Agreement.</w:t>
      </w:r>
    </w:p>
    <w:p w14:paraId="27416C90" w14:textId="77777777" w:rsidR="00E70012" w:rsidRDefault="00000000">
      <w:pPr>
        <w:pStyle w:val="BodyText"/>
        <w:spacing w:line="336" w:lineRule="auto"/>
        <w:ind w:right="1017"/>
        <w:jc w:val="both"/>
      </w:pPr>
      <w:r>
        <w:t>"</w:t>
      </w:r>
      <w:r>
        <w:rPr>
          <w:b/>
        </w:rPr>
        <w:t>Related</w:t>
      </w:r>
      <w:r>
        <w:rPr>
          <w:b/>
          <w:spacing w:val="31"/>
        </w:rPr>
        <w:t xml:space="preserve"> </w:t>
      </w:r>
      <w:r>
        <w:rPr>
          <w:b/>
        </w:rPr>
        <w:t>Fund</w:t>
      </w:r>
      <w:r>
        <w:t>"</w:t>
      </w:r>
      <w:r>
        <w:rPr>
          <w:spacing w:val="23"/>
        </w:rPr>
        <w:t xml:space="preserve"> </w:t>
      </w:r>
      <w:r>
        <w:t>in</w:t>
      </w:r>
      <w:r>
        <w:rPr>
          <w:spacing w:val="25"/>
        </w:rPr>
        <w:t xml:space="preserve"> </w:t>
      </w:r>
      <w:r>
        <w:t>relation</w:t>
      </w:r>
      <w:r>
        <w:rPr>
          <w:spacing w:val="26"/>
        </w:rPr>
        <w:t xml:space="preserve"> </w:t>
      </w:r>
      <w:r>
        <w:t>to</w:t>
      </w:r>
      <w:r>
        <w:rPr>
          <w:spacing w:val="25"/>
        </w:rPr>
        <w:t xml:space="preserve"> </w:t>
      </w:r>
      <w:r>
        <w:t>a</w:t>
      </w:r>
      <w:r>
        <w:rPr>
          <w:spacing w:val="24"/>
        </w:rPr>
        <w:t xml:space="preserve"> </w:t>
      </w:r>
      <w:r>
        <w:t>fund</w:t>
      </w:r>
      <w:r>
        <w:rPr>
          <w:spacing w:val="25"/>
        </w:rPr>
        <w:t xml:space="preserve"> </w:t>
      </w:r>
      <w:r>
        <w:t>(the</w:t>
      </w:r>
      <w:r>
        <w:rPr>
          <w:spacing w:val="25"/>
        </w:rPr>
        <w:t xml:space="preserve"> </w:t>
      </w:r>
      <w:r>
        <w:t>"</w:t>
      </w:r>
      <w:r>
        <w:rPr>
          <w:b/>
        </w:rPr>
        <w:t>first</w:t>
      </w:r>
      <w:r>
        <w:rPr>
          <w:b/>
          <w:spacing w:val="30"/>
        </w:rPr>
        <w:t xml:space="preserve"> </w:t>
      </w:r>
      <w:r>
        <w:rPr>
          <w:b/>
        </w:rPr>
        <w:t>fund</w:t>
      </w:r>
      <w:r>
        <w:t>"),</w:t>
      </w:r>
      <w:r>
        <w:rPr>
          <w:spacing w:val="25"/>
        </w:rPr>
        <w:t xml:space="preserve"> </w:t>
      </w:r>
      <w:r>
        <w:t>means</w:t>
      </w:r>
      <w:r>
        <w:rPr>
          <w:spacing w:val="26"/>
        </w:rPr>
        <w:t xml:space="preserve"> </w:t>
      </w:r>
      <w:r>
        <w:t>a</w:t>
      </w:r>
      <w:r>
        <w:rPr>
          <w:spacing w:val="22"/>
        </w:rPr>
        <w:t xml:space="preserve"> </w:t>
      </w:r>
      <w:r>
        <w:t>fund</w:t>
      </w:r>
      <w:r>
        <w:rPr>
          <w:spacing w:val="25"/>
        </w:rPr>
        <w:t xml:space="preserve"> </w:t>
      </w:r>
      <w:r>
        <w:t>which</w:t>
      </w:r>
      <w:r>
        <w:rPr>
          <w:spacing w:val="25"/>
        </w:rPr>
        <w:t xml:space="preserve"> </w:t>
      </w:r>
      <w:r>
        <w:t>is</w:t>
      </w:r>
      <w:r>
        <w:rPr>
          <w:spacing w:val="25"/>
        </w:rPr>
        <w:t xml:space="preserve"> </w:t>
      </w:r>
      <w:r>
        <w:t>managed</w:t>
      </w:r>
      <w:r>
        <w:rPr>
          <w:spacing w:val="25"/>
        </w:rPr>
        <w:t xml:space="preserve"> </w:t>
      </w:r>
      <w:r>
        <w:t>or</w:t>
      </w:r>
      <w:r>
        <w:rPr>
          <w:spacing w:val="25"/>
        </w:rPr>
        <w:t xml:space="preserve"> </w:t>
      </w:r>
      <w:r>
        <w:t>advised by the same investment manager or investment adviser as the first fund or, if it is managed by a different</w:t>
      </w:r>
      <w:r>
        <w:rPr>
          <w:spacing w:val="40"/>
        </w:rPr>
        <w:t xml:space="preserve"> </w:t>
      </w:r>
      <w:r>
        <w:t>investment</w:t>
      </w:r>
      <w:r>
        <w:rPr>
          <w:spacing w:val="40"/>
        </w:rPr>
        <w:t xml:space="preserve"> </w:t>
      </w:r>
      <w:r>
        <w:t>manager</w:t>
      </w:r>
      <w:r>
        <w:rPr>
          <w:spacing w:val="40"/>
        </w:rPr>
        <w:t xml:space="preserve"> </w:t>
      </w:r>
      <w:r>
        <w:t>or</w:t>
      </w:r>
      <w:r>
        <w:rPr>
          <w:spacing w:val="40"/>
        </w:rPr>
        <w:t xml:space="preserve"> </w:t>
      </w:r>
      <w:r>
        <w:t>investment</w:t>
      </w:r>
      <w:r>
        <w:rPr>
          <w:spacing w:val="40"/>
        </w:rPr>
        <w:t xml:space="preserve"> </w:t>
      </w:r>
      <w:r>
        <w:t>adviser,</w:t>
      </w:r>
      <w:r>
        <w:rPr>
          <w:spacing w:val="40"/>
        </w:rPr>
        <w:t xml:space="preserve"> </w:t>
      </w:r>
      <w:r>
        <w:t>a</w:t>
      </w:r>
      <w:r>
        <w:rPr>
          <w:spacing w:val="40"/>
        </w:rPr>
        <w:t xml:space="preserve"> </w:t>
      </w:r>
      <w:r>
        <w:t>fund</w:t>
      </w:r>
      <w:r>
        <w:rPr>
          <w:spacing w:val="40"/>
        </w:rPr>
        <w:t xml:space="preserve"> </w:t>
      </w:r>
      <w:r>
        <w:t>whose</w:t>
      </w:r>
      <w:r>
        <w:rPr>
          <w:spacing w:val="40"/>
        </w:rPr>
        <w:t xml:space="preserve"> </w:t>
      </w:r>
      <w:r>
        <w:t>investment</w:t>
      </w:r>
      <w:r>
        <w:rPr>
          <w:spacing w:val="40"/>
        </w:rPr>
        <w:t xml:space="preserve"> </w:t>
      </w:r>
      <w:r>
        <w:t>manager</w:t>
      </w:r>
      <w:r>
        <w:rPr>
          <w:spacing w:val="40"/>
        </w:rPr>
        <w:t xml:space="preserve"> </w:t>
      </w:r>
      <w:r>
        <w:t>or investment</w:t>
      </w:r>
      <w:r>
        <w:rPr>
          <w:spacing w:val="31"/>
        </w:rPr>
        <w:t xml:space="preserve"> </w:t>
      </w:r>
      <w:r>
        <w:t>adviser</w:t>
      </w:r>
      <w:r>
        <w:rPr>
          <w:spacing w:val="28"/>
        </w:rPr>
        <w:t xml:space="preserve"> </w:t>
      </w:r>
      <w:r>
        <w:t>is</w:t>
      </w:r>
      <w:r>
        <w:rPr>
          <w:spacing w:val="32"/>
        </w:rPr>
        <w:t xml:space="preserve"> </w:t>
      </w:r>
      <w:r>
        <w:t>an Affiliate</w:t>
      </w:r>
      <w:r>
        <w:rPr>
          <w:spacing w:val="31"/>
        </w:rPr>
        <w:t xml:space="preserve"> </w:t>
      </w:r>
      <w:r>
        <w:t>of</w:t>
      </w:r>
      <w:r>
        <w:rPr>
          <w:spacing w:val="29"/>
        </w:rPr>
        <w:t xml:space="preserve"> </w:t>
      </w:r>
      <w:r>
        <w:t>the</w:t>
      </w:r>
      <w:r>
        <w:rPr>
          <w:spacing w:val="31"/>
        </w:rPr>
        <w:t xml:space="preserve"> </w:t>
      </w:r>
      <w:r>
        <w:t>investment</w:t>
      </w:r>
      <w:r>
        <w:rPr>
          <w:spacing w:val="33"/>
        </w:rPr>
        <w:t xml:space="preserve"> </w:t>
      </w:r>
      <w:r>
        <w:t>manager</w:t>
      </w:r>
      <w:r>
        <w:rPr>
          <w:spacing w:val="32"/>
        </w:rPr>
        <w:t xml:space="preserve"> </w:t>
      </w:r>
      <w:r>
        <w:t>or</w:t>
      </w:r>
      <w:r>
        <w:rPr>
          <w:spacing w:val="28"/>
        </w:rPr>
        <w:t xml:space="preserve"> </w:t>
      </w:r>
      <w:r>
        <w:t>investment</w:t>
      </w:r>
      <w:r>
        <w:rPr>
          <w:spacing w:val="31"/>
        </w:rPr>
        <w:t xml:space="preserve"> </w:t>
      </w:r>
      <w:r>
        <w:t>adviser</w:t>
      </w:r>
      <w:r>
        <w:rPr>
          <w:spacing w:val="32"/>
        </w:rPr>
        <w:t xml:space="preserve"> </w:t>
      </w:r>
      <w:r>
        <w:t>of</w:t>
      </w:r>
      <w:r>
        <w:rPr>
          <w:spacing w:val="26"/>
        </w:rPr>
        <w:t xml:space="preserve"> </w:t>
      </w:r>
      <w:r>
        <w:t>the</w:t>
      </w:r>
      <w:r>
        <w:rPr>
          <w:spacing w:val="26"/>
        </w:rPr>
        <w:t xml:space="preserve"> </w:t>
      </w:r>
      <w:r>
        <w:t>first</w:t>
      </w:r>
      <w:r>
        <w:rPr>
          <w:spacing w:val="29"/>
        </w:rPr>
        <w:t xml:space="preserve"> </w:t>
      </w:r>
      <w:r>
        <w:t>fund.</w:t>
      </w:r>
    </w:p>
    <w:p w14:paraId="13EE8D88" w14:textId="77777777" w:rsidR="00E70012" w:rsidRDefault="00000000">
      <w:pPr>
        <w:spacing w:before="112"/>
        <w:ind w:left="775"/>
        <w:jc w:val="both"/>
        <w:rPr>
          <w:sz w:val="20"/>
        </w:rPr>
      </w:pPr>
      <w:r>
        <w:rPr>
          <w:sz w:val="20"/>
        </w:rPr>
        <w:t>"</w:t>
      </w:r>
      <w:r>
        <w:rPr>
          <w:b/>
          <w:sz w:val="20"/>
        </w:rPr>
        <w:t>Relevant</w:t>
      </w:r>
      <w:r>
        <w:rPr>
          <w:b/>
          <w:spacing w:val="18"/>
          <w:sz w:val="20"/>
        </w:rPr>
        <w:t xml:space="preserve"> </w:t>
      </w:r>
      <w:r>
        <w:rPr>
          <w:b/>
          <w:sz w:val="20"/>
        </w:rPr>
        <w:t>Market</w:t>
      </w:r>
      <w:r>
        <w:rPr>
          <w:sz w:val="20"/>
        </w:rPr>
        <w:t>"</w:t>
      </w:r>
      <w:r>
        <w:rPr>
          <w:spacing w:val="24"/>
          <w:sz w:val="20"/>
        </w:rPr>
        <w:t xml:space="preserve"> </w:t>
      </w:r>
      <w:r>
        <w:rPr>
          <w:sz w:val="20"/>
        </w:rPr>
        <w:t>means</w:t>
      </w:r>
      <w:r>
        <w:rPr>
          <w:spacing w:val="28"/>
          <w:sz w:val="20"/>
        </w:rPr>
        <w:t xml:space="preserve"> </w:t>
      </w:r>
      <w:r>
        <w:rPr>
          <w:sz w:val="20"/>
        </w:rPr>
        <w:t>the</w:t>
      </w:r>
      <w:r>
        <w:rPr>
          <w:spacing w:val="23"/>
          <w:sz w:val="20"/>
        </w:rPr>
        <w:t xml:space="preserve"> </w:t>
      </w:r>
      <w:r>
        <w:rPr>
          <w:sz w:val="20"/>
        </w:rPr>
        <w:t>London</w:t>
      </w:r>
      <w:r>
        <w:rPr>
          <w:spacing w:val="23"/>
          <w:sz w:val="20"/>
        </w:rPr>
        <w:t xml:space="preserve"> </w:t>
      </w:r>
      <w:r>
        <w:rPr>
          <w:sz w:val="20"/>
        </w:rPr>
        <w:t>interbank</w:t>
      </w:r>
      <w:r>
        <w:rPr>
          <w:spacing w:val="27"/>
          <w:sz w:val="20"/>
        </w:rPr>
        <w:t xml:space="preserve"> </w:t>
      </w:r>
      <w:r>
        <w:rPr>
          <w:spacing w:val="-2"/>
          <w:sz w:val="20"/>
        </w:rPr>
        <w:t>market.</w:t>
      </w:r>
    </w:p>
    <w:p w14:paraId="41B85D3E" w14:textId="77777777" w:rsidR="00E70012" w:rsidRDefault="00000000">
      <w:pPr>
        <w:spacing w:before="211" w:line="336" w:lineRule="auto"/>
        <w:ind w:left="775" w:right="1014"/>
        <w:jc w:val="both"/>
        <w:rPr>
          <w:sz w:val="20"/>
        </w:rPr>
      </w:pPr>
      <w:r>
        <w:rPr>
          <w:sz w:val="20"/>
        </w:rPr>
        <w:t>"</w:t>
      </w:r>
      <w:r>
        <w:rPr>
          <w:b/>
          <w:sz w:val="20"/>
        </w:rPr>
        <w:t>Repeating</w:t>
      </w:r>
      <w:r>
        <w:rPr>
          <w:b/>
          <w:spacing w:val="35"/>
          <w:sz w:val="20"/>
        </w:rPr>
        <w:t xml:space="preserve"> </w:t>
      </w:r>
      <w:r>
        <w:rPr>
          <w:b/>
          <w:sz w:val="20"/>
        </w:rPr>
        <w:t>Representations</w:t>
      </w:r>
      <w:r>
        <w:rPr>
          <w:sz w:val="20"/>
        </w:rPr>
        <w:t>"</w:t>
      </w:r>
      <w:r>
        <w:rPr>
          <w:spacing w:val="29"/>
          <w:sz w:val="20"/>
        </w:rPr>
        <w:t xml:space="preserve"> </w:t>
      </w:r>
      <w:r>
        <w:rPr>
          <w:sz w:val="20"/>
        </w:rPr>
        <w:t>means</w:t>
      </w:r>
      <w:r>
        <w:rPr>
          <w:spacing w:val="33"/>
          <w:sz w:val="20"/>
        </w:rPr>
        <w:t xml:space="preserve"> </w:t>
      </w:r>
      <w:r>
        <w:rPr>
          <w:sz w:val="20"/>
        </w:rPr>
        <w:t>each</w:t>
      </w:r>
      <w:r>
        <w:rPr>
          <w:spacing w:val="31"/>
          <w:sz w:val="20"/>
        </w:rPr>
        <w:t xml:space="preserve"> </w:t>
      </w:r>
      <w:r>
        <w:rPr>
          <w:sz w:val="20"/>
        </w:rPr>
        <w:t>of</w:t>
      </w:r>
      <w:r>
        <w:rPr>
          <w:spacing w:val="31"/>
          <w:sz w:val="20"/>
        </w:rPr>
        <w:t xml:space="preserve"> </w:t>
      </w:r>
      <w:r>
        <w:rPr>
          <w:sz w:val="20"/>
        </w:rPr>
        <w:t>the</w:t>
      </w:r>
      <w:r>
        <w:rPr>
          <w:spacing w:val="32"/>
          <w:sz w:val="20"/>
        </w:rPr>
        <w:t xml:space="preserve"> </w:t>
      </w:r>
      <w:r>
        <w:rPr>
          <w:sz w:val="20"/>
        </w:rPr>
        <w:t>representations</w:t>
      </w:r>
      <w:r>
        <w:rPr>
          <w:spacing w:val="33"/>
          <w:sz w:val="20"/>
        </w:rPr>
        <w:t xml:space="preserve"> </w:t>
      </w:r>
      <w:r>
        <w:rPr>
          <w:sz w:val="20"/>
        </w:rPr>
        <w:t>set</w:t>
      </w:r>
      <w:r>
        <w:rPr>
          <w:spacing w:val="31"/>
          <w:sz w:val="20"/>
        </w:rPr>
        <w:t xml:space="preserve"> </w:t>
      </w:r>
      <w:r>
        <w:rPr>
          <w:sz w:val="20"/>
        </w:rPr>
        <w:t>out</w:t>
      </w:r>
      <w:r>
        <w:rPr>
          <w:spacing w:val="31"/>
          <w:sz w:val="20"/>
        </w:rPr>
        <w:t xml:space="preserve"> </w:t>
      </w:r>
      <w:r>
        <w:rPr>
          <w:sz w:val="20"/>
        </w:rPr>
        <w:t>in</w:t>
      </w:r>
      <w:r>
        <w:rPr>
          <w:spacing w:val="32"/>
          <w:sz w:val="20"/>
        </w:rPr>
        <w:t xml:space="preserve"> </w:t>
      </w:r>
      <w:r>
        <w:rPr>
          <w:sz w:val="20"/>
        </w:rPr>
        <w:t>Clauses</w:t>
      </w:r>
      <w:r>
        <w:rPr>
          <w:spacing w:val="34"/>
          <w:sz w:val="20"/>
        </w:rPr>
        <w:t xml:space="preserve"> </w:t>
      </w:r>
      <w:r>
        <w:rPr>
          <w:sz w:val="20"/>
        </w:rPr>
        <w:t>11.1</w:t>
      </w:r>
      <w:r>
        <w:rPr>
          <w:spacing w:val="30"/>
          <w:sz w:val="20"/>
        </w:rPr>
        <w:t xml:space="preserve"> </w:t>
      </w:r>
      <w:r>
        <w:rPr>
          <w:sz w:val="20"/>
        </w:rPr>
        <w:t>(</w:t>
      </w:r>
      <w:r>
        <w:rPr>
          <w:i/>
          <w:sz w:val="20"/>
        </w:rPr>
        <w:t>Status</w:t>
      </w:r>
      <w:r>
        <w:rPr>
          <w:sz w:val="20"/>
        </w:rPr>
        <w:t>) to 11.4</w:t>
      </w:r>
      <w:r>
        <w:rPr>
          <w:spacing w:val="31"/>
          <w:sz w:val="20"/>
        </w:rPr>
        <w:t xml:space="preserve"> </w:t>
      </w:r>
      <w:r>
        <w:rPr>
          <w:sz w:val="20"/>
        </w:rPr>
        <w:t>(</w:t>
      </w:r>
      <w:r>
        <w:rPr>
          <w:i/>
          <w:sz w:val="20"/>
        </w:rPr>
        <w:t>Power</w:t>
      </w:r>
      <w:r>
        <w:rPr>
          <w:i/>
          <w:spacing w:val="32"/>
          <w:sz w:val="20"/>
        </w:rPr>
        <w:t xml:space="preserve"> </w:t>
      </w:r>
      <w:r>
        <w:rPr>
          <w:i/>
          <w:sz w:val="20"/>
        </w:rPr>
        <w:t>and</w:t>
      </w:r>
      <w:r>
        <w:rPr>
          <w:i/>
          <w:spacing w:val="30"/>
          <w:sz w:val="20"/>
        </w:rPr>
        <w:t xml:space="preserve"> </w:t>
      </w:r>
      <w:r>
        <w:rPr>
          <w:i/>
          <w:sz w:val="20"/>
        </w:rPr>
        <w:t>authority</w:t>
      </w:r>
      <w:r>
        <w:rPr>
          <w:sz w:val="20"/>
        </w:rPr>
        <w:t>),</w:t>
      </w:r>
      <w:r>
        <w:rPr>
          <w:spacing w:val="30"/>
          <w:sz w:val="20"/>
        </w:rPr>
        <w:t xml:space="preserve"> </w:t>
      </w:r>
      <w:r>
        <w:rPr>
          <w:sz w:val="20"/>
        </w:rPr>
        <w:t>11.6 (</w:t>
      </w:r>
      <w:r>
        <w:rPr>
          <w:i/>
          <w:sz w:val="20"/>
        </w:rPr>
        <w:t>Governing law</w:t>
      </w:r>
      <w:r>
        <w:rPr>
          <w:i/>
          <w:spacing w:val="32"/>
          <w:sz w:val="20"/>
        </w:rPr>
        <w:t xml:space="preserve"> </w:t>
      </w:r>
      <w:r>
        <w:rPr>
          <w:i/>
          <w:sz w:val="20"/>
        </w:rPr>
        <w:t>and</w:t>
      </w:r>
      <w:r>
        <w:rPr>
          <w:i/>
          <w:spacing w:val="32"/>
          <w:sz w:val="20"/>
        </w:rPr>
        <w:t xml:space="preserve"> </w:t>
      </w:r>
      <w:r>
        <w:rPr>
          <w:i/>
          <w:sz w:val="20"/>
        </w:rPr>
        <w:t>enforcement</w:t>
      </w:r>
      <w:r>
        <w:rPr>
          <w:sz w:val="20"/>
        </w:rPr>
        <w:t>),</w:t>
      </w:r>
      <w:r>
        <w:rPr>
          <w:spacing w:val="31"/>
          <w:sz w:val="20"/>
        </w:rPr>
        <w:t xml:space="preserve"> </w:t>
      </w:r>
      <w:r>
        <w:rPr>
          <w:sz w:val="20"/>
        </w:rPr>
        <w:t>11.8</w:t>
      </w:r>
      <w:r>
        <w:rPr>
          <w:spacing w:val="30"/>
          <w:sz w:val="20"/>
        </w:rPr>
        <w:t xml:space="preserve"> </w:t>
      </w:r>
      <w:r>
        <w:rPr>
          <w:sz w:val="20"/>
        </w:rPr>
        <w:t>(</w:t>
      </w:r>
      <w:r>
        <w:rPr>
          <w:i/>
          <w:sz w:val="20"/>
        </w:rPr>
        <w:t>No</w:t>
      </w:r>
      <w:r>
        <w:rPr>
          <w:i/>
          <w:spacing w:val="32"/>
          <w:sz w:val="20"/>
        </w:rPr>
        <w:t xml:space="preserve"> </w:t>
      </w:r>
      <w:r>
        <w:rPr>
          <w:i/>
          <w:sz w:val="20"/>
        </w:rPr>
        <w:t>default</w:t>
      </w:r>
      <w:r>
        <w:rPr>
          <w:sz w:val="20"/>
        </w:rPr>
        <w:t>)</w:t>
      </w:r>
      <w:r>
        <w:rPr>
          <w:spacing w:val="31"/>
          <w:sz w:val="20"/>
        </w:rPr>
        <w:t xml:space="preserve"> </w:t>
      </w:r>
      <w:r>
        <w:rPr>
          <w:sz w:val="20"/>
        </w:rPr>
        <w:t>and</w:t>
      </w:r>
      <w:r>
        <w:rPr>
          <w:spacing w:val="40"/>
          <w:sz w:val="20"/>
        </w:rPr>
        <w:t xml:space="preserve"> </w:t>
      </w:r>
      <w:r>
        <w:rPr>
          <w:sz w:val="20"/>
        </w:rPr>
        <w:t>11.12 (</w:t>
      </w:r>
      <w:r>
        <w:rPr>
          <w:i/>
          <w:sz w:val="20"/>
        </w:rPr>
        <w:t>No proceedings pending or threatened</w:t>
      </w:r>
      <w:r>
        <w:rPr>
          <w:sz w:val="20"/>
        </w:rPr>
        <w:t>).</w:t>
      </w:r>
    </w:p>
    <w:p w14:paraId="58DDEE43"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550A58E7" w14:textId="77777777" w:rsidR="00E70012" w:rsidRDefault="00000000">
      <w:pPr>
        <w:pStyle w:val="BodyText"/>
        <w:spacing w:before="64" w:line="336" w:lineRule="auto"/>
        <w:ind w:right="1033"/>
      </w:pPr>
      <w:r>
        <w:lastRenderedPageBreak/>
        <w:t>"</w:t>
      </w:r>
      <w:r>
        <w:rPr>
          <w:b/>
        </w:rPr>
        <w:t>Representative</w:t>
      </w:r>
      <w:r>
        <w:t>"</w:t>
      </w:r>
      <w:r>
        <w:rPr>
          <w:spacing w:val="35"/>
        </w:rPr>
        <w:t xml:space="preserve"> </w:t>
      </w:r>
      <w:r>
        <w:t>means</w:t>
      </w:r>
      <w:r>
        <w:rPr>
          <w:spacing w:val="36"/>
        </w:rPr>
        <w:t xml:space="preserve"> </w:t>
      </w:r>
      <w:r>
        <w:t>any</w:t>
      </w:r>
      <w:r>
        <w:rPr>
          <w:spacing w:val="35"/>
        </w:rPr>
        <w:t xml:space="preserve"> </w:t>
      </w:r>
      <w:r>
        <w:t>delegate,</w:t>
      </w:r>
      <w:r>
        <w:rPr>
          <w:spacing w:val="35"/>
        </w:rPr>
        <w:t xml:space="preserve"> </w:t>
      </w:r>
      <w:r>
        <w:t>agent,</w:t>
      </w:r>
      <w:r>
        <w:rPr>
          <w:spacing w:val="34"/>
        </w:rPr>
        <w:t xml:space="preserve"> </w:t>
      </w:r>
      <w:r>
        <w:t>manager,</w:t>
      </w:r>
      <w:r>
        <w:rPr>
          <w:spacing w:val="36"/>
        </w:rPr>
        <w:t xml:space="preserve"> </w:t>
      </w:r>
      <w:r>
        <w:t>administrator,</w:t>
      </w:r>
      <w:r>
        <w:rPr>
          <w:spacing w:val="36"/>
        </w:rPr>
        <w:t xml:space="preserve"> </w:t>
      </w:r>
      <w:r>
        <w:t>nominee,</w:t>
      </w:r>
      <w:r>
        <w:rPr>
          <w:spacing w:val="35"/>
        </w:rPr>
        <w:t xml:space="preserve"> </w:t>
      </w:r>
      <w:r>
        <w:t>attorney,</w:t>
      </w:r>
      <w:r>
        <w:rPr>
          <w:spacing w:val="35"/>
        </w:rPr>
        <w:t xml:space="preserve"> </w:t>
      </w:r>
      <w:r>
        <w:t>trustee or custodian.</w:t>
      </w:r>
    </w:p>
    <w:p w14:paraId="09018A96" w14:textId="77777777" w:rsidR="00E70012" w:rsidRDefault="00000000">
      <w:pPr>
        <w:pStyle w:val="BodyText"/>
        <w:spacing w:before="121" w:line="338" w:lineRule="auto"/>
        <w:ind w:right="1033"/>
      </w:pPr>
      <w:r>
        <w:t>"</w:t>
      </w:r>
      <w:r>
        <w:rPr>
          <w:b/>
        </w:rPr>
        <w:t>Security</w:t>
      </w:r>
      <w:r>
        <w:t>"</w:t>
      </w:r>
      <w:r>
        <w:rPr>
          <w:spacing w:val="20"/>
        </w:rPr>
        <w:t xml:space="preserve"> </w:t>
      </w:r>
      <w:r>
        <w:t>means</w:t>
      </w:r>
      <w:r>
        <w:rPr>
          <w:spacing w:val="23"/>
        </w:rPr>
        <w:t xml:space="preserve"> </w:t>
      </w:r>
      <w:r>
        <w:t>a</w:t>
      </w:r>
      <w:r>
        <w:rPr>
          <w:spacing w:val="18"/>
        </w:rPr>
        <w:t xml:space="preserve"> </w:t>
      </w:r>
      <w:r>
        <w:t>mortgage,</w:t>
      </w:r>
      <w:r>
        <w:rPr>
          <w:spacing w:val="18"/>
        </w:rPr>
        <w:t xml:space="preserve"> </w:t>
      </w:r>
      <w:r>
        <w:t>charge,</w:t>
      </w:r>
      <w:r>
        <w:rPr>
          <w:spacing w:val="20"/>
        </w:rPr>
        <w:t xml:space="preserve"> </w:t>
      </w:r>
      <w:r>
        <w:t>pledge, lien</w:t>
      </w:r>
      <w:r>
        <w:rPr>
          <w:spacing w:val="19"/>
        </w:rPr>
        <w:t xml:space="preserve"> </w:t>
      </w:r>
      <w:r>
        <w:t>or other</w:t>
      </w:r>
      <w:r>
        <w:rPr>
          <w:spacing w:val="18"/>
        </w:rPr>
        <w:t xml:space="preserve"> </w:t>
      </w:r>
      <w:r>
        <w:t>security interest securing</w:t>
      </w:r>
      <w:r>
        <w:rPr>
          <w:spacing w:val="17"/>
        </w:rPr>
        <w:t xml:space="preserve"> </w:t>
      </w:r>
      <w:r>
        <w:t>any</w:t>
      </w:r>
      <w:r>
        <w:rPr>
          <w:spacing w:val="19"/>
        </w:rPr>
        <w:t xml:space="preserve"> </w:t>
      </w:r>
      <w:r>
        <w:t>obligation of</w:t>
      </w:r>
      <w:r>
        <w:rPr>
          <w:spacing w:val="40"/>
        </w:rPr>
        <w:t xml:space="preserve"> </w:t>
      </w:r>
      <w:r>
        <w:t>any</w:t>
      </w:r>
      <w:r>
        <w:rPr>
          <w:spacing w:val="40"/>
        </w:rPr>
        <w:t xml:space="preserve"> </w:t>
      </w:r>
      <w:r>
        <w:t>person</w:t>
      </w:r>
      <w:r>
        <w:rPr>
          <w:spacing w:val="40"/>
        </w:rPr>
        <w:t xml:space="preserve"> </w:t>
      </w:r>
      <w:r>
        <w:t>or</w:t>
      </w:r>
      <w:r>
        <w:rPr>
          <w:spacing w:val="40"/>
        </w:rPr>
        <w:t xml:space="preserve"> </w:t>
      </w:r>
      <w:r>
        <w:t>any</w:t>
      </w:r>
      <w:r>
        <w:rPr>
          <w:spacing w:val="40"/>
        </w:rPr>
        <w:t xml:space="preserve"> </w:t>
      </w:r>
      <w:r>
        <w:t>other</w:t>
      </w:r>
      <w:r>
        <w:rPr>
          <w:spacing w:val="40"/>
        </w:rPr>
        <w:t xml:space="preserve"> </w:t>
      </w:r>
      <w:r>
        <w:t>agreement</w:t>
      </w:r>
      <w:r>
        <w:rPr>
          <w:spacing w:val="40"/>
        </w:rPr>
        <w:t xml:space="preserve"> </w:t>
      </w:r>
      <w:r>
        <w:t>or</w:t>
      </w:r>
      <w:r>
        <w:rPr>
          <w:spacing w:val="40"/>
        </w:rPr>
        <w:t xml:space="preserve"> </w:t>
      </w:r>
      <w:r>
        <w:t>arrangement</w:t>
      </w:r>
      <w:r>
        <w:rPr>
          <w:spacing w:val="40"/>
        </w:rPr>
        <w:t xml:space="preserve"> </w:t>
      </w:r>
      <w:r>
        <w:t>having</w:t>
      </w:r>
      <w:r>
        <w:rPr>
          <w:spacing w:val="40"/>
        </w:rPr>
        <w:t xml:space="preserve"> </w:t>
      </w:r>
      <w:r>
        <w:t>a</w:t>
      </w:r>
      <w:r>
        <w:rPr>
          <w:spacing w:val="40"/>
        </w:rPr>
        <w:t xml:space="preserve"> </w:t>
      </w:r>
      <w:r>
        <w:t>similar</w:t>
      </w:r>
      <w:r>
        <w:rPr>
          <w:spacing w:val="40"/>
        </w:rPr>
        <w:t xml:space="preserve"> </w:t>
      </w:r>
      <w:r>
        <w:t>effect.</w:t>
      </w:r>
    </w:p>
    <w:p w14:paraId="1B2E48DA" w14:textId="77777777" w:rsidR="00E70012" w:rsidRDefault="00000000">
      <w:pPr>
        <w:spacing w:before="116" w:line="336" w:lineRule="auto"/>
        <w:ind w:left="775" w:right="1033"/>
        <w:rPr>
          <w:sz w:val="20"/>
        </w:rPr>
      </w:pPr>
      <w:r>
        <w:rPr>
          <w:sz w:val="20"/>
        </w:rPr>
        <w:t>"</w:t>
      </w:r>
      <w:r>
        <w:rPr>
          <w:b/>
          <w:sz w:val="20"/>
        </w:rPr>
        <w:t>Selection</w:t>
      </w:r>
      <w:r>
        <w:rPr>
          <w:b/>
          <w:spacing w:val="62"/>
          <w:sz w:val="20"/>
        </w:rPr>
        <w:t xml:space="preserve"> </w:t>
      </w:r>
      <w:r>
        <w:rPr>
          <w:b/>
          <w:sz w:val="20"/>
        </w:rPr>
        <w:t>Notice</w:t>
      </w:r>
      <w:r>
        <w:rPr>
          <w:sz w:val="20"/>
        </w:rPr>
        <w:t>"</w:t>
      </w:r>
      <w:r>
        <w:rPr>
          <w:spacing w:val="62"/>
          <w:sz w:val="20"/>
        </w:rPr>
        <w:t xml:space="preserve"> </w:t>
      </w:r>
      <w:r>
        <w:rPr>
          <w:sz w:val="20"/>
        </w:rPr>
        <w:t>means</w:t>
      </w:r>
      <w:r>
        <w:rPr>
          <w:spacing w:val="68"/>
          <w:sz w:val="20"/>
        </w:rPr>
        <w:t xml:space="preserve"> </w:t>
      </w:r>
      <w:r>
        <w:rPr>
          <w:sz w:val="20"/>
        </w:rPr>
        <w:t>a</w:t>
      </w:r>
      <w:r>
        <w:rPr>
          <w:spacing w:val="66"/>
          <w:sz w:val="20"/>
        </w:rPr>
        <w:t xml:space="preserve"> </w:t>
      </w:r>
      <w:r>
        <w:rPr>
          <w:sz w:val="20"/>
        </w:rPr>
        <w:t>notice</w:t>
      </w:r>
      <w:r>
        <w:rPr>
          <w:spacing w:val="66"/>
          <w:sz w:val="20"/>
        </w:rPr>
        <w:t xml:space="preserve"> </w:t>
      </w:r>
      <w:r>
        <w:rPr>
          <w:sz w:val="20"/>
        </w:rPr>
        <w:t>substantially</w:t>
      </w:r>
      <w:r>
        <w:rPr>
          <w:spacing w:val="65"/>
          <w:sz w:val="20"/>
        </w:rPr>
        <w:t xml:space="preserve"> </w:t>
      </w:r>
      <w:r>
        <w:rPr>
          <w:sz w:val="20"/>
        </w:rPr>
        <w:t>in</w:t>
      </w:r>
      <w:r>
        <w:rPr>
          <w:spacing w:val="63"/>
          <w:sz w:val="20"/>
        </w:rPr>
        <w:t xml:space="preserve"> </w:t>
      </w:r>
      <w:r>
        <w:rPr>
          <w:sz w:val="20"/>
        </w:rPr>
        <w:t>the</w:t>
      </w:r>
      <w:r>
        <w:rPr>
          <w:spacing w:val="66"/>
          <w:sz w:val="20"/>
        </w:rPr>
        <w:t xml:space="preserve"> </w:t>
      </w:r>
      <w:r>
        <w:rPr>
          <w:sz w:val="20"/>
        </w:rPr>
        <w:t>form</w:t>
      </w:r>
      <w:r>
        <w:rPr>
          <w:spacing w:val="66"/>
          <w:sz w:val="20"/>
        </w:rPr>
        <w:t xml:space="preserve"> </w:t>
      </w:r>
      <w:r>
        <w:rPr>
          <w:sz w:val="20"/>
        </w:rPr>
        <w:t>set</w:t>
      </w:r>
      <w:r>
        <w:rPr>
          <w:spacing w:val="67"/>
          <w:sz w:val="20"/>
        </w:rPr>
        <w:t xml:space="preserve"> </w:t>
      </w:r>
      <w:r>
        <w:rPr>
          <w:sz w:val="20"/>
        </w:rPr>
        <w:t>out</w:t>
      </w:r>
      <w:r>
        <w:rPr>
          <w:spacing w:val="65"/>
          <w:sz w:val="20"/>
        </w:rPr>
        <w:t xml:space="preserve"> </w:t>
      </w:r>
      <w:r>
        <w:rPr>
          <w:sz w:val="20"/>
        </w:rPr>
        <w:t>in</w:t>
      </w:r>
      <w:r>
        <w:rPr>
          <w:spacing w:val="67"/>
          <w:sz w:val="20"/>
        </w:rPr>
        <w:t xml:space="preserve"> </w:t>
      </w:r>
      <w:r>
        <w:rPr>
          <w:sz w:val="20"/>
        </w:rPr>
        <w:t>Part</w:t>
      </w:r>
      <w:r>
        <w:rPr>
          <w:spacing w:val="66"/>
          <w:sz w:val="20"/>
        </w:rPr>
        <w:t xml:space="preserve"> </w:t>
      </w:r>
      <w:r>
        <w:rPr>
          <w:sz w:val="20"/>
        </w:rPr>
        <w:t>II</w:t>
      </w:r>
      <w:r>
        <w:rPr>
          <w:spacing w:val="67"/>
          <w:sz w:val="20"/>
        </w:rPr>
        <w:t xml:space="preserve"> </w:t>
      </w:r>
      <w:r>
        <w:rPr>
          <w:sz w:val="20"/>
        </w:rPr>
        <w:t>of</w:t>
      </w:r>
      <w:r>
        <w:rPr>
          <w:spacing w:val="65"/>
          <w:sz w:val="20"/>
        </w:rPr>
        <w:t xml:space="preserve"> </w:t>
      </w:r>
      <w:r>
        <w:rPr>
          <w:sz w:val="20"/>
        </w:rPr>
        <w:t>Schedule</w:t>
      </w:r>
      <w:r>
        <w:rPr>
          <w:spacing w:val="67"/>
          <w:sz w:val="20"/>
        </w:rPr>
        <w:t xml:space="preserve"> </w:t>
      </w:r>
      <w:r>
        <w:rPr>
          <w:sz w:val="20"/>
        </w:rPr>
        <w:t>2 (</w:t>
      </w:r>
      <w:r>
        <w:rPr>
          <w:i/>
          <w:sz w:val="20"/>
        </w:rPr>
        <w:t>Requests</w:t>
      </w:r>
      <w:r>
        <w:rPr>
          <w:sz w:val="20"/>
        </w:rPr>
        <w:t>)</w:t>
      </w:r>
      <w:r>
        <w:rPr>
          <w:spacing w:val="40"/>
          <w:sz w:val="20"/>
        </w:rPr>
        <w:t xml:space="preserve"> </w:t>
      </w:r>
      <w:r>
        <w:rPr>
          <w:sz w:val="20"/>
        </w:rPr>
        <w:t>given</w:t>
      </w:r>
      <w:r>
        <w:rPr>
          <w:spacing w:val="40"/>
          <w:sz w:val="20"/>
        </w:rPr>
        <w:t xml:space="preserve"> </w:t>
      </w:r>
      <w:r>
        <w:rPr>
          <w:sz w:val="20"/>
        </w:rPr>
        <w:t>in</w:t>
      </w:r>
      <w:r>
        <w:rPr>
          <w:spacing w:val="40"/>
          <w:sz w:val="20"/>
        </w:rPr>
        <w:t xml:space="preserve"> </w:t>
      </w:r>
      <w:r>
        <w:rPr>
          <w:sz w:val="20"/>
        </w:rPr>
        <w:t>accordance</w:t>
      </w:r>
      <w:r>
        <w:rPr>
          <w:spacing w:val="40"/>
          <w:sz w:val="20"/>
        </w:rPr>
        <w:t xml:space="preserve"> </w:t>
      </w:r>
      <w:r>
        <w:rPr>
          <w:sz w:val="20"/>
        </w:rPr>
        <w:t>with</w:t>
      </w:r>
      <w:r>
        <w:rPr>
          <w:spacing w:val="40"/>
          <w:sz w:val="20"/>
        </w:rPr>
        <w:t xml:space="preserve"> </w:t>
      </w:r>
      <w:r>
        <w:rPr>
          <w:sz w:val="20"/>
        </w:rPr>
        <w:t>Clause</w:t>
      </w:r>
      <w:r>
        <w:rPr>
          <w:spacing w:val="40"/>
          <w:sz w:val="20"/>
        </w:rPr>
        <w:t xml:space="preserve"> </w:t>
      </w:r>
      <w:r>
        <w:rPr>
          <w:sz w:val="20"/>
        </w:rPr>
        <w:t>9</w:t>
      </w:r>
      <w:r>
        <w:rPr>
          <w:spacing w:val="40"/>
          <w:sz w:val="20"/>
        </w:rPr>
        <w:t xml:space="preserve"> </w:t>
      </w:r>
      <w:r>
        <w:rPr>
          <w:sz w:val="20"/>
        </w:rPr>
        <w:t>(</w:t>
      </w:r>
      <w:r>
        <w:rPr>
          <w:i/>
          <w:sz w:val="20"/>
        </w:rPr>
        <w:t>Interest</w:t>
      </w:r>
      <w:r>
        <w:rPr>
          <w:i/>
          <w:spacing w:val="40"/>
          <w:sz w:val="20"/>
        </w:rPr>
        <w:t xml:space="preserve"> </w:t>
      </w:r>
      <w:r>
        <w:rPr>
          <w:i/>
          <w:sz w:val="20"/>
        </w:rPr>
        <w:t>Periods</w:t>
      </w:r>
      <w:r>
        <w:rPr>
          <w:sz w:val="20"/>
        </w:rPr>
        <w:t>).</w:t>
      </w:r>
    </w:p>
    <w:p w14:paraId="59AD9B0D" w14:textId="77777777" w:rsidR="00E70012" w:rsidRDefault="00000000">
      <w:pPr>
        <w:pStyle w:val="BodyText"/>
        <w:spacing w:before="119"/>
      </w:pPr>
      <w:r>
        <w:t>"</w:t>
      </w:r>
      <w:r>
        <w:rPr>
          <w:b/>
        </w:rPr>
        <w:t>Subsidiary</w:t>
      </w:r>
      <w:r>
        <w:t>"</w:t>
      </w:r>
      <w:r>
        <w:rPr>
          <w:spacing w:val="17"/>
        </w:rPr>
        <w:t xml:space="preserve"> </w:t>
      </w:r>
      <w:r>
        <w:t>means</w:t>
      </w:r>
      <w:r>
        <w:rPr>
          <w:spacing w:val="20"/>
        </w:rPr>
        <w:t xml:space="preserve"> </w:t>
      </w:r>
      <w:r>
        <w:t>a</w:t>
      </w:r>
      <w:r>
        <w:rPr>
          <w:spacing w:val="14"/>
        </w:rPr>
        <w:t xml:space="preserve"> </w:t>
      </w:r>
      <w:r>
        <w:t>subsidiary</w:t>
      </w:r>
      <w:r>
        <w:rPr>
          <w:spacing w:val="21"/>
        </w:rPr>
        <w:t xml:space="preserve"> </w:t>
      </w:r>
      <w:r>
        <w:t>within</w:t>
      </w:r>
      <w:r>
        <w:rPr>
          <w:spacing w:val="15"/>
        </w:rPr>
        <w:t xml:space="preserve"> </w:t>
      </w:r>
      <w:r>
        <w:t>the</w:t>
      </w:r>
      <w:r>
        <w:rPr>
          <w:spacing w:val="21"/>
        </w:rPr>
        <w:t xml:space="preserve"> </w:t>
      </w:r>
      <w:r>
        <w:t>meaning</w:t>
      </w:r>
      <w:r>
        <w:rPr>
          <w:spacing w:val="17"/>
        </w:rPr>
        <w:t xml:space="preserve"> </w:t>
      </w:r>
      <w:r>
        <w:t>of</w:t>
      </w:r>
      <w:r>
        <w:rPr>
          <w:spacing w:val="17"/>
        </w:rPr>
        <w:t xml:space="preserve"> </w:t>
      </w:r>
      <w:r>
        <w:t>section</w:t>
      </w:r>
      <w:r>
        <w:rPr>
          <w:spacing w:val="17"/>
        </w:rPr>
        <w:t xml:space="preserve"> </w:t>
      </w:r>
      <w:r>
        <w:t>1159</w:t>
      </w:r>
      <w:r>
        <w:rPr>
          <w:spacing w:val="18"/>
        </w:rPr>
        <w:t xml:space="preserve"> </w:t>
      </w:r>
      <w:r>
        <w:t>of</w:t>
      </w:r>
      <w:r>
        <w:rPr>
          <w:spacing w:val="16"/>
        </w:rPr>
        <w:t xml:space="preserve"> </w:t>
      </w:r>
      <w:r>
        <w:t>the</w:t>
      </w:r>
      <w:r>
        <w:rPr>
          <w:spacing w:val="18"/>
        </w:rPr>
        <w:t xml:space="preserve"> </w:t>
      </w:r>
      <w:r>
        <w:t>Companies</w:t>
      </w:r>
      <w:r>
        <w:rPr>
          <w:spacing w:val="7"/>
        </w:rPr>
        <w:t xml:space="preserve"> </w:t>
      </w:r>
      <w:r>
        <w:t>Act</w:t>
      </w:r>
      <w:r>
        <w:rPr>
          <w:spacing w:val="20"/>
        </w:rPr>
        <w:t xml:space="preserve"> </w:t>
      </w:r>
      <w:proofErr w:type="gramStart"/>
      <w:r>
        <w:rPr>
          <w:spacing w:val="-2"/>
        </w:rPr>
        <w:t>2006..</w:t>
      </w:r>
      <w:proofErr w:type="gramEnd"/>
    </w:p>
    <w:p w14:paraId="742222FA" w14:textId="77777777" w:rsidR="00E70012" w:rsidRDefault="00000000">
      <w:pPr>
        <w:pStyle w:val="BodyText"/>
        <w:spacing w:before="212" w:line="336" w:lineRule="auto"/>
        <w:ind w:right="1016"/>
        <w:jc w:val="both"/>
      </w:pPr>
      <w:r>
        <w:t>"</w:t>
      </w:r>
      <w:r>
        <w:rPr>
          <w:b/>
        </w:rPr>
        <w:t>Tax</w:t>
      </w:r>
      <w:r>
        <w:t>" means any tax, levy, impost, duty or other charge or withholding of a similar nature (including</w:t>
      </w:r>
      <w:r>
        <w:rPr>
          <w:spacing w:val="80"/>
        </w:rPr>
        <w:t xml:space="preserve"> </w:t>
      </w:r>
      <w:r>
        <w:t>any</w:t>
      </w:r>
      <w:r>
        <w:rPr>
          <w:spacing w:val="32"/>
        </w:rPr>
        <w:t xml:space="preserve"> </w:t>
      </w:r>
      <w:r>
        <w:t>penalty</w:t>
      </w:r>
      <w:r>
        <w:rPr>
          <w:spacing w:val="29"/>
        </w:rPr>
        <w:t xml:space="preserve"> </w:t>
      </w:r>
      <w:r>
        <w:t>or</w:t>
      </w:r>
      <w:r>
        <w:rPr>
          <w:spacing w:val="29"/>
        </w:rPr>
        <w:t xml:space="preserve"> </w:t>
      </w:r>
      <w:r>
        <w:t>interest</w:t>
      </w:r>
      <w:r>
        <w:rPr>
          <w:spacing w:val="30"/>
        </w:rPr>
        <w:t xml:space="preserve"> </w:t>
      </w:r>
      <w:r>
        <w:t>payable</w:t>
      </w:r>
      <w:r>
        <w:rPr>
          <w:spacing w:val="29"/>
        </w:rPr>
        <w:t xml:space="preserve"> </w:t>
      </w:r>
      <w:r>
        <w:t>in</w:t>
      </w:r>
      <w:r>
        <w:rPr>
          <w:spacing w:val="30"/>
        </w:rPr>
        <w:t xml:space="preserve"> </w:t>
      </w:r>
      <w:r>
        <w:t>connection</w:t>
      </w:r>
      <w:r>
        <w:rPr>
          <w:spacing w:val="30"/>
        </w:rPr>
        <w:t xml:space="preserve"> </w:t>
      </w:r>
      <w:r>
        <w:t>with</w:t>
      </w:r>
      <w:r>
        <w:rPr>
          <w:spacing w:val="28"/>
        </w:rPr>
        <w:t xml:space="preserve"> </w:t>
      </w:r>
      <w:r>
        <w:t>any</w:t>
      </w:r>
      <w:r>
        <w:rPr>
          <w:spacing w:val="29"/>
        </w:rPr>
        <w:t xml:space="preserve"> </w:t>
      </w:r>
      <w:r>
        <w:t>failure</w:t>
      </w:r>
      <w:r>
        <w:rPr>
          <w:spacing w:val="29"/>
        </w:rPr>
        <w:t xml:space="preserve"> </w:t>
      </w:r>
      <w:r>
        <w:t>to</w:t>
      </w:r>
      <w:r>
        <w:rPr>
          <w:spacing w:val="29"/>
        </w:rPr>
        <w:t xml:space="preserve"> </w:t>
      </w:r>
      <w:r>
        <w:t>pay</w:t>
      </w:r>
      <w:r>
        <w:rPr>
          <w:spacing w:val="32"/>
        </w:rPr>
        <w:t xml:space="preserve"> </w:t>
      </w:r>
      <w:r>
        <w:t>or</w:t>
      </w:r>
      <w:r>
        <w:rPr>
          <w:spacing w:val="32"/>
        </w:rPr>
        <w:t xml:space="preserve"> </w:t>
      </w:r>
      <w:r>
        <w:t>any</w:t>
      </w:r>
      <w:r>
        <w:rPr>
          <w:spacing w:val="31"/>
        </w:rPr>
        <w:t xml:space="preserve"> </w:t>
      </w:r>
      <w:r>
        <w:t>delay</w:t>
      </w:r>
      <w:r>
        <w:rPr>
          <w:spacing w:val="30"/>
        </w:rPr>
        <w:t xml:space="preserve"> </w:t>
      </w:r>
      <w:r>
        <w:t>in</w:t>
      </w:r>
      <w:r>
        <w:rPr>
          <w:spacing w:val="29"/>
        </w:rPr>
        <w:t xml:space="preserve"> </w:t>
      </w:r>
      <w:r>
        <w:t>paying</w:t>
      </w:r>
      <w:r>
        <w:rPr>
          <w:spacing w:val="31"/>
        </w:rPr>
        <w:t xml:space="preserve"> </w:t>
      </w:r>
      <w:r>
        <w:t>any</w:t>
      </w:r>
      <w:r>
        <w:rPr>
          <w:spacing w:val="31"/>
        </w:rPr>
        <w:t xml:space="preserve"> </w:t>
      </w:r>
      <w:r>
        <w:t>of the same).</w:t>
      </w:r>
    </w:p>
    <w:p w14:paraId="5CA4C82E" w14:textId="656301E0" w:rsidR="00E70012" w:rsidRDefault="00000000">
      <w:pPr>
        <w:pStyle w:val="BodyText"/>
        <w:spacing w:before="121" w:line="336" w:lineRule="auto"/>
        <w:ind w:right="1018"/>
        <w:jc w:val="both"/>
      </w:pPr>
      <w:r>
        <w:t>"</w:t>
      </w:r>
      <w:r>
        <w:rPr>
          <w:b/>
        </w:rPr>
        <w:t>Termination Date</w:t>
      </w:r>
      <w:r>
        <w:t>" means (i) the date which is three years after the date of the first Utilisation</w:t>
      </w:r>
      <w:r>
        <w:rPr>
          <w:spacing w:val="40"/>
        </w:rPr>
        <w:t xml:space="preserve"> </w:t>
      </w:r>
      <w:r>
        <w:t>Request</w:t>
      </w:r>
      <w:del w:id="9" w:author="Anna Reviewer" w:date="2025-09-18T18:06:00Z" w16du:dateUtc="2025-09-18T17:06:00Z">
        <w:r w:rsidDel="00A66695">
          <w:rPr>
            <w:spacing w:val="38"/>
          </w:rPr>
          <w:delText xml:space="preserve"> </w:delText>
        </w:r>
      </w:del>
      <w:ins w:id="10" w:author="Anna Reviewer" w:date="2025-09-18T18:06:00Z" w16du:dateUtc="2025-09-18T17:06:00Z">
        <w:r w:rsidR="00A66695" w:rsidRPr="00A66695">
          <w:rPr>
            <w:rPrChange w:id="11" w:author="Anna Reviewer" w:date="2025-09-18T18:06:00Z" w16du:dateUtc="2025-09-18T17:06:00Z">
              <w:rPr>
                <w:spacing w:val="38"/>
              </w:rPr>
            </w:rPrChange>
          </w:rPr>
          <w:t xml:space="preserve">, (ii) such earlier date as the Lender may determine in its sole discretion upon giving ninety days' written notice to the Borrower, </w:t>
        </w:r>
      </w:ins>
      <w:r>
        <w:t>or</w:t>
      </w:r>
      <w:r>
        <w:rPr>
          <w:spacing w:val="39"/>
        </w:rPr>
        <w:t xml:space="preserve"> </w:t>
      </w:r>
      <w:r>
        <w:t>(</w:t>
      </w:r>
      <w:del w:id="12" w:author="Anna Reviewer" w:date="2025-09-18T18:06:00Z" w16du:dateUtc="2025-09-18T17:06:00Z">
        <w:r w:rsidDel="00A66695">
          <w:delText>ii</w:delText>
        </w:r>
      </w:del>
      <w:ins w:id="13" w:author="Anna Reviewer" w:date="2025-09-18T18:06:00Z" w16du:dateUtc="2025-09-18T17:06:00Z">
        <w:r w:rsidR="00A66695">
          <w:t>iii</w:t>
        </w:r>
      </w:ins>
      <w:r>
        <w:t>)</w:t>
      </w:r>
      <w:r>
        <w:rPr>
          <w:spacing w:val="40"/>
        </w:rPr>
        <w:t xml:space="preserve"> </w:t>
      </w:r>
      <w:r>
        <w:t>such</w:t>
      </w:r>
      <w:r>
        <w:rPr>
          <w:spacing w:val="40"/>
        </w:rPr>
        <w:t xml:space="preserve"> </w:t>
      </w:r>
      <w:r>
        <w:t>other</w:t>
      </w:r>
      <w:r>
        <w:rPr>
          <w:spacing w:val="40"/>
        </w:rPr>
        <w:t xml:space="preserve"> </w:t>
      </w:r>
      <w:r>
        <w:t>date</w:t>
      </w:r>
      <w:r>
        <w:rPr>
          <w:spacing w:val="40"/>
        </w:rPr>
        <w:t xml:space="preserve"> </w:t>
      </w:r>
      <w:r>
        <w:t>as</w:t>
      </w:r>
      <w:r>
        <w:rPr>
          <w:spacing w:val="40"/>
        </w:rPr>
        <w:t xml:space="preserve"> </w:t>
      </w:r>
      <w:r>
        <w:t>is</w:t>
      </w:r>
      <w:r>
        <w:rPr>
          <w:spacing w:val="40"/>
        </w:rPr>
        <w:t xml:space="preserve"> </w:t>
      </w:r>
      <w:r>
        <w:t>agreed</w:t>
      </w:r>
      <w:r>
        <w:rPr>
          <w:spacing w:val="40"/>
        </w:rPr>
        <w:t xml:space="preserve"> </w:t>
      </w:r>
      <w:r>
        <w:t>between</w:t>
      </w:r>
      <w:r>
        <w:rPr>
          <w:spacing w:val="37"/>
        </w:rPr>
        <w:t xml:space="preserve"> </w:t>
      </w:r>
      <w:r>
        <w:t>the</w:t>
      </w:r>
      <w:r>
        <w:rPr>
          <w:spacing w:val="40"/>
        </w:rPr>
        <w:t xml:space="preserve"> </w:t>
      </w:r>
      <w:r>
        <w:t>Lender</w:t>
      </w:r>
      <w:r>
        <w:rPr>
          <w:spacing w:val="40"/>
        </w:rPr>
        <w:t xml:space="preserve"> </w:t>
      </w:r>
      <w:r>
        <w:t>and</w:t>
      </w:r>
      <w:r>
        <w:rPr>
          <w:spacing w:val="35"/>
        </w:rPr>
        <w:t xml:space="preserve"> </w:t>
      </w:r>
      <w:r>
        <w:t>the</w:t>
      </w:r>
      <w:r>
        <w:rPr>
          <w:spacing w:val="40"/>
        </w:rPr>
        <w:t xml:space="preserve"> </w:t>
      </w:r>
      <w:r>
        <w:t>Borrower</w:t>
      </w:r>
      <w:r>
        <w:rPr>
          <w:spacing w:val="37"/>
        </w:rPr>
        <w:t xml:space="preserve"> </w:t>
      </w:r>
      <w:r>
        <w:t>in</w:t>
      </w:r>
      <w:r>
        <w:rPr>
          <w:spacing w:val="39"/>
        </w:rPr>
        <w:t xml:space="preserve"> </w:t>
      </w:r>
      <w:r>
        <w:t>writing.</w:t>
      </w:r>
    </w:p>
    <w:p w14:paraId="38A07430" w14:textId="77777777" w:rsidR="00E70012" w:rsidRDefault="00000000">
      <w:pPr>
        <w:pStyle w:val="BodyText"/>
        <w:spacing w:before="119" w:line="336" w:lineRule="auto"/>
        <w:ind w:right="1020"/>
        <w:jc w:val="both"/>
      </w:pPr>
      <w:r>
        <w:t>"</w:t>
      </w:r>
      <w:r>
        <w:rPr>
          <w:b/>
        </w:rPr>
        <w:t>Treasury</w:t>
      </w:r>
      <w:r>
        <w:rPr>
          <w:b/>
          <w:spacing w:val="40"/>
        </w:rPr>
        <w:t xml:space="preserve"> </w:t>
      </w:r>
      <w:r>
        <w:rPr>
          <w:b/>
        </w:rPr>
        <w:t>Transactions</w:t>
      </w:r>
      <w:r>
        <w:t>"</w:t>
      </w:r>
      <w:r>
        <w:rPr>
          <w:spacing w:val="40"/>
        </w:rPr>
        <w:t xml:space="preserve"> </w:t>
      </w:r>
      <w:r>
        <w:t>means</w:t>
      </w:r>
      <w:r>
        <w:rPr>
          <w:spacing w:val="40"/>
        </w:rPr>
        <w:t xml:space="preserve"> </w:t>
      </w:r>
      <w:r>
        <w:t>any</w:t>
      </w:r>
      <w:r>
        <w:rPr>
          <w:spacing w:val="40"/>
        </w:rPr>
        <w:t xml:space="preserve"> </w:t>
      </w:r>
      <w:r>
        <w:t>derivative</w:t>
      </w:r>
      <w:r>
        <w:rPr>
          <w:spacing w:val="40"/>
        </w:rPr>
        <w:t xml:space="preserve"> </w:t>
      </w:r>
      <w:r>
        <w:t>transaction</w:t>
      </w:r>
      <w:r>
        <w:rPr>
          <w:spacing w:val="40"/>
        </w:rPr>
        <w:t xml:space="preserve"> </w:t>
      </w:r>
      <w:proofErr w:type="gramStart"/>
      <w:r>
        <w:t>entered</w:t>
      </w:r>
      <w:r>
        <w:rPr>
          <w:spacing w:val="40"/>
        </w:rPr>
        <w:t xml:space="preserve"> </w:t>
      </w:r>
      <w:r>
        <w:t>into</w:t>
      </w:r>
      <w:proofErr w:type="gramEnd"/>
      <w:r>
        <w:rPr>
          <w:spacing w:val="40"/>
        </w:rPr>
        <w:t xml:space="preserve"> </w:t>
      </w:r>
      <w:r>
        <w:t>in</w:t>
      </w:r>
      <w:r>
        <w:rPr>
          <w:spacing w:val="40"/>
        </w:rPr>
        <w:t xml:space="preserve"> </w:t>
      </w:r>
      <w:r>
        <w:t>connection</w:t>
      </w:r>
      <w:r>
        <w:rPr>
          <w:spacing w:val="40"/>
        </w:rPr>
        <w:t xml:space="preserve"> </w:t>
      </w:r>
      <w:r>
        <w:t>with protection</w:t>
      </w:r>
      <w:r>
        <w:rPr>
          <w:spacing w:val="40"/>
        </w:rPr>
        <w:t xml:space="preserve"> </w:t>
      </w:r>
      <w:r>
        <w:t>against</w:t>
      </w:r>
      <w:r>
        <w:rPr>
          <w:spacing w:val="40"/>
        </w:rPr>
        <w:t xml:space="preserve"> </w:t>
      </w:r>
      <w:r>
        <w:t>or</w:t>
      </w:r>
      <w:r>
        <w:rPr>
          <w:spacing w:val="40"/>
        </w:rPr>
        <w:t xml:space="preserve"> </w:t>
      </w:r>
      <w:r>
        <w:t>benefit</w:t>
      </w:r>
      <w:r>
        <w:rPr>
          <w:spacing w:val="40"/>
        </w:rPr>
        <w:t xml:space="preserve"> </w:t>
      </w:r>
      <w:r>
        <w:t>from</w:t>
      </w:r>
      <w:r>
        <w:rPr>
          <w:spacing w:val="40"/>
        </w:rPr>
        <w:t xml:space="preserve"> </w:t>
      </w:r>
      <w:r>
        <w:t>fluctuation</w:t>
      </w:r>
      <w:r>
        <w:rPr>
          <w:spacing w:val="40"/>
        </w:rPr>
        <w:t xml:space="preserve"> </w:t>
      </w:r>
      <w:r>
        <w:t>in</w:t>
      </w:r>
      <w:r>
        <w:rPr>
          <w:spacing w:val="40"/>
        </w:rPr>
        <w:t xml:space="preserve"> </w:t>
      </w:r>
      <w:r>
        <w:t>any</w:t>
      </w:r>
      <w:r>
        <w:rPr>
          <w:spacing w:val="40"/>
        </w:rPr>
        <w:t xml:space="preserve"> </w:t>
      </w:r>
      <w:r>
        <w:t>rate</w:t>
      </w:r>
      <w:r>
        <w:rPr>
          <w:spacing w:val="40"/>
        </w:rPr>
        <w:t xml:space="preserve"> </w:t>
      </w:r>
      <w:r>
        <w:t>or</w:t>
      </w:r>
      <w:r>
        <w:rPr>
          <w:spacing w:val="40"/>
        </w:rPr>
        <w:t xml:space="preserve"> </w:t>
      </w:r>
      <w:r>
        <w:t>price.</w:t>
      </w:r>
    </w:p>
    <w:p w14:paraId="7E96295B" w14:textId="77777777" w:rsidR="00E70012" w:rsidRDefault="00000000">
      <w:pPr>
        <w:pStyle w:val="BodyText"/>
        <w:spacing w:before="119" w:line="336" w:lineRule="auto"/>
        <w:ind w:right="1021"/>
        <w:jc w:val="both"/>
      </w:pPr>
      <w:r>
        <w:t>"</w:t>
      </w:r>
      <w:r>
        <w:rPr>
          <w:b/>
        </w:rPr>
        <w:t>Unpaid Sum</w:t>
      </w:r>
      <w:r>
        <w:t>" means any sum due and payable but unpaid by the Borrower under this Agreement."</w:t>
      </w:r>
      <w:r>
        <w:rPr>
          <w:b/>
        </w:rPr>
        <w:t>Utilisation</w:t>
      </w:r>
      <w:r>
        <w:t>"</w:t>
      </w:r>
      <w:r>
        <w:rPr>
          <w:spacing w:val="40"/>
        </w:rPr>
        <w:t xml:space="preserve"> </w:t>
      </w:r>
      <w:r>
        <w:t>means</w:t>
      </w:r>
      <w:r>
        <w:rPr>
          <w:spacing w:val="40"/>
        </w:rPr>
        <w:t xml:space="preserve"> </w:t>
      </w:r>
      <w:r>
        <w:t>a</w:t>
      </w:r>
      <w:r>
        <w:rPr>
          <w:spacing w:val="40"/>
        </w:rPr>
        <w:t xml:space="preserve"> </w:t>
      </w:r>
      <w:r>
        <w:t>utilisation</w:t>
      </w:r>
      <w:r>
        <w:rPr>
          <w:spacing w:val="40"/>
        </w:rPr>
        <w:t xml:space="preserve"> </w:t>
      </w:r>
      <w:r>
        <w:t>of</w:t>
      </w:r>
      <w:r>
        <w:rPr>
          <w:spacing w:val="40"/>
        </w:rPr>
        <w:t xml:space="preserve"> </w:t>
      </w:r>
      <w:r>
        <w:t>the</w:t>
      </w:r>
      <w:r>
        <w:rPr>
          <w:spacing w:val="40"/>
        </w:rPr>
        <w:t xml:space="preserve"> </w:t>
      </w:r>
      <w:r>
        <w:t>Facility.</w:t>
      </w:r>
    </w:p>
    <w:p w14:paraId="61BD72AE" w14:textId="77777777" w:rsidR="00E70012" w:rsidRDefault="00000000">
      <w:pPr>
        <w:pStyle w:val="BodyText"/>
        <w:spacing w:before="123" w:line="333" w:lineRule="auto"/>
        <w:ind w:right="1016"/>
        <w:jc w:val="both"/>
      </w:pPr>
      <w:r>
        <w:t>"</w:t>
      </w:r>
      <w:r>
        <w:rPr>
          <w:b/>
        </w:rPr>
        <w:t>Utilisation</w:t>
      </w:r>
      <w:r>
        <w:rPr>
          <w:b/>
          <w:spacing w:val="34"/>
        </w:rPr>
        <w:t xml:space="preserve"> </w:t>
      </w:r>
      <w:r>
        <w:rPr>
          <w:b/>
        </w:rPr>
        <w:t>Date</w:t>
      </w:r>
      <w:r>
        <w:t>"</w:t>
      </w:r>
      <w:r>
        <w:rPr>
          <w:spacing w:val="28"/>
        </w:rPr>
        <w:t xml:space="preserve"> </w:t>
      </w:r>
      <w:r>
        <w:t>means</w:t>
      </w:r>
      <w:r>
        <w:rPr>
          <w:spacing w:val="31"/>
        </w:rPr>
        <w:t xml:space="preserve"> </w:t>
      </w:r>
      <w:r>
        <w:t>the</w:t>
      </w:r>
      <w:r>
        <w:rPr>
          <w:spacing w:val="30"/>
        </w:rPr>
        <w:t xml:space="preserve"> </w:t>
      </w:r>
      <w:r>
        <w:t>date</w:t>
      </w:r>
      <w:r>
        <w:rPr>
          <w:spacing w:val="30"/>
        </w:rPr>
        <w:t xml:space="preserve"> </w:t>
      </w:r>
      <w:r>
        <w:t>of</w:t>
      </w:r>
      <w:r>
        <w:rPr>
          <w:spacing w:val="28"/>
        </w:rPr>
        <w:t xml:space="preserve"> </w:t>
      </w:r>
      <w:r>
        <w:t>a</w:t>
      </w:r>
      <w:r>
        <w:rPr>
          <w:spacing w:val="29"/>
        </w:rPr>
        <w:t xml:space="preserve"> </w:t>
      </w:r>
      <w:r>
        <w:t>Utilisation,</w:t>
      </w:r>
      <w:r>
        <w:rPr>
          <w:spacing w:val="28"/>
        </w:rPr>
        <w:t xml:space="preserve"> </w:t>
      </w:r>
      <w:r>
        <w:t>being</w:t>
      </w:r>
      <w:r>
        <w:rPr>
          <w:spacing w:val="31"/>
        </w:rPr>
        <w:t xml:space="preserve"> </w:t>
      </w:r>
      <w:r>
        <w:t>the</w:t>
      </w:r>
      <w:r>
        <w:rPr>
          <w:spacing w:val="30"/>
        </w:rPr>
        <w:t xml:space="preserve"> </w:t>
      </w:r>
      <w:r>
        <w:t>date</w:t>
      </w:r>
      <w:r>
        <w:rPr>
          <w:spacing w:val="30"/>
        </w:rPr>
        <w:t xml:space="preserve"> </w:t>
      </w:r>
      <w:r>
        <w:t>on</w:t>
      </w:r>
      <w:r>
        <w:rPr>
          <w:spacing w:val="29"/>
        </w:rPr>
        <w:t xml:space="preserve"> </w:t>
      </w:r>
      <w:r>
        <w:t>which</w:t>
      </w:r>
      <w:r>
        <w:rPr>
          <w:spacing w:val="30"/>
        </w:rPr>
        <w:t xml:space="preserve"> </w:t>
      </w:r>
      <w:r>
        <w:t>the</w:t>
      </w:r>
      <w:r>
        <w:rPr>
          <w:spacing w:val="30"/>
        </w:rPr>
        <w:t xml:space="preserve"> </w:t>
      </w:r>
      <w:r>
        <w:t>relevant</w:t>
      </w:r>
      <w:r>
        <w:rPr>
          <w:spacing w:val="29"/>
        </w:rPr>
        <w:t xml:space="preserve"> </w:t>
      </w:r>
      <w:r>
        <w:t>Loan</w:t>
      </w:r>
      <w:r>
        <w:rPr>
          <w:spacing w:val="29"/>
        </w:rPr>
        <w:t xml:space="preserve"> </w:t>
      </w:r>
      <w:r>
        <w:t>is</w:t>
      </w:r>
      <w:r>
        <w:rPr>
          <w:spacing w:val="30"/>
        </w:rPr>
        <w:t xml:space="preserve"> </w:t>
      </w:r>
      <w:r>
        <w:t>to be made.</w:t>
      </w:r>
    </w:p>
    <w:p w14:paraId="3BE56955" w14:textId="77777777" w:rsidR="00E70012" w:rsidRDefault="00000000">
      <w:pPr>
        <w:spacing w:before="123" w:line="336" w:lineRule="auto"/>
        <w:ind w:left="775" w:right="1022"/>
        <w:jc w:val="both"/>
        <w:rPr>
          <w:sz w:val="20"/>
        </w:rPr>
      </w:pPr>
      <w:r>
        <w:rPr>
          <w:sz w:val="20"/>
        </w:rPr>
        <w:t>"</w:t>
      </w:r>
      <w:r>
        <w:rPr>
          <w:b/>
          <w:sz w:val="20"/>
        </w:rPr>
        <w:t>Utilisation Request</w:t>
      </w:r>
      <w:r>
        <w:rPr>
          <w:sz w:val="20"/>
        </w:rPr>
        <w:t xml:space="preserve">" means a notice substantially in the form set out in Part I of Schedule 2 </w:t>
      </w:r>
      <w:r>
        <w:rPr>
          <w:spacing w:val="-2"/>
          <w:sz w:val="20"/>
        </w:rPr>
        <w:t>(</w:t>
      </w:r>
      <w:r>
        <w:rPr>
          <w:i/>
          <w:spacing w:val="-2"/>
          <w:sz w:val="20"/>
        </w:rPr>
        <w:t>Requests</w:t>
      </w:r>
      <w:r>
        <w:rPr>
          <w:spacing w:val="-2"/>
          <w:sz w:val="20"/>
        </w:rPr>
        <w:t>).</w:t>
      </w:r>
    </w:p>
    <w:p w14:paraId="6B06BFD6" w14:textId="77777777" w:rsidR="00E70012" w:rsidRDefault="00000000">
      <w:pPr>
        <w:pStyle w:val="Heading2"/>
        <w:numPr>
          <w:ilvl w:val="1"/>
          <w:numId w:val="43"/>
        </w:numPr>
        <w:tabs>
          <w:tab w:val="left" w:pos="771"/>
        </w:tabs>
        <w:spacing w:before="120"/>
        <w:ind w:left="771" w:hanging="620"/>
        <w:jc w:val="both"/>
      </w:pPr>
      <w:bookmarkStart w:id="14" w:name="1.2_Construction"/>
      <w:bookmarkEnd w:id="14"/>
      <w:r>
        <w:rPr>
          <w:spacing w:val="-2"/>
          <w:w w:val="105"/>
        </w:rPr>
        <w:t>Construction</w:t>
      </w:r>
    </w:p>
    <w:p w14:paraId="7CFA6C66" w14:textId="77777777" w:rsidR="00E70012" w:rsidRDefault="00000000">
      <w:pPr>
        <w:pStyle w:val="ListParagraph"/>
        <w:numPr>
          <w:ilvl w:val="0"/>
          <w:numId w:val="37"/>
        </w:numPr>
        <w:tabs>
          <w:tab w:val="left" w:pos="771"/>
        </w:tabs>
        <w:spacing w:before="91"/>
        <w:ind w:left="771" w:hanging="620"/>
        <w:jc w:val="both"/>
        <w:rPr>
          <w:sz w:val="20"/>
        </w:rPr>
      </w:pPr>
      <w:r>
        <w:rPr>
          <w:sz w:val="20"/>
        </w:rPr>
        <w:t>Unless</w:t>
      </w:r>
      <w:r>
        <w:rPr>
          <w:spacing w:val="24"/>
          <w:sz w:val="20"/>
        </w:rPr>
        <w:t xml:space="preserve"> </w:t>
      </w:r>
      <w:r>
        <w:rPr>
          <w:sz w:val="20"/>
        </w:rPr>
        <w:t>a</w:t>
      </w:r>
      <w:r>
        <w:rPr>
          <w:spacing w:val="19"/>
          <w:sz w:val="20"/>
        </w:rPr>
        <w:t xml:space="preserve"> </w:t>
      </w:r>
      <w:r>
        <w:rPr>
          <w:sz w:val="20"/>
        </w:rPr>
        <w:t>contrary</w:t>
      </w:r>
      <w:r>
        <w:rPr>
          <w:spacing w:val="24"/>
          <w:sz w:val="20"/>
        </w:rPr>
        <w:t xml:space="preserve"> </w:t>
      </w:r>
      <w:r>
        <w:rPr>
          <w:sz w:val="20"/>
        </w:rPr>
        <w:t>indication</w:t>
      </w:r>
      <w:r>
        <w:rPr>
          <w:spacing w:val="22"/>
          <w:sz w:val="20"/>
        </w:rPr>
        <w:t xml:space="preserve"> </w:t>
      </w:r>
      <w:r>
        <w:rPr>
          <w:sz w:val="20"/>
        </w:rPr>
        <w:t>appears,</w:t>
      </w:r>
      <w:r>
        <w:rPr>
          <w:spacing w:val="22"/>
          <w:sz w:val="20"/>
        </w:rPr>
        <w:t xml:space="preserve"> </w:t>
      </w:r>
      <w:r>
        <w:rPr>
          <w:sz w:val="20"/>
        </w:rPr>
        <w:t>any</w:t>
      </w:r>
      <w:r>
        <w:rPr>
          <w:spacing w:val="24"/>
          <w:sz w:val="20"/>
        </w:rPr>
        <w:t xml:space="preserve"> </w:t>
      </w:r>
      <w:r>
        <w:rPr>
          <w:sz w:val="20"/>
        </w:rPr>
        <w:t>reference</w:t>
      </w:r>
      <w:r>
        <w:rPr>
          <w:spacing w:val="22"/>
          <w:sz w:val="20"/>
        </w:rPr>
        <w:t xml:space="preserve"> </w:t>
      </w:r>
      <w:r>
        <w:rPr>
          <w:sz w:val="20"/>
        </w:rPr>
        <w:t>in</w:t>
      </w:r>
      <w:r>
        <w:rPr>
          <w:spacing w:val="19"/>
          <w:sz w:val="20"/>
        </w:rPr>
        <w:t xml:space="preserve"> </w:t>
      </w:r>
      <w:r>
        <w:rPr>
          <w:sz w:val="20"/>
        </w:rPr>
        <w:t>this</w:t>
      </w:r>
      <w:r>
        <w:rPr>
          <w:spacing w:val="7"/>
          <w:sz w:val="20"/>
        </w:rPr>
        <w:t xml:space="preserve"> </w:t>
      </w:r>
      <w:r>
        <w:rPr>
          <w:sz w:val="20"/>
        </w:rPr>
        <w:t>Agreement</w:t>
      </w:r>
      <w:r>
        <w:rPr>
          <w:spacing w:val="22"/>
          <w:sz w:val="20"/>
        </w:rPr>
        <w:t xml:space="preserve"> </w:t>
      </w:r>
      <w:r>
        <w:rPr>
          <w:spacing w:val="-5"/>
          <w:sz w:val="20"/>
        </w:rPr>
        <w:t>to:</w:t>
      </w:r>
    </w:p>
    <w:p w14:paraId="2E1D8868" w14:textId="77777777" w:rsidR="00E70012" w:rsidRDefault="00000000">
      <w:pPr>
        <w:pStyle w:val="ListParagraph"/>
        <w:numPr>
          <w:ilvl w:val="1"/>
          <w:numId w:val="37"/>
        </w:numPr>
        <w:tabs>
          <w:tab w:val="left" w:pos="1507"/>
          <w:tab w:val="left" w:pos="1512"/>
        </w:tabs>
        <w:spacing w:before="215" w:line="336" w:lineRule="auto"/>
        <w:ind w:right="1021" w:hanging="738"/>
        <w:jc w:val="both"/>
        <w:rPr>
          <w:sz w:val="20"/>
        </w:rPr>
      </w:pPr>
      <w:r>
        <w:rPr>
          <w:sz w:val="20"/>
        </w:rPr>
        <w:t>the "</w:t>
      </w:r>
      <w:r>
        <w:rPr>
          <w:b/>
          <w:sz w:val="20"/>
        </w:rPr>
        <w:t>Lender</w:t>
      </w:r>
      <w:r>
        <w:rPr>
          <w:sz w:val="20"/>
        </w:rPr>
        <w:t>", or any "</w:t>
      </w:r>
      <w:r>
        <w:rPr>
          <w:b/>
          <w:sz w:val="20"/>
        </w:rPr>
        <w:t>Party</w:t>
      </w:r>
      <w:r>
        <w:rPr>
          <w:sz w:val="20"/>
        </w:rPr>
        <w:t xml:space="preserve">" shall be construed </w:t>
      </w:r>
      <w:proofErr w:type="gramStart"/>
      <w:r>
        <w:rPr>
          <w:sz w:val="20"/>
        </w:rPr>
        <w:t>so as to</w:t>
      </w:r>
      <w:proofErr w:type="gramEnd"/>
      <w:r>
        <w:rPr>
          <w:sz w:val="20"/>
        </w:rPr>
        <w:t xml:space="preserve"> include its successors in title, permitted assigns and permitted transferees to, or of, its rights and/or obligations under this </w:t>
      </w:r>
      <w:proofErr w:type="gramStart"/>
      <w:r>
        <w:rPr>
          <w:spacing w:val="-2"/>
          <w:sz w:val="20"/>
        </w:rPr>
        <w:t>Agreement;</w:t>
      </w:r>
      <w:proofErr w:type="gramEnd"/>
    </w:p>
    <w:p w14:paraId="3E06C14B" w14:textId="77777777" w:rsidR="00E70012" w:rsidRDefault="00000000">
      <w:pPr>
        <w:pStyle w:val="ListParagraph"/>
        <w:numPr>
          <w:ilvl w:val="1"/>
          <w:numId w:val="37"/>
        </w:numPr>
        <w:tabs>
          <w:tab w:val="left" w:pos="1506"/>
        </w:tabs>
        <w:ind w:left="1506" w:hanging="731"/>
        <w:jc w:val="both"/>
        <w:rPr>
          <w:sz w:val="20"/>
        </w:rPr>
      </w:pPr>
      <w:r>
        <w:rPr>
          <w:sz w:val="20"/>
        </w:rPr>
        <w:t>"</w:t>
      </w:r>
      <w:r>
        <w:rPr>
          <w:b/>
          <w:sz w:val="20"/>
        </w:rPr>
        <w:t>assets</w:t>
      </w:r>
      <w:r>
        <w:rPr>
          <w:sz w:val="20"/>
        </w:rPr>
        <w:t>"</w:t>
      </w:r>
      <w:r>
        <w:rPr>
          <w:spacing w:val="12"/>
          <w:sz w:val="20"/>
        </w:rPr>
        <w:t xml:space="preserve"> </w:t>
      </w:r>
      <w:r>
        <w:rPr>
          <w:sz w:val="20"/>
        </w:rPr>
        <w:t>includes</w:t>
      </w:r>
      <w:r>
        <w:rPr>
          <w:spacing w:val="23"/>
          <w:sz w:val="20"/>
        </w:rPr>
        <w:t xml:space="preserve"> </w:t>
      </w:r>
      <w:r>
        <w:rPr>
          <w:sz w:val="20"/>
        </w:rPr>
        <w:t>present</w:t>
      </w:r>
      <w:r>
        <w:rPr>
          <w:spacing w:val="20"/>
          <w:sz w:val="20"/>
        </w:rPr>
        <w:t xml:space="preserve"> </w:t>
      </w:r>
      <w:r>
        <w:rPr>
          <w:sz w:val="20"/>
        </w:rPr>
        <w:t>and</w:t>
      </w:r>
      <w:r>
        <w:rPr>
          <w:spacing w:val="19"/>
          <w:sz w:val="20"/>
        </w:rPr>
        <w:t xml:space="preserve"> </w:t>
      </w:r>
      <w:r>
        <w:rPr>
          <w:sz w:val="20"/>
        </w:rPr>
        <w:t>future</w:t>
      </w:r>
      <w:r>
        <w:rPr>
          <w:spacing w:val="20"/>
          <w:sz w:val="20"/>
        </w:rPr>
        <w:t xml:space="preserve"> </w:t>
      </w:r>
      <w:r>
        <w:rPr>
          <w:sz w:val="20"/>
        </w:rPr>
        <w:t>properties,</w:t>
      </w:r>
      <w:r>
        <w:rPr>
          <w:spacing w:val="20"/>
          <w:sz w:val="20"/>
        </w:rPr>
        <w:t xml:space="preserve"> </w:t>
      </w:r>
      <w:r>
        <w:rPr>
          <w:sz w:val="20"/>
        </w:rPr>
        <w:t>revenues</w:t>
      </w:r>
      <w:r>
        <w:rPr>
          <w:spacing w:val="23"/>
          <w:sz w:val="20"/>
        </w:rPr>
        <w:t xml:space="preserve"> </w:t>
      </w:r>
      <w:r>
        <w:rPr>
          <w:sz w:val="20"/>
        </w:rPr>
        <w:t>and</w:t>
      </w:r>
      <w:r>
        <w:rPr>
          <w:spacing w:val="20"/>
          <w:sz w:val="20"/>
        </w:rPr>
        <w:t xml:space="preserve"> </w:t>
      </w:r>
      <w:r>
        <w:rPr>
          <w:sz w:val="20"/>
        </w:rPr>
        <w:t>rights</w:t>
      </w:r>
      <w:r>
        <w:rPr>
          <w:spacing w:val="21"/>
          <w:sz w:val="20"/>
        </w:rPr>
        <w:t xml:space="preserve"> </w:t>
      </w:r>
      <w:r>
        <w:rPr>
          <w:sz w:val="20"/>
        </w:rPr>
        <w:t>of</w:t>
      </w:r>
      <w:r>
        <w:rPr>
          <w:spacing w:val="22"/>
          <w:sz w:val="20"/>
        </w:rPr>
        <w:t xml:space="preserve"> </w:t>
      </w:r>
      <w:r>
        <w:rPr>
          <w:sz w:val="20"/>
        </w:rPr>
        <w:t>every</w:t>
      </w:r>
      <w:r>
        <w:rPr>
          <w:spacing w:val="22"/>
          <w:sz w:val="20"/>
        </w:rPr>
        <w:t xml:space="preserve"> </w:t>
      </w:r>
      <w:proofErr w:type="gramStart"/>
      <w:r>
        <w:rPr>
          <w:spacing w:val="-2"/>
          <w:sz w:val="20"/>
        </w:rPr>
        <w:t>description;</w:t>
      </w:r>
      <w:proofErr w:type="gramEnd"/>
    </w:p>
    <w:p w14:paraId="243226FA" w14:textId="77777777" w:rsidR="00E70012" w:rsidRDefault="00000000">
      <w:pPr>
        <w:pStyle w:val="ListParagraph"/>
        <w:numPr>
          <w:ilvl w:val="1"/>
          <w:numId w:val="37"/>
        </w:numPr>
        <w:tabs>
          <w:tab w:val="left" w:pos="1506"/>
          <w:tab w:val="left" w:pos="1512"/>
        </w:tabs>
        <w:spacing w:before="211" w:line="336" w:lineRule="auto"/>
        <w:ind w:right="1016" w:hanging="738"/>
        <w:jc w:val="both"/>
        <w:rPr>
          <w:sz w:val="20"/>
        </w:rPr>
      </w:pPr>
      <w:r>
        <w:rPr>
          <w:sz w:val="20"/>
        </w:rPr>
        <w:t>"</w:t>
      </w:r>
      <w:r>
        <w:rPr>
          <w:b/>
          <w:sz w:val="20"/>
        </w:rPr>
        <w:t>this Agreement</w:t>
      </w:r>
      <w:r>
        <w:rPr>
          <w:sz w:val="20"/>
        </w:rPr>
        <w:t>" is a reference to this Agreement or other agreement or instrument as amended,</w:t>
      </w:r>
      <w:r>
        <w:rPr>
          <w:spacing w:val="39"/>
          <w:sz w:val="20"/>
        </w:rPr>
        <w:t xml:space="preserve"> </w:t>
      </w:r>
      <w:r>
        <w:rPr>
          <w:sz w:val="20"/>
        </w:rPr>
        <w:t>novated,</w:t>
      </w:r>
      <w:r>
        <w:rPr>
          <w:spacing w:val="39"/>
          <w:sz w:val="20"/>
        </w:rPr>
        <w:t xml:space="preserve"> </w:t>
      </w:r>
      <w:r>
        <w:rPr>
          <w:sz w:val="20"/>
        </w:rPr>
        <w:t>supplemented, extended,</w:t>
      </w:r>
      <w:r>
        <w:rPr>
          <w:spacing w:val="38"/>
          <w:sz w:val="20"/>
        </w:rPr>
        <w:t xml:space="preserve"> </w:t>
      </w:r>
      <w:r>
        <w:rPr>
          <w:sz w:val="20"/>
        </w:rPr>
        <w:t>restated (however fundamentally and whether or</w:t>
      </w:r>
      <w:r>
        <w:rPr>
          <w:spacing w:val="-6"/>
          <w:sz w:val="20"/>
        </w:rPr>
        <w:t xml:space="preserve"> </w:t>
      </w:r>
      <w:r>
        <w:rPr>
          <w:sz w:val="20"/>
        </w:rPr>
        <w:t>not</w:t>
      </w:r>
      <w:r>
        <w:rPr>
          <w:spacing w:val="-6"/>
          <w:sz w:val="20"/>
        </w:rPr>
        <w:t xml:space="preserve"> </w:t>
      </w:r>
      <w:r>
        <w:rPr>
          <w:sz w:val="20"/>
        </w:rPr>
        <w:t>more</w:t>
      </w:r>
      <w:r>
        <w:rPr>
          <w:spacing w:val="-6"/>
          <w:sz w:val="20"/>
        </w:rPr>
        <w:t xml:space="preserve"> </w:t>
      </w:r>
      <w:r>
        <w:rPr>
          <w:sz w:val="20"/>
        </w:rPr>
        <w:t>onerously)</w:t>
      </w:r>
      <w:r>
        <w:rPr>
          <w:spacing w:val="-5"/>
          <w:sz w:val="20"/>
        </w:rPr>
        <w:t xml:space="preserve"> </w:t>
      </w:r>
      <w:r>
        <w:rPr>
          <w:sz w:val="20"/>
        </w:rPr>
        <w:t>or</w:t>
      </w:r>
      <w:r>
        <w:rPr>
          <w:spacing w:val="-6"/>
          <w:sz w:val="20"/>
        </w:rPr>
        <w:t xml:space="preserve"> </w:t>
      </w:r>
      <w:r>
        <w:rPr>
          <w:sz w:val="20"/>
        </w:rPr>
        <w:t>replaced</w:t>
      </w:r>
      <w:r>
        <w:rPr>
          <w:spacing w:val="-6"/>
          <w:sz w:val="20"/>
        </w:rPr>
        <w:t xml:space="preserve"> </w:t>
      </w:r>
      <w:r>
        <w:rPr>
          <w:sz w:val="20"/>
        </w:rPr>
        <w:t>and</w:t>
      </w:r>
      <w:r>
        <w:rPr>
          <w:spacing w:val="-6"/>
          <w:sz w:val="20"/>
        </w:rPr>
        <w:t xml:space="preserve"> </w:t>
      </w:r>
      <w:r>
        <w:rPr>
          <w:sz w:val="20"/>
        </w:rPr>
        <w:t>includes</w:t>
      </w:r>
      <w:r>
        <w:rPr>
          <w:spacing w:val="-4"/>
          <w:sz w:val="20"/>
        </w:rPr>
        <w:t xml:space="preserve"> </w:t>
      </w:r>
      <w:r>
        <w:rPr>
          <w:sz w:val="20"/>
        </w:rPr>
        <w:t>any</w:t>
      </w:r>
      <w:r>
        <w:rPr>
          <w:spacing w:val="-6"/>
          <w:sz w:val="20"/>
        </w:rPr>
        <w:t xml:space="preserve"> </w:t>
      </w:r>
      <w:r>
        <w:rPr>
          <w:sz w:val="20"/>
        </w:rPr>
        <w:t>change</w:t>
      </w:r>
      <w:r>
        <w:rPr>
          <w:spacing w:val="-6"/>
          <w:sz w:val="20"/>
        </w:rPr>
        <w:t xml:space="preserve"> </w:t>
      </w:r>
      <w:r>
        <w:rPr>
          <w:sz w:val="20"/>
        </w:rPr>
        <w:t>in</w:t>
      </w:r>
      <w:r>
        <w:rPr>
          <w:spacing w:val="-6"/>
          <w:sz w:val="20"/>
        </w:rPr>
        <w:t xml:space="preserve"> </w:t>
      </w:r>
      <w:r>
        <w:rPr>
          <w:sz w:val="20"/>
        </w:rPr>
        <w:t>the</w:t>
      </w:r>
      <w:r>
        <w:rPr>
          <w:spacing w:val="-6"/>
          <w:sz w:val="20"/>
        </w:rPr>
        <w:t xml:space="preserve"> </w:t>
      </w:r>
      <w:r>
        <w:rPr>
          <w:sz w:val="20"/>
        </w:rPr>
        <w:t>purpose</w:t>
      </w:r>
      <w:r>
        <w:rPr>
          <w:spacing w:val="-8"/>
          <w:sz w:val="20"/>
        </w:rPr>
        <w:t xml:space="preserve"> </w:t>
      </w:r>
      <w:r>
        <w:rPr>
          <w:sz w:val="20"/>
        </w:rPr>
        <w:t>of,</w:t>
      </w:r>
      <w:r>
        <w:rPr>
          <w:spacing w:val="-7"/>
          <w:sz w:val="20"/>
        </w:rPr>
        <w:t xml:space="preserve"> </w:t>
      </w:r>
      <w:r>
        <w:rPr>
          <w:sz w:val="20"/>
        </w:rPr>
        <w:t>any</w:t>
      </w:r>
      <w:r>
        <w:rPr>
          <w:spacing w:val="-7"/>
          <w:sz w:val="20"/>
        </w:rPr>
        <w:t xml:space="preserve"> </w:t>
      </w:r>
      <w:r>
        <w:rPr>
          <w:sz w:val="20"/>
        </w:rPr>
        <w:t>extension</w:t>
      </w:r>
      <w:r>
        <w:rPr>
          <w:spacing w:val="-6"/>
          <w:sz w:val="20"/>
        </w:rPr>
        <w:t xml:space="preserve"> </w:t>
      </w:r>
      <w:r>
        <w:rPr>
          <w:sz w:val="20"/>
        </w:rPr>
        <w:t>of or any increase in any facility or the addition of any new facility under this Agreement or other agreement or instrument;</w:t>
      </w:r>
    </w:p>
    <w:p w14:paraId="330DF84C" w14:textId="77777777" w:rsidR="00E70012" w:rsidRDefault="00000000">
      <w:pPr>
        <w:pStyle w:val="ListParagraph"/>
        <w:numPr>
          <w:ilvl w:val="1"/>
          <w:numId w:val="37"/>
        </w:numPr>
        <w:tabs>
          <w:tab w:val="left" w:pos="1506"/>
          <w:tab w:val="left" w:pos="1512"/>
        </w:tabs>
        <w:spacing w:before="120" w:line="336" w:lineRule="auto"/>
        <w:ind w:right="1022" w:hanging="738"/>
        <w:jc w:val="both"/>
        <w:rPr>
          <w:sz w:val="20"/>
        </w:rPr>
      </w:pPr>
      <w:r>
        <w:rPr>
          <w:sz w:val="20"/>
        </w:rPr>
        <w:t>"</w:t>
      </w:r>
      <w:r>
        <w:rPr>
          <w:b/>
          <w:sz w:val="20"/>
        </w:rPr>
        <w:t>indebtedness</w:t>
      </w:r>
      <w:r>
        <w:rPr>
          <w:sz w:val="20"/>
        </w:rPr>
        <w:t>" includes any obligation (whether incurred as principal or as surety) for the payment</w:t>
      </w:r>
      <w:r>
        <w:rPr>
          <w:spacing w:val="40"/>
          <w:sz w:val="20"/>
        </w:rPr>
        <w:t xml:space="preserve"> </w:t>
      </w:r>
      <w:r>
        <w:rPr>
          <w:sz w:val="20"/>
        </w:rPr>
        <w:t>or</w:t>
      </w:r>
      <w:r>
        <w:rPr>
          <w:spacing w:val="40"/>
          <w:sz w:val="20"/>
        </w:rPr>
        <w:t xml:space="preserve"> </w:t>
      </w:r>
      <w:r>
        <w:rPr>
          <w:sz w:val="20"/>
        </w:rPr>
        <w:t>repayment</w:t>
      </w:r>
      <w:r>
        <w:rPr>
          <w:spacing w:val="40"/>
          <w:sz w:val="20"/>
        </w:rPr>
        <w:t xml:space="preserve"> </w:t>
      </w:r>
      <w:r>
        <w:rPr>
          <w:sz w:val="20"/>
        </w:rPr>
        <w:t>of</w:t>
      </w:r>
      <w:r>
        <w:rPr>
          <w:spacing w:val="40"/>
          <w:sz w:val="20"/>
        </w:rPr>
        <w:t xml:space="preserve"> </w:t>
      </w:r>
      <w:r>
        <w:rPr>
          <w:sz w:val="20"/>
        </w:rPr>
        <w:t>money,</w:t>
      </w:r>
      <w:r>
        <w:rPr>
          <w:spacing w:val="40"/>
          <w:sz w:val="20"/>
        </w:rPr>
        <w:t xml:space="preserve"> </w:t>
      </w:r>
      <w:r>
        <w:rPr>
          <w:sz w:val="20"/>
        </w:rPr>
        <w:t>whether</w:t>
      </w:r>
      <w:r>
        <w:rPr>
          <w:spacing w:val="40"/>
          <w:sz w:val="20"/>
        </w:rPr>
        <w:t xml:space="preserve"> </w:t>
      </w:r>
      <w:r>
        <w:rPr>
          <w:sz w:val="20"/>
        </w:rPr>
        <w:t>present</w:t>
      </w:r>
      <w:r>
        <w:rPr>
          <w:spacing w:val="40"/>
          <w:sz w:val="20"/>
        </w:rPr>
        <w:t xml:space="preserve"> </w:t>
      </w:r>
      <w:r>
        <w:rPr>
          <w:sz w:val="20"/>
        </w:rPr>
        <w:t>or</w:t>
      </w:r>
      <w:r>
        <w:rPr>
          <w:spacing w:val="40"/>
          <w:sz w:val="20"/>
        </w:rPr>
        <w:t xml:space="preserve"> </w:t>
      </w:r>
      <w:r>
        <w:rPr>
          <w:sz w:val="20"/>
        </w:rPr>
        <w:t>future,</w:t>
      </w:r>
      <w:r>
        <w:rPr>
          <w:spacing w:val="40"/>
          <w:sz w:val="20"/>
        </w:rPr>
        <w:t xml:space="preserve"> </w:t>
      </w:r>
      <w:r>
        <w:rPr>
          <w:sz w:val="20"/>
        </w:rPr>
        <w:t>actual</w:t>
      </w:r>
      <w:r>
        <w:rPr>
          <w:spacing w:val="40"/>
          <w:sz w:val="20"/>
        </w:rPr>
        <w:t xml:space="preserve"> </w:t>
      </w:r>
      <w:r>
        <w:rPr>
          <w:sz w:val="20"/>
        </w:rPr>
        <w:t>or</w:t>
      </w:r>
      <w:r>
        <w:rPr>
          <w:spacing w:val="40"/>
          <w:sz w:val="20"/>
        </w:rPr>
        <w:t xml:space="preserve"> </w:t>
      </w:r>
      <w:proofErr w:type="gramStart"/>
      <w:r>
        <w:rPr>
          <w:sz w:val="20"/>
        </w:rPr>
        <w:t>contingent;</w:t>
      </w:r>
      <w:proofErr w:type="gramEnd"/>
    </w:p>
    <w:p w14:paraId="39FB4D48" w14:textId="77777777" w:rsidR="00E70012" w:rsidRDefault="00000000">
      <w:pPr>
        <w:pStyle w:val="ListParagraph"/>
        <w:numPr>
          <w:ilvl w:val="1"/>
          <w:numId w:val="37"/>
        </w:numPr>
        <w:tabs>
          <w:tab w:val="left" w:pos="1508"/>
          <w:tab w:val="left" w:pos="1512"/>
        </w:tabs>
        <w:spacing w:before="120" w:line="336" w:lineRule="auto"/>
        <w:ind w:right="1019" w:hanging="738"/>
        <w:jc w:val="both"/>
        <w:rPr>
          <w:sz w:val="20"/>
        </w:rPr>
      </w:pPr>
      <w:r>
        <w:rPr>
          <w:sz w:val="20"/>
        </w:rPr>
        <w:t>a "</w:t>
      </w:r>
      <w:r>
        <w:rPr>
          <w:b/>
          <w:sz w:val="20"/>
        </w:rPr>
        <w:t>person</w:t>
      </w:r>
      <w:r>
        <w:rPr>
          <w:sz w:val="20"/>
        </w:rPr>
        <w:t>" includes any individual, firm, company, corporation, government, state or agency</w:t>
      </w:r>
      <w:r>
        <w:rPr>
          <w:spacing w:val="80"/>
          <w:sz w:val="20"/>
        </w:rPr>
        <w:t xml:space="preserve"> </w:t>
      </w:r>
      <w:r>
        <w:rPr>
          <w:sz w:val="20"/>
        </w:rPr>
        <w:t>of a state or any association, trust, joint venture, consortium, partnership or other entity (</w:t>
      </w:r>
      <w:proofErr w:type="gramStart"/>
      <w:r>
        <w:rPr>
          <w:sz w:val="20"/>
        </w:rPr>
        <w:t>whether or not</w:t>
      </w:r>
      <w:proofErr w:type="gramEnd"/>
      <w:r>
        <w:rPr>
          <w:spacing w:val="40"/>
          <w:sz w:val="20"/>
        </w:rPr>
        <w:t xml:space="preserve"> </w:t>
      </w:r>
      <w:r>
        <w:rPr>
          <w:sz w:val="20"/>
        </w:rPr>
        <w:t>having separate legal</w:t>
      </w:r>
      <w:r>
        <w:rPr>
          <w:spacing w:val="40"/>
          <w:sz w:val="20"/>
        </w:rPr>
        <w:t xml:space="preserve"> </w:t>
      </w:r>
      <w:r>
        <w:rPr>
          <w:sz w:val="20"/>
        </w:rPr>
        <w:t>personality</w:t>
      </w:r>
      <w:proofErr w:type="gramStart"/>
      <w:r>
        <w:rPr>
          <w:sz w:val="20"/>
        </w:rPr>
        <w:t>);</w:t>
      </w:r>
      <w:proofErr w:type="gramEnd"/>
    </w:p>
    <w:p w14:paraId="78D09C8B" w14:textId="77777777" w:rsidR="00E70012" w:rsidRDefault="00000000">
      <w:pPr>
        <w:pStyle w:val="ListParagraph"/>
        <w:numPr>
          <w:ilvl w:val="1"/>
          <w:numId w:val="37"/>
        </w:numPr>
        <w:tabs>
          <w:tab w:val="left" w:pos="1507"/>
          <w:tab w:val="left" w:pos="1512"/>
        </w:tabs>
        <w:spacing w:before="121" w:line="336" w:lineRule="auto"/>
        <w:ind w:right="1018" w:hanging="738"/>
        <w:jc w:val="both"/>
        <w:rPr>
          <w:sz w:val="20"/>
        </w:rPr>
      </w:pPr>
      <w:r>
        <w:rPr>
          <w:sz w:val="20"/>
        </w:rPr>
        <w:t>a</w:t>
      </w:r>
      <w:r>
        <w:rPr>
          <w:spacing w:val="34"/>
          <w:sz w:val="20"/>
        </w:rPr>
        <w:t xml:space="preserve"> </w:t>
      </w:r>
      <w:r>
        <w:rPr>
          <w:sz w:val="20"/>
        </w:rPr>
        <w:t>"</w:t>
      </w:r>
      <w:r>
        <w:rPr>
          <w:b/>
          <w:sz w:val="20"/>
        </w:rPr>
        <w:t>regulation</w:t>
      </w:r>
      <w:r>
        <w:rPr>
          <w:sz w:val="20"/>
        </w:rPr>
        <w:t>"</w:t>
      </w:r>
      <w:r>
        <w:rPr>
          <w:spacing w:val="29"/>
          <w:sz w:val="20"/>
        </w:rPr>
        <w:t xml:space="preserve"> </w:t>
      </w:r>
      <w:r>
        <w:rPr>
          <w:sz w:val="20"/>
        </w:rPr>
        <w:t>includes</w:t>
      </w:r>
      <w:r>
        <w:rPr>
          <w:spacing w:val="36"/>
          <w:sz w:val="20"/>
        </w:rPr>
        <w:t xml:space="preserve"> </w:t>
      </w:r>
      <w:r>
        <w:rPr>
          <w:sz w:val="20"/>
        </w:rPr>
        <w:t>any</w:t>
      </w:r>
      <w:r>
        <w:rPr>
          <w:spacing w:val="33"/>
          <w:sz w:val="20"/>
        </w:rPr>
        <w:t xml:space="preserve"> </w:t>
      </w:r>
      <w:r>
        <w:rPr>
          <w:sz w:val="20"/>
        </w:rPr>
        <w:t>regulation,</w:t>
      </w:r>
      <w:r>
        <w:rPr>
          <w:spacing w:val="32"/>
          <w:sz w:val="20"/>
        </w:rPr>
        <w:t xml:space="preserve"> </w:t>
      </w:r>
      <w:r>
        <w:rPr>
          <w:sz w:val="20"/>
        </w:rPr>
        <w:t>rule,</w:t>
      </w:r>
      <w:r>
        <w:rPr>
          <w:spacing w:val="34"/>
          <w:sz w:val="20"/>
        </w:rPr>
        <w:t xml:space="preserve"> </w:t>
      </w:r>
      <w:r>
        <w:rPr>
          <w:sz w:val="20"/>
        </w:rPr>
        <w:t>official</w:t>
      </w:r>
      <w:r>
        <w:rPr>
          <w:spacing w:val="32"/>
          <w:sz w:val="20"/>
        </w:rPr>
        <w:t xml:space="preserve"> </w:t>
      </w:r>
      <w:r>
        <w:rPr>
          <w:sz w:val="20"/>
        </w:rPr>
        <w:t>directive,</w:t>
      </w:r>
      <w:r>
        <w:rPr>
          <w:spacing w:val="32"/>
          <w:sz w:val="20"/>
        </w:rPr>
        <w:t xml:space="preserve"> </w:t>
      </w:r>
      <w:r>
        <w:rPr>
          <w:sz w:val="20"/>
        </w:rPr>
        <w:t>request</w:t>
      </w:r>
      <w:r>
        <w:rPr>
          <w:spacing w:val="34"/>
          <w:sz w:val="20"/>
        </w:rPr>
        <w:t xml:space="preserve"> </w:t>
      </w:r>
      <w:r>
        <w:rPr>
          <w:sz w:val="20"/>
        </w:rPr>
        <w:t>or</w:t>
      </w:r>
      <w:r>
        <w:rPr>
          <w:spacing w:val="33"/>
          <w:sz w:val="20"/>
        </w:rPr>
        <w:t xml:space="preserve"> </w:t>
      </w:r>
      <w:r>
        <w:rPr>
          <w:sz w:val="20"/>
        </w:rPr>
        <w:t>guideline</w:t>
      </w:r>
      <w:r>
        <w:rPr>
          <w:spacing w:val="33"/>
          <w:sz w:val="20"/>
        </w:rPr>
        <w:t xml:space="preserve"> </w:t>
      </w:r>
      <w:r>
        <w:rPr>
          <w:sz w:val="20"/>
        </w:rPr>
        <w:t>(</w:t>
      </w:r>
      <w:proofErr w:type="gramStart"/>
      <w:r>
        <w:rPr>
          <w:sz w:val="20"/>
        </w:rPr>
        <w:t>whether or</w:t>
      </w:r>
      <w:r>
        <w:rPr>
          <w:spacing w:val="40"/>
          <w:sz w:val="20"/>
        </w:rPr>
        <w:t xml:space="preserve"> </w:t>
      </w:r>
      <w:r>
        <w:rPr>
          <w:sz w:val="20"/>
        </w:rPr>
        <w:t>not</w:t>
      </w:r>
      <w:proofErr w:type="gramEnd"/>
      <w:r>
        <w:rPr>
          <w:spacing w:val="40"/>
          <w:sz w:val="20"/>
        </w:rPr>
        <w:t xml:space="preserve"> </w:t>
      </w:r>
      <w:r>
        <w:rPr>
          <w:sz w:val="20"/>
        </w:rPr>
        <w:t>having</w:t>
      </w:r>
      <w:r>
        <w:rPr>
          <w:spacing w:val="40"/>
          <w:sz w:val="20"/>
        </w:rPr>
        <w:t xml:space="preserve"> </w:t>
      </w:r>
      <w:r>
        <w:rPr>
          <w:sz w:val="20"/>
        </w:rPr>
        <w:t>the</w:t>
      </w:r>
      <w:r>
        <w:rPr>
          <w:spacing w:val="40"/>
          <w:sz w:val="20"/>
        </w:rPr>
        <w:t xml:space="preserve"> </w:t>
      </w:r>
      <w:r>
        <w:rPr>
          <w:sz w:val="20"/>
        </w:rPr>
        <w:t>force</w:t>
      </w:r>
      <w:r>
        <w:rPr>
          <w:spacing w:val="40"/>
          <w:sz w:val="20"/>
        </w:rPr>
        <w:t xml:space="preserve"> </w:t>
      </w:r>
      <w:r>
        <w:rPr>
          <w:sz w:val="20"/>
        </w:rPr>
        <w:t>of</w:t>
      </w:r>
      <w:r>
        <w:rPr>
          <w:spacing w:val="40"/>
          <w:sz w:val="20"/>
        </w:rPr>
        <w:t xml:space="preserve"> </w:t>
      </w:r>
      <w:r>
        <w:rPr>
          <w:sz w:val="20"/>
        </w:rPr>
        <w:t>law)</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governmental,</w:t>
      </w:r>
      <w:r>
        <w:rPr>
          <w:spacing w:val="40"/>
          <w:sz w:val="20"/>
        </w:rPr>
        <w:t xml:space="preserve"> </w:t>
      </w:r>
      <w:r>
        <w:rPr>
          <w:sz w:val="20"/>
        </w:rPr>
        <w:t>intergovernmental</w:t>
      </w:r>
      <w:r>
        <w:rPr>
          <w:spacing w:val="40"/>
          <w:sz w:val="20"/>
        </w:rPr>
        <w:t xml:space="preserve"> </w:t>
      </w:r>
      <w:r>
        <w:rPr>
          <w:sz w:val="20"/>
        </w:rPr>
        <w:t>or</w:t>
      </w:r>
      <w:r>
        <w:rPr>
          <w:spacing w:val="40"/>
          <w:sz w:val="20"/>
        </w:rPr>
        <w:t xml:space="preserve"> </w:t>
      </w:r>
      <w:r>
        <w:rPr>
          <w:sz w:val="20"/>
        </w:rPr>
        <w:t>supranational</w:t>
      </w:r>
    </w:p>
    <w:p w14:paraId="76127515"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3D2298BF" w14:textId="77777777" w:rsidR="00E70012" w:rsidRDefault="00000000">
      <w:pPr>
        <w:pStyle w:val="BodyText"/>
        <w:spacing w:before="64" w:line="336" w:lineRule="auto"/>
        <w:ind w:left="1512" w:right="1033"/>
      </w:pPr>
      <w:r>
        <w:lastRenderedPageBreak/>
        <w:t>body,</w:t>
      </w:r>
      <w:r>
        <w:rPr>
          <w:spacing w:val="76"/>
        </w:rPr>
        <w:t xml:space="preserve"> </w:t>
      </w:r>
      <w:r>
        <w:t>agency,</w:t>
      </w:r>
      <w:r>
        <w:rPr>
          <w:spacing w:val="76"/>
        </w:rPr>
        <w:t xml:space="preserve"> </w:t>
      </w:r>
      <w:r>
        <w:t>department</w:t>
      </w:r>
      <w:r>
        <w:rPr>
          <w:spacing w:val="77"/>
        </w:rPr>
        <w:t xml:space="preserve"> </w:t>
      </w:r>
      <w:r>
        <w:t>or</w:t>
      </w:r>
      <w:r>
        <w:rPr>
          <w:spacing w:val="77"/>
        </w:rPr>
        <w:t xml:space="preserve"> </w:t>
      </w:r>
      <w:r>
        <w:t>of</w:t>
      </w:r>
      <w:r>
        <w:rPr>
          <w:spacing w:val="76"/>
        </w:rPr>
        <w:t xml:space="preserve"> </w:t>
      </w:r>
      <w:r>
        <w:t>any</w:t>
      </w:r>
      <w:r>
        <w:rPr>
          <w:spacing w:val="76"/>
        </w:rPr>
        <w:t xml:space="preserve"> </w:t>
      </w:r>
      <w:r>
        <w:t>regulatory,</w:t>
      </w:r>
      <w:r>
        <w:rPr>
          <w:spacing w:val="77"/>
        </w:rPr>
        <w:t xml:space="preserve"> </w:t>
      </w:r>
      <w:r>
        <w:t>self-regulatory</w:t>
      </w:r>
      <w:r>
        <w:rPr>
          <w:spacing w:val="77"/>
        </w:rPr>
        <w:t xml:space="preserve"> </w:t>
      </w:r>
      <w:r>
        <w:t>or</w:t>
      </w:r>
      <w:r>
        <w:rPr>
          <w:spacing w:val="76"/>
        </w:rPr>
        <w:t xml:space="preserve"> </w:t>
      </w:r>
      <w:r>
        <w:t>other</w:t>
      </w:r>
      <w:r>
        <w:rPr>
          <w:spacing w:val="76"/>
        </w:rPr>
        <w:t xml:space="preserve"> </w:t>
      </w:r>
      <w:r>
        <w:t>authority</w:t>
      </w:r>
      <w:r>
        <w:rPr>
          <w:spacing w:val="76"/>
        </w:rPr>
        <w:t xml:space="preserve"> </w:t>
      </w:r>
      <w:r>
        <w:t xml:space="preserve">or </w:t>
      </w:r>
      <w:proofErr w:type="gramStart"/>
      <w:r>
        <w:rPr>
          <w:spacing w:val="-2"/>
        </w:rPr>
        <w:t>organisation;</w:t>
      </w:r>
      <w:proofErr w:type="gramEnd"/>
    </w:p>
    <w:p w14:paraId="734AA370" w14:textId="77777777" w:rsidR="00E70012" w:rsidRDefault="00000000">
      <w:pPr>
        <w:pStyle w:val="ListParagraph"/>
        <w:numPr>
          <w:ilvl w:val="1"/>
          <w:numId w:val="37"/>
        </w:numPr>
        <w:tabs>
          <w:tab w:val="left" w:pos="1512"/>
        </w:tabs>
        <w:spacing w:before="121" w:line="338" w:lineRule="auto"/>
        <w:ind w:right="1069" w:hanging="738"/>
        <w:rPr>
          <w:sz w:val="20"/>
        </w:rPr>
      </w:pPr>
      <w:r>
        <w:rPr>
          <w:sz w:val="20"/>
        </w:rPr>
        <w:t>a</w:t>
      </w:r>
      <w:r>
        <w:rPr>
          <w:spacing w:val="31"/>
          <w:sz w:val="20"/>
        </w:rPr>
        <w:t xml:space="preserve"> </w:t>
      </w:r>
      <w:r>
        <w:rPr>
          <w:sz w:val="20"/>
        </w:rPr>
        <w:t>provision</w:t>
      </w:r>
      <w:r>
        <w:rPr>
          <w:spacing w:val="32"/>
          <w:sz w:val="20"/>
        </w:rPr>
        <w:t xml:space="preserve"> </w:t>
      </w:r>
      <w:r>
        <w:rPr>
          <w:sz w:val="20"/>
        </w:rPr>
        <w:t>of</w:t>
      </w:r>
      <w:r>
        <w:rPr>
          <w:spacing w:val="33"/>
          <w:sz w:val="20"/>
        </w:rPr>
        <w:t xml:space="preserve"> </w:t>
      </w:r>
      <w:r>
        <w:rPr>
          <w:sz w:val="20"/>
        </w:rPr>
        <w:t>law</w:t>
      </w:r>
      <w:r>
        <w:rPr>
          <w:spacing w:val="34"/>
          <w:sz w:val="20"/>
        </w:rPr>
        <w:t xml:space="preserve"> </w:t>
      </w:r>
      <w:r>
        <w:rPr>
          <w:sz w:val="20"/>
        </w:rPr>
        <w:t>is</w:t>
      </w:r>
      <w:r>
        <w:rPr>
          <w:spacing w:val="34"/>
          <w:sz w:val="20"/>
        </w:rPr>
        <w:t xml:space="preserve"> </w:t>
      </w:r>
      <w:r>
        <w:rPr>
          <w:sz w:val="20"/>
        </w:rPr>
        <w:t>a</w:t>
      </w:r>
      <w:r>
        <w:rPr>
          <w:spacing w:val="31"/>
          <w:sz w:val="20"/>
        </w:rPr>
        <w:t xml:space="preserve"> </w:t>
      </w:r>
      <w:r>
        <w:rPr>
          <w:sz w:val="20"/>
        </w:rPr>
        <w:t>reference</w:t>
      </w:r>
      <w:r>
        <w:rPr>
          <w:spacing w:val="32"/>
          <w:sz w:val="20"/>
        </w:rPr>
        <w:t xml:space="preserve"> </w:t>
      </w:r>
      <w:r>
        <w:rPr>
          <w:sz w:val="20"/>
        </w:rPr>
        <w:t>to</w:t>
      </w:r>
      <w:r>
        <w:rPr>
          <w:spacing w:val="29"/>
          <w:sz w:val="20"/>
        </w:rPr>
        <w:t xml:space="preserve"> </w:t>
      </w:r>
      <w:r>
        <w:rPr>
          <w:sz w:val="20"/>
        </w:rPr>
        <w:t>that</w:t>
      </w:r>
      <w:r>
        <w:rPr>
          <w:spacing w:val="33"/>
          <w:sz w:val="20"/>
        </w:rPr>
        <w:t xml:space="preserve"> </w:t>
      </w:r>
      <w:r>
        <w:rPr>
          <w:sz w:val="20"/>
        </w:rPr>
        <w:t>provision</w:t>
      </w:r>
      <w:r>
        <w:rPr>
          <w:spacing w:val="32"/>
          <w:sz w:val="20"/>
        </w:rPr>
        <w:t xml:space="preserve"> </w:t>
      </w:r>
      <w:r>
        <w:rPr>
          <w:sz w:val="20"/>
        </w:rPr>
        <w:t>as</w:t>
      </w:r>
      <w:r>
        <w:rPr>
          <w:spacing w:val="34"/>
          <w:sz w:val="20"/>
        </w:rPr>
        <w:t xml:space="preserve"> </w:t>
      </w:r>
      <w:r>
        <w:rPr>
          <w:sz w:val="20"/>
        </w:rPr>
        <w:t>amended</w:t>
      </w:r>
      <w:r>
        <w:rPr>
          <w:spacing w:val="33"/>
          <w:sz w:val="20"/>
        </w:rPr>
        <w:t xml:space="preserve"> </w:t>
      </w:r>
      <w:r>
        <w:rPr>
          <w:sz w:val="20"/>
        </w:rPr>
        <w:t>or</w:t>
      </w:r>
      <w:r>
        <w:rPr>
          <w:spacing w:val="32"/>
          <w:sz w:val="20"/>
        </w:rPr>
        <w:t xml:space="preserve"> </w:t>
      </w:r>
      <w:r>
        <w:rPr>
          <w:sz w:val="20"/>
        </w:rPr>
        <w:t>re-enacted</w:t>
      </w:r>
      <w:r>
        <w:rPr>
          <w:spacing w:val="31"/>
          <w:sz w:val="20"/>
        </w:rPr>
        <w:t xml:space="preserve"> </w:t>
      </w:r>
      <w:r>
        <w:rPr>
          <w:sz w:val="20"/>
        </w:rPr>
        <w:t>from</w:t>
      </w:r>
      <w:r>
        <w:rPr>
          <w:spacing w:val="32"/>
          <w:sz w:val="20"/>
        </w:rPr>
        <w:t xml:space="preserve"> </w:t>
      </w:r>
      <w:r>
        <w:rPr>
          <w:sz w:val="20"/>
        </w:rPr>
        <w:t>time</w:t>
      </w:r>
      <w:r>
        <w:rPr>
          <w:spacing w:val="31"/>
          <w:sz w:val="20"/>
        </w:rPr>
        <w:t xml:space="preserve"> </w:t>
      </w:r>
      <w:r>
        <w:rPr>
          <w:sz w:val="20"/>
        </w:rPr>
        <w:t>to time; and</w:t>
      </w:r>
    </w:p>
    <w:p w14:paraId="116CE78B" w14:textId="77777777" w:rsidR="00E70012" w:rsidRDefault="00000000">
      <w:pPr>
        <w:pStyle w:val="ListParagraph"/>
        <w:numPr>
          <w:ilvl w:val="1"/>
          <w:numId w:val="37"/>
        </w:numPr>
        <w:tabs>
          <w:tab w:val="left" w:pos="1512"/>
        </w:tabs>
        <w:spacing w:before="116"/>
        <w:ind w:hanging="737"/>
        <w:rPr>
          <w:sz w:val="20"/>
        </w:rPr>
      </w:pPr>
      <w:r>
        <w:rPr>
          <w:sz w:val="20"/>
        </w:rPr>
        <w:t>a</w:t>
      </w:r>
      <w:r>
        <w:rPr>
          <w:spacing w:val="9"/>
          <w:sz w:val="20"/>
        </w:rPr>
        <w:t xml:space="preserve"> </w:t>
      </w:r>
      <w:r>
        <w:rPr>
          <w:sz w:val="20"/>
        </w:rPr>
        <w:t>time</w:t>
      </w:r>
      <w:r>
        <w:rPr>
          <w:spacing w:val="13"/>
          <w:sz w:val="20"/>
        </w:rPr>
        <w:t xml:space="preserve"> </w:t>
      </w:r>
      <w:r>
        <w:rPr>
          <w:sz w:val="20"/>
        </w:rPr>
        <w:t>of</w:t>
      </w:r>
      <w:r>
        <w:rPr>
          <w:spacing w:val="13"/>
          <w:sz w:val="20"/>
        </w:rPr>
        <w:t xml:space="preserve"> </w:t>
      </w:r>
      <w:r>
        <w:rPr>
          <w:sz w:val="20"/>
        </w:rPr>
        <w:t>day</w:t>
      </w:r>
      <w:r>
        <w:rPr>
          <w:spacing w:val="14"/>
          <w:sz w:val="20"/>
        </w:rPr>
        <w:t xml:space="preserve"> </w:t>
      </w:r>
      <w:r>
        <w:rPr>
          <w:sz w:val="20"/>
        </w:rPr>
        <w:t>is</w:t>
      </w:r>
      <w:r>
        <w:rPr>
          <w:spacing w:val="16"/>
          <w:sz w:val="20"/>
        </w:rPr>
        <w:t xml:space="preserve"> </w:t>
      </w:r>
      <w:r>
        <w:rPr>
          <w:sz w:val="20"/>
        </w:rPr>
        <w:t>a</w:t>
      </w:r>
      <w:r>
        <w:rPr>
          <w:spacing w:val="13"/>
          <w:sz w:val="20"/>
        </w:rPr>
        <w:t xml:space="preserve"> </w:t>
      </w:r>
      <w:r>
        <w:rPr>
          <w:sz w:val="20"/>
        </w:rPr>
        <w:t>reference</w:t>
      </w:r>
      <w:r>
        <w:rPr>
          <w:spacing w:val="11"/>
          <w:sz w:val="20"/>
        </w:rPr>
        <w:t xml:space="preserve"> </w:t>
      </w:r>
      <w:r>
        <w:rPr>
          <w:sz w:val="20"/>
        </w:rPr>
        <w:t>to</w:t>
      </w:r>
      <w:r>
        <w:rPr>
          <w:spacing w:val="13"/>
          <w:sz w:val="20"/>
        </w:rPr>
        <w:t xml:space="preserve"> </w:t>
      </w:r>
      <w:r>
        <w:rPr>
          <w:sz w:val="20"/>
        </w:rPr>
        <w:t>London</w:t>
      </w:r>
      <w:r>
        <w:rPr>
          <w:spacing w:val="14"/>
          <w:sz w:val="20"/>
        </w:rPr>
        <w:t xml:space="preserve"> </w:t>
      </w:r>
      <w:r>
        <w:rPr>
          <w:spacing w:val="-2"/>
          <w:sz w:val="20"/>
        </w:rPr>
        <w:t>time.</w:t>
      </w:r>
    </w:p>
    <w:p w14:paraId="19FB6989" w14:textId="77777777" w:rsidR="00E70012" w:rsidRDefault="00000000">
      <w:pPr>
        <w:pStyle w:val="ListParagraph"/>
        <w:numPr>
          <w:ilvl w:val="0"/>
          <w:numId w:val="37"/>
        </w:numPr>
        <w:tabs>
          <w:tab w:val="left" w:pos="771"/>
          <w:tab w:val="left" w:pos="775"/>
        </w:tabs>
        <w:spacing w:before="211" w:line="336" w:lineRule="auto"/>
        <w:ind w:left="775" w:right="1019" w:hanging="624"/>
        <w:jc w:val="both"/>
        <w:rPr>
          <w:sz w:val="20"/>
        </w:rPr>
      </w:pPr>
      <w:r>
        <w:rPr>
          <w:sz w:val="20"/>
        </w:rPr>
        <w:t>The</w:t>
      </w:r>
      <w:r>
        <w:rPr>
          <w:spacing w:val="40"/>
          <w:sz w:val="20"/>
        </w:rPr>
        <w:t xml:space="preserve"> </w:t>
      </w:r>
      <w:r>
        <w:rPr>
          <w:sz w:val="20"/>
        </w:rPr>
        <w:t>determination</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extent</w:t>
      </w:r>
      <w:r>
        <w:rPr>
          <w:spacing w:val="40"/>
          <w:sz w:val="20"/>
        </w:rPr>
        <w:t xml:space="preserve"> </w:t>
      </w:r>
      <w:r>
        <w:rPr>
          <w:sz w:val="20"/>
        </w:rPr>
        <w:t>to</w:t>
      </w:r>
      <w:r>
        <w:rPr>
          <w:spacing w:val="40"/>
          <w:sz w:val="20"/>
        </w:rPr>
        <w:t xml:space="preserve"> </w:t>
      </w:r>
      <w:r>
        <w:rPr>
          <w:sz w:val="20"/>
        </w:rPr>
        <w:t>which</w:t>
      </w:r>
      <w:r>
        <w:rPr>
          <w:spacing w:val="40"/>
          <w:sz w:val="20"/>
        </w:rPr>
        <w:t xml:space="preserve"> </w:t>
      </w:r>
      <w:r>
        <w:rPr>
          <w:sz w:val="20"/>
        </w:rPr>
        <w:t>a</w:t>
      </w:r>
      <w:r>
        <w:rPr>
          <w:spacing w:val="40"/>
          <w:sz w:val="20"/>
        </w:rPr>
        <w:t xml:space="preserve"> </w:t>
      </w:r>
      <w:r>
        <w:rPr>
          <w:sz w:val="20"/>
        </w:rPr>
        <w:t>rate</w:t>
      </w:r>
      <w:r>
        <w:rPr>
          <w:spacing w:val="40"/>
          <w:sz w:val="20"/>
        </w:rPr>
        <w:t xml:space="preserve"> </w:t>
      </w:r>
      <w:r>
        <w:rPr>
          <w:sz w:val="20"/>
        </w:rPr>
        <w:t>is</w:t>
      </w:r>
      <w:r>
        <w:rPr>
          <w:spacing w:val="40"/>
          <w:sz w:val="20"/>
        </w:rPr>
        <w:t xml:space="preserve"> </w:t>
      </w:r>
      <w:r>
        <w:rPr>
          <w:sz w:val="20"/>
        </w:rPr>
        <w:t>"</w:t>
      </w:r>
      <w:r>
        <w:rPr>
          <w:b/>
          <w:sz w:val="20"/>
        </w:rPr>
        <w:t>for</w:t>
      </w:r>
      <w:r>
        <w:rPr>
          <w:b/>
          <w:spacing w:val="40"/>
          <w:sz w:val="20"/>
        </w:rPr>
        <w:t xml:space="preserve"> </w:t>
      </w:r>
      <w:r>
        <w:rPr>
          <w:b/>
          <w:sz w:val="20"/>
        </w:rPr>
        <w:t>a</w:t>
      </w:r>
      <w:r>
        <w:rPr>
          <w:b/>
          <w:spacing w:val="40"/>
          <w:sz w:val="20"/>
        </w:rPr>
        <w:t xml:space="preserve"> </w:t>
      </w:r>
      <w:r>
        <w:rPr>
          <w:b/>
          <w:sz w:val="20"/>
        </w:rPr>
        <w:t>period</w:t>
      </w:r>
      <w:r>
        <w:rPr>
          <w:b/>
          <w:spacing w:val="40"/>
          <w:sz w:val="20"/>
        </w:rPr>
        <w:t xml:space="preserve"> </w:t>
      </w:r>
      <w:r>
        <w:rPr>
          <w:b/>
          <w:sz w:val="20"/>
        </w:rPr>
        <w:t>equal</w:t>
      </w:r>
      <w:r>
        <w:rPr>
          <w:b/>
          <w:spacing w:val="40"/>
          <w:sz w:val="20"/>
        </w:rPr>
        <w:t xml:space="preserve"> </w:t>
      </w:r>
      <w:r>
        <w:rPr>
          <w:b/>
          <w:sz w:val="20"/>
        </w:rPr>
        <w:t>in</w:t>
      </w:r>
      <w:r>
        <w:rPr>
          <w:b/>
          <w:spacing w:val="40"/>
          <w:sz w:val="20"/>
        </w:rPr>
        <w:t xml:space="preserve"> </w:t>
      </w:r>
      <w:r>
        <w:rPr>
          <w:b/>
          <w:sz w:val="20"/>
        </w:rPr>
        <w:t>length</w:t>
      </w:r>
      <w:r>
        <w:rPr>
          <w:sz w:val="20"/>
        </w:rPr>
        <w:t>"</w:t>
      </w:r>
      <w:r>
        <w:rPr>
          <w:spacing w:val="40"/>
          <w:sz w:val="20"/>
        </w:rPr>
        <w:t xml:space="preserve"> </w:t>
      </w:r>
      <w:r>
        <w:rPr>
          <w:sz w:val="20"/>
        </w:rPr>
        <w:t>to</w:t>
      </w:r>
      <w:r>
        <w:rPr>
          <w:spacing w:val="40"/>
          <w:sz w:val="20"/>
        </w:rPr>
        <w:t xml:space="preserve"> </w:t>
      </w:r>
      <w:r>
        <w:rPr>
          <w:sz w:val="20"/>
        </w:rPr>
        <w:t>an</w:t>
      </w:r>
      <w:r>
        <w:rPr>
          <w:spacing w:val="40"/>
          <w:sz w:val="20"/>
        </w:rPr>
        <w:t xml:space="preserve"> </w:t>
      </w:r>
      <w:r>
        <w:rPr>
          <w:sz w:val="20"/>
        </w:rPr>
        <w:t>Interest Period shall disregard any inconsistency arising from the last day of that Interest Period being determined</w:t>
      </w:r>
      <w:r>
        <w:rPr>
          <w:spacing w:val="40"/>
          <w:sz w:val="20"/>
        </w:rPr>
        <w:t xml:space="preserve"> </w:t>
      </w:r>
      <w:r>
        <w:rPr>
          <w:sz w:val="20"/>
        </w:rPr>
        <w:t>pursuant</w:t>
      </w:r>
      <w:r>
        <w:rPr>
          <w:spacing w:val="40"/>
          <w:sz w:val="20"/>
        </w:rPr>
        <w:t xml:space="preserve"> </w:t>
      </w:r>
      <w:r>
        <w:rPr>
          <w:sz w:val="20"/>
        </w:rPr>
        <w:t>to the terms</w:t>
      </w:r>
      <w:r>
        <w:rPr>
          <w:spacing w:val="40"/>
          <w:sz w:val="20"/>
        </w:rPr>
        <w:t xml:space="preserve"> </w:t>
      </w:r>
      <w:r>
        <w:rPr>
          <w:sz w:val="20"/>
        </w:rPr>
        <w:t>of this Agreement.</w:t>
      </w:r>
    </w:p>
    <w:p w14:paraId="5D0C5C6C" w14:textId="77777777" w:rsidR="00E70012" w:rsidRDefault="00000000">
      <w:pPr>
        <w:pStyle w:val="ListParagraph"/>
        <w:numPr>
          <w:ilvl w:val="0"/>
          <w:numId w:val="37"/>
        </w:numPr>
        <w:tabs>
          <w:tab w:val="left" w:pos="771"/>
        </w:tabs>
        <w:spacing w:before="121"/>
        <w:ind w:left="771" w:hanging="620"/>
        <w:jc w:val="both"/>
        <w:rPr>
          <w:sz w:val="20"/>
        </w:rPr>
      </w:pPr>
      <w:r>
        <w:rPr>
          <w:sz w:val="20"/>
        </w:rPr>
        <w:t>Section,</w:t>
      </w:r>
      <w:r>
        <w:rPr>
          <w:spacing w:val="16"/>
          <w:sz w:val="20"/>
        </w:rPr>
        <w:t xml:space="preserve"> </w:t>
      </w:r>
      <w:r>
        <w:rPr>
          <w:sz w:val="20"/>
        </w:rPr>
        <w:t>Clause</w:t>
      </w:r>
      <w:r>
        <w:rPr>
          <w:spacing w:val="20"/>
          <w:sz w:val="20"/>
        </w:rPr>
        <w:t xml:space="preserve"> </w:t>
      </w:r>
      <w:r>
        <w:rPr>
          <w:sz w:val="20"/>
        </w:rPr>
        <w:t>and</w:t>
      </w:r>
      <w:r>
        <w:rPr>
          <w:spacing w:val="20"/>
          <w:sz w:val="20"/>
        </w:rPr>
        <w:t xml:space="preserve"> </w:t>
      </w:r>
      <w:r>
        <w:rPr>
          <w:sz w:val="20"/>
        </w:rPr>
        <w:t>Schedule</w:t>
      </w:r>
      <w:r>
        <w:rPr>
          <w:spacing w:val="21"/>
          <w:sz w:val="20"/>
        </w:rPr>
        <w:t xml:space="preserve"> </w:t>
      </w:r>
      <w:r>
        <w:rPr>
          <w:sz w:val="20"/>
        </w:rPr>
        <w:t>headings</w:t>
      </w:r>
      <w:r>
        <w:rPr>
          <w:spacing w:val="21"/>
          <w:sz w:val="20"/>
        </w:rPr>
        <w:t xml:space="preserve"> </w:t>
      </w:r>
      <w:r>
        <w:rPr>
          <w:sz w:val="20"/>
        </w:rPr>
        <w:t>are</w:t>
      </w:r>
      <w:r>
        <w:rPr>
          <w:spacing w:val="18"/>
          <w:sz w:val="20"/>
        </w:rPr>
        <w:t xml:space="preserve"> </w:t>
      </w:r>
      <w:r>
        <w:rPr>
          <w:sz w:val="20"/>
        </w:rPr>
        <w:t>for</w:t>
      </w:r>
      <w:r>
        <w:rPr>
          <w:spacing w:val="21"/>
          <w:sz w:val="20"/>
        </w:rPr>
        <w:t xml:space="preserve"> </w:t>
      </w:r>
      <w:r>
        <w:rPr>
          <w:sz w:val="20"/>
        </w:rPr>
        <w:t>ease</w:t>
      </w:r>
      <w:r>
        <w:rPr>
          <w:spacing w:val="20"/>
          <w:sz w:val="20"/>
        </w:rPr>
        <w:t xml:space="preserve"> </w:t>
      </w:r>
      <w:r>
        <w:rPr>
          <w:sz w:val="20"/>
        </w:rPr>
        <w:t>of</w:t>
      </w:r>
      <w:r>
        <w:rPr>
          <w:spacing w:val="20"/>
          <w:sz w:val="20"/>
        </w:rPr>
        <w:t xml:space="preserve"> </w:t>
      </w:r>
      <w:r>
        <w:rPr>
          <w:sz w:val="20"/>
        </w:rPr>
        <w:t>reference</w:t>
      </w:r>
      <w:r>
        <w:rPr>
          <w:spacing w:val="19"/>
          <w:sz w:val="20"/>
        </w:rPr>
        <w:t xml:space="preserve"> </w:t>
      </w:r>
      <w:r>
        <w:rPr>
          <w:spacing w:val="-2"/>
          <w:sz w:val="20"/>
        </w:rPr>
        <w:t>only.</w:t>
      </w:r>
    </w:p>
    <w:p w14:paraId="3E428928" w14:textId="77777777" w:rsidR="00E70012" w:rsidRDefault="00000000">
      <w:pPr>
        <w:pStyle w:val="ListParagraph"/>
        <w:numPr>
          <w:ilvl w:val="0"/>
          <w:numId w:val="37"/>
        </w:numPr>
        <w:tabs>
          <w:tab w:val="left" w:pos="775"/>
        </w:tabs>
        <w:spacing w:before="214" w:line="333" w:lineRule="auto"/>
        <w:ind w:left="775" w:right="1108" w:hanging="624"/>
        <w:rPr>
          <w:sz w:val="20"/>
        </w:rPr>
      </w:pPr>
      <w:r>
        <w:rPr>
          <w:sz w:val="20"/>
        </w:rPr>
        <w:t>A</w:t>
      </w:r>
      <w:r>
        <w:rPr>
          <w:spacing w:val="-2"/>
          <w:sz w:val="20"/>
        </w:rPr>
        <w:t xml:space="preserve"> </w:t>
      </w:r>
      <w:r>
        <w:rPr>
          <w:sz w:val="20"/>
        </w:rPr>
        <w:t>Default (other</w:t>
      </w:r>
      <w:r>
        <w:rPr>
          <w:spacing w:val="-1"/>
          <w:sz w:val="20"/>
        </w:rPr>
        <w:t xml:space="preserve"> </w:t>
      </w:r>
      <w:r>
        <w:rPr>
          <w:sz w:val="20"/>
        </w:rPr>
        <w:t>than an Event of Default)</w:t>
      </w:r>
      <w:r>
        <w:rPr>
          <w:spacing w:val="-1"/>
          <w:sz w:val="20"/>
        </w:rPr>
        <w:t xml:space="preserve"> </w:t>
      </w:r>
      <w:r>
        <w:rPr>
          <w:sz w:val="20"/>
        </w:rPr>
        <w:t>is "</w:t>
      </w:r>
      <w:r>
        <w:rPr>
          <w:b/>
          <w:sz w:val="20"/>
        </w:rPr>
        <w:t>continuing</w:t>
      </w:r>
      <w:r>
        <w:rPr>
          <w:sz w:val="20"/>
        </w:rPr>
        <w:t>"</w:t>
      </w:r>
      <w:r>
        <w:rPr>
          <w:spacing w:val="-2"/>
          <w:sz w:val="20"/>
        </w:rPr>
        <w:t xml:space="preserve"> </w:t>
      </w:r>
      <w:r>
        <w:rPr>
          <w:sz w:val="20"/>
        </w:rPr>
        <w:t>if it has</w:t>
      </w:r>
      <w:r>
        <w:rPr>
          <w:spacing w:val="18"/>
          <w:sz w:val="20"/>
        </w:rPr>
        <w:t xml:space="preserve"> </w:t>
      </w:r>
      <w:r>
        <w:rPr>
          <w:sz w:val="20"/>
        </w:rPr>
        <w:t>not</w:t>
      </w:r>
      <w:r>
        <w:rPr>
          <w:spacing w:val="17"/>
          <w:sz w:val="20"/>
        </w:rPr>
        <w:t xml:space="preserve"> </w:t>
      </w:r>
      <w:r>
        <w:rPr>
          <w:sz w:val="20"/>
        </w:rPr>
        <w:t>been remedied or waived and an</w:t>
      </w:r>
      <w:r>
        <w:rPr>
          <w:spacing w:val="40"/>
          <w:sz w:val="20"/>
        </w:rPr>
        <w:t xml:space="preserve"> </w:t>
      </w:r>
      <w:r>
        <w:rPr>
          <w:sz w:val="20"/>
        </w:rPr>
        <w:t>Event</w:t>
      </w:r>
      <w:r>
        <w:rPr>
          <w:spacing w:val="40"/>
          <w:sz w:val="20"/>
        </w:rPr>
        <w:t xml:space="preserve"> </w:t>
      </w:r>
      <w:r>
        <w:rPr>
          <w:sz w:val="20"/>
        </w:rPr>
        <w:t>of</w:t>
      </w:r>
      <w:r>
        <w:rPr>
          <w:spacing w:val="40"/>
          <w:sz w:val="20"/>
        </w:rPr>
        <w:t xml:space="preserve"> </w:t>
      </w:r>
      <w:r>
        <w:rPr>
          <w:sz w:val="20"/>
        </w:rPr>
        <w:t>Default</w:t>
      </w:r>
      <w:r>
        <w:rPr>
          <w:spacing w:val="40"/>
          <w:sz w:val="20"/>
        </w:rPr>
        <w:t xml:space="preserve"> </w:t>
      </w:r>
      <w:r>
        <w:rPr>
          <w:sz w:val="20"/>
        </w:rPr>
        <w:t>is</w:t>
      </w:r>
      <w:r>
        <w:rPr>
          <w:spacing w:val="40"/>
          <w:sz w:val="20"/>
        </w:rPr>
        <w:t xml:space="preserve"> </w:t>
      </w:r>
      <w:r>
        <w:rPr>
          <w:sz w:val="20"/>
        </w:rPr>
        <w:t>"</w:t>
      </w:r>
      <w:r>
        <w:rPr>
          <w:b/>
          <w:sz w:val="20"/>
        </w:rPr>
        <w:t>continuing</w:t>
      </w:r>
      <w:r>
        <w:rPr>
          <w:sz w:val="20"/>
        </w:rPr>
        <w:t>"</w:t>
      </w:r>
      <w:r>
        <w:rPr>
          <w:spacing w:val="40"/>
          <w:sz w:val="20"/>
        </w:rPr>
        <w:t xml:space="preserve"> </w:t>
      </w:r>
      <w:r>
        <w:rPr>
          <w:sz w:val="20"/>
        </w:rPr>
        <w:t>if</w:t>
      </w:r>
      <w:r>
        <w:rPr>
          <w:spacing w:val="40"/>
          <w:sz w:val="20"/>
        </w:rPr>
        <w:t xml:space="preserve"> </w:t>
      </w:r>
      <w:r>
        <w:rPr>
          <w:sz w:val="20"/>
        </w:rPr>
        <w:t>it</w:t>
      </w:r>
      <w:r>
        <w:rPr>
          <w:spacing w:val="40"/>
          <w:sz w:val="20"/>
        </w:rPr>
        <w:t xml:space="preserve"> </w:t>
      </w:r>
      <w:r>
        <w:rPr>
          <w:sz w:val="20"/>
        </w:rPr>
        <w:t>has</w:t>
      </w:r>
      <w:r>
        <w:rPr>
          <w:spacing w:val="40"/>
          <w:sz w:val="20"/>
        </w:rPr>
        <w:t xml:space="preserve"> </w:t>
      </w:r>
      <w:r>
        <w:rPr>
          <w:sz w:val="20"/>
        </w:rPr>
        <w:t>not</w:t>
      </w:r>
      <w:r>
        <w:rPr>
          <w:spacing w:val="40"/>
          <w:sz w:val="20"/>
        </w:rPr>
        <w:t xml:space="preserve"> </w:t>
      </w:r>
      <w:r>
        <w:rPr>
          <w:sz w:val="20"/>
        </w:rPr>
        <w:t>been</w:t>
      </w:r>
      <w:r>
        <w:rPr>
          <w:spacing w:val="40"/>
          <w:sz w:val="20"/>
        </w:rPr>
        <w:t xml:space="preserve"> </w:t>
      </w:r>
      <w:r>
        <w:rPr>
          <w:sz w:val="20"/>
        </w:rPr>
        <w:t>waived.</w:t>
      </w:r>
    </w:p>
    <w:p w14:paraId="199488EB" w14:textId="77777777" w:rsidR="00E70012" w:rsidRDefault="00000000">
      <w:pPr>
        <w:pStyle w:val="Heading2"/>
        <w:numPr>
          <w:ilvl w:val="1"/>
          <w:numId w:val="43"/>
        </w:numPr>
        <w:tabs>
          <w:tab w:val="left" w:pos="775"/>
        </w:tabs>
        <w:spacing w:before="122"/>
      </w:pPr>
      <w:bookmarkStart w:id="15" w:name="1.3_Currency_symbols_and_definitions"/>
      <w:bookmarkEnd w:id="15"/>
      <w:r>
        <w:rPr>
          <w:w w:val="105"/>
        </w:rPr>
        <w:t>Currency</w:t>
      </w:r>
      <w:r>
        <w:rPr>
          <w:spacing w:val="-11"/>
          <w:w w:val="105"/>
        </w:rPr>
        <w:t xml:space="preserve"> </w:t>
      </w:r>
      <w:r>
        <w:rPr>
          <w:w w:val="105"/>
        </w:rPr>
        <w:t>symbols</w:t>
      </w:r>
      <w:r>
        <w:rPr>
          <w:spacing w:val="-10"/>
          <w:w w:val="105"/>
        </w:rPr>
        <w:t xml:space="preserve"> </w:t>
      </w:r>
      <w:r>
        <w:rPr>
          <w:w w:val="105"/>
        </w:rPr>
        <w:t>and</w:t>
      </w:r>
      <w:r>
        <w:rPr>
          <w:spacing w:val="-13"/>
          <w:w w:val="105"/>
        </w:rPr>
        <w:t xml:space="preserve"> </w:t>
      </w:r>
      <w:r>
        <w:rPr>
          <w:spacing w:val="-2"/>
          <w:w w:val="105"/>
        </w:rPr>
        <w:t>definitions</w:t>
      </w:r>
    </w:p>
    <w:p w14:paraId="72555A7D" w14:textId="77777777" w:rsidR="00E70012" w:rsidRDefault="00000000">
      <w:pPr>
        <w:pStyle w:val="BodyText"/>
        <w:spacing w:before="92"/>
      </w:pPr>
      <w:r>
        <w:t>"</w:t>
      </w:r>
      <w:r>
        <w:rPr>
          <w:b/>
        </w:rPr>
        <w:t>£</w:t>
      </w:r>
      <w:r>
        <w:t>",</w:t>
      </w:r>
      <w:r>
        <w:rPr>
          <w:spacing w:val="18"/>
        </w:rPr>
        <w:t xml:space="preserve"> </w:t>
      </w:r>
      <w:r>
        <w:t>"</w:t>
      </w:r>
      <w:r>
        <w:rPr>
          <w:b/>
        </w:rPr>
        <w:t>GBP</w:t>
      </w:r>
      <w:r>
        <w:t>"</w:t>
      </w:r>
      <w:r>
        <w:rPr>
          <w:spacing w:val="15"/>
        </w:rPr>
        <w:t xml:space="preserve"> </w:t>
      </w:r>
      <w:r>
        <w:t>and</w:t>
      </w:r>
      <w:r>
        <w:rPr>
          <w:spacing w:val="18"/>
        </w:rPr>
        <w:t xml:space="preserve"> </w:t>
      </w:r>
      <w:r>
        <w:t>"</w:t>
      </w:r>
      <w:r>
        <w:rPr>
          <w:b/>
        </w:rPr>
        <w:t>sterling</w:t>
      </w:r>
      <w:r>
        <w:t>"</w:t>
      </w:r>
      <w:r>
        <w:rPr>
          <w:spacing w:val="15"/>
        </w:rPr>
        <w:t xml:space="preserve"> </w:t>
      </w:r>
      <w:r>
        <w:t>denote</w:t>
      </w:r>
      <w:r>
        <w:rPr>
          <w:spacing w:val="15"/>
        </w:rPr>
        <w:t xml:space="preserve"> </w:t>
      </w:r>
      <w:r>
        <w:t>the</w:t>
      </w:r>
      <w:r>
        <w:rPr>
          <w:spacing w:val="14"/>
        </w:rPr>
        <w:t xml:space="preserve"> </w:t>
      </w:r>
      <w:r>
        <w:t>lawful</w:t>
      </w:r>
      <w:r>
        <w:rPr>
          <w:spacing w:val="21"/>
        </w:rPr>
        <w:t xml:space="preserve"> </w:t>
      </w:r>
      <w:r>
        <w:t>currency</w:t>
      </w:r>
      <w:r>
        <w:rPr>
          <w:spacing w:val="21"/>
        </w:rPr>
        <w:t xml:space="preserve"> </w:t>
      </w:r>
      <w:r>
        <w:t>of</w:t>
      </w:r>
      <w:r>
        <w:rPr>
          <w:spacing w:val="16"/>
        </w:rPr>
        <w:t xml:space="preserve"> </w:t>
      </w:r>
      <w:r>
        <w:t>the</w:t>
      </w:r>
      <w:r>
        <w:rPr>
          <w:spacing w:val="18"/>
        </w:rPr>
        <w:t xml:space="preserve"> </w:t>
      </w:r>
      <w:r>
        <w:t>United</w:t>
      </w:r>
      <w:r>
        <w:rPr>
          <w:spacing w:val="19"/>
        </w:rPr>
        <w:t xml:space="preserve"> </w:t>
      </w:r>
      <w:r>
        <w:rPr>
          <w:spacing w:val="-2"/>
        </w:rPr>
        <w:t>Kingdom.</w:t>
      </w:r>
    </w:p>
    <w:p w14:paraId="4F7D5350" w14:textId="77777777" w:rsidR="00E70012" w:rsidRDefault="00000000">
      <w:pPr>
        <w:pStyle w:val="Heading2"/>
        <w:numPr>
          <w:ilvl w:val="1"/>
          <w:numId w:val="43"/>
        </w:numPr>
        <w:tabs>
          <w:tab w:val="left" w:pos="775"/>
        </w:tabs>
        <w:spacing w:before="211"/>
      </w:pPr>
      <w:bookmarkStart w:id="16" w:name="1.4_Third_party_rights"/>
      <w:bookmarkEnd w:id="16"/>
      <w:r>
        <w:rPr>
          <w:w w:val="105"/>
        </w:rPr>
        <w:t>Third</w:t>
      </w:r>
      <w:r>
        <w:rPr>
          <w:spacing w:val="-9"/>
          <w:w w:val="105"/>
        </w:rPr>
        <w:t xml:space="preserve"> </w:t>
      </w:r>
      <w:r>
        <w:rPr>
          <w:w w:val="105"/>
        </w:rPr>
        <w:t>party</w:t>
      </w:r>
      <w:r>
        <w:rPr>
          <w:spacing w:val="-10"/>
          <w:w w:val="105"/>
        </w:rPr>
        <w:t xml:space="preserve"> </w:t>
      </w:r>
      <w:r>
        <w:rPr>
          <w:spacing w:val="-2"/>
          <w:w w:val="105"/>
        </w:rPr>
        <w:t>rights</w:t>
      </w:r>
    </w:p>
    <w:p w14:paraId="15F1FF1A" w14:textId="77777777" w:rsidR="00E70012" w:rsidRDefault="00000000">
      <w:pPr>
        <w:pStyle w:val="BodyText"/>
        <w:spacing w:before="92" w:line="336" w:lineRule="auto"/>
        <w:ind w:right="1033"/>
      </w:pPr>
      <w:r>
        <w:t>A person</w:t>
      </w:r>
      <w:r>
        <w:rPr>
          <w:spacing w:val="25"/>
        </w:rPr>
        <w:t xml:space="preserve"> </w:t>
      </w:r>
      <w:r>
        <w:t>who</w:t>
      </w:r>
      <w:r>
        <w:rPr>
          <w:spacing w:val="25"/>
        </w:rPr>
        <w:t xml:space="preserve"> </w:t>
      </w:r>
      <w:r>
        <w:t>is</w:t>
      </w:r>
      <w:r>
        <w:rPr>
          <w:spacing w:val="25"/>
        </w:rPr>
        <w:t xml:space="preserve"> </w:t>
      </w:r>
      <w:r>
        <w:t>not</w:t>
      </w:r>
      <w:r>
        <w:rPr>
          <w:spacing w:val="26"/>
        </w:rPr>
        <w:t xml:space="preserve"> </w:t>
      </w:r>
      <w:r>
        <w:t>a</w:t>
      </w:r>
      <w:r>
        <w:rPr>
          <w:spacing w:val="26"/>
        </w:rPr>
        <w:t xml:space="preserve"> </w:t>
      </w:r>
      <w:r>
        <w:t>Party</w:t>
      </w:r>
      <w:r>
        <w:rPr>
          <w:spacing w:val="25"/>
        </w:rPr>
        <w:t xml:space="preserve"> </w:t>
      </w:r>
      <w:r>
        <w:t>has</w:t>
      </w:r>
      <w:r>
        <w:rPr>
          <w:spacing w:val="27"/>
        </w:rPr>
        <w:t xml:space="preserve"> </w:t>
      </w:r>
      <w:r>
        <w:t>no</w:t>
      </w:r>
      <w:r>
        <w:rPr>
          <w:spacing w:val="26"/>
        </w:rPr>
        <w:t xml:space="preserve"> </w:t>
      </w:r>
      <w:r>
        <w:t>right</w:t>
      </w:r>
      <w:r>
        <w:rPr>
          <w:spacing w:val="26"/>
        </w:rPr>
        <w:t xml:space="preserve"> </w:t>
      </w:r>
      <w:r>
        <w:t>under</w:t>
      </w:r>
      <w:r>
        <w:rPr>
          <w:spacing w:val="23"/>
        </w:rPr>
        <w:t xml:space="preserve"> </w:t>
      </w:r>
      <w:r>
        <w:t>the</w:t>
      </w:r>
      <w:r>
        <w:rPr>
          <w:spacing w:val="28"/>
        </w:rPr>
        <w:t xml:space="preserve"> </w:t>
      </w:r>
      <w:r>
        <w:t>Contracts</w:t>
      </w:r>
      <w:r>
        <w:rPr>
          <w:spacing w:val="27"/>
        </w:rPr>
        <w:t xml:space="preserve"> </w:t>
      </w:r>
      <w:r>
        <w:t>(Rights</w:t>
      </w:r>
      <w:r>
        <w:rPr>
          <w:spacing w:val="26"/>
        </w:rPr>
        <w:t xml:space="preserve"> </w:t>
      </w:r>
      <w:r>
        <w:t>of</w:t>
      </w:r>
      <w:r>
        <w:rPr>
          <w:spacing w:val="20"/>
        </w:rPr>
        <w:t xml:space="preserve"> </w:t>
      </w:r>
      <w:r>
        <w:t>Third</w:t>
      </w:r>
      <w:r>
        <w:rPr>
          <w:spacing w:val="29"/>
        </w:rPr>
        <w:t xml:space="preserve"> </w:t>
      </w:r>
      <w:r>
        <w:t>Parties)</w:t>
      </w:r>
      <w:r>
        <w:rPr>
          <w:spacing w:val="-1"/>
        </w:rPr>
        <w:t xml:space="preserve"> </w:t>
      </w:r>
      <w:r>
        <w:t>Act</w:t>
      </w:r>
      <w:r>
        <w:rPr>
          <w:spacing w:val="26"/>
        </w:rPr>
        <w:t xml:space="preserve"> </w:t>
      </w:r>
      <w:r>
        <w:t>1999</w:t>
      </w:r>
      <w:r>
        <w:rPr>
          <w:spacing w:val="23"/>
        </w:rPr>
        <w:t xml:space="preserve"> </w:t>
      </w:r>
      <w:r>
        <w:t>to enforce</w:t>
      </w:r>
      <w:r>
        <w:rPr>
          <w:spacing w:val="40"/>
        </w:rPr>
        <w:t xml:space="preserve"> </w:t>
      </w:r>
      <w:r>
        <w:t>or</w:t>
      </w:r>
      <w:r>
        <w:rPr>
          <w:spacing w:val="40"/>
        </w:rPr>
        <w:t xml:space="preserve"> </w:t>
      </w:r>
      <w:r>
        <w:t>to</w:t>
      </w:r>
      <w:r>
        <w:rPr>
          <w:spacing w:val="40"/>
        </w:rPr>
        <w:t xml:space="preserve"> </w:t>
      </w:r>
      <w:r>
        <w:t>enjoy</w:t>
      </w:r>
      <w:r>
        <w:rPr>
          <w:spacing w:val="40"/>
        </w:rPr>
        <w:t xml:space="preserve"> </w:t>
      </w:r>
      <w:r>
        <w:t>the</w:t>
      </w:r>
      <w:r>
        <w:rPr>
          <w:spacing w:val="40"/>
        </w:rPr>
        <w:t xml:space="preserve"> </w:t>
      </w:r>
      <w:r>
        <w:t>benefit</w:t>
      </w:r>
      <w:r>
        <w:rPr>
          <w:spacing w:val="40"/>
        </w:rPr>
        <w:t xml:space="preserve"> </w:t>
      </w:r>
      <w:r>
        <w:t>of</w:t>
      </w:r>
      <w:r>
        <w:rPr>
          <w:spacing w:val="40"/>
        </w:rPr>
        <w:t xml:space="preserve"> </w:t>
      </w:r>
      <w:r>
        <w:t>any</w:t>
      </w:r>
      <w:r>
        <w:rPr>
          <w:spacing w:val="40"/>
        </w:rPr>
        <w:t xml:space="preserve"> </w:t>
      </w:r>
      <w:r>
        <w:t>term</w:t>
      </w:r>
      <w:r>
        <w:rPr>
          <w:spacing w:val="40"/>
        </w:rPr>
        <w:t xml:space="preserve"> </w:t>
      </w:r>
      <w:r>
        <w:t>of</w:t>
      </w:r>
      <w:r>
        <w:rPr>
          <w:spacing w:val="40"/>
        </w:rPr>
        <w:t xml:space="preserve"> </w:t>
      </w:r>
      <w:r>
        <w:t>this Agreement.</w:t>
      </w:r>
    </w:p>
    <w:p w14:paraId="7FD45684" w14:textId="77777777" w:rsidR="00E70012" w:rsidRDefault="00E70012">
      <w:pPr>
        <w:spacing w:line="336" w:lineRule="auto"/>
        <w:sectPr w:rsidR="00E70012">
          <w:pgSz w:w="11910" w:h="16840"/>
          <w:pgMar w:top="980" w:right="0" w:bottom="1120" w:left="980" w:header="0" w:footer="935" w:gutter="0"/>
          <w:cols w:space="720"/>
        </w:sectPr>
      </w:pPr>
    </w:p>
    <w:p w14:paraId="10081080" w14:textId="77777777" w:rsidR="00E70012" w:rsidRDefault="00000000">
      <w:pPr>
        <w:pStyle w:val="Heading1"/>
        <w:spacing w:line="403" w:lineRule="auto"/>
        <w:ind w:left="4336" w:right="5200" w:hanging="4"/>
        <w:jc w:val="center"/>
      </w:pPr>
      <w:bookmarkStart w:id="17" w:name="SECTION_2_THE_FACILITY"/>
      <w:bookmarkStart w:id="18" w:name="_bookmark1"/>
      <w:bookmarkEnd w:id="17"/>
      <w:bookmarkEnd w:id="18"/>
      <w:r>
        <w:rPr>
          <w:w w:val="105"/>
        </w:rPr>
        <w:lastRenderedPageBreak/>
        <w:t xml:space="preserve">SECTION 2 </w:t>
      </w:r>
      <w:r>
        <w:rPr>
          <w:spacing w:val="-4"/>
          <w:w w:val="105"/>
        </w:rPr>
        <w:t>THE</w:t>
      </w:r>
      <w:r>
        <w:rPr>
          <w:spacing w:val="-16"/>
          <w:w w:val="105"/>
        </w:rPr>
        <w:t xml:space="preserve"> </w:t>
      </w:r>
      <w:r>
        <w:rPr>
          <w:spacing w:val="-4"/>
          <w:w w:val="105"/>
        </w:rPr>
        <w:t>FACILITY</w:t>
      </w:r>
    </w:p>
    <w:p w14:paraId="206DAC6F" w14:textId="77777777" w:rsidR="00E70012" w:rsidRDefault="00000000">
      <w:pPr>
        <w:pStyle w:val="Heading1"/>
        <w:numPr>
          <w:ilvl w:val="0"/>
          <w:numId w:val="43"/>
        </w:numPr>
        <w:tabs>
          <w:tab w:val="left" w:pos="775"/>
        </w:tabs>
        <w:spacing w:before="158"/>
      </w:pPr>
      <w:bookmarkStart w:id="19" w:name="2._THE_FACILITY"/>
      <w:bookmarkStart w:id="20" w:name="_bookmark2"/>
      <w:bookmarkEnd w:id="19"/>
      <w:bookmarkEnd w:id="20"/>
      <w:r>
        <w:rPr>
          <w:w w:val="105"/>
        </w:rPr>
        <w:t>THE</w:t>
      </w:r>
      <w:r>
        <w:rPr>
          <w:spacing w:val="-5"/>
          <w:w w:val="105"/>
        </w:rPr>
        <w:t xml:space="preserve"> </w:t>
      </w:r>
      <w:r>
        <w:rPr>
          <w:spacing w:val="-2"/>
          <w:w w:val="105"/>
        </w:rPr>
        <w:t>FACILITY</w:t>
      </w:r>
    </w:p>
    <w:p w14:paraId="2A7CDF10" w14:textId="77777777" w:rsidR="00E70012" w:rsidRDefault="00E70012">
      <w:pPr>
        <w:pStyle w:val="BodyText"/>
        <w:spacing w:before="1"/>
        <w:ind w:left="0"/>
        <w:rPr>
          <w:b/>
        </w:rPr>
      </w:pPr>
    </w:p>
    <w:p w14:paraId="13864042" w14:textId="77777777" w:rsidR="00E70012" w:rsidRDefault="00000000">
      <w:pPr>
        <w:pStyle w:val="BodyText"/>
        <w:spacing w:line="336" w:lineRule="auto"/>
        <w:ind w:right="1021"/>
        <w:jc w:val="both"/>
      </w:pPr>
      <w:r>
        <w:t>Subject to the terms of this Agreement, the Lender</w:t>
      </w:r>
      <w:r>
        <w:rPr>
          <w:spacing w:val="37"/>
        </w:rPr>
        <w:t xml:space="preserve"> </w:t>
      </w:r>
      <w:r>
        <w:t>makes available to the Borrower a sterling term loan</w:t>
      </w:r>
      <w:r>
        <w:rPr>
          <w:spacing w:val="40"/>
        </w:rPr>
        <w:t xml:space="preserve"> </w:t>
      </w:r>
      <w:r>
        <w:t>facility</w:t>
      </w:r>
      <w:r>
        <w:rPr>
          <w:spacing w:val="40"/>
        </w:rPr>
        <w:t xml:space="preserve"> </w:t>
      </w:r>
      <w:r>
        <w:t>in</w:t>
      </w:r>
      <w:r>
        <w:rPr>
          <w:spacing w:val="40"/>
        </w:rPr>
        <w:t xml:space="preserve"> </w:t>
      </w:r>
      <w:r>
        <w:t>an</w:t>
      </w:r>
      <w:r>
        <w:rPr>
          <w:spacing w:val="40"/>
        </w:rPr>
        <w:t xml:space="preserve"> </w:t>
      </w:r>
      <w:r>
        <w:t>amount</w:t>
      </w:r>
      <w:r>
        <w:rPr>
          <w:spacing w:val="40"/>
        </w:rPr>
        <w:t xml:space="preserve"> </w:t>
      </w:r>
      <w:r>
        <w:t>equal to the</w:t>
      </w:r>
      <w:r>
        <w:rPr>
          <w:spacing w:val="40"/>
        </w:rPr>
        <w:t xml:space="preserve"> </w:t>
      </w:r>
      <w:r>
        <w:t>Commitment.</w:t>
      </w:r>
    </w:p>
    <w:p w14:paraId="205BD67B" w14:textId="77777777" w:rsidR="00E70012" w:rsidRDefault="00000000">
      <w:pPr>
        <w:pStyle w:val="Heading1"/>
        <w:numPr>
          <w:ilvl w:val="0"/>
          <w:numId w:val="43"/>
        </w:numPr>
        <w:tabs>
          <w:tab w:val="left" w:pos="775"/>
        </w:tabs>
        <w:spacing w:before="139"/>
      </w:pPr>
      <w:bookmarkStart w:id="21" w:name="3._PURPOSE"/>
      <w:bookmarkStart w:id="22" w:name="_bookmark3"/>
      <w:bookmarkEnd w:id="21"/>
      <w:bookmarkEnd w:id="22"/>
      <w:r>
        <w:rPr>
          <w:spacing w:val="-2"/>
          <w:w w:val="105"/>
        </w:rPr>
        <w:t>PURPOSE</w:t>
      </w:r>
    </w:p>
    <w:p w14:paraId="7E3FF07D" w14:textId="77777777" w:rsidR="00E70012" w:rsidRDefault="00E70012">
      <w:pPr>
        <w:pStyle w:val="BodyText"/>
        <w:spacing w:before="4"/>
        <w:ind w:left="0"/>
        <w:rPr>
          <w:b/>
        </w:rPr>
      </w:pPr>
    </w:p>
    <w:p w14:paraId="75F9FA5F" w14:textId="77777777" w:rsidR="00E70012" w:rsidRDefault="00000000">
      <w:pPr>
        <w:pStyle w:val="Heading2"/>
        <w:numPr>
          <w:ilvl w:val="1"/>
          <w:numId w:val="43"/>
        </w:numPr>
        <w:tabs>
          <w:tab w:val="left" w:pos="771"/>
        </w:tabs>
        <w:ind w:left="771" w:hanging="620"/>
        <w:jc w:val="both"/>
      </w:pPr>
      <w:bookmarkStart w:id="23" w:name="3.1_Purpose"/>
      <w:bookmarkEnd w:id="23"/>
      <w:r>
        <w:rPr>
          <w:spacing w:val="-2"/>
          <w:w w:val="105"/>
        </w:rPr>
        <w:t>Purpose</w:t>
      </w:r>
    </w:p>
    <w:p w14:paraId="1206FE3C" w14:textId="272E0FF8" w:rsidR="00E70012" w:rsidRDefault="00000000">
      <w:pPr>
        <w:pStyle w:val="BodyText"/>
        <w:spacing w:before="91" w:line="336" w:lineRule="auto"/>
        <w:ind w:right="1018"/>
        <w:jc w:val="both"/>
      </w:pPr>
      <w:r>
        <w:t>The</w:t>
      </w:r>
      <w:r>
        <w:rPr>
          <w:spacing w:val="40"/>
        </w:rPr>
        <w:t xml:space="preserve"> </w:t>
      </w:r>
      <w:r>
        <w:t>Borrower</w:t>
      </w:r>
      <w:r>
        <w:rPr>
          <w:spacing w:val="40"/>
        </w:rPr>
        <w:t xml:space="preserve"> </w:t>
      </w:r>
      <w:r>
        <w:t>shall</w:t>
      </w:r>
      <w:r>
        <w:rPr>
          <w:spacing w:val="40"/>
        </w:rPr>
        <w:t xml:space="preserve"> </w:t>
      </w:r>
      <w:r>
        <w:t>apply</w:t>
      </w:r>
      <w:r>
        <w:rPr>
          <w:spacing w:val="40"/>
        </w:rPr>
        <w:t xml:space="preserve"> </w:t>
      </w:r>
      <w:r>
        <w:t>all</w:t>
      </w:r>
      <w:r>
        <w:rPr>
          <w:spacing w:val="40"/>
        </w:rPr>
        <w:t xml:space="preserve"> </w:t>
      </w:r>
      <w:r>
        <w:t>amounts</w:t>
      </w:r>
      <w:r>
        <w:rPr>
          <w:spacing w:val="40"/>
        </w:rPr>
        <w:t xml:space="preserve"> </w:t>
      </w:r>
      <w:r>
        <w:t>borrowed</w:t>
      </w:r>
      <w:r>
        <w:rPr>
          <w:spacing w:val="40"/>
        </w:rPr>
        <w:t xml:space="preserve"> </w:t>
      </w:r>
      <w:r>
        <w:t>by</w:t>
      </w:r>
      <w:r>
        <w:rPr>
          <w:spacing w:val="40"/>
        </w:rPr>
        <w:t xml:space="preserve"> </w:t>
      </w:r>
      <w:r>
        <w:t>it</w:t>
      </w:r>
      <w:r>
        <w:rPr>
          <w:spacing w:val="40"/>
        </w:rPr>
        <w:t xml:space="preserve"> </w:t>
      </w:r>
      <w:r>
        <w:t>under</w:t>
      </w:r>
      <w:r>
        <w:rPr>
          <w:spacing w:val="40"/>
        </w:rPr>
        <w:t xml:space="preserve"> </w:t>
      </w:r>
      <w:r>
        <w:t>the</w:t>
      </w:r>
      <w:r>
        <w:rPr>
          <w:spacing w:val="40"/>
        </w:rPr>
        <w:t xml:space="preserve"> </w:t>
      </w:r>
      <w:r>
        <w:t>Facility</w:t>
      </w:r>
      <w:r>
        <w:rPr>
          <w:spacing w:val="40"/>
        </w:rPr>
        <w:t xml:space="preserve"> </w:t>
      </w:r>
      <w:ins w:id="24" w:author="Anna Reviewer" w:date="2025-09-18T18:06:00Z" w16du:dateUtc="2025-09-18T17:06:00Z">
        <w:r w:rsidR="00A66695" w:rsidRPr="00A66695">
          <w:rPr>
            <w:rPrChange w:id="25" w:author="Anna Reviewer" w:date="2025-09-18T18:06:00Z" w16du:dateUtc="2025-09-18T17:06:00Z">
              <w:rPr>
                <w:spacing w:val="40"/>
              </w:rPr>
            </w:rPrChange>
          </w:rPr>
          <w:t xml:space="preserve">solely </w:t>
        </w:r>
      </w:ins>
      <w:r>
        <w:t>towards</w:t>
      </w:r>
      <w:r>
        <w:rPr>
          <w:spacing w:val="40"/>
        </w:rPr>
        <w:t xml:space="preserve"> </w:t>
      </w:r>
      <w:r>
        <w:t>the</w:t>
      </w:r>
      <w:r>
        <w:rPr>
          <w:spacing w:val="40"/>
        </w:rPr>
        <w:t xml:space="preserve"> </w:t>
      </w:r>
      <w:r>
        <w:t>provision</w:t>
      </w:r>
      <w:r>
        <w:rPr>
          <w:spacing w:val="40"/>
        </w:rPr>
        <w:t xml:space="preserve"> </w:t>
      </w:r>
      <w:r>
        <w:t>of equity support to its whole business securitisation through share subscription and/or subordinated</w:t>
      </w:r>
      <w:r>
        <w:rPr>
          <w:spacing w:val="80"/>
        </w:rPr>
        <w:t xml:space="preserve"> </w:t>
      </w:r>
      <w:proofErr w:type="gramStart"/>
      <w:r>
        <w:rPr>
          <w:spacing w:val="-2"/>
        </w:rPr>
        <w:t>debt</w:t>
      </w:r>
      <w:ins w:id="26" w:author="Anna Reviewer" w:date="2025-09-18T18:06:00Z" w16du:dateUtc="2025-09-18T17:06:00Z">
        <w:r w:rsidR="00A66695">
          <w:rPr>
            <w:spacing w:val="-2"/>
          </w:rPr>
          <w:t>, and</w:t>
        </w:r>
        <w:proofErr w:type="gramEnd"/>
        <w:r w:rsidR="00A66695">
          <w:rPr>
            <w:spacing w:val="-2"/>
          </w:rPr>
          <w:t xml:space="preserve"> shall not use such amounts for any other purpose without the prior written consent of the Lender</w:t>
        </w:r>
      </w:ins>
      <w:r>
        <w:rPr>
          <w:spacing w:val="-2"/>
        </w:rPr>
        <w:t>.</w:t>
      </w:r>
    </w:p>
    <w:p w14:paraId="3153F0AE" w14:textId="77777777" w:rsidR="00E70012" w:rsidRDefault="00000000">
      <w:pPr>
        <w:pStyle w:val="Heading2"/>
        <w:numPr>
          <w:ilvl w:val="1"/>
          <w:numId w:val="43"/>
        </w:numPr>
        <w:tabs>
          <w:tab w:val="left" w:pos="771"/>
        </w:tabs>
        <w:spacing w:before="120"/>
        <w:ind w:left="771" w:hanging="620"/>
        <w:jc w:val="both"/>
      </w:pPr>
      <w:bookmarkStart w:id="27" w:name="3.2_Monitoring"/>
      <w:bookmarkEnd w:id="27"/>
      <w:r>
        <w:rPr>
          <w:spacing w:val="-2"/>
          <w:w w:val="105"/>
        </w:rPr>
        <w:t>Monitoring</w:t>
      </w:r>
    </w:p>
    <w:p w14:paraId="7C45157B" w14:textId="77777777" w:rsidR="00E70012" w:rsidRDefault="00000000">
      <w:pPr>
        <w:pStyle w:val="BodyText"/>
        <w:spacing w:before="92" w:line="336" w:lineRule="auto"/>
        <w:ind w:right="1017"/>
        <w:jc w:val="both"/>
      </w:pPr>
      <w:r>
        <w:t>The</w:t>
      </w:r>
      <w:r>
        <w:rPr>
          <w:spacing w:val="38"/>
        </w:rPr>
        <w:t xml:space="preserve"> </w:t>
      </w:r>
      <w:r>
        <w:t>Lender</w:t>
      </w:r>
      <w:r>
        <w:rPr>
          <w:spacing w:val="38"/>
        </w:rPr>
        <w:t xml:space="preserve"> </w:t>
      </w:r>
      <w:r>
        <w:t>is</w:t>
      </w:r>
      <w:r>
        <w:rPr>
          <w:spacing w:val="39"/>
        </w:rPr>
        <w:t xml:space="preserve"> </w:t>
      </w:r>
      <w:r>
        <w:t>not</w:t>
      </w:r>
      <w:r>
        <w:rPr>
          <w:spacing w:val="38"/>
        </w:rPr>
        <w:t xml:space="preserve"> </w:t>
      </w:r>
      <w:r>
        <w:t>bound</w:t>
      </w:r>
      <w:r>
        <w:rPr>
          <w:spacing w:val="37"/>
        </w:rPr>
        <w:t xml:space="preserve"> </w:t>
      </w:r>
      <w:r>
        <w:t>to</w:t>
      </w:r>
      <w:r>
        <w:rPr>
          <w:spacing w:val="37"/>
        </w:rPr>
        <w:t xml:space="preserve"> </w:t>
      </w:r>
      <w:r>
        <w:t>monitor</w:t>
      </w:r>
      <w:r>
        <w:rPr>
          <w:spacing w:val="37"/>
        </w:rPr>
        <w:t xml:space="preserve"> </w:t>
      </w:r>
      <w:r>
        <w:t>or</w:t>
      </w:r>
      <w:r>
        <w:rPr>
          <w:spacing w:val="36"/>
        </w:rPr>
        <w:t xml:space="preserve"> </w:t>
      </w:r>
      <w:r>
        <w:t>verify</w:t>
      </w:r>
      <w:r>
        <w:rPr>
          <w:spacing w:val="35"/>
        </w:rPr>
        <w:t xml:space="preserve"> </w:t>
      </w:r>
      <w:r>
        <w:t>the</w:t>
      </w:r>
      <w:r>
        <w:rPr>
          <w:spacing w:val="39"/>
        </w:rPr>
        <w:t xml:space="preserve"> </w:t>
      </w:r>
      <w:r>
        <w:t>application</w:t>
      </w:r>
      <w:r>
        <w:rPr>
          <w:spacing w:val="39"/>
        </w:rPr>
        <w:t xml:space="preserve"> </w:t>
      </w:r>
      <w:r>
        <w:t>of</w:t>
      </w:r>
      <w:r>
        <w:rPr>
          <w:spacing w:val="37"/>
        </w:rPr>
        <w:t xml:space="preserve"> </w:t>
      </w:r>
      <w:r>
        <w:t>any</w:t>
      </w:r>
      <w:r>
        <w:rPr>
          <w:spacing w:val="38"/>
        </w:rPr>
        <w:t xml:space="preserve"> </w:t>
      </w:r>
      <w:r>
        <w:t>amount</w:t>
      </w:r>
      <w:r>
        <w:rPr>
          <w:spacing w:val="38"/>
        </w:rPr>
        <w:t xml:space="preserve"> </w:t>
      </w:r>
      <w:r>
        <w:t>borrowed</w:t>
      </w:r>
      <w:r>
        <w:rPr>
          <w:spacing w:val="38"/>
        </w:rPr>
        <w:t xml:space="preserve"> </w:t>
      </w:r>
      <w:r>
        <w:t>pursuant</w:t>
      </w:r>
      <w:r>
        <w:rPr>
          <w:spacing w:val="38"/>
        </w:rPr>
        <w:t xml:space="preserve"> </w:t>
      </w:r>
      <w:r>
        <w:t>to this Agreement.</w:t>
      </w:r>
    </w:p>
    <w:p w14:paraId="0155FA76" w14:textId="77777777" w:rsidR="00E70012" w:rsidRDefault="00000000">
      <w:pPr>
        <w:pStyle w:val="Heading1"/>
        <w:numPr>
          <w:ilvl w:val="0"/>
          <w:numId w:val="43"/>
        </w:numPr>
        <w:tabs>
          <w:tab w:val="left" w:pos="775"/>
        </w:tabs>
        <w:spacing w:before="138"/>
      </w:pPr>
      <w:bookmarkStart w:id="28" w:name="4._CONDITIONS_OF_UTILISATION"/>
      <w:bookmarkStart w:id="29" w:name="_bookmark4"/>
      <w:bookmarkEnd w:id="28"/>
      <w:bookmarkEnd w:id="29"/>
      <w:r>
        <w:rPr>
          <w:w w:val="105"/>
        </w:rPr>
        <w:t>CONDITIONS</w:t>
      </w:r>
      <w:r>
        <w:rPr>
          <w:spacing w:val="-12"/>
          <w:w w:val="105"/>
        </w:rPr>
        <w:t xml:space="preserve"> </w:t>
      </w:r>
      <w:r>
        <w:rPr>
          <w:w w:val="105"/>
        </w:rPr>
        <w:t>OF</w:t>
      </w:r>
      <w:r>
        <w:rPr>
          <w:spacing w:val="-13"/>
          <w:w w:val="105"/>
        </w:rPr>
        <w:t xml:space="preserve"> </w:t>
      </w:r>
      <w:r>
        <w:rPr>
          <w:spacing w:val="-2"/>
          <w:w w:val="105"/>
        </w:rPr>
        <w:t>UTILISATION</w:t>
      </w:r>
    </w:p>
    <w:p w14:paraId="5A762E33" w14:textId="77777777" w:rsidR="00E70012" w:rsidRDefault="00E70012">
      <w:pPr>
        <w:pStyle w:val="BodyText"/>
        <w:spacing w:before="5"/>
        <w:ind w:left="0"/>
        <w:rPr>
          <w:b/>
        </w:rPr>
      </w:pPr>
    </w:p>
    <w:p w14:paraId="02D73040" w14:textId="77777777" w:rsidR="00E70012" w:rsidRDefault="00000000">
      <w:pPr>
        <w:pStyle w:val="Heading2"/>
        <w:numPr>
          <w:ilvl w:val="1"/>
          <w:numId w:val="43"/>
        </w:numPr>
        <w:tabs>
          <w:tab w:val="left" w:pos="771"/>
        </w:tabs>
        <w:ind w:left="771" w:hanging="620"/>
        <w:jc w:val="both"/>
      </w:pPr>
      <w:bookmarkStart w:id="30" w:name="4.1_Initial_conditions_precedent"/>
      <w:bookmarkEnd w:id="30"/>
      <w:r>
        <w:rPr>
          <w:w w:val="105"/>
        </w:rPr>
        <w:t>Initial</w:t>
      </w:r>
      <w:r>
        <w:rPr>
          <w:spacing w:val="-14"/>
          <w:w w:val="105"/>
        </w:rPr>
        <w:t xml:space="preserve"> </w:t>
      </w:r>
      <w:r>
        <w:rPr>
          <w:w w:val="105"/>
        </w:rPr>
        <w:t>conditions</w:t>
      </w:r>
      <w:r>
        <w:rPr>
          <w:spacing w:val="-12"/>
          <w:w w:val="105"/>
        </w:rPr>
        <w:t xml:space="preserve"> </w:t>
      </w:r>
      <w:r>
        <w:rPr>
          <w:spacing w:val="-2"/>
          <w:w w:val="105"/>
        </w:rPr>
        <w:t>precedent</w:t>
      </w:r>
    </w:p>
    <w:p w14:paraId="1462BE66" w14:textId="77777777" w:rsidR="00E70012" w:rsidRDefault="00000000">
      <w:pPr>
        <w:pStyle w:val="BodyText"/>
        <w:spacing w:before="92" w:line="336" w:lineRule="auto"/>
        <w:ind w:right="1016"/>
        <w:jc w:val="both"/>
      </w:pPr>
      <w:r>
        <w:t xml:space="preserve">The Borrower may not deliver a Utilisation Request unless the Lender has received </w:t>
      </w:r>
      <w:proofErr w:type="gramStart"/>
      <w:r>
        <w:t>all of</w:t>
      </w:r>
      <w:proofErr w:type="gramEnd"/>
      <w:r>
        <w:t xml:space="preserve"> the documents and other evidence listed in Schedule 1 (</w:t>
      </w:r>
      <w:r>
        <w:rPr>
          <w:i/>
        </w:rPr>
        <w:t>Conditions precedent</w:t>
      </w:r>
      <w:r>
        <w:t>) in form and substance satisfactory</w:t>
      </w:r>
      <w:r>
        <w:rPr>
          <w:spacing w:val="40"/>
        </w:rPr>
        <w:t xml:space="preserve"> </w:t>
      </w:r>
      <w:r>
        <w:t>to</w:t>
      </w:r>
      <w:r>
        <w:rPr>
          <w:spacing w:val="40"/>
        </w:rPr>
        <w:t xml:space="preserve"> </w:t>
      </w:r>
      <w:r>
        <w:t>the</w:t>
      </w:r>
      <w:r>
        <w:rPr>
          <w:spacing w:val="40"/>
        </w:rPr>
        <w:t xml:space="preserve"> </w:t>
      </w:r>
      <w:r>
        <w:t>Lender. The</w:t>
      </w:r>
      <w:r>
        <w:rPr>
          <w:spacing w:val="40"/>
        </w:rPr>
        <w:t xml:space="preserve"> </w:t>
      </w:r>
      <w:r>
        <w:t>Lender</w:t>
      </w:r>
      <w:r>
        <w:rPr>
          <w:spacing w:val="40"/>
        </w:rPr>
        <w:t xml:space="preserve"> </w:t>
      </w:r>
      <w:r>
        <w:t>shall</w:t>
      </w:r>
      <w:r>
        <w:rPr>
          <w:spacing w:val="40"/>
        </w:rPr>
        <w:t xml:space="preserve"> </w:t>
      </w:r>
      <w:r>
        <w:t>notify</w:t>
      </w:r>
      <w:r>
        <w:rPr>
          <w:spacing w:val="40"/>
        </w:rPr>
        <w:t xml:space="preserve"> </w:t>
      </w:r>
      <w:r>
        <w:t>the</w:t>
      </w:r>
      <w:r>
        <w:rPr>
          <w:spacing w:val="40"/>
        </w:rPr>
        <w:t xml:space="preserve"> </w:t>
      </w:r>
      <w:r>
        <w:t>Borrower</w:t>
      </w:r>
      <w:r>
        <w:rPr>
          <w:spacing w:val="40"/>
        </w:rPr>
        <w:t xml:space="preserve"> </w:t>
      </w:r>
      <w:r>
        <w:t>promptly</w:t>
      </w:r>
      <w:r>
        <w:rPr>
          <w:spacing w:val="40"/>
        </w:rPr>
        <w:t xml:space="preserve"> </w:t>
      </w:r>
      <w:r>
        <w:t>upon,</w:t>
      </w:r>
      <w:r>
        <w:rPr>
          <w:spacing w:val="40"/>
        </w:rPr>
        <w:t xml:space="preserve"> </w:t>
      </w:r>
      <w:r>
        <w:t>and</w:t>
      </w:r>
      <w:r>
        <w:rPr>
          <w:spacing w:val="40"/>
        </w:rPr>
        <w:t xml:space="preserve"> </w:t>
      </w:r>
      <w:r>
        <w:t>in</w:t>
      </w:r>
      <w:r>
        <w:rPr>
          <w:spacing w:val="40"/>
        </w:rPr>
        <w:t xml:space="preserve"> </w:t>
      </w:r>
      <w:r>
        <w:t>any</w:t>
      </w:r>
      <w:r>
        <w:rPr>
          <w:spacing w:val="40"/>
        </w:rPr>
        <w:t xml:space="preserve"> </w:t>
      </w:r>
      <w:r>
        <w:t>event within five Business</w:t>
      </w:r>
      <w:r>
        <w:rPr>
          <w:spacing w:val="40"/>
        </w:rPr>
        <w:t xml:space="preserve"> </w:t>
      </w:r>
      <w:r>
        <w:t>Days of,</w:t>
      </w:r>
      <w:r>
        <w:rPr>
          <w:spacing w:val="40"/>
        </w:rPr>
        <w:t xml:space="preserve"> </w:t>
      </w:r>
      <w:r>
        <w:t>being so satisfied.</w:t>
      </w:r>
    </w:p>
    <w:p w14:paraId="2B2F1CE9" w14:textId="77777777" w:rsidR="00E70012" w:rsidRDefault="00000000">
      <w:pPr>
        <w:pStyle w:val="Heading2"/>
        <w:numPr>
          <w:ilvl w:val="1"/>
          <w:numId w:val="43"/>
        </w:numPr>
        <w:tabs>
          <w:tab w:val="left" w:pos="771"/>
        </w:tabs>
        <w:spacing w:before="121"/>
        <w:ind w:left="771" w:hanging="620"/>
        <w:jc w:val="both"/>
      </w:pPr>
      <w:bookmarkStart w:id="31" w:name="4.2_Further_conditions_precedent"/>
      <w:bookmarkEnd w:id="31"/>
      <w:r>
        <w:rPr>
          <w:w w:val="105"/>
        </w:rPr>
        <w:t>Further</w:t>
      </w:r>
      <w:r>
        <w:rPr>
          <w:spacing w:val="-15"/>
          <w:w w:val="105"/>
        </w:rPr>
        <w:t xml:space="preserve"> </w:t>
      </w:r>
      <w:r>
        <w:rPr>
          <w:w w:val="105"/>
        </w:rPr>
        <w:t>conditions</w:t>
      </w:r>
      <w:r>
        <w:rPr>
          <w:spacing w:val="-14"/>
          <w:w w:val="105"/>
        </w:rPr>
        <w:t xml:space="preserve"> </w:t>
      </w:r>
      <w:r>
        <w:rPr>
          <w:spacing w:val="-2"/>
          <w:w w:val="105"/>
        </w:rPr>
        <w:t>precedent</w:t>
      </w:r>
    </w:p>
    <w:p w14:paraId="4974D68F" w14:textId="77777777" w:rsidR="00E70012" w:rsidRDefault="00000000">
      <w:pPr>
        <w:pStyle w:val="BodyText"/>
        <w:spacing w:before="90" w:line="336" w:lineRule="auto"/>
        <w:ind w:right="1016"/>
        <w:jc w:val="both"/>
      </w:pPr>
      <w:r>
        <w:t>The</w:t>
      </w:r>
      <w:r>
        <w:rPr>
          <w:spacing w:val="34"/>
        </w:rPr>
        <w:t xml:space="preserve"> </w:t>
      </w:r>
      <w:r>
        <w:t>Lender</w:t>
      </w:r>
      <w:r>
        <w:rPr>
          <w:spacing w:val="34"/>
        </w:rPr>
        <w:t xml:space="preserve"> </w:t>
      </w:r>
      <w:r>
        <w:t>will</w:t>
      </w:r>
      <w:r>
        <w:rPr>
          <w:spacing w:val="34"/>
        </w:rPr>
        <w:t xml:space="preserve"> </w:t>
      </w:r>
      <w:r>
        <w:t>only</w:t>
      </w:r>
      <w:r>
        <w:rPr>
          <w:spacing w:val="33"/>
        </w:rPr>
        <w:t xml:space="preserve"> </w:t>
      </w:r>
      <w:r>
        <w:t>be</w:t>
      </w:r>
      <w:r>
        <w:rPr>
          <w:spacing w:val="33"/>
        </w:rPr>
        <w:t xml:space="preserve"> </w:t>
      </w:r>
      <w:r>
        <w:t>obliged</w:t>
      </w:r>
      <w:r>
        <w:rPr>
          <w:spacing w:val="32"/>
        </w:rPr>
        <w:t xml:space="preserve"> </w:t>
      </w:r>
      <w:r>
        <w:t>to</w:t>
      </w:r>
      <w:r>
        <w:rPr>
          <w:spacing w:val="35"/>
        </w:rPr>
        <w:t xml:space="preserve"> </w:t>
      </w:r>
      <w:r>
        <w:t>comply</w:t>
      </w:r>
      <w:r>
        <w:rPr>
          <w:spacing w:val="33"/>
        </w:rPr>
        <w:t xml:space="preserve"> </w:t>
      </w:r>
      <w:r>
        <w:t>with</w:t>
      </w:r>
      <w:r>
        <w:rPr>
          <w:spacing w:val="34"/>
        </w:rPr>
        <w:t xml:space="preserve"> </w:t>
      </w:r>
      <w:r>
        <w:t>Clause</w:t>
      </w:r>
      <w:r>
        <w:rPr>
          <w:spacing w:val="35"/>
        </w:rPr>
        <w:t xml:space="preserve"> </w:t>
      </w:r>
      <w:r>
        <w:t>5.4</w:t>
      </w:r>
      <w:r>
        <w:rPr>
          <w:spacing w:val="33"/>
        </w:rPr>
        <w:t xml:space="preserve"> </w:t>
      </w:r>
      <w:r>
        <w:t>(</w:t>
      </w:r>
      <w:r>
        <w:rPr>
          <w:i/>
        </w:rPr>
        <w:t>Availability</w:t>
      </w:r>
      <w:r>
        <w:rPr>
          <w:i/>
          <w:spacing w:val="33"/>
        </w:rPr>
        <w:t xml:space="preserve"> </w:t>
      </w:r>
      <w:r>
        <w:rPr>
          <w:i/>
        </w:rPr>
        <w:t>of</w:t>
      </w:r>
      <w:r>
        <w:rPr>
          <w:i/>
          <w:spacing w:val="34"/>
        </w:rPr>
        <w:t xml:space="preserve"> </w:t>
      </w:r>
      <w:r>
        <w:rPr>
          <w:i/>
        </w:rPr>
        <w:t>Loans</w:t>
      </w:r>
      <w:r>
        <w:t>)</w:t>
      </w:r>
      <w:r>
        <w:rPr>
          <w:spacing w:val="34"/>
        </w:rPr>
        <w:t xml:space="preserve"> </w:t>
      </w:r>
      <w:r>
        <w:t>if</w:t>
      </w:r>
      <w:r>
        <w:rPr>
          <w:spacing w:val="34"/>
        </w:rPr>
        <w:t xml:space="preserve"> </w:t>
      </w:r>
      <w:r>
        <w:t>on</w:t>
      </w:r>
      <w:r>
        <w:rPr>
          <w:spacing w:val="35"/>
        </w:rPr>
        <w:t xml:space="preserve"> </w:t>
      </w:r>
      <w:r>
        <w:t>the</w:t>
      </w:r>
      <w:r>
        <w:rPr>
          <w:spacing w:val="34"/>
        </w:rPr>
        <w:t xml:space="preserve"> </w:t>
      </w:r>
      <w:r>
        <w:t>date</w:t>
      </w:r>
      <w:r>
        <w:rPr>
          <w:spacing w:val="35"/>
        </w:rPr>
        <w:t xml:space="preserve"> </w:t>
      </w:r>
      <w:r>
        <w:t>of the</w:t>
      </w:r>
      <w:r>
        <w:rPr>
          <w:spacing w:val="40"/>
        </w:rPr>
        <w:t xml:space="preserve"> </w:t>
      </w:r>
      <w:r>
        <w:t>Utilisation</w:t>
      </w:r>
      <w:r>
        <w:rPr>
          <w:spacing w:val="40"/>
        </w:rPr>
        <w:t xml:space="preserve"> </w:t>
      </w:r>
      <w:r>
        <w:t>Request</w:t>
      </w:r>
      <w:r>
        <w:rPr>
          <w:spacing w:val="40"/>
        </w:rPr>
        <w:t xml:space="preserve"> </w:t>
      </w:r>
      <w:r>
        <w:t>and</w:t>
      </w:r>
      <w:r>
        <w:rPr>
          <w:spacing w:val="40"/>
        </w:rPr>
        <w:t xml:space="preserve"> </w:t>
      </w:r>
      <w:r>
        <w:t>on</w:t>
      </w:r>
      <w:r>
        <w:rPr>
          <w:spacing w:val="40"/>
        </w:rPr>
        <w:t xml:space="preserve"> </w:t>
      </w:r>
      <w:r>
        <w:t>the</w:t>
      </w:r>
      <w:r>
        <w:rPr>
          <w:spacing w:val="40"/>
        </w:rPr>
        <w:t xml:space="preserve"> </w:t>
      </w:r>
      <w:r>
        <w:t>proposed</w:t>
      </w:r>
      <w:r>
        <w:rPr>
          <w:spacing w:val="40"/>
        </w:rPr>
        <w:t xml:space="preserve"> </w:t>
      </w:r>
      <w:r>
        <w:t>Utilisation</w:t>
      </w:r>
      <w:r>
        <w:rPr>
          <w:spacing w:val="40"/>
        </w:rPr>
        <w:t xml:space="preserve"> </w:t>
      </w:r>
      <w:r>
        <w:t>Date:</w:t>
      </w:r>
    </w:p>
    <w:p w14:paraId="22580378" w14:textId="77777777" w:rsidR="00E70012" w:rsidRDefault="00000000">
      <w:pPr>
        <w:pStyle w:val="ListParagraph"/>
        <w:numPr>
          <w:ilvl w:val="0"/>
          <w:numId w:val="36"/>
        </w:numPr>
        <w:tabs>
          <w:tab w:val="left" w:pos="1508"/>
        </w:tabs>
        <w:spacing w:before="121"/>
        <w:ind w:left="1508" w:hanging="733"/>
        <w:jc w:val="both"/>
        <w:rPr>
          <w:sz w:val="20"/>
        </w:rPr>
      </w:pPr>
      <w:r>
        <w:rPr>
          <w:sz w:val="20"/>
        </w:rPr>
        <w:t>no</w:t>
      </w:r>
      <w:r>
        <w:rPr>
          <w:spacing w:val="17"/>
          <w:sz w:val="20"/>
        </w:rPr>
        <w:t xml:space="preserve"> </w:t>
      </w:r>
      <w:r>
        <w:rPr>
          <w:sz w:val="20"/>
        </w:rPr>
        <w:t>Default</w:t>
      </w:r>
      <w:r>
        <w:rPr>
          <w:spacing w:val="17"/>
          <w:sz w:val="20"/>
        </w:rPr>
        <w:t xml:space="preserve"> </w:t>
      </w:r>
      <w:r>
        <w:rPr>
          <w:sz w:val="20"/>
        </w:rPr>
        <w:t>is</w:t>
      </w:r>
      <w:r>
        <w:rPr>
          <w:spacing w:val="16"/>
          <w:sz w:val="20"/>
        </w:rPr>
        <w:t xml:space="preserve"> </w:t>
      </w:r>
      <w:r>
        <w:rPr>
          <w:sz w:val="20"/>
        </w:rPr>
        <w:t>continuing</w:t>
      </w:r>
      <w:r>
        <w:rPr>
          <w:spacing w:val="17"/>
          <w:sz w:val="20"/>
        </w:rPr>
        <w:t xml:space="preserve"> </w:t>
      </w:r>
      <w:r>
        <w:rPr>
          <w:sz w:val="20"/>
        </w:rPr>
        <w:t>or</w:t>
      </w:r>
      <w:r>
        <w:rPr>
          <w:spacing w:val="17"/>
          <w:sz w:val="20"/>
        </w:rPr>
        <w:t xml:space="preserve"> </w:t>
      </w:r>
      <w:r>
        <w:rPr>
          <w:sz w:val="20"/>
        </w:rPr>
        <w:t>would</w:t>
      </w:r>
      <w:r>
        <w:rPr>
          <w:spacing w:val="18"/>
          <w:sz w:val="20"/>
        </w:rPr>
        <w:t xml:space="preserve"> </w:t>
      </w:r>
      <w:r>
        <w:rPr>
          <w:sz w:val="20"/>
        </w:rPr>
        <w:t>result</w:t>
      </w:r>
      <w:r>
        <w:rPr>
          <w:spacing w:val="18"/>
          <w:sz w:val="20"/>
        </w:rPr>
        <w:t xml:space="preserve"> </w:t>
      </w:r>
      <w:r>
        <w:rPr>
          <w:sz w:val="20"/>
        </w:rPr>
        <w:t>from</w:t>
      </w:r>
      <w:r>
        <w:rPr>
          <w:spacing w:val="18"/>
          <w:sz w:val="20"/>
        </w:rPr>
        <w:t xml:space="preserve"> </w:t>
      </w:r>
      <w:r>
        <w:rPr>
          <w:sz w:val="20"/>
        </w:rPr>
        <w:t>the</w:t>
      </w:r>
      <w:r>
        <w:rPr>
          <w:spacing w:val="17"/>
          <w:sz w:val="20"/>
        </w:rPr>
        <w:t xml:space="preserve"> </w:t>
      </w:r>
      <w:r>
        <w:rPr>
          <w:sz w:val="20"/>
        </w:rPr>
        <w:t>proposed</w:t>
      </w:r>
      <w:r>
        <w:rPr>
          <w:spacing w:val="18"/>
          <w:sz w:val="20"/>
        </w:rPr>
        <w:t xml:space="preserve"> </w:t>
      </w:r>
      <w:r>
        <w:rPr>
          <w:sz w:val="20"/>
        </w:rPr>
        <w:t>Loan;</w:t>
      </w:r>
      <w:r>
        <w:rPr>
          <w:spacing w:val="19"/>
          <w:sz w:val="20"/>
        </w:rPr>
        <w:t xml:space="preserve"> </w:t>
      </w:r>
      <w:r>
        <w:rPr>
          <w:spacing w:val="-5"/>
          <w:sz w:val="20"/>
        </w:rPr>
        <w:t>and</w:t>
      </w:r>
    </w:p>
    <w:p w14:paraId="2589CC11" w14:textId="77777777" w:rsidR="00E70012" w:rsidRDefault="00000000">
      <w:pPr>
        <w:pStyle w:val="ListParagraph"/>
        <w:numPr>
          <w:ilvl w:val="0"/>
          <w:numId w:val="36"/>
        </w:numPr>
        <w:tabs>
          <w:tab w:val="left" w:pos="1506"/>
        </w:tabs>
        <w:spacing w:before="214"/>
        <w:ind w:left="1506" w:hanging="731"/>
        <w:jc w:val="both"/>
        <w:rPr>
          <w:sz w:val="20"/>
        </w:rPr>
      </w:pPr>
      <w:r>
        <w:rPr>
          <w:sz w:val="20"/>
        </w:rPr>
        <w:t>the</w:t>
      </w:r>
      <w:r>
        <w:rPr>
          <w:spacing w:val="3"/>
          <w:sz w:val="20"/>
        </w:rPr>
        <w:t xml:space="preserve"> </w:t>
      </w:r>
      <w:r>
        <w:rPr>
          <w:sz w:val="20"/>
        </w:rPr>
        <w:t>Repeating</w:t>
      </w:r>
      <w:r>
        <w:rPr>
          <w:spacing w:val="8"/>
          <w:sz w:val="20"/>
        </w:rPr>
        <w:t xml:space="preserve"> </w:t>
      </w:r>
      <w:r>
        <w:rPr>
          <w:sz w:val="20"/>
        </w:rPr>
        <w:t>Representations</w:t>
      </w:r>
      <w:r>
        <w:rPr>
          <w:spacing w:val="7"/>
          <w:sz w:val="20"/>
        </w:rPr>
        <w:t xml:space="preserve"> </w:t>
      </w:r>
      <w:r>
        <w:rPr>
          <w:sz w:val="20"/>
        </w:rPr>
        <w:t>to</w:t>
      </w:r>
      <w:r>
        <w:rPr>
          <w:spacing w:val="8"/>
          <w:sz w:val="20"/>
        </w:rPr>
        <w:t xml:space="preserve"> </w:t>
      </w:r>
      <w:r>
        <w:rPr>
          <w:sz w:val="20"/>
        </w:rPr>
        <w:t>be</w:t>
      </w:r>
      <w:r>
        <w:rPr>
          <w:spacing w:val="6"/>
          <w:sz w:val="20"/>
        </w:rPr>
        <w:t xml:space="preserve"> </w:t>
      </w:r>
      <w:r>
        <w:rPr>
          <w:sz w:val="20"/>
        </w:rPr>
        <w:t>made</w:t>
      </w:r>
      <w:r>
        <w:rPr>
          <w:spacing w:val="6"/>
          <w:sz w:val="20"/>
        </w:rPr>
        <w:t xml:space="preserve"> </w:t>
      </w:r>
      <w:r>
        <w:rPr>
          <w:sz w:val="20"/>
        </w:rPr>
        <w:t>by</w:t>
      </w:r>
      <w:r>
        <w:rPr>
          <w:spacing w:val="6"/>
          <w:sz w:val="20"/>
        </w:rPr>
        <w:t xml:space="preserve"> </w:t>
      </w:r>
      <w:r>
        <w:rPr>
          <w:sz w:val="20"/>
        </w:rPr>
        <w:t>the</w:t>
      </w:r>
      <w:r>
        <w:rPr>
          <w:spacing w:val="7"/>
          <w:sz w:val="20"/>
        </w:rPr>
        <w:t xml:space="preserve"> </w:t>
      </w:r>
      <w:r>
        <w:rPr>
          <w:sz w:val="20"/>
        </w:rPr>
        <w:t>Borrower</w:t>
      </w:r>
      <w:r>
        <w:rPr>
          <w:spacing w:val="8"/>
          <w:sz w:val="20"/>
        </w:rPr>
        <w:t xml:space="preserve"> </w:t>
      </w:r>
      <w:r>
        <w:rPr>
          <w:sz w:val="20"/>
        </w:rPr>
        <w:t>are</w:t>
      </w:r>
      <w:r>
        <w:rPr>
          <w:spacing w:val="5"/>
          <w:sz w:val="20"/>
        </w:rPr>
        <w:t xml:space="preserve"> </w:t>
      </w:r>
      <w:r>
        <w:rPr>
          <w:sz w:val="20"/>
        </w:rPr>
        <w:t>true</w:t>
      </w:r>
      <w:r>
        <w:rPr>
          <w:spacing w:val="6"/>
          <w:sz w:val="20"/>
        </w:rPr>
        <w:t xml:space="preserve"> </w:t>
      </w:r>
      <w:r>
        <w:rPr>
          <w:sz w:val="20"/>
        </w:rPr>
        <w:t>in</w:t>
      </w:r>
      <w:r>
        <w:rPr>
          <w:spacing w:val="6"/>
          <w:sz w:val="20"/>
        </w:rPr>
        <w:t xml:space="preserve"> </w:t>
      </w:r>
      <w:r>
        <w:rPr>
          <w:sz w:val="20"/>
        </w:rPr>
        <w:t>all</w:t>
      </w:r>
      <w:r>
        <w:rPr>
          <w:spacing w:val="5"/>
          <w:sz w:val="20"/>
        </w:rPr>
        <w:t xml:space="preserve"> </w:t>
      </w:r>
      <w:r>
        <w:rPr>
          <w:sz w:val="20"/>
        </w:rPr>
        <w:t>material</w:t>
      </w:r>
      <w:r>
        <w:rPr>
          <w:spacing w:val="6"/>
          <w:sz w:val="20"/>
        </w:rPr>
        <w:t xml:space="preserve"> </w:t>
      </w:r>
      <w:r>
        <w:rPr>
          <w:spacing w:val="-2"/>
          <w:sz w:val="20"/>
        </w:rPr>
        <w:t>respects.</w:t>
      </w:r>
    </w:p>
    <w:p w14:paraId="326667DE" w14:textId="77777777" w:rsidR="00E70012" w:rsidRDefault="00000000">
      <w:pPr>
        <w:pStyle w:val="Heading2"/>
        <w:numPr>
          <w:ilvl w:val="1"/>
          <w:numId w:val="43"/>
        </w:numPr>
        <w:tabs>
          <w:tab w:val="left" w:pos="775"/>
        </w:tabs>
        <w:spacing w:before="210"/>
      </w:pPr>
      <w:bookmarkStart w:id="32" w:name="4.3_Maximum_number_of_Loans"/>
      <w:bookmarkEnd w:id="32"/>
      <w:r>
        <w:rPr>
          <w:w w:val="105"/>
        </w:rPr>
        <w:t>Maximum</w:t>
      </w:r>
      <w:r>
        <w:rPr>
          <w:spacing w:val="-13"/>
          <w:w w:val="105"/>
        </w:rPr>
        <w:t xml:space="preserve"> </w:t>
      </w:r>
      <w:r>
        <w:rPr>
          <w:w w:val="105"/>
        </w:rPr>
        <w:t>number</w:t>
      </w:r>
      <w:r>
        <w:rPr>
          <w:spacing w:val="-9"/>
          <w:w w:val="105"/>
        </w:rPr>
        <w:t xml:space="preserve"> </w:t>
      </w:r>
      <w:r>
        <w:rPr>
          <w:w w:val="105"/>
        </w:rPr>
        <w:t>of</w:t>
      </w:r>
      <w:r>
        <w:rPr>
          <w:spacing w:val="-9"/>
          <w:w w:val="105"/>
        </w:rPr>
        <w:t xml:space="preserve"> </w:t>
      </w:r>
      <w:r>
        <w:rPr>
          <w:spacing w:val="-2"/>
          <w:w w:val="105"/>
        </w:rPr>
        <w:t>Loans</w:t>
      </w:r>
    </w:p>
    <w:p w14:paraId="1DAB7243" w14:textId="77777777" w:rsidR="00E70012" w:rsidRDefault="00000000">
      <w:pPr>
        <w:pStyle w:val="ListParagraph"/>
        <w:numPr>
          <w:ilvl w:val="0"/>
          <w:numId w:val="35"/>
        </w:numPr>
        <w:tabs>
          <w:tab w:val="left" w:pos="775"/>
        </w:tabs>
        <w:spacing w:before="93" w:line="336" w:lineRule="auto"/>
        <w:ind w:right="1070"/>
        <w:rPr>
          <w:sz w:val="20"/>
        </w:rPr>
      </w:pPr>
      <w:r>
        <w:rPr>
          <w:sz w:val="20"/>
        </w:rPr>
        <w:t>The</w:t>
      </w:r>
      <w:r>
        <w:rPr>
          <w:spacing w:val="33"/>
          <w:sz w:val="20"/>
        </w:rPr>
        <w:t xml:space="preserve"> </w:t>
      </w:r>
      <w:r>
        <w:rPr>
          <w:sz w:val="20"/>
        </w:rPr>
        <w:t>Borrower</w:t>
      </w:r>
      <w:r>
        <w:rPr>
          <w:spacing w:val="33"/>
          <w:sz w:val="20"/>
        </w:rPr>
        <w:t xml:space="preserve"> </w:t>
      </w:r>
      <w:r>
        <w:rPr>
          <w:sz w:val="20"/>
        </w:rPr>
        <w:t>may</w:t>
      </w:r>
      <w:r>
        <w:rPr>
          <w:spacing w:val="35"/>
          <w:sz w:val="20"/>
        </w:rPr>
        <w:t xml:space="preserve"> </w:t>
      </w:r>
      <w:r>
        <w:rPr>
          <w:sz w:val="20"/>
        </w:rPr>
        <w:t>not</w:t>
      </w:r>
      <w:r>
        <w:rPr>
          <w:spacing w:val="32"/>
          <w:sz w:val="20"/>
        </w:rPr>
        <w:t xml:space="preserve"> </w:t>
      </w:r>
      <w:r>
        <w:rPr>
          <w:sz w:val="20"/>
        </w:rPr>
        <w:t>deliver</w:t>
      </w:r>
      <w:r>
        <w:rPr>
          <w:spacing w:val="32"/>
          <w:sz w:val="20"/>
        </w:rPr>
        <w:t xml:space="preserve"> </w:t>
      </w:r>
      <w:r>
        <w:rPr>
          <w:sz w:val="20"/>
        </w:rPr>
        <w:t>a</w:t>
      </w:r>
      <w:r>
        <w:rPr>
          <w:spacing w:val="33"/>
          <w:sz w:val="20"/>
        </w:rPr>
        <w:t xml:space="preserve"> </w:t>
      </w:r>
      <w:r>
        <w:rPr>
          <w:sz w:val="20"/>
        </w:rPr>
        <w:t>Utilisation</w:t>
      </w:r>
      <w:r>
        <w:rPr>
          <w:spacing w:val="32"/>
          <w:sz w:val="20"/>
        </w:rPr>
        <w:t xml:space="preserve"> </w:t>
      </w:r>
      <w:r>
        <w:rPr>
          <w:sz w:val="20"/>
        </w:rPr>
        <w:t>Request</w:t>
      </w:r>
      <w:r>
        <w:rPr>
          <w:spacing w:val="31"/>
          <w:sz w:val="20"/>
        </w:rPr>
        <w:t xml:space="preserve"> </w:t>
      </w:r>
      <w:r>
        <w:rPr>
          <w:sz w:val="20"/>
        </w:rPr>
        <w:t>if</w:t>
      </w:r>
      <w:r>
        <w:rPr>
          <w:spacing w:val="32"/>
          <w:sz w:val="20"/>
        </w:rPr>
        <w:t xml:space="preserve"> </w:t>
      </w:r>
      <w:proofErr w:type="gramStart"/>
      <w:r>
        <w:rPr>
          <w:sz w:val="20"/>
        </w:rPr>
        <w:t>as</w:t>
      </w:r>
      <w:r>
        <w:rPr>
          <w:spacing w:val="33"/>
          <w:sz w:val="20"/>
        </w:rPr>
        <w:t xml:space="preserve"> </w:t>
      </w:r>
      <w:r>
        <w:rPr>
          <w:sz w:val="20"/>
        </w:rPr>
        <w:t>a</w:t>
      </w:r>
      <w:r>
        <w:rPr>
          <w:spacing w:val="30"/>
          <w:sz w:val="20"/>
        </w:rPr>
        <w:t xml:space="preserve"> </w:t>
      </w:r>
      <w:r>
        <w:rPr>
          <w:sz w:val="20"/>
        </w:rPr>
        <w:t>result</w:t>
      </w:r>
      <w:r>
        <w:rPr>
          <w:spacing w:val="32"/>
          <w:sz w:val="20"/>
        </w:rPr>
        <w:t xml:space="preserve"> </w:t>
      </w:r>
      <w:r>
        <w:rPr>
          <w:sz w:val="20"/>
        </w:rPr>
        <w:t>of</w:t>
      </w:r>
      <w:proofErr w:type="gramEnd"/>
      <w:r>
        <w:rPr>
          <w:spacing w:val="29"/>
          <w:sz w:val="20"/>
        </w:rPr>
        <w:t xml:space="preserve"> </w:t>
      </w:r>
      <w:r>
        <w:rPr>
          <w:sz w:val="20"/>
        </w:rPr>
        <w:t>the</w:t>
      </w:r>
      <w:r>
        <w:rPr>
          <w:spacing w:val="32"/>
          <w:sz w:val="20"/>
        </w:rPr>
        <w:t xml:space="preserve"> </w:t>
      </w:r>
      <w:r>
        <w:rPr>
          <w:sz w:val="20"/>
        </w:rPr>
        <w:t>proposed</w:t>
      </w:r>
      <w:r>
        <w:rPr>
          <w:spacing w:val="33"/>
          <w:sz w:val="20"/>
        </w:rPr>
        <w:t xml:space="preserve"> </w:t>
      </w:r>
      <w:r>
        <w:rPr>
          <w:sz w:val="20"/>
        </w:rPr>
        <w:t>Utilisation</w:t>
      </w:r>
      <w:r>
        <w:rPr>
          <w:spacing w:val="33"/>
          <w:sz w:val="20"/>
        </w:rPr>
        <w:t xml:space="preserve"> </w:t>
      </w:r>
      <w:r>
        <w:rPr>
          <w:sz w:val="20"/>
        </w:rPr>
        <w:t>more than five Loans would be outstanding.</w:t>
      </w:r>
    </w:p>
    <w:p w14:paraId="554B3A2C" w14:textId="77777777" w:rsidR="00E70012" w:rsidRDefault="00000000">
      <w:pPr>
        <w:pStyle w:val="ListParagraph"/>
        <w:numPr>
          <w:ilvl w:val="0"/>
          <w:numId w:val="35"/>
        </w:numPr>
        <w:tabs>
          <w:tab w:val="left" w:pos="775"/>
        </w:tabs>
        <w:spacing w:before="118" w:line="336" w:lineRule="auto"/>
        <w:ind w:right="1071"/>
        <w:rPr>
          <w:sz w:val="20"/>
        </w:rPr>
      </w:pPr>
      <w:r>
        <w:rPr>
          <w:sz w:val="20"/>
        </w:rPr>
        <w:t>The</w:t>
      </w:r>
      <w:r>
        <w:rPr>
          <w:spacing w:val="23"/>
          <w:sz w:val="20"/>
        </w:rPr>
        <w:t xml:space="preserve"> </w:t>
      </w:r>
      <w:r>
        <w:rPr>
          <w:sz w:val="20"/>
        </w:rPr>
        <w:t>Borrower</w:t>
      </w:r>
      <w:r>
        <w:rPr>
          <w:spacing w:val="20"/>
          <w:sz w:val="20"/>
        </w:rPr>
        <w:t xml:space="preserve"> </w:t>
      </w:r>
      <w:r>
        <w:rPr>
          <w:sz w:val="20"/>
        </w:rPr>
        <w:t>may</w:t>
      </w:r>
      <w:r>
        <w:rPr>
          <w:spacing w:val="24"/>
          <w:sz w:val="20"/>
        </w:rPr>
        <w:t xml:space="preserve"> </w:t>
      </w:r>
      <w:r>
        <w:rPr>
          <w:sz w:val="20"/>
        </w:rPr>
        <w:t>not</w:t>
      </w:r>
      <w:r>
        <w:rPr>
          <w:spacing w:val="19"/>
          <w:sz w:val="20"/>
        </w:rPr>
        <w:t xml:space="preserve"> </w:t>
      </w:r>
      <w:r>
        <w:rPr>
          <w:sz w:val="20"/>
        </w:rPr>
        <w:t>request</w:t>
      </w:r>
      <w:r>
        <w:rPr>
          <w:spacing w:val="20"/>
          <w:sz w:val="20"/>
        </w:rPr>
        <w:t xml:space="preserve"> </w:t>
      </w:r>
      <w:r>
        <w:rPr>
          <w:sz w:val="20"/>
        </w:rPr>
        <w:t>that</w:t>
      </w:r>
      <w:r>
        <w:rPr>
          <w:spacing w:val="24"/>
          <w:sz w:val="20"/>
        </w:rPr>
        <w:t xml:space="preserve"> </w:t>
      </w:r>
      <w:r>
        <w:rPr>
          <w:sz w:val="20"/>
        </w:rPr>
        <w:t>a</w:t>
      </w:r>
      <w:r>
        <w:rPr>
          <w:spacing w:val="20"/>
          <w:sz w:val="20"/>
        </w:rPr>
        <w:t xml:space="preserve"> </w:t>
      </w:r>
      <w:r>
        <w:rPr>
          <w:sz w:val="20"/>
        </w:rPr>
        <w:t>Loan</w:t>
      </w:r>
      <w:r>
        <w:rPr>
          <w:spacing w:val="20"/>
          <w:sz w:val="20"/>
        </w:rPr>
        <w:t xml:space="preserve"> </w:t>
      </w:r>
      <w:r>
        <w:rPr>
          <w:sz w:val="20"/>
        </w:rPr>
        <w:t>be</w:t>
      </w:r>
      <w:r>
        <w:rPr>
          <w:spacing w:val="20"/>
          <w:sz w:val="20"/>
        </w:rPr>
        <w:t xml:space="preserve"> </w:t>
      </w:r>
      <w:r>
        <w:rPr>
          <w:sz w:val="20"/>
        </w:rPr>
        <w:t>divided</w:t>
      </w:r>
      <w:r>
        <w:rPr>
          <w:spacing w:val="21"/>
          <w:sz w:val="20"/>
        </w:rPr>
        <w:t xml:space="preserve"> </w:t>
      </w:r>
      <w:r>
        <w:rPr>
          <w:sz w:val="20"/>
        </w:rPr>
        <w:t>if,</w:t>
      </w:r>
      <w:r>
        <w:rPr>
          <w:spacing w:val="19"/>
          <w:sz w:val="20"/>
        </w:rPr>
        <w:t xml:space="preserve"> </w:t>
      </w:r>
      <w:proofErr w:type="gramStart"/>
      <w:r>
        <w:rPr>
          <w:sz w:val="20"/>
        </w:rPr>
        <w:t>as</w:t>
      </w:r>
      <w:r>
        <w:rPr>
          <w:spacing w:val="24"/>
          <w:sz w:val="20"/>
        </w:rPr>
        <w:t xml:space="preserve"> </w:t>
      </w:r>
      <w:r>
        <w:rPr>
          <w:sz w:val="20"/>
        </w:rPr>
        <w:t>a</w:t>
      </w:r>
      <w:r>
        <w:rPr>
          <w:spacing w:val="20"/>
          <w:sz w:val="20"/>
        </w:rPr>
        <w:t xml:space="preserve"> </w:t>
      </w:r>
      <w:r>
        <w:rPr>
          <w:sz w:val="20"/>
        </w:rPr>
        <w:t>result</w:t>
      </w:r>
      <w:r>
        <w:rPr>
          <w:spacing w:val="23"/>
          <w:sz w:val="20"/>
        </w:rPr>
        <w:t xml:space="preserve"> </w:t>
      </w:r>
      <w:r>
        <w:rPr>
          <w:sz w:val="20"/>
        </w:rPr>
        <w:t>of</w:t>
      </w:r>
      <w:proofErr w:type="gramEnd"/>
      <w:r>
        <w:rPr>
          <w:spacing w:val="17"/>
          <w:sz w:val="20"/>
        </w:rPr>
        <w:t xml:space="preserve"> </w:t>
      </w:r>
      <w:r>
        <w:rPr>
          <w:sz w:val="20"/>
        </w:rPr>
        <w:t>the</w:t>
      </w:r>
      <w:r>
        <w:rPr>
          <w:spacing w:val="21"/>
          <w:sz w:val="20"/>
        </w:rPr>
        <w:t xml:space="preserve"> </w:t>
      </w:r>
      <w:r>
        <w:rPr>
          <w:sz w:val="20"/>
        </w:rPr>
        <w:t>proposed</w:t>
      </w:r>
      <w:r>
        <w:rPr>
          <w:spacing w:val="20"/>
          <w:sz w:val="20"/>
        </w:rPr>
        <w:t xml:space="preserve"> </w:t>
      </w:r>
      <w:r>
        <w:rPr>
          <w:sz w:val="20"/>
        </w:rPr>
        <w:t>division,</w:t>
      </w:r>
      <w:r>
        <w:rPr>
          <w:spacing w:val="23"/>
          <w:sz w:val="20"/>
        </w:rPr>
        <w:t xml:space="preserve"> </w:t>
      </w:r>
      <w:r>
        <w:rPr>
          <w:sz w:val="20"/>
        </w:rPr>
        <w:t>more than five Loans would be outstanding.</w:t>
      </w:r>
    </w:p>
    <w:p w14:paraId="42038EEA" w14:textId="77777777" w:rsidR="00E70012" w:rsidRDefault="00E70012">
      <w:pPr>
        <w:spacing w:line="336" w:lineRule="auto"/>
        <w:rPr>
          <w:sz w:val="20"/>
        </w:rPr>
        <w:sectPr w:rsidR="00E70012">
          <w:pgSz w:w="11910" w:h="16840"/>
          <w:pgMar w:top="980" w:right="0" w:bottom="1120" w:left="980" w:header="0" w:footer="935" w:gutter="0"/>
          <w:cols w:space="720"/>
        </w:sectPr>
      </w:pPr>
    </w:p>
    <w:p w14:paraId="1D8E7430" w14:textId="77777777" w:rsidR="00E70012" w:rsidRDefault="00000000">
      <w:pPr>
        <w:pStyle w:val="Heading1"/>
        <w:spacing w:line="403" w:lineRule="auto"/>
        <w:ind w:left="4382" w:right="5247" w:hanging="2"/>
        <w:jc w:val="center"/>
      </w:pPr>
      <w:bookmarkStart w:id="33" w:name="SECTION_3_UTILISATION"/>
      <w:bookmarkStart w:id="34" w:name="_bookmark5"/>
      <w:bookmarkEnd w:id="33"/>
      <w:bookmarkEnd w:id="34"/>
      <w:r>
        <w:rPr>
          <w:w w:val="105"/>
        </w:rPr>
        <w:lastRenderedPageBreak/>
        <w:t xml:space="preserve">SECTION 3 </w:t>
      </w:r>
      <w:r>
        <w:rPr>
          <w:spacing w:val="-4"/>
          <w:w w:val="105"/>
        </w:rPr>
        <w:t>UTILISATION</w:t>
      </w:r>
    </w:p>
    <w:p w14:paraId="7D0C0C5B" w14:textId="77777777" w:rsidR="00E70012" w:rsidRDefault="00000000">
      <w:pPr>
        <w:pStyle w:val="Heading1"/>
        <w:numPr>
          <w:ilvl w:val="0"/>
          <w:numId w:val="43"/>
        </w:numPr>
        <w:tabs>
          <w:tab w:val="left" w:pos="775"/>
        </w:tabs>
        <w:spacing w:before="158"/>
      </w:pPr>
      <w:bookmarkStart w:id="35" w:name="5._UTILISATION"/>
      <w:bookmarkStart w:id="36" w:name="_bookmark6"/>
      <w:bookmarkEnd w:id="35"/>
      <w:bookmarkEnd w:id="36"/>
      <w:r>
        <w:rPr>
          <w:spacing w:val="-2"/>
          <w:w w:val="105"/>
        </w:rPr>
        <w:t>UTILISATION</w:t>
      </w:r>
    </w:p>
    <w:p w14:paraId="524304BB" w14:textId="77777777" w:rsidR="00E70012" w:rsidRDefault="00E70012">
      <w:pPr>
        <w:pStyle w:val="BodyText"/>
        <w:spacing w:before="2"/>
        <w:ind w:left="0"/>
        <w:rPr>
          <w:b/>
        </w:rPr>
      </w:pPr>
    </w:p>
    <w:p w14:paraId="70195591" w14:textId="77777777" w:rsidR="00E70012" w:rsidRDefault="00000000">
      <w:pPr>
        <w:pStyle w:val="Heading2"/>
        <w:numPr>
          <w:ilvl w:val="1"/>
          <w:numId w:val="43"/>
        </w:numPr>
        <w:tabs>
          <w:tab w:val="left" w:pos="775"/>
        </w:tabs>
      </w:pPr>
      <w:bookmarkStart w:id="37" w:name="5.1_Delivery_of_a_Utilisation_Request"/>
      <w:bookmarkEnd w:id="37"/>
      <w:r>
        <w:rPr>
          <w:w w:val="105"/>
        </w:rPr>
        <w:t>Delivery</w:t>
      </w:r>
      <w:r>
        <w:rPr>
          <w:spacing w:val="-10"/>
          <w:w w:val="105"/>
        </w:rPr>
        <w:t xml:space="preserve"> </w:t>
      </w:r>
      <w:r>
        <w:rPr>
          <w:w w:val="105"/>
        </w:rPr>
        <w:t>of</w:t>
      </w:r>
      <w:r>
        <w:rPr>
          <w:spacing w:val="-10"/>
          <w:w w:val="105"/>
        </w:rPr>
        <w:t xml:space="preserve"> </w:t>
      </w:r>
      <w:r>
        <w:rPr>
          <w:w w:val="105"/>
        </w:rPr>
        <w:t>a</w:t>
      </w:r>
      <w:r>
        <w:rPr>
          <w:spacing w:val="-8"/>
          <w:w w:val="105"/>
        </w:rPr>
        <w:t xml:space="preserve"> </w:t>
      </w:r>
      <w:r>
        <w:rPr>
          <w:w w:val="105"/>
        </w:rPr>
        <w:t>Utilisation</w:t>
      </w:r>
      <w:r>
        <w:rPr>
          <w:spacing w:val="-8"/>
          <w:w w:val="105"/>
        </w:rPr>
        <w:t xml:space="preserve"> </w:t>
      </w:r>
      <w:r>
        <w:rPr>
          <w:spacing w:val="-2"/>
          <w:w w:val="105"/>
        </w:rPr>
        <w:t>Request</w:t>
      </w:r>
    </w:p>
    <w:p w14:paraId="16F4A180" w14:textId="77777777" w:rsidR="00E70012" w:rsidRDefault="00000000">
      <w:pPr>
        <w:pStyle w:val="BodyText"/>
        <w:spacing w:before="92" w:line="336" w:lineRule="auto"/>
        <w:ind w:right="1033"/>
      </w:pPr>
      <w:r>
        <w:t>The</w:t>
      </w:r>
      <w:r>
        <w:rPr>
          <w:spacing w:val="40"/>
        </w:rPr>
        <w:t xml:space="preserve"> </w:t>
      </w:r>
      <w:r>
        <w:t>Borrower</w:t>
      </w:r>
      <w:r>
        <w:rPr>
          <w:spacing w:val="40"/>
        </w:rPr>
        <w:t xml:space="preserve"> </w:t>
      </w:r>
      <w:r>
        <w:t>may</w:t>
      </w:r>
      <w:r>
        <w:rPr>
          <w:spacing w:val="40"/>
        </w:rPr>
        <w:t xml:space="preserve"> </w:t>
      </w:r>
      <w:r>
        <w:t>utilise</w:t>
      </w:r>
      <w:r>
        <w:rPr>
          <w:spacing w:val="36"/>
        </w:rPr>
        <w:t xml:space="preserve"> </w:t>
      </w:r>
      <w:r>
        <w:t>the</w:t>
      </w:r>
      <w:r>
        <w:rPr>
          <w:spacing w:val="37"/>
        </w:rPr>
        <w:t xml:space="preserve"> </w:t>
      </w:r>
      <w:r>
        <w:t>Facility</w:t>
      </w:r>
      <w:r>
        <w:rPr>
          <w:spacing w:val="40"/>
        </w:rPr>
        <w:t xml:space="preserve"> </w:t>
      </w:r>
      <w:r>
        <w:t>by</w:t>
      </w:r>
      <w:r>
        <w:rPr>
          <w:spacing w:val="37"/>
        </w:rPr>
        <w:t xml:space="preserve"> </w:t>
      </w:r>
      <w:r>
        <w:t>delivery</w:t>
      </w:r>
      <w:r>
        <w:rPr>
          <w:spacing w:val="37"/>
        </w:rPr>
        <w:t xml:space="preserve"> </w:t>
      </w:r>
      <w:r>
        <w:t>to</w:t>
      </w:r>
      <w:r>
        <w:rPr>
          <w:spacing w:val="37"/>
        </w:rPr>
        <w:t xml:space="preserve"> </w:t>
      </w:r>
      <w:r>
        <w:t>the</w:t>
      </w:r>
      <w:r>
        <w:rPr>
          <w:spacing w:val="37"/>
        </w:rPr>
        <w:t xml:space="preserve"> </w:t>
      </w:r>
      <w:r>
        <w:t>Lender</w:t>
      </w:r>
      <w:r>
        <w:rPr>
          <w:spacing w:val="36"/>
        </w:rPr>
        <w:t xml:space="preserve"> </w:t>
      </w:r>
      <w:r>
        <w:t>of</w:t>
      </w:r>
      <w:r>
        <w:rPr>
          <w:spacing w:val="40"/>
        </w:rPr>
        <w:t xml:space="preserve"> </w:t>
      </w:r>
      <w:r>
        <w:t>a</w:t>
      </w:r>
      <w:r>
        <w:rPr>
          <w:spacing w:val="37"/>
        </w:rPr>
        <w:t xml:space="preserve"> </w:t>
      </w:r>
      <w:r>
        <w:t>duly</w:t>
      </w:r>
      <w:r>
        <w:rPr>
          <w:spacing w:val="37"/>
        </w:rPr>
        <w:t xml:space="preserve"> </w:t>
      </w:r>
      <w:r>
        <w:t>completed</w:t>
      </w:r>
      <w:r>
        <w:rPr>
          <w:spacing w:val="38"/>
        </w:rPr>
        <w:t xml:space="preserve"> </w:t>
      </w:r>
      <w:r>
        <w:t>Utilisation Request</w:t>
      </w:r>
      <w:r>
        <w:rPr>
          <w:spacing w:val="40"/>
        </w:rPr>
        <w:t xml:space="preserve"> </w:t>
      </w:r>
      <w:r>
        <w:t>substantially</w:t>
      </w:r>
      <w:r>
        <w:rPr>
          <w:spacing w:val="40"/>
        </w:rPr>
        <w:t xml:space="preserve"> </w:t>
      </w:r>
      <w:r>
        <w:t>in</w:t>
      </w:r>
      <w:r>
        <w:rPr>
          <w:spacing w:val="40"/>
        </w:rPr>
        <w:t xml:space="preserve"> </w:t>
      </w:r>
      <w:r>
        <w:t>the</w:t>
      </w:r>
      <w:r>
        <w:rPr>
          <w:spacing w:val="40"/>
        </w:rPr>
        <w:t xml:space="preserve"> </w:t>
      </w:r>
      <w:r>
        <w:t>form</w:t>
      </w:r>
      <w:r>
        <w:rPr>
          <w:spacing w:val="40"/>
        </w:rPr>
        <w:t xml:space="preserve"> </w:t>
      </w:r>
      <w:r>
        <w:t>set</w:t>
      </w:r>
      <w:r>
        <w:rPr>
          <w:spacing w:val="40"/>
        </w:rPr>
        <w:t xml:space="preserve"> </w:t>
      </w:r>
      <w:r>
        <w:t>out</w:t>
      </w:r>
      <w:r>
        <w:rPr>
          <w:spacing w:val="40"/>
        </w:rPr>
        <w:t xml:space="preserve"> </w:t>
      </w:r>
      <w:r>
        <w:t>in</w:t>
      </w:r>
      <w:r>
        <w:rPr>
          <w:spacing w:val="40"/>
        </w:rPr>
        <w:t xml:space="preserve"> </w:t>
      </w:r>
      <w:r>
        <w:t>Part</w:t>
      </w:r>
      <w:r>
        <w:rPr>
          <w:spacing w:val="40"/>
        </w:rPr>
        <w:t xml:space="preserve"> </w:t>
      </w:r>
      <w:r>
        <w:t>II</w:t>
      </w:r>
      <w:r>
        <w:rPr>
          <w:spacing w:val="40"/>
        </w:rPr>
        <w:t xml:space="preserve"> </w:t>
      </w:r>
      <w:r>
        <w:t>of</w:t>
      </w:r>
      <w:r>
        <w:rPr>
          <w:spacing w:val="40"/>
        </w:rPr>
        <w:t xml:space="preserve"> </w:t>
      </w:r>
      <w:r>
        <w:t>Schedule</w:t>
      </w:r>
      <w:r>
        <w:rPr>
          <w:spacing w:val="40"/>
        </w:rPr>
        <w:t xml:space="preserve"> </w:t>
      </w:r>
      <w:r>
        <w:t>2</w:t>
      </w:r>
      <w:r>
        <w:rPr>
          <w:spacing w:val="40"/>
        </w:rPr>
        <w:t xml:space="preserve"> </w:t>
      </w:r>
      <w:r>
        <w:t>(</w:t>
      </w:r>
      <w:r>
        <w:rPr>
          <w:i/>
        </w:rPr>
        <w:t>Requests</w:t>
      </w:r>
      <w:r>
        <w:t>):</w:t>
      </w:r>
    </w:p>
    <w:p w14:paraId="41E46EB6" w14:textId="77777777" w:rsidR="00E70012" w:rsidRDefault="00000000">
      <w:pPr>
        <w:pStyle w:val="ListParagraph"/>
        <w:numPr>
          <w:ilvl w:val="0"/>
          <w:numId w:val="34"/>
        </w:numPr>
        <w:tabs>
          <w:tab w:val="left" w:pos="775"/>
        </w:tabs>
        <w:spacing w:before="121"/>
        <w:rPr>
          <w:sz w:val="20"/>
        </w:rPr>
      </w:pPr>
      <w:r>
        <w:rPr>
          <w:sz w:val="20"/>
        </w:rPr>
        <w:t>In</w:t>
      </w:r>
      <w:r>
        <w:rPr>
          <w:spacing w:val="20"/>
          <w:sz w:val="20"/>
        </w:rPr>
        <w:t xml:space="preserve"> </w:t>
      </w:r>
      <w:r>
        <w:rPr>
          <w:sz w:val="20"/>
        </w:rPr>
        <w:t>respect</w:t>
      </w:r>
      <w:r>
        <w:rPr>
          <w:spacing w:val="22"/>
          <w:sz w:val="20"/>
        </w:rPr>
        <w:t xml:space="preserve"> </w:t>
      </w:r>
      <w:r>
        <w:rPr>
          <w:sz w:val="20"/>
        </w:rPr>
        <w:t>of</w:t>
      </w:r>
      <w:r>
        <w:rPr>
          <w:spacing w:val="19"/>
          <w:sz w:val="20"/>
        </w:rPr>
        <w:t xml:space="preserve"> </w:t>
      </w:r>
      <w:r>
        <w:rPr>
          <w:sz w:val="20"/>
        </w:rPr>
        <w:t>the</w:t>
      </w:r>
      <w:r>
        <w:rPr>
          <w:spacing w:val="21"/>
          <w:sz w:val="20"/>
        </w:rPr>
        <w:t xml:space="preserve"> </w:t>
      </w:r>
      <w:r>
        <w:rPr>
          <w:sz w:val="20"/>
        </w:rPr>
        <w:t>First</w:t>
      </w:r>
      <w:r>
        <w:rPr>
          <w:spacing w:val="24"/>
          <w:sz w:val="20"/>
        </w:rPr>
        <w:t xml:space="preserve"> </w:t>
      </w:r>
      <w:r>
        <w:rPr>
          <w:sz w:val="20"/>
        </w:rPr>
        <w:t>Utilisation</w:t>
      </w:r>
      <w:r>
        <w:rPr>
          <w:spacing w:val="21"/>
          <w:sz w:val="20"/>
        </w:rPr>
        <w:t xml:space="preserve"> </w:t>
      </w:r>
      <w:r>
        <w:rPr>
          <w:sz w:val="20"/>
        </w:rPr>
        <w:t>Date,</w:t>
      </w:r>
      <w:r>
        <w:rPr>
          <w:spacing w:val="22"/>
          <w:sz w:val="20"/>
        </w:rPr>
        <w:t xml:space="preserve"> </w:t>
      </w:r>
      <w:r>
        <w:rPr>
          <w:sz w:val="20"/>
        </w:rPr>
        <w:t>provided</w:t>
      </w:r>
      <w:r>
        <w:rPr>
          <w:spacing w:val="23"/>
          <w:sz w:val="20"/>
        </w:rPr>
        <w:t xml:space="preserve"> </w:t>
      </w:r>
      <w:r>
        <w:rPr>
          <w:sz w:val="20"/>
        </w:rPr>
        <w:t>that</w:t>
      </w:r>
      <w:r>
        <w:rPr>
          <w:spacing w:val="20"/>
          <w:sz w:val="20"/>
        </w:rPr>
        <w:t xml:space="preserve"> </w:t>
      </w:r>
      <w:r>
        <w:rPr>
          <w:sz w:val="20"/>
        </w:rPr>
        <w:t>the</w:t>
      </w:r>
      <w:r>
        <w:rPr>
          <w:spacing w:val="24"/>
          <w:sz w:val="20"/>
        </w:rPr>
        <w:t xml:space="preserve"> </w:t>
      </w:r>
      <w:r>
        <w:rPr>
          <w:sz w:val="20"/>
        </w:rPr>
        <w:t>amount</w:t>
      </w:r>
      <w:r>
        <w:rPr>
          <w:spacing w:val="23"/>
          <w:sz w:val="20"/>
        </w:rPr>
        <w:t xml:space="preserve"> </w:t>
      </w:r>
      <w:r>
        <w:rPr>
          <w:sz w:val="20"/>
        </w:rPr>
        <w:t>of</w:t>
      </w:r>
      <w:r>
        <w:rPr>
          <w:spacing w:val="23"/>
          <w:sz w:val="20"/>
        </w:rPr>
        <w:t xml:space="preserve"> </w:t>
      </w:r>
      <w:r>
        <w:rPr>
          <w:sz w:val="20"/>
        </w:rPr>
        <w:t>the</w:t>
      </w:r>
      <w:r>
        <w:rPr>
          <w:spacing w:val="22"/>
          <w:sz w:val="20"/>
        </w:rPr>
        <w:t xml:space="preserve"> </w:t>
      </w:r>
      <w:r>
        <w:rPr>
          <w:sz w:val="20"/>
        </w:rPr>
        <w:t>Utilisation</w:t>
      </w:r>
      <w:r>
        <w:rPr>
          <w:spacing w:val="21"/>
          <w:sz w:val="20"/>
        </w:rPr>
        <w:t xml:space="preserve"> </w:t>
      </w:r>
      <w:r>
        <w:rPr>
          <w:sz w:val="20"/>
        </w:rPr>
        <w:t>does</w:t>
      </w:r>
      <w:r>
        <w:rPr>
          <w:spacing w:val="24"/>
          <w:sz w:val="20"/>
        </w:rPr>
        <w:t xml:space="preserve"> </w:t>
      </w:r>
      <w:r>
        <w:rPr>
          <w:sz w:val="20"/>
        </w:rPr>
        <w:t>not</w:t>
      </w:r>
      <w:r>
        <w:rPr>
          <w:spacing w:val="24"/>
          <w:sz w:val="20"/>
        </w:rPr>
        <w:t xml:space="preserve"> </w:t>
      </w:r>
      <w:r>
        <w:rPr>
          <w:spacing w:val="-2"/>
          <w:sz w:val="20"/>
        </w:rPr>
        <w:t>exceed</w:t>
      </w:r>
    </w:p>
    <w:p w14:paraId="73781355" w14:textId="0C80C6B9" w:rsidR="00E70012" w:rsidRDefault="00000000">
      <w:pPr>
        <w:pStyle w:val="BodyText"/>
        <w:spacing w:before="91"/>
      </w:pPr>
      <w:r>
        <w:t>£15,000,000,</w:t>
      </w:r>
      <w:r>
        <w:rPr>
          <w:spacing w:val="14"/>
        </w:rPr>
        <w:t xml:space="preserve"> </w:t>
      </w:r>
      <w:r>
        <w:t>not</w:t>
      </w:r>
      <w:r>
        <w:rPr>
          <w:spacing w:val="16"/>
        </w:rPr>
        <w:t xml:space="preserve"> </w:t>
      </w:r>
      <w:r>
        <w:t>later</w:t>
      </w:r>
      <w:r>
        <w:rPr>
          <w:spacing w:val="17"/>
        </w:rPr>
        <w:t xml:space="preserve"> </w:t>
      </w:r>
      <w:r>
        <w:t>than</w:t>
      </w:r>
      <w:r>
        <w:rPr>
          <w:spacing w:val="18"/>
        </w:rPr>
        <w:t xml:space="preserve"> </w:t>
      </w:r>
      <w:r>
        <w:t>10:00</w:t>
      </w:r>
      <w:r>
        <w:rPr>
          <w:spacing w:val="18"/>
        </w:rPr>
        <w:t xml:space="preserve"> </w:t>
      </w:r>
      <w:r>
        <w:t>a.m.</w:t>
      </w:r>
      <w:r>
        <w:rPr>
          <w:spacing w:val="17"/>
        </w:rPr>
        <w:t xml:space="preserve"> </w:t>
      </w:r>
      <w:del w:id="38" w:author="Anna Reviewer" w:date="2025-09-18T18:06:00Z" w16du:dateUtc="2025-09-18T17:06:00Z">
        <w:r w:rsidDel="00A66695">
          <w:delText>seven</w:delText>
        </w:r>
      </w:del>
      <w:ins w:id="39" w:author="Anna Reviewer" w:date="2025-09-18T18:06:00Z" w16du:dateUtc="2025-09-18T17:06:00Z">
        <w:r w:rsidR="00A66695" w:rsidRPr="00A66695">
          <w:rPr>
            <w:spacing w:val="19"/>
            <w:rPrChange w:id="40" w:author="Anna Reviewer" w:date="2025-09-18T18:06:00Z" w16du:dateUtc="2025-09-18T17:06:00Z">
              <w:rPr/>
            </w:rPrChange>
          </w:rPr>
          <w:t>fourteen</w:t>
        </w:r>
      </w:ins>
      <w:r>
        <w:rPr>
          <w:spacing w:val="19"/>
        </w:rPr>
        <w:t xml:space="preserve"> </w:t>
      </w:r>
      <w:r>
        <w:t>days</w:t>
      </w:r>
      <w:r>
        <w:rPr>
          <w:spacing w:val="19"/>
        </w:rPr>
        <w:t xml:space="preserve"> </w:t>
      </w:r>
      <w:r>
        <w:t>before</w:t>
      </w:r>
      <w:r>
        <w:rPr>
          <w:spacing w:val="20"/>
        </w:rPr>
        <w:t xml:space="preserve"> </w:t>
      </w:r>
      <w:r>
        <w:t>the</w:t>
      </w:r>
      <w:r>
        <w:rPr>
          <w:spacing w:val="18"/>
        </w:rPr>
        <w:t xml:space="preserve"> </w:t>
      </w:r>
      <w:r>
        <w:t>First</w:t>
      </w:r>
      <w:r>
        <w:rPr>
          <w:spacing w:val="21"/>
        </w:rPr>
        <w:t xml:space="preserve"> </w:t>
      </w:r>
      <w:r>
        <w:t>Utilisation</w:t>
      </w:r>
      <w:r>
        <w:rPr>
          <w:spacing w:val="17"/>
        </w:rPr>
        <w:t xml:space="preserve"> </w:t>
      </w:r>
      <w:r>
        <w:t>Date;</w:t>
      </w:r>
      <w:r>
        <w:rPr>
          <w:spacing w:val="17"/>
        </w:rPr>
        <w:t xml:space="preserve"> </w:t>
      </w:r>
      <w:r>
        <w:rPr>
          <w:spacing w:val="-5"/>
        </w:rPr>
        <w:t>and</w:t>
      </w:r>
    </w:p>
    <w:p w14:paraId="608A8E33" w14:textId="25AD5B54" w:rsidR="00E70012" w:rsidRDefault="00000000">
      <w:pPr>
        <w:pStyle w:val="ListParagraph"/>
        <w:numPr>
          <w:ilvl w:val="0"/>
          <w:numId w:val="34"/>
        </w:numPr>
        <w:tabs>
          <w:tab w:val="left" w:pos="771"/>
          <w:tab w:val="left" w:pos="775"/>
        </w:tabs>
        <w:spacing w:before="213" w:line="336" w:lineRule="auto"/>
        <w:ind w:right="1023"/>
        <w:jc w:val="both"/>
        <w:rPr>
          <w:sz w:val="20"/>
        </w:rPr>
      </w:pPr>
      <w:r>
        <w:rPr>
          <w:sz w:val="20"/>
        </w:rPr>
        <w:t xml:space="preserve">In respect of each Utilisation Date following the First Utilisation Date, or where the amount of the Utilisation on the First Utilisation Date exceeds £15,000,000, not later than 10:00 a.m. </w:t>
      </w:r>
      <w:del w:id="41" w:author="Anna Reviewer" w:date="2025-09-18T18:06:00Z" w16du:dateUtc="2025-09-18T17:06:00Z">
        <w:r w:rsidDel="00A66695">
          <w:rPr>
            <w:sz w:val="20"/>
          </w:rPr>
          <w:delText>thirty</w:delText>
        </w:r>
      </w:del>
      <w:ins w:id="42" w:author="Anna Reviewer" w:date="2025-09-18T18:06:00Z" w16du:dateUtc="2025-09-18T17:06:00Z">
        <w:r w:rsidR="00A66695">
          <w:rPr>
            <w:sz w:val="20"/>
          </w:rPr>
          <w:t>forty-five</w:t>
        </w:r>
      </w:ins>
      <w:r>
        <w:rPr>
          <w:sz w:val="20"/>
        </w:rPr>
        <w:t xml:space="preserve"> days</w:t>
      </w:r>
      <w:r>
        <w:rPr>
          <w:spacing w:val="40"/>
          <w:sz w:val="20"/>
        </w:rPr>
        <w:t xml:space="preserve"> </w:t>
      </w:r>
      <w:r>
        <w:rPr>
          <w:sz w:val="20"/>
        </w:rPr>
        <w:t>before the Utilisation Date.</w:t>
      </w:r>
    </w:p>
    <w:p w14:paraId="3E7E3124" w14:textId="77777777" w:rsidR="00E70012" w:rsidRDefault="00000000">
      <w:pPr>
        <w:pStyle w:val="Heading2"/>
        <w:numPr>
          <w:ilvl w:val="1"/>
          <w:numId w:val="43"/>
        </w:numPr>
        <w:tabs>
          <w:tab w:val="left" w:pos="771"/>
        </w:tabs>
        <w:spacing w:before="118"/>
        <w:ind w:left="771" w:hanging="620"/>
        <w:jc w:val="both"/>
      </w:pPr>
      <w:bookmarkStart w:id="43" w:name="5.2_Completion_of_a_Utilisation_Request"/>
      <w:bookmarkEnd w:id="43"/>
      <w:r>
        <w:rPr>
          <w:w w:val="105"/>
        </w:rPr>
        <w:t>Completion</w:t>
      </w:r>
      <w:r>
        <w:rPr>
          <w:spacing w:val="-11"/>
          <w:w w:val="105"/>
        </w:rPr>
        <w:t xml:space="preserve"> </w:t>
      </w:r>
      <w:r>
        <w:rPr>
          <w:w w:val="105"/>
        </w:rPr>
        <w:t>of</w:t>
      </w:r>
      <w:r>
        <w:rPr>
          <w:spacing w:val="-11"/>
          <w:w w:val="105"/>
        </w:rPr>
        <w:t xml:space="preserve"> </w:t>
      </w:r>
      <w:r>
        <w:rPr>
          <w:w w:val="105"/>
        </w:rPr>
        <w:t>a</w:t>
      </w:r>
      <w:r>
        <w:rPr>
          <w:spacing w:val="-11"/>
          <w:w w:val="105"/>
        </w:rPr>
        <w:t xml:space="preserve"> </w:t>
      </w:r>
      <w:r>
        <w:rPr>
          <w:w w:val="105"/>
        </w:rPr>
        <w:t>Utilisation</w:t>
      </w:r>
      <w:r>
        <w:rPr>
          <w:spacing w:val="-13"/>
          <w:w w:val="105"/>
        </w:rPr>
        <w:t xml:space="preserve"> </w:t>
      </w:r>
      <w:r>
        <w:rPr>
          <w:spacing w:val="-2"/>
          <w:w w:val="105"/>
        </w:rPr>
        <w:t>Request</w:t>
      </w:r>
    </w:p>
    <w:p w14:paraId="0A2FFA2A" w14:textId="77777777" w:rsidR="00E70012" w:rsidRDefault="00000000">
      <w:pPr>
        <w:pStyle w:val="ListParagraph"/>
        <w:numPr>
          <w:ilvl w:val="0"/>
          <w:numId w:val="33"/>
        </w:numPr>
        <w:tabs>
          <w:tab w:val="left" w:pos="771"/>
          <w:tab w:val="left" w:pos="775"/>
        </w:tabs>
        <w:spacing w:before="94" w:line="336" w:lineRule="auto"/>
        <w:ind w:right="1018" w:hanging="624"/>
        <w:jc w:val="both"/>
        <w:rPr>
          <w:sz w:val="20"/>
        </w:rPr>
      </w:pPr>
      <w:r>
        <w:rPr>
          <w:sz w:val="20"/>
        </w:rPr>
        <w:t>Each</w:t>
      </w:r>
      <w:r>
        <w:rPr>
          <w:spacing w:val="40"/>
          <w:sz w:val="20"/>
        </w:rPr>
        <w:t xml:space="preserve"> </w:t>
      </w:r>
      <w:r>
        <w:rPr>
          <w:sz w:val="20"/>
        </w:rPr>
        <w:t>Utilisation</w:t>
      </w:r>
      <w:r>
        <w:rPr>
          <w:spacing w:val="40"/>
          <w:sz w:val="20"/>
        </w:rPr>
        <w:t xml:space="preserve"> </w:t>
      </w:r>
      <w:r>
        <w:rPr>
          <w:sz w:val="20"/>
        </w:rPr>
        <w:t>Request is irrevocable</w:t>
      </w:r>
      <w:r>
        <w:rPr>
          <w:spacing w:val="40"/>
          <w:sz w:val="20"/>
        </w:rPr>
        <w:t xml:space="preserve"> </w:t>
      </w:r>
      <w:r>
        <w:rPr>
          <w:sz w:val="20"/>
        </w:rPr>
        <w:t>and</w:t>
      </w:r>
      <w:r>
        <w:rPr>
          <w:spacing w:val="40"/>
          <w:sz w:val="20"/>
        </w:rPr>
        <w:t xml:space="preserve"> </w:t>
      </w:r>
      <w:r>
        <w:rPr>
          <w:sz w:val="20"/>
        </w:rPr>
        <w:t>will not</w:t>
      </w:r>
      <w:r>
        <w:rPr>
          <w:spacing w:val="40"/>
          <w:sz w:val="20"/>
        </w:rPr>
        <w:t xml:space="preserve"> </w:t>
      </w:r>
      <w:r>
        <w:rPr>
          <w:sz w:val="20"/>
        </w:rPr>
        <w:t>be regarded</w:t>
      </w:r>
      <w:r>
        <w:rPr>
          <w:spacing w:val="40"/>
          <w:sz w:val="20"/>
        </w:rPr>
        <w:t xml:space="preserve"> </w:t>
      </w:r>
      <w:r>
        <w:rPr>
          <w:sz w:val="20"/>
        </w:rPr>
        <w:t>as having</w:t>
      </w:r>
      <w:r>
        <w:rPr>
          <w:spacing w:val="40"/>
          <w:sz w:val="20"/>
        </w:rPr>
        <w:t xml:space="preserve"> </w:t>
      </w:r>
      <w:r>
        <w:rPr>
          <w:sz w:val="20"/>
        </w:rPr>
        <w:t>been</w:t>
      </w:r>
      <w:r>
        <w:rPr>
          <w:spacing w:val="40"/>
          <w:sz w:val="20"/>
        </w:rPr>
        <w:t xml:space="preserve"> </w:t>
      </w:r>
      <w:r>
        <w:rPr>
          <w:sz w:val="20"/>
        </w:rPr>
        <w:t xml:space="preserve">duly completed </w:t>
      </w:r>
      <w:r>
        <w:rPr>
          <w:spacing w:val="-2"/>
          <w:sz w:val="20"/>
        </w:rPr>
        <w:t>unless:</w:t>
      </w:r>
    </w:p>
    <w:p w14:paraId="6D9CC6B1" w14:textId="77777777" w:rsidR="00E70012" w:rsidRDefault="00000000">
      <w:pPr>
        <w:pStyle w:val="ListParagraph"/>
        <w:numPr>
          <w:ilvl w:val="1"/>
          <w:numId w:val="33"/>
        </w:numPr>
        <w:tabs>
          <w:tab w:val="left" w:pos="1508"/>
        </w:tabs>
        <w:spacing w:before="120"/>
        <w:ind w:left="1508" w:hanging="733"/>
        <w:jc w:val="both"/>
        <w:rPr>
          <w:sz w:val="20"/>
        </w:rPr>
      </w:pPr>
      <w:r>
        <w:rPr>
          <w:sz w:val="20"/>
        </w:rPr>
        <w:t>the</w:t>
      </w:r>
      <w:r>
        <w:rPr>
          <w:spacing w:val="15"/>
          <w:sz w:val="20"/>
        </w:rPr>
        <w:t xml:space="preserve"> </w:t>
      </w:r>
      <w:r>
        <w:rPr>
          <w:sz w:val="20"/>
        </w:rPr>
        <w:t>proposed</w:t>
      </w:r>
      <w:r>
        <w:rPr>
          <w:spacing w:val="15"/>
          <w:sz w:val="20"/>
        </w:rPr>
        <w:t xml:space="preserve"> </w:t>
      </w:r>
      <w:r>
        <w:rPr>
          <w:sz w:val="20"/>
        </w:rPr>
        <w:t>Utilisation</w:t>
      </w:r>
      <w:r>
        <w:rPr>
          <w:spacing w:val="19"/>
          <w:sz w:val="20"/>
        </w:rPr>
        <w:t xml:space="preserve"> </w:t>
      </w:r>
      <w:r>
        <w:rPr>
          <w:sz w:val="20"/>
        </w:rPr>
        <w:t>Date</w:t>
      </w:r>
      <w:r>
        <w:rPr>
          <w:spacing w:val="15"/>
          <w:sz w:val="20"/>
        </w:rPr>
        <w:t xml:space="preserve"> </w:t>
      </w:r>
      <w:r>
        <w:rPr>
          <w:sz w:val="20"/>
        </w:rPr>
        <w:t>is</w:t>
      </w:r>
      <w:r>
        <w:rPr>
          <w:spacing w:val="18"/>
          <w:sz w:val="20"/>
        </w:rPr>
        <w:t xml:space="preserve"> </w:t>
      </w:r>
      <w:r>
        <w:rPr>
          <w:sz w:val="20"/>
        </w:rPr>
        <w:t>a</w:t>
      </w:r>
      <w:r>
        <w:rPr>
          <w:spacing w:val="18"/>
          <w:sz w:val="20"/>
        </w:rPr>
        <w:t xml:space="preserve"> </w:t>
      </w:r>
      <w:r>
        <w:rPr>
          <w:sz w:val="20"/>
        </w:rPr>
        <w:t>Business</w:t>
      </w:r>
      <w:r>
        <w:rPr>
          <w:spacing w:val="21"/>
          <w:sz w:val="20"/>
        </w:rPr>
        <w:t xml:space="preserve"> </w:t>
      </w:r>
      <w:r>
        <w:rPr>
          <w:sz w:val="20"/>
        </w:rPr>
        <w:t>Day</w:t>
      </w:r>
      <w:r>
        <w:rPr>
          <w:spacing w:val="21"/>
          <w:sz w:val="20"/>
        </w:rPr>
        <w:t xml:space="preserve"> </w:t>
      </w:r>
      <w:r>
        <w:rPr>
          <w:sz w:val="20"/>
        </w:rPr>
        <w:t>within</w:t>
      </w:r>
      <w:r>
        <w:rPr>
          <w:spacing w:val="16"/>
          <w:sz w:val="20"/>
        </w:rPr>
        <w:t xml:space="preserve"> </w:t>
      </w:r>
      <w:r>
        <w:rPr>
          <w:sz w:val="20"/>
        </w:rPr>
        <w:t>the</w:t>
      </w:r>
      <w:r>
        <w:rPr>
          <w:spacing w:val="3"/>
          <w:sz w:val="20"/>
        </w:rPr>
        <w:t xml:space="preserve"> </w:t>
      </w:r>
      <w:r>
        <w:rPr>
          <w:sz w:val="20"/>
        </w:rPr>
        <w:t>Availability</w:t>
      </w:r>
      <w:r>
        <w:rPr>
          <w:spacing w:val="20"/>
          <w:sz w:val="20"/>
        </w:rPr>
        <w:t xml:space="preserve"> </w:t>
      </w:r>
      <w:proofErr w:type="gramStart"/>
      <w:r>
        <w:rPr>
          <w:spacing w:val="-2"/>
          <w:sz w:val="20"/>
        </w:rPr>
        <w:t>Period;</w:t>
      </w:r>
      <w:proofErr w:type="gramEnd"/>
    </w:p>
    <w:p w14:paraId="327F5F4D" w14:textId="77777777" w:rsidR="00E70012" w:rsidRDefault="00000000">
      <w:pPr>
        <w:pStyle w:val="ListParagraph"/>
        <w:numPr>
          <w:ilvl w:val="1"/>
          <w:numId w:val="33"/>
        </w:numPr>
        <w:tabs>
          <w:tab w:val="left" w:pos="1506"/>
        </w:tabs>
        <w:spacing w:before="211"/>
        <w:ind w:left="1506" w:hanging="731"/>
        <w:jc w:val="both"/>
        <w:rPr>
          <w:sz w:val="20"/>
        </w:rPr>
      </w:pPr>
      <w:r>
        <w:rPr>
          <w:sz w:val="20"/>
        </w:rPr>
        <w:t>the</w:t>
      </w:r>
      <w:r>
        <w:rPr>
          <w:spacing w:val="18"/>
          <w:sz w:val="20"/>
        </w:rPr>
        <w:t xml:space="preserve"> </w:t>
      </w:r>
      <w:r>
        <w:rPr>
          <w:sz w:val="20"/>
        </w:rPr>
        <w:t>currency</w:t>
      </w:r>
      <w:r>
        <w:rPr>
          <w:spacing w:val="22"/>
          <w:sz w:val="20"/>
        </w:rPr>
        <w:t xml:space="preserve"> </w:t>
      </w:r>
      <w:r>
        <w:rPr>
          <w:sz w:val="20"/>
        </w:rPr>
        <w:t>and</w:t>
      </w:r>
      <w:r>
        <w:rPr>
          <w:spacing w:val="19"/>
          <w:sz w:val="20"/>
        </w:rPr>
        <w:t xml:space="preserve"> </w:t>
      </w:r>
      <w:r>
        <w:rPr>
          <w:sz w:val="20"/>
        </w:rPr>
        <w:t>amount</w:t>
      </w:r>
      <w:r>
        <w:rPr>
          <w:spacing w:val="18"/>
          <w:sz w:val="20"/>
        </w:rPr>
        <w:t xml:space="preserve"> </w:t>
      </w:r>
      <w:r>
        <w:rPr>
          <w:sz w:val="20"/>
        </w:rPr>
        <w:t>of</w:t>
      </w:r>
      <w:r>
        <w:rPr>
          <w:spacing w:val="18"/>
          <w:sz w:val="20"/>
        </w:rPr>
        <w:t xml:space="preserve"> </w:t>
      </w:r>
      <w:r>
        <w:rPr>
          <w:sz w:val="20"/>
        </w:rPr>
        <w:t>the</w:t>
      </w:r>
      <w:r>
        <w:rPr>
          <w:spacing w:val="19"/>
          <w:sz w:val="20"/>
        </w:rPr>
        <w:t xml:space="preserve"> </w:t>
      </w:r>
      <w:r>
        <w:rPr>
          <w:sz w:val="20"/>
        </w:rPr>
        <w:t>Utilisation</w:t>
      </w:r>
      <w:r>
        <w:rPr>
          <w:spacing w:val="18"/>
          <w:sz w:val="20"/>
        </w:rPr>
        <w:t xml:space="preserve"> </w:t>
      </w:r>
      <w:r>
        <w:rPr>
          <w:sz w:val="20"/>
        </w:rPr>
        <w:t>comply</w:t>
      </w:r>
      <w:r>
        <w:rPr>
          <w:spacing w:val="18"/>
          <w:sz w:val="20"/>
        </w:rPr>
        <w:t xml:space="preserve"> </w:t>
      </w:r>
      <w:r>
        <w:rPr>
          <w:sz w:val="20"/>
        </w:rPr>
        <w:t>with</w:t>
      </w:r>
      <w:r>
        <w:rPr>
          <w:spacing w:val="18"/>
          <w:sz w:val="20"/>
        </w:rPr>
        <w:t xml:space="preserve"> </w:t>
      </w:r>
      <w:r>
        <w:rPr>
          <w:sz w:val="20"/>
        </w:rPr>
        <w:t>Clause</w:t>
      </w:r>
      <w:r>
        <w:rPr>
          <w:spacing w:val="20"/>
          <w:sz w:val="20"/>
        </w:rPr>
        <w:t xml:space="preserve"> </w:t>
      </w:r>
      <w:r>
        <w:rPr>
          <w:sz w:val="20"/>
        </w:rPr>
        <w:t>5.3</w:t>
      </w:r>
      <w:r>
        <w:rPr>
          <w:spacing w:val="19"/>
          <w:sz w:val="20"/>
        </w:rPr>
        <w:t xml:space="preserve"> </w:t>
      </w:r>
      <w:r>
        <w:rPr>
          <w:sz w:val="20"/>
        </w:rPr>
        <w:t>(</w:t>
      </w:r>
      <w:r>
        <w:rPr>
          <w:i/>
          <w:sz w:val="20"/>
        </w:rPr>
        <w:t>Currency</w:t>
      </w:r>
      <w:r>
        <w:rPr>
          <w:i/>
          <w:spacing w:val="22"/>
          <w:sz w:val="20"/>
        </w:rPr>
        <w:t xml:space="preserve"> </w:t>
      </w:r>
      <w:r>
        <w:rPr>
          <w:i/>
          <w:sz w:val="20"/>
        </w:rPr>
        <w:t>and</w:t>
      </w:r>
      <w:r>
        <w:rPr>
          <w:i/>
          <w:spacing w:val="19"/>
          <w:sz w:val="20"/>
        </w:rPr>
        <w:t xml:space="preserve"> </w:t>
      </w:r>
      <w:r>
        <w:rPr>
          <w:i/>
          <w:spacing w:val="-2"/>
          <w:sz w:val="20"/>
        </w:rPr>
        <w:t>amount</w:t>
      </w:r>
      <w:proofErr w:type="gramStart"/>
      <w:r>
        <w:rPr>
          <w:spacing w:val="-2"/>
          <w:sz w:val="20"/>
        </w:rPr>
        <w:t>);</w:t>
      </w:r>
      <w:proofErr w:type="gramEnd"/>
    </w:p>
    <w:p w14:paraId="5B77CF22" w14:textId="77777777" w:rsidR="00E70012" w:rsidRDefault="00000000">
      <w:pPr>
        <w:pStyle w:val="ListParagraph"/>
        <w:numPr>
          <w:ilvl w:val="1"/>
          <w:numId w:val="33"/>
        </w:numPr>
        <w:tabs>
          <w:tab w:val="left" w:pos="1507"/>
        </w:tabs>
        <w:spacing w:before="211"/>
        <w:ind w:left="1507" w:hanging="732"/>
        <w:jc w:val="both"/>
        <w:rPr>
          <w:sz w:val="20"/>
        </w:rPr>
      </w:pPr>
      <w:r>
        <w:rPr>
          <w:sz w:val="20"/>
        </w:rPr>
        <w:t>the</w:t>
      </w:r>
      <w:r>
        <w:rPr>
          <w:spacing w:val="20"/>
          <w:sz w:val="20"/>
        </w:rPr>
        <w:t xml:space="preserve"> </w:t>
      </w:r>
      <w:r>
        <w:rPr>
          <w:sz w:val="20"/>
        </w:rPr>
        <w:t>proposed</w:t>
      </w:r>
      <w:r>
        <w:rPr>
          <w:spacing w:val="17"/>
          <w:sz w:val="20"/>
        </w:rPr>
        <w:t xml:space="preserve"> </w:t>
      </w:r>
      <w:r>
        <w:rPr>
          <w:sz w:val="20"/>
        </w:rPr>
        <w:t>Interest</w:t>
      </w:r>
      <w:r>
        <w:rPr>
          <w:spacing w:val="21"/>
          <w:sz w:val="20"/>
        </w:rPr>
        <w:t xml:space="preserve"> </w:t>
      </w:r>
      <w:r>
        <w:rPr>
          <w:sz w:val="20"/>
        </w:rPr>
        <w:t>Period</w:t>
      </w:r>
      <w:r>
        <w:rPr>
          <w:spacing w:val="22"/>
          <w:sz w:val="20"/>
        </w:rPr>
        <w:t xml:space="preserve"> </w:t>
      </w:r>
      <w:r>
        <w:rPr>
          <w:sz w:val="20"/>
        </w:rPr>
        <w:t>complies</w:t>
      </w:r>
      <w:r>
        <w:rPr>
          <w:spacing w:val="20"/>
          <w:sz w:val="20"/>
        </w:rPr>
        <w:t xml:space="preserve"> </w:t>
      </w:r>
      <w:r>
        <w:rPr>
          <w:sz w:val="20"/>
        </w:rPr>
        <w:t>with</w:t>
      </w:r>
      <w:r>
        <w:rPr>
          <w:spacing w:val="22"/>
          <w:sz w:val="20"/>
        </w:rPr>
        <w:t xml:space="preserve"> </w:t>
      </w:r>
      <w:r>
        <w:rPr>
          <w:sz w:val="20"/>
        </w:rPr>
        <w:t>Clause</w:t>
      </w:r>
      <w:r>
        <w:rPr>
          <w:spacing w:val="22"/>
          <w:sz w:val="20"/>
        </w:rPr>
        <w:t xml:space="preserve"> </w:t>
      </w:r>
      <w:r>
        <w:rPr>
          <w:sz w:val="20"/>
        </w:rPr>
        <w:t>9</w:t>
      </w:r>
      <w:r>
        <w:rPr>
          <w:spacing w:val="18"/>
          <w:sz w:val="20"/>
        </w:rPr>
        <w:t xml:space="preserve"> </w:t>
      </w:r>
      <w:r>
        <w:rPr>
          <w:sz w:val="20"/>
        </w:rPr>
        <w:t>(</w:t>
      </w:r>
      <w:r>
        <w:rPr>
          <w:i/>
          <w:sz w:val="20"/>
        </w:rPr>
        <w:t>Interest</w:t>
      </w:r>
      <w:r>
        <w:rPr>
          <w:i/>
          <w:spacing w:val="22"/>
          <w:sz w:val="20"/>
        </w:rPr>
        <w:t xml:space="preserve"> </w:t>
      </w:r>
      <w:r>
        <w:rPr>
          <w:i/>
          <w:sz w:val="20"/>
        </w:rPr>
        <w:t>Periods</w:t>
      </w:r>
      <w:r>
        <w:rPr>
          <w:sz w:val="20"/>
        </w:rPr>
        <w:t>);</w:t>
      </w:r>
      <w:r>
        <w:rPr>
          <w:spacing w:val="22"/>
          <w:sz w:val="20"/>
        </w:rPr>
        <w:t xml:space="preserve"> </w:t>
      </w:r>
      <w:r>
        <w:rPr>
          <w:spacing w:val="-5"/>
          <w:sz w:val="20"/>
        </w:rPr>
        <w:t>and</w:t>
      </w:r>
    </w:p>
    <w:p w14:paraId="1E52341B" w14:textId="77777777" w:rsidR="00E70012" w:rsidRDefault="00000000">
      <w:pPr>
        <w:pStyle w:val="ListParagraph"/>
        <w:numPr>
          <w:ilvl w:val="1"/>
          <w:numId w:val="33"/>
        </w:numPr>
        <w:tabs>
          <w:tab w:val="left" w:pos="1506"/>
          <w:tab w:val="left" w:pos="1512"/>
        </w:tabs>
        <w:spacing w:before="213" w:line="336" w:lineRule="auto"/>
        <w:ind w:left="1512" w:right="1018" w:hanging="738"/>
        <w:jc w:val="both"/>
        <w:rPr>
          <w:sz w:val="20"/>
        </w:rPr>
      </w:pPr>
      <w:r>
        <w:rPr>
          <w:sz w:val="20"/>
        </w:rPr>
        <w:t>it</w:t>
      </w:r>
      <w:r>
        <w:rPr>
          <w:spacing w:val="40"/>
          <w:sz w:val="20"/>
        </w:rPr>
        <w:t xml:space="preserve"> </w:t>
      </w:r>
      <w:r>
        <w:rPr>
          <w:sz w:val="20"/>
        </w:rPr>
        <w:t>specifies</w:t>
      </w:r>
      <w:r>
        <w:rPr>
          <w:spacing w:val="40"/>
          <w:sz w:val="20"/>
        </w:rPr>
        <w:t xml:space="preserve"> </w:t>
      </w:r>
      <w:r>
        <w:rPr>
          <w:sz w:val="20"/>
        </w:rPr>
        <w:t>the</w:t>
      </w:r>
      <w:r>
        <w:rPr>
          <w:spacing w:val="40"/>
          <w:sz w:val="20"/>
        </w:rPr>
        <w:t xml:space="preserve"> </w:t>
      </w:r>
      <w:r>
        <w:rPr>
          <w:sz w:val="20"/>
        </w:rPr>
        <w:t>account</w:t>
      </w:r>
      <w:r>
        <w:rPr>
          <w:spacing w:val="40"/>
          <w:sz w:val="20"/>
        </w:rPr>
        <w:t xml:space="preserve"> </w:t>
      </w:r>
      <w:r>
        <w:rPr>
          <w:sz w:val="20"/>
        </w:rPr>
        <w:t>and</w:t>
      </w:r>
      <w:r>
        <w:rPr>
          <w:spacing w:val="40"/>
          <w:sz w:val="20"/>
        </w:rPr>
        <w:t xml:space="preserve"> </w:t>
      </w:r>
      <w:r>
        <w:rPr>
          <w:sz w:val="20"/>
        </w:rPr>
        <w:t>bank</w:t>
      </w:r>
      <w:r>
        <w:rPr>
          <w:spacing w:val="40"/>
          <w:sz w:val="20"/>
        </w:rPr>
        <w:t xml:space="preserve"> </w:t>
      </w:r>
      <w:r>
        <w:rPr>
          <w:sz w:val="20"/>
        </w:rPr>
        <w:t>(which</w:t>
      </w:r>
      <w:r>
        <w:rPr>
          <w:spacing w:val="40"/>
          <w:sz w:val="20"/>
        </w:rPr>
        <w:t xml:space="preserve"> </w:t>
      </w:r>
      <w:r>
        <w:rPr>
          <w:sz w:val="20"/>
        </w:rPr>
        <w:t>must</w:t>
      </w:r>
      <w:r>
        <w:rPr>
          <w:spacing w:val="40"/>
          <w:sz w:val="20"/>
        </w:rPr>
        <w:t xml:space="preserve"> </w:t>
      </w:r>
      <w:r>
        <w:rPr>
          <w:sz w:val="20"/>
        </w:rPr>
        <w:t>be</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financial</w:t>
      </w:r>
      <w:r>
        <w:rPr>
          <w:spacing w:val="40"/>
          <w:sz w:val="20"/>
        </w:rPr>
        <w:t xml:space="preserve"> </w:t>
      </w:r>
      <w:r>
        <w:rPr>
          <w:sz w:val="20"/>
        </w:rPr>
        <w:t>centre</w:t>
      </w:r>
      <w:r>
        <w:rPr>
          <w:spacing w:val="40"/>
          <w:sz w:val="20"/>
        </w:rPr>
        <w:t xml:space="preserve"> </w:t>
      </w:r>
      <w:r>
        <w:rPr>
          <w:sz w:val="20"/>
        </w:rPr>
        <w:t>of</w:t>
      </w:r>
      <w:r>
        <w:rPr>
          <w:spacing w:val="40"/>
          <w:sz w:val="20"/>
        </w:rPr>
        <w:t xml:space="preserve"> </w:t>
      </w:r>
      <w:r>
        <w:rPr>
          <w:sz w:val="20"/>
        </w:rPr>
        <w:t xml:space="preserve">the country of the currency of the Utilisation) to which the proceeds of the Utilisation are to be </w:t>
      </w:r>
      <w:r>
        <w:rPr>
          <w:spacing w:val="-2"/>
          <w:sz w:val="20"/>
        </w:rPr>
        <w:t>credited.</w:t>
      </w:r>
    </w:p>
    <w:p w14:paraId="52A5A0BC" w14:textId="77777777" w:rsidR="00E70012" w:rsidRDefault="00000000">
      <w:pPr>
        <w:pStyle w:val="ListParagraph"/>
        <w:numPr>
          <w:ilvl w:val="0"/>
          <w:numId w:val="33"/>
        </w:numPr>
        <w:tabs>
          <w:tab w:val="left" w:pos="771"/>
        </w:tabs>
        <w:spacing w:before="120"/>
        <w:ind w:left="771" w:hanging="620"/>
        <w:jc w:val="both"/>
        <w:rPr>
          <w:sz w:val="20"/>
        </w:rPr>
      </w:pPr>
      <w:r>
        <w:rPr>
          <w:sz w:val="20"/>
        </w:rPr>
        <w:t>Only</w:t>
      </w:r>
      <w:r>
        <w:rPr>
          <w:spacing w:val="14"/>
          <w:sz w:val="20"/>
        </w:rPr>
        <w:t xml:space="preserve"> </w:t>
      </w:r>
      <w:r>
        <w:rPr>
          <w:sz w:val="20"/>
        </w:rPr>
        <w:t>one</w:t>
      </w:r>
      <w:r>
        <w:rPr>
          <w:spacing w:val="15"/>
          <w:sz w:val="20"/>
        </w:rPr>
        <w:t xml:space="preserve"> </w:t>
      </w:r>
      <w:r>
        <w:rPr>
          <w:sz w:val="20"/>
        </w:rPr>
        <w:t>Loan</w:t>
      </w:r>
      <w:r>
        <w:rPr>
          <w:spacing w:val="17"/>
          <w:sz w:val="20"/>
        </w:rPr>
        <w:t xml:space="preserve"> </w:t>
      </w:r>
      <w:r>
        <w:rPr>
          <w:sz w:val="20"/>
        </w:rPr>
        <w:t>may</w:t>
      </w:r>
      <w:r>
        <w:rPr>
          <w:spacing w:val="18"/>
          <w:sz w:val="20"/>
        </w:rPr>
        <w:t xml:space="preserve"> </w:t>
      </w:r>
      <w:r>
        <w:rPr>
          <w:sz w:val="20"/>
        </w:rPr>
        <w:t>be</w:t>
      </w:r>
      <w:r>
        <w:rPr>
          <w:spacing w:val="17"/>
          <w:sz w:val="20"/>
        </w:rPr>
        <w:t xml:space="preserve"> </w:t>
      </w:r>
      <w:r>
        <w:rPr>
          <w:sz w:val="20"/>
        </w:rPr>
        <w:t>requested</w:t>
      </w:r>
      <w:r>
        <w:rPr>
          <w:spacing w:val="17"/>
          <w:sz w:val="20"/>
        </w:rPr>
        <w:t xml:space="preserve"> </w:t>
      </w:r>
      <w:r>
        <w:rPr>
          <w:sz w:val="20"/>
        </w:rPr>
        <w:t>in</w:t>
      </w:r>
      <w:r>
        <w:rPr>
          <w:spacing w:val="17"/>
          <w:sz w:val="20"/>
        </w:rPr>
        <w:t xml:space="preserve"> </w:t>
      </w:r>
      <w:r>
        <w:rPr>
          <w:sz w:val="20"/>
        </w:rPr>
        <w:t>each</w:t>
      </w:r>
      <w:r>
        <w:rPr>
          <w:spacing w:val="16"/>
          <w:sz w:val="20"/>
        </w:rPr>
        <w:t xml:space="preserve"> </w:t>
      </w:r>
      <w:r>
        <w:rPr>
          <w:sz w:val="20"/>
        </w:rPr>
        <w:t>Utilisation</w:t>
      </w:r>
      <w:r>
        <w:rPr>
          <w:spacing w:val="18"/>
          <w:sz w:val="20"/>
        </w:rPr>
        <w:t xml:space="preserve"> </w:t>
      </w:r>
      <w:r>
        <w:rPr>
          <w:spacing w:val="-2"/>
          <w:sz w:val="20"/>
        </w:rPr>
        <w:t>Request.</w:t>
      </w:r>
    </w:p>
    <w:p w14:paraId="37143D97" w14:textId="77777777" w:rsidR="00E70012" w:rsidRDefault="00000000">
      <w:pPr>
        <w:pStyle w:val="Heading2"/>
        <w:numPr>
          <w:ilvl w:val="1"/>
          <w:numId w:val="43"/>
        </w:numPr>
        <w:tabs>
          <w:tab w:val="left" w:pos="771"/>
        </w:tabs>
        <w:spacing w:before="213"/>
        <w:ind w:left="771" w:hanging="620"/>
        <w:jc w:val="both"/>
      </w:pPr>
      <w:bookmarkStart w:id="44" w:name="5.3_Currency_and_amount"/>
      <w:bookmarkEnd w:id="44"/>
      <w:r>
        <w:rPr>
          <w:w w:val="105"/>
        </w:rPr>
        <w:t>Currency</w:t>
      </w:r>
      <w:r>
        <w:rPr>
          <w:spacing w:val="-10"/>
          <w:w w:val="105"/>
        </w:rPr>
        <w:t xml:space="preserve"> </w:t>
      </w:r>
      <w:r>
        <w:rPr>
          <w:w w:val="105"/>
        </w:rPr>
        <w:t>and</w:t>
      </w:r>
      <w:r>
        <w:rPr>
          <w:spacing w:val="-11"/>
          <w:w w:val="105"/>
        </w:rPr>
        <w:t xml:space="preserve"> </w:t>
      </w:r>
      <w:r>
        <w:rPr>
          <w:spacing w:val="-2"/>
          <w:w w:val="105"/>
        </w:rPr>
        <w:t>amount</w:t>
      </w:r>
    </w:p>
    <w:p w14:paraId="1E8B95E9" w14:textId="77777777" w:rsidR="00E70012" w:rsidRDefault="00000000">
      <w:pPr>
        <w:pStyle w:val="ListParagraph"/>
        <w:numPr>
          <w:ilvl w:val="0"/>
          <w:numId w:val="32"/>
        </w:numPr>
        <w:tabs>
          <w:tab w:val="left" w:pos="775"/>
        </w:tabs>
        <w:spacing w:before="90"/>
        <w:rPr>
          <w:sz w:val="20"/>
        </w:rPr>
      </w:pPr>
      <w:r>
        <w:rPr>
          <w:sz w:val="20"/>
        </w:rPr>
        <w:t>The</w:t>
      </w:r>
      <w:r>
        <w:rPr>
          <w:spacing w:val="14"/>
          <w:sz w:val="20"/>
        </w:rPr>
        <w:t xml:space="preserve"> </w:t>
      </w:r>
      <w:r>
        <w:rPr>
          <w:sz w:val="20"/>
        </w:rPr>
        <w:t>currency</w:t>
      </w:r>
      <w:r>
        <w:rPr>
          <w:spacing w:val="19"/>
          <w:sz w:val="20"/>
        </w:rPr>
        <w:t xml:space="preserve"> </w:t>
      </w:r>
      <w:r>
        <w:rPr>
          <w:sz w:val="20"/>
        </w:rPr>
        <w:t>specified</w:t>
      </w:r>
      <w:r>
        <w:rPr>
          <w:spacing w:val="18"/>
          <w:sz w:val="20"/>
        </w:rPr>
        <w:t xml:space="preserve"> </w:t>
      </w:r>
      <w:r>
        <w:rPr>
          <w:sz w:val="20"/>
        </w:rPr>
        <w:t>in</w:t>
      </w:r>
      <w:r>
        <w:rPr>
          <w:spacing w:val="18"/>
          <w:sz w:val="20"/>
        </w:rPr>
        <w:t xml:space="preserve"> </w:t>
      </w:r>
      <w:r>
        <w:rPr>
          <w:sz w:val="20"/>
        </w:rPr>
        <w:t>a</w:t>
      </w:r>
      <w:r>
        <w:rPr>
          <w:spacing w:val="17"/>
          <w:sz w:val="20"/>
        </w:rPr>
        <w:t xml:space="preserve"> </w:t>
      </w:r>
      <w:r>
        <w:rPr>
          <w:sz w:val="20"/>
        </w:rPr>
        <w:t>Utilisation</w:t>
      </w:r>
      <w:r>
        <w:rPr>
          <w:spacing w:val="17"/>
          <w:sz w:val="20"/>
        </w:rPr>
        <w:t xml:space="preserve"> </w:t>
      </w:r>
      <w:r>
        <w:rPr>
          <w:sz w:val="20"/>
        </w:rPr>
        <w:t>Request</w:t>
      </w:r>
      <w:r>
        <w:rPr>
          <w:spacing w:val="19"/>
          <w:sz w:val="20"/>
        </w:rPr>
        <w:t xml:space="preserve"> </w:t>
      </w:r>
      <w:r>
        <w:rPr>
          <w:sz w:val="20"/>
        </w:rPr>
        <w:t>must</w:t>
      </w:r>
      <w:r>
        <w:rPr>
          <w:spacing w:val="19"/>
          <w:sz w:val="20"/>
        </w:rPr>
        <w:t xml:space="preserve"> </w:t>
      </w:r>
      <w:r>
        <w:rPr>
          <w:sz w:val="20"/>
        </w:rPr>
        <w:t>be</w:t>
      </w:r>
      <w:r>
        <w:rPr>
          <w:spacing w:val="15"/>
          <w:sz w:val="20"/>
        </w:rPr>
        <w:t xml:space="preserve"> </w:t>
      </w:r>
      <w:r>
        <w:rPr>
          <w:sz w:val="20"/>
        </w:rPr>
        <w:t>the</w:t>
      </w:r>
      <w:r>
        <w:rPr>
          <w:spacing w:val="17"/>
          <w:sz w:val="20"/>
        </w:rPr>
        <w:t xml:space="preserve"> </w:t>
      </w:r>
      <w:r>
        <w:rPr>
          <w:sz w:val="20"/>
        </w:rPr>
        <w:t>Base</w:t>
      </w:r>
      <w:r>
        <w:rPr>
          <w:spacing w:val="19"/>
          <w:sz w:val="20"/>
        </w:rPr>
        <w:t xml:space="preserve"> </w:t>
      </w:r>
      <w:r>
        <w:rPr>
          <w:spacing w:val="-2"/>
          <w:sz w:val="20"/>
        </w:rPr>
        <w:t>Currency.</w:t>
      </w:r>
    </w:p>
    <w:p w14:paraId="6C02CD21" w14:textId="77777777" w:rsidR="00E70012" w:rsidRDefault="00000000">
      <w:pPr>
        <w:pStyle w:val="ListParagraph"/>
        <w:numPr>
          <w:ilvl w:val="0"/>
          <w:numId w:val="32"/>
        </w:numPr>
        <w:tabs>
          <w:tab w:val="left" w:pos="771"/>
        </w:tabs>
        <w:spacing w:before="213"/>
        <w:ind w:left="771" w:hanging="620"/>
        <w:jc w:val="both"/>
        <w:rPr>
          <w:sz w:val="20"/>
        </w:rPr>
      </w:pPr>
      <w:r>
        <w:rPr>
          <w:sz w:val="20"/>
        </w:rPr>
        <w:t>The</w:t>
      </w:r>
      <w:r>
        <w:rPr>
          <w:spacing w:val="17"/>
          <w:sz w:val="20"/>
        </w:rPr>
        <w:t xml:space="preserve"> </w:t>
      </w:r>
      <w:r>
        <w:rPr>
          <w:sz w:val="20"/>
        </w:rPr>
        <w:t>amount</w:t>
      </w:r>
      <w:r>
        <w:rPr>
          <w:spacing w:val="15"/>
          <w:sz w:val="20"/>
        </w:rPr>
        <w:t xml:space="preserve"> </w:t>
      </w:r>
      <w:r>
        <w:rPr>
          <w:sz w:val="20"/>
        </w:rPr>
        <w:t>of</w:t>
      </w:r>
      <w:r>
        <w:rPr>
          <w:spacing w:val="17"/>
          <w:sz w:val="20"/>
        </w:rPr>
        <w:t xml:space="preserve"> </w:t>
      </w:r>
      <w:r>
        <w:rPr>
          <w:sz w:val="20"/>
        </w:rPr>
        <w:t>the</w:t>
      </w:r>
      <w:r>
        <w:rPr>
          <w:spacing w:val="17"/>
          <w:sz w:val="20"/>
        </w:rPr>
        <w:t xml:space="preserve"> </w:t>
      </w:r>
      <w:r>
        <w:rPr>
          <w:sz w:val="20"/>
        </w:rPr>
        <w:t>proposed</w:t>
      </w:r>
      <w:r>
        <w:rPr>
          <w:spacing w:val="18"/>
          <w:sz w:val="20"/>
        </w:rPr>
        <w:t xml:space="preserve"> </w:t>
      </w:r>
      <w:r>
        <w:rPr>
          <w:sz w:val="20"/>
        </w:rPr>
        <w:t>Loan</w:t>
      </w:r>
      <w:r>
        <w:rPr>
          <w:spacing w:val="17"/>
          <w:sz w:val="20"/>
        </w:rPr>
        <w:t xml:space="preserve"> </w:t>
      </w:r>
      <w:r>
        <w:rPr>
          <w:sz w:val="20"/>
        </w:rPr>
        <w:t>must</w:t>
      </w:r>
      <w:r>
        <w:rPr>
          <w:spacing w:val="18"/>
          <w:sz w:val="20"/>
        </w:rPr>
        <w:t xml:space="preserve"> </w:t>
      </w:r>
      <w:r>
        <w:rPr>
          <w:spacing w:val="-5"/>
          <w:sz w:val="20"/>
        </w:rPr>
        <w:t>be:</w:t>
      </w:r>
    </w:p>
    <w:p w14:paraId="428461C0" w14:textId="0B611DB2" w:rsidR="00E70012" w:rsidRDefault="00000000">
      <w:pPr>
        <w:pStyle w:val="ListParagraph"/>
        <w:numPr>
          <w:ilvl w:val="1"/>
          <w:numId w:val="32"/>
        </w:numPr>
        <w:tabs>
          <w:tab w:val="left" w:pos="1512"/>
        </w:tabs>
        <w:spacing w:before="213" w:line="336" w:lineRule="auto"/>
        <w:ind w:right="1122"/>
        <w:rPr>
          <w:sz w:val="20"/>
        </w:rPr>
      </w:pPr>
      <w:r>
        <w:rPr>
          <w:sz w:val="20"/>
        </w:rPr>
        <w:t>if</w:t>
      </w:r>
      <w:r>
        <w:rPr>
          <w:spacing w:val="37"/>
          <w:sz w:val="20"/>
        </w:rPr>
        <w:t xml:space="preserve"> </w:t>
      </w:r>
      <w:r>
        <w:rPr>
          <w:sz w:val="20"/>
        </w:rPr>
        <w:t>the</w:t>
      </w:r>
      <w:r>
        <w:rPr>
          <w:spacing w:val="37"/>
          <w:sz w:val="20"/>
        </w:rPr>
        <w:t xml:space="preserve"> </w:t>
      </w:r>
      <w:r>
        <w:rPr>
          <w:sz w:val="20"/>
        </w:rPr>
        <w:t>currency</w:t>
      </w:r>
      <w:r>
        <w:rPr>
          <w:spacing w:val="37"/>
          <w:sz w:val="20"/>
        </w:rPr>
        <w:t xml:space="preserve"> </w:t>
      </w:r>
      <w:r>
        <w:rPr>
          <w:sz w:val="20"/>
        </w:rPr>
        <w:t>selected</w:t>
      </w:r>
      <w:r>
        <w:rPr>
          <w:spacing w:val="38"/>
          <w:sz w:val="20"/>
        </w:rPr>
        <w:t xml:space="preserve"> </w:t>
      </w:r>
      <w:r>
        <w:rPr>
          <w:sz w:val="20"/>
        </w:rPr>
        <w:t>is</w:t>
      </w:r>
      <w:r>
        <w:rPr>
          <w:spacing w:val="38"/>
          <w:sz w:val="20"/>
        </w:rPr>
        <w:t xml:space="preserve"> </w:t>
      </w:r>
      <w:r>
        <w:rPr>
          <w:sz w:val="20"/>
        </w:rPr>
        <w:t>the</w:t>
      </w:r>
      <w:r>
        <w:rPr>
          <w:spacing w:val="37"/>
          <w:sz w:val="20"/>
        </w:rPr>
        <w:t xml:space="preserve"> </w:t>
      </w:r>
      <w:r>
        <w:rPr>
          <w:sz w:val="20"/>
        </w:rPr>
        <w:t>Base</w:t>
      </w:r>
      <w:r>
        <w:rPr>
          <w:spacing w:val="38"/>
          <w:sz w:val="20"/>
        </w:rPr>
        <w:t xml:space="preserve"> </w:t>
      </w:r>
      <w:r>
        <w:rPr>
          <w:sz w:val="20"/>
        </w:rPr>
        <w:t>Currency,</w:t>
      </w:r>
      <w:r>
        <w:rPr>
          <w:spacing w:val="37"/>
          <w:sz w:val="20"/>
        </w:rPr>
        <w:t xml:space="preserve"> </w:t>
      </w:r>
      <w:r>
        <w:rPr>
          <w:sz w:val="20"/>
        </w:rPr>
        <w:t>a</w:t>
      </w:r>
      <w:r>
        <w:rPr>
          <w:spacing w:val="37"/>
          <w:sz w:val="20"/>
        </w:rPr>
        <w:t xml:space="preserve"> </w:t>
      </w:r>
      <w:r>
        <w:rPr>
          <w:sz w:val="20"/>
        </w:rPr>
        <w:t>minimum</w:t>
      </w:r>
      <w:r>
        <w:rPr>
          <w:spacing w:val="37"/>
          <w:sz w:val="20"/>
        </w:rPr>
        <w:t xml:space="preserve"> </w:t>
      </w:r>
      <w:r>
        <w:rPr>
          <w:sz w:val="20"/>
        </w:rPr>
        <w:t>of</w:t>
      </w:r>
      <w:r>
        <w:rPr>
          <w:spacing w:val="37"/>
          <w:sz w:val="20"/>
        </w:rPr>
        <w:t xml:space="preserve"> </w:t>
      </w:r>
      <w:r>
        <w:rPr>
          <w:sz w:val="20"/>
        </w:rPr>
        <w:t>£</w:t>
      </w:r>
      <w:del w:id="45" w:author="Anna Reviewer" w:date="2025-09-18T18:06:00Z" w16du:dateUtc="2025-09-18T17:06:00Z">
        <w:r w:rsidDel="00A66695">
          <w:rPr>
            <w:sz w:val="20"/>
          </w:rPr>
          <w:delText>10</w:delText>
        </w:r>
      </w:del>
      <w:ins w:id="46" w:author="Anna Reviewer" w:date="2025-09-18T18:06:00Z" w16du:dateUtc="2025-09-18T17:06:00Z">
        <w:r w:rsidR="00A66695">
          <w:rPr>
            <w:sz w:val="20"/>
          </w:rPr>
          <w:t>15</w:t>
        </w:r>
      </w:ins>
      <w:r>
        <w:rPr>
          <w:sz w:val="20"/>
        </w:rPr>
        <w:t>,000,000</w:t>
      </w:r>
      <w:r>
        <w:rPr>
          <w:spacing w:val="36"/>
          <w:sz w:val="20"/>
        </w:rPr>
        <w:t xml:space="preserve"> </w:t>
      </w:r>
      <w:r>
        <w:rPr>
          <w:sz w:val="20"/>
        </w:rPr>
        <w:t>or,</w:t>
      </w:r>
      <w:r>
        <w:rPr>
          <w:spacing w:val="37"/>
          <w:sz w:val="20"/>
        </w:rPr>
        <w:t xml:space="preserve"> </w:t>
      </w:r>
      <w:r>
        <w:rPr>
          <w:sz w:val="20"/>
        </w:rPr>
        <w:t>if</w:t>
      </w:r>
      <w:r>
        <w:rPr>
          <w:spacing w:val="37"/>
          <w:sz w:val="20"/>
        </w:rPr>
        <w:t xml:space="preserve"> </w:t>
      </w:r>
      <w:r>
        <w:rPr>
          <w:sz w:val="20"/>
        </w:rPr>
        <w:t>less,</w:t>
      </w:r>
      <w:r>
        <w:rPr>
          <w:spacing w:val="37"/>
          <w:sz w:val="20"/>
        </w:rPr>
        <w:t xml:space="preserve"> </w:t>
      </w:r>
      <w:r>
        <w:rPr>
          <w:sz w:val="20"/>
        </w:rPr>
        <w:t>the Available Commitment; and</w:t>
      </w:r>
    </w:p>
    <w:p w14:paraId="6BA6D8D7" w14:textId="77777777" w:rsidR="00E70012" w:rsidRDefault="00000000">
      <w:pPr>
        <w:pStyle w:val="ListParagraph"/>
        <w:numPr>
          <w:ilvl w:val="1"/>
          <w:numId w:val="32"/>
        </w:numPr>
        <w:tabs>
          <w:tab w:val="left" w:pos="1512"/>
        </w:tabs>
        <w:spacing w:line="336" w:lineRule="auto"/>
        <w:ind w:right="1208"/>
        <w:rPr>
          <w:sz w:val="20"/>
        </w:rPr>
      </w:pPr>
      <w:r>
        <w:rPr>
          <w:sz w:val="20"/>
        </w:rPr>
        <w:t>in</w:t>
      </w:r>
      <w:r>
        <w:rPr>
          <w:spacing w:val="37"/>
          <w:sz w:val="20"/>
        </w:rPr>
        <w:t xml:space="preserve"> </w:t>
      </w:r>
      <w:r>
        <w:rPr>
          <w:sz w:val="20"/>
        </w:rPr>
        <w:t>any</w:t>
      </w:r>
      <w:r>
        <w:rPr>
          <w:spacing w:val="37"/>
          <w:sz w:val="20"/>
        </w:rPr>
        <w:t xml:space="preserve"> </w:t>
      </w:r>
      <w:r>
        <w:rPr>
          <w:sz w:val="20"/>
        </w:rPr>
        <w:t>event</w:t>
      </w:r>
      <w:r>
        <w:rPr>
          <w:spacing w:val="36"/>
          <w:sz w:val="20"/>
        </w:rPr>
        <w:t xml:space="preserve"> </w:t>
      </w:r>
      <w:r>
        <w:rPr>
          <w:sz w:val="20"/>
        </w:rPr>
        <w:t>such</w:t>
      </w:r>
      <w:r>
        <w:rPr>
          <w:spacing w:val="38"/>
          <w:sz w:val="20"/>
        </w:rPr>
        <w:t xml:space="preserve"> </w:t>
      </w:r>
      <w:r>
        <w:rPr>
          <w:sz w:val="20"/>
        </w:rPr>
        <w:t>that</w:t>
      </w:r>
      <w:r>
        <w:rPr>
          <w:spacing w:val="36"/>
          <w:sz w:val="20"/>
        </w:rPr>
        <w:t xml:space="preserve"> </w:t>
      </w:r>
      <w:r>
        <w:rPr>
          <w:sz w:val="20"/>
        </w:rPr>
        <w:t>its</w:t>
      </w:r>
      <w:r>
        <w:rPr>
          <w:spacing w:val="37"/>
          <w:sz w:val="20"/>
        </w:rPr>
        <w:t xml:space="preserve"> </w:t>
      </w:r>
      <w:r>
        <w:rPr>
          <w:sz w:val="20"/>
        </w:rPr>
        <w:t>Base</w:t>
      </w:r>
      <w:r>
        <w:rPr>
          <w:spacing w:val="38"/>
          <w:sz w:val="20"/>
        </w:rPr>
        <w:t xml:space="preserve"> </w:t>
      </w:r>
      <w:r>
        <w:rPr>
          <w:sz w:val="20"/>
        </w:rPr>
        <w:t>Currency</w:t>
      </w:r>
      <w:r>
        <w:rPr>
          <w:spacing w:val="31"/>
          <w:sz w:val="20"/>
        </w:rPr>
        <w:t xml:space="preserve"> </w:t>
      </w:r>
      <w:r>
        <w:rPr>
          <w:sz w:val="20"/>
        </w:rPr>
        <w:t>Amount</w:t>
      </w:r>
      <w:r>
        <w:rPr>
          <w:spacing w:val="36"/>
          <w:sz w:val="20"/>
        </w:rPr>
        <w:t xml:space="preserve"> </w:t>
      </w:r>
      <w:r>
        <w:rPr>
          <w:sz w:val="20"/>
        </w:rPr>
        <w:t>is</w:t>
      </w:r>
      <w:r>
        <w:rPr>
          <w:spacing w:val="38"/>
          <w:sz w:val="20"/>
        </w:rPr>
        <w:t xml:space="preserve"> </w:t>
      </w:r>
      <w:r>
        <w:rPr>
          <w:sz w:val="20"/>
        </w:rPr>
        <w:t>less</w:t>
      </w:r>
      <w:r>
        <w:rPr>
          <w:spacing w:val="38"/>
          <w:sz w:val="20"/>
        </w:rPr>
        <w:t xml:space="preserve"> </w:t>
      </w:r>
      <w:r>
        <w:rPr>
          <w:sz w:val="20"/>
        </w:rPr>
        <w:t>than</w:t>
      </w:r>
      <w:r>
        <w:rPr>
          <w:spacing w:val="36"/>
          <w:sz w:val="20"/>
        </w:rPr>
        <w:t xml:space="preserve"> </w:t>
      </w:r>
      <w:r>
        <w:rPr>
          <w:sz w:val="20"/>
        </w:rPr>
        <w:t>or</w:t>
      </w:r>
      <w:r>
        <w:rPr>
          <w:spacing w:val="38"/>
          <w:sz w:val="20"/>
        </w:rPr>
        <w:t xml:space="preserve"> </w:t>
      </w:r>
      <w:r>
        <w:rPr>
          <w:sz w:val="20"/>
        </w:rPr>
        <w:t>equal</w:t>
      </w:r>
      <w:r>
        <w:rPr>
          <w:spacing w:val="37"/>
          <w:sz w:val="20"/>
        </w:rPr>
        <w:t xml:space="preserve"> </w:t>
      </w:r>
      <w:r>
        <w:rPr>
          <w:sz w:val="20"/>
        </w:rPr>
        <w:t>to</w:t>
      </w:r>
      <w:r>
        <w:rPr>
          <w:spacing w:val="39"/>
          <w:sz w:val="20"/>
        </w:rPr>
        <w:t xml:space="preserve"> </w:t>
      </w:r>
      <w:r>
        <w:rPr>
          <w:sz w:val="20"/>
        </w:rPr>
        <w:t>the</w:t>
      </w:r>
      <w:r>
        <w:rPr>
          <w:spacing w:val="29"/>
          <w:sz w:val="20"/>
        </w:rPr>
        <w:t xml:space="preserve"> </w:t>
      </w:r>
      <w:r>
        <w:rPr>
          <w:sz w:val="20"/>
        </w:rPr>
        <w:t xml:space="preserve">Available </w:t>
      </w:r>
      <w:r>
        <w:rPr>
          <w:spacing w:val="-2"/>
          <w:sz w:val="20"/>
        </w:rPr>
        <w:t>Commitment.</w:t>
      </w:r>
    </w:p>
    <w:p w14:paraId="7AD9A4FE" w14:textId="77777777" w:rsidR="00E70012" w:rsidRDefault="00000000">
      <w:pPr>
        <w:pStyle w:val="Heading2"/>
        <w:numPr>
          <w:ilvl w:val="1"/>
          <w:numId w:val="43"/>
        </w:numPr>
        <w:tabs>
          <w:tab w:val="left" w:pos="775"/>
        </w:tabs>
        <w:spacing w:before="119"/>
      </w:pPr>
      <w:bookmarkStart w:id="47" w:name="5.4_Availability_of_Loans"/>
      <w:bookmarkEnd w:id="47"/>
      <w:r>
        <w:rPr>
          <w:spacing w:val="-2"/>
          <w:w w:val="105"/>
        </w:rPr>
        <w:t>Availability</w:t>
      </w:r>
      <w:r>
        <w:rPr>
          <w:spacing w:val="-8"/>
          <w:w w:val="105"/>
        </w:rPr>
        <w:t xml:space="preserve"> </w:t>
      </w:r>
      <w:r>
        <w:rPr>
          <w:spacing w:val="-2"/>
          <w:w w:val="105"/>
        </w:rPr>
        <w:t>of</w:t>
      </w:r>
      <w:r>
        <w:rPr>
          <w:spacing w:val="-1"/>
          <w:w w:val="105"/>
        </w:rPr>
        <w:t xml:space="preserve"> </w:t>
      </w:r>
      <w:r>
        <w:rPr>
          <w:spacing w:val="-4"/>
          <w:w w:val="105"/>
        </w:rPr>
        <w:t>Loans</w:t>
      </w:r>
    </w:p>
    <w:p w14:paraId="0A9B8BE7" w14:textId="77777777" w:rsidR="00E70012" w:rsidRDefault="00000000">
      <w:pPr>
        <w:pStyle w:val="BodyText"/>
        <w:spacing w:before="92" w:line="336" w:lineRule="auto"/>
        <w:ind w:right="1033"/>
      </w:pPr>
      <w:r>
        <w:t>If</w:t>
      </w:r>
      <w:r>
        <w:rPr>
          <w:spacing w:val="40"/>
        </w:rPr>
        <w:t xml:space="preserve"> </w:t>
      </w:r>
      <w:r>
        <w:t>the</w:t>
      </w:r>
      <w:r>
        <w:rPr>
          <w:spacing w:val="60"/>
        </w:rPr>
        <w:t xml:space="preserve"> </w:t>
      </w:r>
      <w:r>
        <w:t>conditions</w:t>
      </w:r>
      <w:r>
        <w:rPr>
          <w:spacing w:val="62"/>
        </w:rPr>
        <w:t xml:space="preserve"> </w:t>
      </w:r>
      <w:r>
        <w:t>set</w:t>
      </w:r>
      <w:r>
        <w:rPr>
          <w:spacing w:val="59"/>
        </w:rPr>
        <w:t xml:space="preserve"> </w:t>
      </w:r>
      <w:r>
        <w:t>out</w:t>
      </w:r>
      <w:r>
        <w:rPr>
          <w:spacing w:val="40"/>
        </w:rPr>
        <w:t xml:space="preserve"> </w:t>
      </w:r>
      <w:r>
        <w:t>in</w:t>
      </w:r>
      <w:r>
        <w:rPr>
          <w:spacing w:val="40"/>
        </w:rPr>
        <w:t xml:space="preserve"> </w:t>
      </w:r>
      <w:r>
        <w:t>this</w:t>
      </w:r>
      <w:r>
        <w:rPr>
          <w:spacing w:val="37"/>
        </w:rPr>
        <w:t xml:space="preserve"> </w:t>
      </w:r>
      <w:r>
        <w:t>Agreement</w:t>
      </w:r>
      <w:r>
        <w:rPr>
          <w:spacing w:val="61"/>
        </w:rPr>
        <w:t xml:space="preserve"> </w:t>
      </w:r>
      <w:r>
        <w:t>have</w:t>
      </w:r>
      <w:r>
        <w:rPr>
          <w:spacing w:val="60"/>
        </w:rPr>
        <w:t xml:space="preserve"> </w:t>
      </w:r>
      <w:r>
        <w:t>been</w:t>
      </w:r>
      <w:r>
        <w:rPr>
          <w:spacing w:val="60"/>
        </w:rPr>
        <w:t xml:space="preserve"> </w:t>
      </w:r>
      <w:r>
        <w:t>met,</w:t>
      </w:r>
      <w:r>
        <w:rPr>
          <w:spacing w:val="40"/>
        </w:rPr>
        <w:t xml:space="preserve"> </w:t>
      </w:r>
      <w:r>
        <w:t>the</w:t>
      </w:r>
      <w:r>
        <w:rPr>
          <w:spacing w:val="60"/>
        </w:rPr>
        <w:t xml:space="preserve"> </w:t>
      </w:r>
      <w:r>
        <w:t>Lender</w:t>
      </w:r>
      <w:r>
        <w:rPr>
          <w:spacing w:val="59"/>
        </w:rPr>
        <w:t xml:space="preserve"> </w:t>
      </w:r>
      <w:r>
        <w:t>shall</w:t>
      </w:r>
      <w:r>
        <w:rPr>
          <w:spacing w:val="40"/>
        </w:rPr>
        <w:t xml:space="preserve"> </w:t>
      </w:r>
      <w:r>
        <w:t>make</w:t>
      </w:r>
      <w:r>
        <w:rPr>
          <w:spacing w:val="60"/>
        </w:rPr>
        <w:t xml:space="preserve"> </w:t>
      </w:r>
      <w:r>
        <w:t>each</w:t>
      </w:r>
      <w:r>
        <w:rPr>
          <w:spacing w:val="62"/>
        </w:rPr>
        <w:t xml:space="preserve"> </w:t>
      </w:r>
      <w:r>
        <w:t>Loan available</w:t>
      </w:r>
      <w:r>
        <w:rPr>
          <w:spacing w:val="40"/>
        </w:rPr>
        <w:t xml:space="preserve"> </w:t>
      </w:r>
      <w:r>
        <w:t>by</w:t>
      </w:r>
      <w:r>
        <w:rPr>
          <w:spacing w:val="40"/>
        </w:rPr>
        <w:t xml:space="preserve"> </w:t>
      </w:r>
      <w:r>
        <w:t>the</w:t>
      </w:r>
      <w:r>
        <w:rPr>
          <w:spacing w:val="40"/>
        </w:rPr>
        <w:t xml:space="preserve"> </w:t>
      </w:r>
      <w:r>
        <w:t>Utilisation</w:t>
      </w:r>
      <w:r>
        <w:rPr>
          <w:spacing w:val="40"/>
        </w:rPr>
        <w:t xml:space="preserve"> </w:t>
      </w:r>
      <w:r>
        <w:t>Date</w:t>
      </w:r>
      <w:r>
        <w:rPr>
          <w:spacing w:val="40"/>
        </w:rPr>
        <w:t xml:space="preserve"> </w:t>
      </w:r>
      <w:r>
        <w:t>through</w:t>
      </w:r>
      <w:r>
        <w:rPr>
          <w:spacing w:val="40"/>
        </w:rPr>
        <w:t xml:space="preserve"> </w:t>
      </w:r>
      <w:r>
        <w:t>its</w:t>
      </w:r>
      <w:r>
        <w:rPr>
          <w:spacing w:val="40"/>
        </w:rPr>
        <w:t xml:space="preserve"> </w:t>
      </w:r>
      <w:r>
        <w:t>Facility</w:t>
      </w:r>
      <w:r>
        <w:rPr>
          <w:spacing w:val="40"/>
        </w:rPr>
        <w:t xml:space="preserve"> </w:t>
      </w:r>
      <w:r>
        <w:t>Office.</w:t>
      </w:r>
    </w:p>
    <w:p w14:paraId="0C52D87D" w14:textId="77777777" w:rsidR="00E70012" w:rsidRDefault="00000000">
      <w:pPr>
        <w:pStyle w:val="Heading2"/>
        <w:numPr>
          <w:ilvl w:val="1"/>
          <w:numId w:val="43"/>
        </w:numPr>
        <w:tabs>
          <w:tab w:val="left" w:pos="775"/>
        </w:tabs>
        <w:spacing w:before="120"/>
      </w:pPr>
      <w:bookmarkStart w:id="48" w:name="5.5_Cancellation_of_Commitment"/>
      <w:bookmarkEnd w:id="48"/>
      <w:r>
        <w:rPr>
          <w:w w:val="105"/>
        </w:rPr>
        <w:t>Cancellation</w:t>
      </w:r>
      <w:r>
        <w:rPr>
          <w:spacing w:val="-13"/>
          <w:w w:val="105"/>
        </w:rPr>
        <w:t xml:space="preserve"> </w:t>
      </w:r>
      <w:r>
        <w:rPr>
          <w:w w:val="105"/>
        </w:rPr>
        <w:t>of</w:t>
      </w:r>
      <w:r>
        <w:rPr>
          <w:spacing w:val="-13"/>
          <w:w w:val="105"/>
        </w:rPr>
        <w:t xml:space="preserve"> </w:t>
      </w:r>
      <w:r>
        <w:rPr>
          <w:spacing w:val="-2"/>
          <w:w w:val="105"/>
        </w:rPr>
        <w:t>Commitment</w:t>
      </w:r>
    </w:p>
    <w:p w14:paraId="6147F665" w14:textId="77777777" w:rsidR="00E70012" w:rsidRDefault="00000000">
      <w:pPr>
        <w:pStyle w:val="BodyText"/>
        <w:spacing w:before="94" w:line="336" w:lineRule="auto"/>
        <w:ind w:right="1033"/>
      </w:pPr>
      <w:r>
        <w:t>The</w:t>
      </w:r>
      <w:r>
        <w:rPr>
          <w:spacing w:val="19"/>
        </w:rPr>
        <w:t xml:space="preserve"> </w:t>
      </w:r>
      <w:r>
        <w:t>Commitment</w:t>
      </w:r>
      <w:r>
        <w:rPr>
          <w:spacing w:val="17"/>
        </w:rPr>
        <w:t xml:space="preserve"> </w:t>
      </w:r>
      <w:r>
        <w:t>which, at that</w:t>
      </w:r>
      <w:r>
        <w:rPr>
          <w:spacing w:val="17"/>
        </w:rPr>
        <w:t xml:space="preserve"> </w:t>
      </w:r>
      <w:r>
        <w:t>time,</w:t>
      </w:r>
      <w:r>
        <w:rPr>
          <w:spacing w:val="17"/>
        </w:rPr>
        <w:t xml:space="preserve"> </w:t>
      </w:r>
      <w:r>
        <w:t>is</w:t>
      </w:r>
      <w:r>
        <w:rPr>
          <w:spacing w:val="18"/>
        </w:rPr>
        <w:t xml:space="preserve"> </w:t>
      </w:r>
      <w:r>
        <w:t>not</w:t>
      </w:r>
      <w:r>
        <w:rPr>
          <w:spacing w:val="21"/>
        </w:rPr>
        <w:t xml:space="preserve"> </w:t>
      </w:r>
      <w:r>
        <w:t>utilised</w:t>
      </w:r>
      <w:r>
        <w:rPr>
          <w:spacing w:val="18"/>
        </w:rPr>
        <w:t xml:space="preserve"> </w:t>
      </w:r>
      <w:r>
        <w:t>shall</w:t>
      </w:r>
      <w:r>
        <w:rPr>
          <w:spacing w:val="18"/>
        </w:rPr>
        <w:t xml:space="preserve"> </w:t>
      </w:r>
      <w:r>
        <w:t>be immediately</w:t>
      </w:r>
      <w:r>
        <w:rPr>
          <w:spacing w:val="17"/>
        </w:rPr>
        <w:t xml:space="preserve"> </w:t>
      </w:r>
      <w:r>
        <w:t>cancelled</w:t>
      </w:r>
      <w:r>
        <w:rPr>
          <w:spacing w:val="19"/>
        </w:rPr>
        <w:t xml:space="preserve"> </w:t>
      </w:r>
      <w:r>
        <w:t>at the</w:t>
      </w:r>
      <w:r>
        <w:rPr>
          <w:spacing w:val="19"/>
        </w:rPr>
        <w:t xml:space="preserve"> </w:t>
      </w:r>
      <w:r>
        <w:t>end</w:t>
      </w:r>
      <w:r>
        <w:rPr>
          <w:spacing w:val="19"/>
        </w:rPr>
        <w:t xml:space="preserve"> </w:t>
      </w:r>
      <w:r>
        <w:t>of</w:t>
      </w:r>
      <w:r>
        <w:rPr>
          <w:spacing w:val="17"/>
        </w:rPr>
        <w:t xml:space="preserve"> </w:t>
      </w:r>
      <w:r>
        <w:t>the Availability Period.</w:t>
      </w:r>
    </w:p>
    <w:p w14:paraId="20C4695E" w14:textId="77777777" w:rsidR="00E70012" w:rsidRDefault="00E70012">
      <w:pPr>
        <w:pStyle w:val="BodyText"/>
        <w:ind w:left="0"/>
      </w:pPr>
    </w:p>
    <w:p w14:paraId="2A0B0B79" w14:textId="77777777" w:rsidR="00E70012" w:rsidRDefault="00E70012">
      <w:pPr>
        <w:pStyle w:val="BodyText"/>
        <w:spacing w:before="43"/>
        <w:ind w:left="0"/>
      </w:pPr>
    </w:p>
    <w:p w14:paraId="04C3F003" w14:textId="77777777" w:rsidR="00E70012" w:rsidRDefault="00000000">
      <w:pPr>
        <w:pStyle w:val="Heading1"/>
        <w:spacing w:before="0"/>
        <w:ind w:left="0" w:right="856" w:firstLine="0"/>
        <w:jc w:val="center"/>
      </w:pPr>
      <w:bookmarkStart w:id="49" w:name="SECTION_4"/>
      <w:bookmarkStart w:id="50" w:name="_bookmark7"/>
      <w:bookmarkEnd w:id="49"/>
      <w:bookmarkEnd w:id="50"/>
      <w:r>
        <w:rPr>
          <w:w w:val="105"/>
        </w:rPr>
        <w:t>SECTION</w:t>
      </w:r>
      <w:r>
        <w:rPr>
          <w:spacing w:val="-13"/>
          <w:w w:val="105"/>
        </w:rPr>
        <w:t xml:space="preserve"> </w:t>
      </w:r>
      <w:r>
        <w:rPr>
          <w:spacing w:val="-10"/>
          <w:w w:val="105"/>
        </w:rPr>
        <w:t>4</w:t>
      </w:r>
    </w:p>
    <w:p w14:paraId="6BDB4867" w14:textId="77777777" w:rsidR="00E70012" w:rsidRDefault="00E70012">
      <w:pPr>
        <w:jc w:val="center"/>
        <w:sectPr w:rsidR="00E70012">
          <w:pgSz w:w="11910" w:h="16840"/>
          <w:pgMar w:top="980" w:right="0" w:bottom="1120" w:left="980" w:header="0" w:footer="935" w:gutter="0"/>
          <w:cols w:space="720"/>
        </w:sectPr>
      </w:pPr>
    </w:p>
    <w:p w14:paraId="567582CA" w14:textId="77777777" w:rsidR="00E70012" w:rsidRDefault="00000000">
      <w:pPr>
        <w:pStyle w:val="Heading1"/>
        <w:ind w:left="2523" w:firstLine="0"/>
      </w:pPr>
      <w:bookmarkStart w:id="51" w:name="REPAYMENT,_PREPAYMENT_AND_CANCELLATION"/>
      <w:bookmarkStart w:id="52" w:name="_bookmark8"/>
      <w:bookmarkEnd w:id="51"/>
      <w:bookmarkEnd w:id="52"/>
      <w:r>
        <w:lastRenderedPageBreak/>
        <w:t>REPAYMENT,</w:t>
      </w:r>
      <w:r>
        <w:rPr>
          <w:spacing w:val="11"/>
        </w:rPr>
        <w:t xml:space="preserve"> </w:t>
      </w:r>
      <w:r>
        <w:t>PREPAYMENT AND</w:t>
      </w:r>
      <w:r>
        <w:rPr>
          <w:spacing w:val="10"/>
        </w:rPr>
        <w:t xml:space="preserve"> </w:t>
      </w:r>
      <w:r>
        <w:rPr>
          <w:spacing w:val="-2"/>
        </w:rPr>
        <w:t>CANCELLATION</w:t>
      </w:r>
    </w:p>
    <w:p w14:paraId="75276475" w14:textId="77777777" w:rsidR="00E70012" w:rsidRDefault="00E70012">
      <w:pPr>
        <w:pStyle w:val="BodyText"/>
        <w:spacing w:before="85"/>
        <w:ind w:left="0"/>
        <w:rPr>
          <w:b/>
        </w:rPr>
      </w:pPr>
    </w:p>
    <w:p w14:paraId="0345DDFC" w14:textId="77777777" w:rsidR="00E70012" w:rsidRDefault="00000000">
      <w:pPr>
        <w:pStyle w:val="Heading1"/>
        <w:numPr>
          <w:ilvl w:val="0"/>
          <w:numId w:val="43"/>
        </w:numPr>
        <w:tabs>
          <w:tab w:val="left" w:pos="775"/>
        </w:tabs>
        <w:spacing w:before="0"/>
      </w:pPr>
      <w:bookmarkStart w:id="53" w:name="6._REPAYMENT"/>
      <w:bookmarkStart w:id="54" w:name="_bookmark9"/>
      <w:bookmarkEnd w:id="53"/>
      <w:bookmarkEnd w:id="54"/>
      <w:r>
        <w:rPr>
          <w:spacing w:val="-2"/>
          <w:w w:val="105"/>
        </w:rPr>
        <w:t>REPAYMENT</w:t>
      </w:r>
    </w:p>
    <w:p w14:paraId="2A61BB3B" w14:textId="77777777" w:rsidR="00E70012" w:rsidRDefault="00E70012">
      <w:pPr>
        <w:pStyle w:val="BodyText"/>
        <w:spacing w:before="3"/>
        <w:ind w:left="0"/>
        <w:rPr>
          <w:b/>
        </w:rPr>
      </w:pPr>
    </w:p>
    <w:p w14:paraId="02588023" w14:textId="77777777" w:rsidR="00E70012" w:rsidRDefault="00000000">
      <w:pPr>
        <w:pStyle w:val="Heading2"/>
        <w:numPr>
          <w:ilvl w:val="1"/>
          <w:numId w:val="43"/>
        </w:numPr>
        <w:tabs>
          <w:tab w:val="left" w:pos="775"/>
        </w:tabs>
      </w:pPr>
      <w:bookmarkStart w:id="55" w:name="6.1_Repayment_of_Loans"/>
      <w:bookmarkEnd w:id="55"/>
      <w:r>
        <w:rPr>
          <w:w w:val="105"/>
        </w:rPr>
        <w:t>Repayment</w:t>
      </w:r>
      <w:r>
        <w:rPr>
          <w:spacing w:val="-11"/>
          <w:w w:val="105"/>
        </w:rPr>
        <w:t xml:space="preserve"> </w:t>
      </w:r>
      <w:r>
        <w:rPr>
          <w:w w:val="105"/>
        </w:rPr>
        <w:t>of</w:t>
      </w:r>
      <w:r>
        <w:rPr>
          <w:spacing w:val="-14"/>
          <w:w w:val="105"/>
        </w:rPr>
        <w:t xml:space="preserve"> </w:t>
      </w:r>
      <w:r>
        <w:rPr>
          <w:spacing w:val="-4"/>
          <w:w w:val="105"/>
        </w:rPr>
        <w:t>Loans</w:t>
      </w:r>
    </w:p>
    <w:p w14:paraId="18385D97" w14:textId="77777777" w:rsidR="00E70012" w:rsidRDefault="00000000">
      <w:pPr>
        <w:pStyle w:val="BodyText"/>
        <w:spacing w:before="92"/>
      </w:pPr>
      <w:r>
        <w:t>The</w:t>
      </w:r>
      <w:r>
        <w:rPr>
          <w:spacing w:val="13"/>
        </w:rPr>
        <w:t xml:space="preserve"> </w:t>
      </w:r>
      <w:r>
        <w:t>Borrower</w:t>
      </w:r>
      <w:r>
        <w:rPr>
          <w:spacing w:val="15"/>
        </w:rPr>
        <w:t xml:space="preserve"> </w:t>
      </w:r>
      <w:r>
        <w:t>shall</w:t>
      </w:r>
      <w:r>
        <w:rPr>
          <w:spacing w:val="16"/>
        </w:rPr>
        <w:t xml:space="preserve"> </w:t>
      </w:r>
      <w:r>
        <w:t>repay</w:t>
      </w:r>
      <w:r>
        <w:rPr>
          <w:spacing w:val="17"/>
        </w:rPr>
        <w:t xml:space="preserve"> </w:t>
      </w:r>
      <w:r>
        <w:t>each</w:t>
      </w:r>
      <w:r>
        <w:rPr>
          <w:spacing w:val="15"/>
        </w:rPr>
        <w:t xml:space="preserve"> </w:t>
      </w:r>
      <w:r>
        <w:t>Loan</w:t>
      </w:r>
      <w:r>
        <w:rPr>
          <w:spacing w:val="16"/>
        </w:rPr>
        <w:t xml:space="preserve"> </w:t>
      </w:r>
      <w:r>
        <w:t>on</w:t>
      </w:r>
      <w:r>
        <w:rPr>
          <w:spacing w:val="16"/>
        </w:rPr>
        <w:t xml:space="preserve"> </w:t>
      </w:r>
      <w:r>
        <w:t>the</w:t>
      </w:r>
      <w:r>
        <w:rPr>
          <w:spacing w:val="8"/>
        </w:rPr>
        <w:t xml:space="preserve"> </w:t>
      </w:r>
      <w:r>
        <w:t>Termination</w:t>
      </w:r>
      <w:r>
        <w:rPr>
          <w:spacing w:val="17"/>
        </w:rPr>
        <w:t xml:space="preserve"> </w:t>
      </w:r>
      <w:r>
        <w:rPr>
          <w:spacing w:val="-2"/>
        </w:rPr>
        <w:t>Date.</w:t>
      </w:r>
    </w:p>
    <w:p w14:paraId="456B170A" w14:textId="77777777" w:rsidR="00E70012" w:rsidRDefault="00000000">
      <w:pPr>
        <w:pStyle w:val="Heading2"/>
        <w:numPr>
          <w:ilvl w:val="1"/>
          <w:numId w:val="43"/>
        </w:numPr>
        <w:tabs>
          <w:tab w:val="left" w:pos="775"/>
        </w:tabs>
        <w:spacing w:before="211"/>
      </w:pPr>
      <w:bookmarkStart w:id="56" w:name="6.2_Reborrowing"/>
      <w:bookmarkEnd w:id="56"/>
      <w:r>
        <w:rPr>
          <w:spacing w:val="-2"/>
          <w:w w:val="105"/>
        </w:rPr>
        <w:t>Reborrowing</w:t>
      </w:r>
    </w:p>
    <w:p w14:paraId="385FB96B" w14:textId="77777777" w:rsidR="00E70012" w:rsidRDefault="00000000">
      <w:pPr>
        <w:pStyle w:val="BodyText"/>
        <w:spacing w:before="93"/>
      </w:pPr>
      <w:r>
        <w:t>The</w:t>
      </w:r>
      <w:r>
        <w:rPr>
          <w:spacing w:val="13"/>
        </w:rPr>
        <w:t xml:space="preserve"> </w:t>
      </w:r>
      <w:r>
        <w:t>Borrower</w:t>
      </w:r>
      <w:r>
        <w:rPr>
          <w:spacing w:val="16"/>
        </w:rPr>
        <w:t xml:space="preserve"> </w:t>
      </w:r>
      <w:r>
        <w:t>may</w:t>
      </w:r>
      <w:r>
        <w:rPr>
          <w:spacing w:val="16"/>
        </w:rPr>
        <w:t xml:space="preserve"> </w:t>
      </w:r>
      <w:r>
        <w:t>not</w:t>
      </w:r>
      <w:r>
        <w:rPr>
          <w:spacing w:val="17"/>
        </w:rPr>
        <w:t xml:space="preserve"> </w:t>
      </w:r>
      <w:r>
        <w:t>reborrow</w:t>
      </w:r>
      <w:r>
        <w:rPr>
          <w:spacing w:val="18"/>
        </w:rPr>
        <w:t xml:space="preserve"> </w:t>
      </w:r>
      <w:r>
        <w:t>any</w:t>
      </w:r>
      <w:r>
        <w:rPr>
          <w:spacing w:val="17"/>
        </w:rPr>
        <w:t xml:space="preserve"> </w:t>
      </w:r>
      <w:r>
        <w:t>part</w:t>
      </w:r>
      <w:r>
        <w:rPr>
          <w:spacing w:val="17"/>
        </w:rPr>
        <w:t xml:space="preserve"> </w:t>
      </w:r>
      <w:r>
        <w:t>of</w:t>
      </w:r>
      <w:r>
        <w:rPr>
          <w:spacing w:val="11"/>
        </w:rPr>
        <w:t xml:space="preserve"> </w:t>
      </w:r>
      <w:r>
        <w:t>the</w:t>
      </w:r>
      <w:r>
        <w:rPr>
          <w:spacing w:val="15"/>
        </w:rPr>
        <w:t xml:space="preserve"> </w:t>
      </w:r>
      <w:r>
        <w:t>Facility</w:t>
      </w:r>
      <w:r>
        <w:rPr>
          <w:spacing w:val="17"/>
        </w:rPr>
        <w:t xml:space="preserve"> </w:t>
      </w:r>
      <w:r>
        <w:t>which</w:t>
      </w:r>
      <w:r>
        <w:rPr>
          <w:spacing w:val="14"/>
        </w:rPr>
        <w:t xml:space="preserve"> </w:t>
      </w:r>
      <w:r>
        <w:t>is</w:t>
      </w:r>
      <w:r>
        <w:rPr>
          <w:spacing w:val="15"/>
        </w:rPr>
        <w:t xml:space="preserve"> </w:t>
      </w:r>
      <w:r>
        <w:rPr>
          <w:spacing w:val="-2"/>
        </w:rPr>
        <w:t>repaid.</w:t>
      </w:r>
    </w:p>
    <w:p w14:paraId="4B590F18" w14:textId="77777777" w:rsidR="00E70012" w:rsidRDefault="00E70012">
      <w:pPr>
        <w:pStyle w:val="BodyText"/>
        <w:ind w:left="0"/>
      </w:pPr>
    </w:p>
    <w:p w14:paraId="32A4E1AA" w14:textId="77777777" w:rsidR="00E70012" w:rsidRDefault="00000000">
      <w:pPr>
        <w:pStyle w:val="Heading1"/>
        <w:numPr>
          <w:ilvl w:val="0"/>
          <w:numId w:val="43"/>
        </w:numPr>
        <w:tabs>
          <w:tab w:val="left" w:pos="775"/>
        </w:tabs>
        <w:spacing w:before="0"/>
      </w:pPr>
      <w:bookmarkStart w:id="57" w:name="7._PREPAYMENT_AND_CANCELLATION"/>
      <w:bookmarkStart w:id="58" w:name="_bookmark10"/>
      <w:bookmarkEnd w:id="57"/>
      <w:bookmarkEnd w:id="58"/>
      <w:r>
        <w:t>PREPAYMENT</w:t>
      </w:r>
      <w:r>
        <w:rPr>
          <w:spacing w:val="10"/>
        </w:rPr>
        <w:t xml:space="preserve"> </w:t>
      </w:r>
      <w:r>
        <w:t>AND</w:t>
      </w:r>
      <w:r>
        <w:rPr>
          <w:spacing w:val="19"/>
        </w:rPr>
        <w:t xml:space="preserve"> </w:t>
      </w:r>
      <w:r>
        <w:rPr>
          <w:spacing w:val="-2"/>
        </w:rPr>
        <w:t>CANCELLATION</w:t>
      </w:r>
    </w:p>
    <w:p w14:paraId="7A71F758" w14:textId="77777777" w:rsidR="00E70012" w:rsidRDefault="00E70012">
      <w:pPr>
        <w:pStyle w:val="BodyText"/>
        <w:spacing w:before="4"/>
        <w:ind w:left="0"/>
        <w:rPr>
          <w:b/>
        </w:rPr>
      </w:pPr>
    </w:p>
    <w:p w14:paraId="012ADAD7" w14:textId="77777777" w:rsidR="00E70012" w:rsidRDefault="00000000">
      <w:pPr>
        <w:pStyle w:val="Heading2"/>
        <w:numPr>
          <w:ilvl w:val="1"/>
          <w:numId w:val="43"/>
        </w:numPr>
        <w:tabs>
          <w:tab w:val="left" w:pos="775"/>
        </w:tabs>
      </w:pPr>
      <w:bookmarkStart w:id="59" w:name="7.1_Change_of_control"/>
      <w:bookmarkEnd w:id="59"/>
      <w:r>
        <w:rPr>
          <w:w w:val="105"/>
        </w:rPr>
        <w:t>Change</w:t>
      </w:r>
      <w:r>
        <w:rPr>
          <w:spacing w:val="-9"/>
          <w:w w:val="105"/>
        </w:rPr>
        <w:t xml:space="preserve"> </w:t>
      </w:r>
      <w:r>
        <w:rPr>
          <w:w w:val="105"/>
        </w:rPr>
        <w:t>of</w:t>
      </w:r>
      <w:r>
        <w:rPr>
          <w:spacing w:val="-7"/>
          <w:w w:val="105"/>
        </w:rPr>
        <w:t xml:space="preserve"> </w:t>
      </w:r>
      <w:r>
        <w:rPr>
          <w:spacing w:val="-2"/>
          <w:w w:val="105"/>
        </w:rPr>
        <w:t>control</w:t>
      </w:r>
    </w:p>
    <w:p w14:paraId="641A24EC" w14:textId="77777777" w:rsidR="00E70012" w:rsidRDefault="00000000">
      <w:pPr>
        <w:pStyle w:val="BodyText"/>
        <w:spacing w:before="91"/>
      </w:pPr>
      <w:r>
        <w:t>Upon</w:t>
      </w:r>
      <w:r>
        <w:rPr>
          <w:spacing w:val="15"/>
        </w:rPr>
        <w:t xml:space="preserve"> </w:t>
      </w:r>
      <w:r>
        <w:t>the</w:t>
      </w:r>
      <w:r>
        <w:rPr>
          <w:spacing w:val="16"/>
        </w:rPr>
        <w:t xml:space="preserve"> </w:t>
      </w:r>
      <w:r>
        <w:t>occurrence</w:t>
      </w:r>
      <w:r>
        <w:rPr>
          <w:spacing w:val="16"/>
        </w:rPr>
        <w:t xml:space="preserve"> </w:t>
      </w:r>
      <w:r>
        <w:t>of</w:t>
      </w:r>
      <w:r>
        <w:rPr>
          <w:spacing w:val="18"/>
        </w:rPr>
        <w:t xml:space="preserve"> </w:t>
      </w:r>
      <w:r>
        <w:t>a</w:t>
      </w:r>
      <w:r>
        <w:rPr>
          <w:spacing w:val="15"/>
        </w:rPr>
        <w:t xml:space="preserve"> </w:t>
      </w:r>
      <w:r>
        <w:t>Change</w:t>
      </w:r>
      <w:r>
        <w:rPr>
          <w:spacing w:val="17"/>
        </w:rPr>
        <w:t xml:space="preserve"> </w:t>
      </w:r>
      <w:r>
        <w:t>of</w:t>
      </w:r>
      <w:r>
        <w:rPr>
          <w:spacing w:val="13"/>
        </w:rPr>
        <w:t xml:space="preserve"> </w:t>
      </w:r>
      <w:r>
        <w:rPr>
          <w:spacing w:val="-2"/>
        </w:rPr>
        <w:t>Control:</w:t>
      </w:r>
    </w:p>
    <w:p w14:paraId="5A076220" w14:textId="77777777" w:rsidR="00E70012" w:rsidRDefault="00000000">
      <w:pPr>
        <w:pStyle w:val="ListParagraph"/>
        <w:numPr>
          <w:ilvl w:val="0"/>
          <w:numId w:val="31"/>
        </w:numPr>
        <w:tabs>
          <w:tab w:val="left" w:pos="775"/>
        </w:tabs>
        <w:spacing w:before="211"/>
        <w:rPr>
          <w:sz w:val="20"/>
        </w:rPr>
      </w:pPr>
      <w:r>
        <w:rPr>
          <w:sz w:val="20"/>
        </w:rPr>
        <w:t>the</w:t>
      </w:r>
      <w:r>
        <w:rPr>
          <w:spacing w:val="16"/>
          <w:sz w:val="20"/>
        </w:rPr>
        <w:t xml:space="preserve"> </w:t>
      </w:r>
      <w:r>
        <w:rPr>
          <w:sz w:val="20"/>
        </w:rPr>
        <w:t>Company</w:t>
      </w:r>
      <w:r>
        <w:rPr>
          <w:spacing w:val="19"/>
          <w:sz w:val="20"/>
        </w:rPr>
        <w:t xml:space="preserve"> </w:t>
      </w:r>
      <w:r>
        <w:rPr>
          <w:sz w:val="20"/>
        </w:rPr>
        <w:t>shall</w:t>
      </w:r>
      <w:r>
        <w:rPr>
          <w:spacing w:val="19"/>
          <w:sz w:val="20"/>
        </w:rPr>
        <w:t xml:space="preserve"> </w:t>
      </w:r>
      <w:r>
        <w:rPr>
          <w:sz w:val="20"/>
        </w:rPr>
        <w:t>promptly</w:t>
      </w:r>
      <w:r>
        <w:rPr>
          <w:spacing w:val="18"/>
          <w:sz w:val="20"/>
        </w:rPr>
        <w:t xml:space="preserve"> </w:t>
      </w:r>
      <w:r>
        <w:rPr>
          <w:sz w:val="20"/>
        </w:rPr>
        <w:t>notify</w:t>
      </w:r>
      <w:r>
        <w:rPr>
          <w:spacing w:val="17"/>
          <w:sz w:val="20"/>
        </w:rPr>
        <w:t xml:space="preserve"> </w:t>
      </w:r>
      <w:r>
        <w:rPr>
          <w:sz w:val="20"/>
        </w:rPr>
        <w:t>the</w:t>
      </w:r>
      <w:r>
        <w:rPr>
          <w:spacing w:val="19"/>
          <w:sz w:val="20"/>
        </w:rPr>
        <w:t xml:space="preserve"> </w:t>
      </w:r>
      <w:r>
        <w:rPr>
          <w:sz w:val="20"/>
        </w:rPr>
        <w:t>Lender</w:t>
      </w:r>
      <w:r>
        <w:rPr>
          <w:spacing w:val="20"/>
          <w:sz w:val="20"/>
        </w:rPr>
        <w:t xml:space="preserve"> </w:t>
      </w:r>
      <w:r>
        <w:rPr>
          <w:sz w:val="20"/>
        </w:rPr>
        <w:t>upon</w:t>
      </w:r>
      <w:r>
        <w:rPr>
          <w:spacing w:val="21"/>
          <w:sz w:val="20"/>
        </w:rPr>
        <w:t xml:space="preserve"> </w:t>
      </w:r>
      <w:r>
        <w:rPr>
          <w:sz w:val="20"/>
        </w:rPr>
        <w:t>becoming</w:t>
      </w:r>
      <w:r>
        <w:rPr>
          <w:spacing w:val="19"/>
          <w:sz w:val="20"/>
        </w:rPr>
        <w:t xml:space="preserve"> </w:t>
      </w:r>
      <w:r>
        <w:rPr>
          <w:sz w:val="20"/>
        </w:rPr>
        <w:t>aware</w:t>
      </w:r>
      <w:r>
        <w:rPr>
          <w:spacing w:val="20"/>
          <w:sz w:val="20"/>
        </w:rPr>
        <w:t xml:space="preserve"> </w:t>
      </w:r>
      <w:r>
        <w:rPr>
          <w:sz w:val="20"/>
        </w:rPr>
        <w:t>of</w:t>
      </w:r>
      <w:r>
        <w:rPr>
          <w:spacing w:val="17"/>
          <w:sz w:val="20"/>
        </w:rPr>
        <w:t xml:space="preserve"> </w:t>
      </w:r>
      <w:r>
        <w:rPr>
          <w:sz w:val="20"/>
        </w:rPr>
        <w:t>that</w:t>
      </w:r>
      <w:r>
        <w:rPr>
          <w:spacing w:val="22"/>
          <w:sz w:val="20"/>
        </w:rPr>
        <w:t xml:space="preserve"> </w:t>
      </w:r>
      <w:proofErr w:type="gramStart"/>
      <w:r>
        <w:rPr>
          <w:spacing w:val="-2"/>
          <w:sz w:val="20"/>
        </w:rPr>
        <w:t>event;</w:t>
      </w:r>
      <w:proofErr w:type="gramEnd"/>
    </w:p>
    <w:p w14:paraId="684C5C9C" w14:textId="77777777" w:rsidR="00E70012" w:rsidRDefault="00000000">
      <w:pPr>
        <w:pStyle w:val="ListParagraph"/>
        <w:numPr>
          <w:ilvl w:val="0"/>
          <w:numId w:val="31"/>
        </w:numPr>
        <w:tabs>
          <w:tab w:val="left" w:pos="775"/>
        </w:tabs>
        <w:spacing w:before="215"/>
        <w:rPr>
          <w:sz w:val="20"/>
        </w:rPr>
      </w:pPr>
      <w:r>
        <w:rPr>
          <w:sz w:val="20"/>
        </w:rPr>
        <w:t>the</w:t>
      </w:r>
      <w:r>
        <w:rPr>
          <w:spacing w:val="12"/>
          <w:sz w:val="20"/>
        </w:rPr>
        <w:t xml:space="preserve"> </w:t>
      </w:r>
      <w:r>
        <w:rPr>
          <w:sz w:val="20"/>
        </w:rPr>
        <w:t>Lender</w:t>
      </w:r>
      <w:r>
        <w:rPr>
          <w:spacing w:val="14"/>
          <w:sz w:val="20"/>
        </w:rPr>
        <w:t xml:space="preserve"> </w:t>
      </w:r>
      <w:r>
        <w:rPr>
          <w:sz w:val="20"/>
        </w:rPr>
        <w:t>shall</w:t>
      </w:r>
      <w:r>
        <w:rPr>
          <w:spacing w:val="13"/>
          <w:sz w:val="20"/>
        </w:rPr>
        <w:t xml:space="preserve"> </w:t>
      </w:r>
      <w:r>
        <w:rPr>
          <w:sz w:val="20"/>
        </w:rPr>
        <w:t>not</w:t>
      </w:r>
      <w:r>
        <w:rPr>
          <w:spacing w:val="17"/>
          <w:sz w:val="20"/>
        </w:rPr>
        <w:t xml:space="preserve"> </w:t>
      </w:r>
      <w:r>
        <w:rPr>
          <w:sz w:val="20"/>
        </w:rPr>
        <w:t>be</w:t>
      </w:r>
      <w:r>
        <w:rPr>
          <w:spacing w:val="15"/>
          <w:sz w:val="20"/>
        </w:rPr>
        <w:t xml:space="preserve"> </w:t>
      </w:r>
      <w:r>
        <w:rPr>
          <w:sz w:val="20"/>
        </w:rPr>
        <w:t>obliged</w:t>
      </w:r>
      <w:r>
        <w:rPr>
          <w:spacing w:val="11"/>
          <w:sz w:val="20"/>
        </w:rPr>
        <w:t xml:space="preserve"> </w:t>
      </w:r>
      <w:r>
        <w:rPr>
          <w:sz w:val="20"/>
        </w:rPr>
        <w:t>to</w:t>
      </w:r>
      <w:r>
        <w:rPr>
          <w:spacing w:val="16"/>
          <w:sz w:val="20"/>
        </w:rPr>
        <w:t xml:space="preserve"> </w:t>
      </w:r>
      <w:r>
        <w:rPr>
          <w:sz w:val="20"/>
        </w:rPr>
        <w:t>fund</w:t>
      </w:r>
      <w:r>
        <w:rPr>
          <w:spacing w:val="14"/>
          <w:sz w:val="20"/>
        </w:rPr>
        <w:t xml:space="preserve"> </w:t>
      </w:r>
      <w:r>
        <w:rPr>
          <w:sz w:val="20"/>
        </w:rPr>
        <w:t>a</w:t>
      </w:r>
      <w:r>
        <w:rPr>
          <w:spacing w:val="16"/>
          <w:sz w:val="20"/>
        </w:rPr>
        <w:t xml:space="preserve"> </w:t>
      </w:r>
      <w:r>
        <w:rPr>
          <w:sz w:val="20"/>
        </w:rPr>
        <w:t>Utilisation;</w:t>
      </w:r>
      <w:r>
        <w:rPr>
          <w:spacing w:val="17"/>
          <w:sz w:val="20"/>
        </w:rPr>
        <w:t xml:space="preserve"> </w:t>
      </w:r>
      <w:r>
        <w:rPr>
          <w:spacing w:val="-5"/>
          <w:sz w:val="20"/>
        </w:rPr>
        <w:t>and</w:t>
      </w:r>
    </w:p>
    <w:p w14:paraId="5489B798" w14:textId="3E018742" w:rsidR="00E70012" w:rsidRDefault="00000000">
      <w:pPr>
        <w:pStyle w:val="ListParagraph"/>
        <w:numPr>
          <w:ilvl w:val="0"/>
          <w:numId w:val="31"/>
        </w:numPr>
        <w:tabs>
          <w:tab w:val="left" w:pos="771"/>
          <w:tab w:val="left" w:pos="775"/>
        </w:tabs>
        <w:spacing w:before="212" w:line="336" w:lineRule="auto"/>
        <w:ind w:right="1018"/>
        <w:jc w:val="both"/>
        <w:rPr>
          <w:sz w:val="20"/>
        </w:rPr>
      </w:pPr>
      <w:r>
        <w:rPr>
          <w:sz w:val="20"/>
        </w:rPr>
        <w:t>the Lender may, by not less than 10 days' notice to the Company, cancel the Available Commitment and declare all Loans, together with accrued interest, and all other amounts accrued or outstanding under this Agreement immediately due and payable, whereupon the Available Commitment will be immediately</w:t>
      </w:r>
      <w:r>
        <w:rPr>
          <w:spacing w:val="25"/>
          <w:sz w:val="20"/>
        </w:rPr>
        <w:t xml:space="preserve"> </w:t>
      </w:r>
      <w:r>
        <w:rPr>
          <w:sz w:val="20"/>
        </w:rPr>
        <w:t>cancelled,</w:t>
      </w:r>
      <w:r>
        <w:rPr>
          <w:spacing w:val="24"/>
          <w:sz w:val="20"/>
        </w:rPr>
        <w:t xml:space="preserve"> </w:t>
      </w:r>
      <w:r>
        <w:rPr>
          <w:sz w:val="20"/>
        </w:rPr>
        <w:t>the</w:t>
      </w:r>
      <w:r>
        <w:rPr>
          <w:spacing w:val="26"/>
          <w:sz w:val="20"/>
        </w:rPr>
        <w:t xml:space="preserve"> </w:t>
      </w:r>
      <w:r>
        <w:rPr>
          <w:sz w:val="20"/>
        </w:rPr>
        <w:t>Facility</w:t>
      </w:r>
      <w:r>
        <w:rPr>
          <w:spacing w:val="26"/>
          <w:sz w:val="20"/>
        </w:rPr>
        <w:t xml:space="preserve"> </w:t>
      </w:r>
      <w:r>
        <w:rPr>
          <w:sz w:val="20"/>
        </w:rPr>
        <w:t>shall</w:t>
      </w:r>
      <w:r>
        <w:rPr>
          <w:spacing w:val="25"/>
          <w:sz w:val="20"/>
        </w:rPr>
        <w:t xml:space="preserve"> </w:t>
      </w:r>
      <w:r>
        <w:rPr>
          <w:sz w:val="20"/>
        </w:rPr>
        <w:t>immediately</w:t>
      </w:r>
      <w:r>
        <w:rPr>
          <w:spacing w:val="27"/>
          <w:sz w:val="20"/>
        </w:rPr>
        <w:t xml:space="preserve"> </w:t>
      </w:r>
      <w:r>
        <w:rPr>
          <w:sz w:val="20"/>
        </w:rPr>
        <w:t>cease</w:t>
      </w:r>
      <w:r>
        <w:rPr>
          <w:spacing w:val="26"/>
          <w:sz w:val="20"/>
        </w:rPr>
        <w:t xml:space="preserve"> </w:t>
      </w:r>
      <w:r>
        <w:rPr>
          <w:sz w:val="20"/>
        </w:rPr>
        <w:t>to</w:t>
      </w:r>
      <w:r>
        <w:rPr>
          <w:spacing w:val="25"/>
          <w:sz w:val="20"/>
        </w:rPr>
        <w:t xml:space="preserve"> </w:t>
      </w:r>
      <w:r>
        <w:rPr>
          <w:sz w:val="20"/>
        </w:rPr>
        <w:t>be</w:t>
      </w:r>
      <w:r>
        <w:rPr>
          <w:spacing w:val="27"/>
          <w:sz w:val="20"/>
        </w:rPr>
        <w:t xml:space="preserve"> </w:t>
      </w:r>
      <w:r>
        <w:rPr>
          <w:sz w:val="20"/>
        </w:rPr>
        <w:t>available</w:t>
      </w:r>
      <w:r>
        <w:rPr>
          <w:spacing w:val="27"/>
          <w:sz w:val="20"/>
        </w:rPr>
        <w:t xml:space="preserve"> </w:t>
      </w:r>
      <w:r>
        <w:rPr>
          <w:sz w:val="20"/>
        </w:rPr>
        <w:t>for</w:t>
      </w:r>
      <w:r>
        <w:rPr>
          <w:spacing w:val="25"/>
          <w:sz w:val="20"/>
        </w:rPr>
        <w:t xml:space="preserve"> </w:t>
      </w:r>
      <w:r>
        <w:rPr>
          <w:sz w:val="20"/>
        </w:rPr>
        <w:t>further</w:t>
      </w:r>
      <w:r>
        <w:rPr>
          <w:spacing w:val="27"/>
          <w:sz w:val="20"/>
        </w:rPr>
        <w:t xml:space="preserve"> </w:t>
      </w:r>
      <w:r>
        <w:rPr>
          <w:sz w:val="20"/>
        </w:rPr>
        <w:t>utilisation</w:t>
      </w:r>
      <w:r>
        <w:rPr>
          <w:spacing w:val="25"/>
          <w:sz w:val="20"/>
        </w:rPr>
        <w:t xml:space="preserve"> </w:t>
      </w:r>
      <w:r>
        <w:rPr>
          <w:sz w:val="20"/>
        </w:rPr>
        <w:t>and all</w:t>
      </w:r>
      <w:r>
        <w:rPr>
          <w:spacing w:val="40"/>
          <w:sz w:val="20"/>
        </w:rPr>
        <w:t xml:space="preserve"> </w:t>
      </w:r>
      <w:r>
        <w:rPr>
          <w:sz w:val="20"/>
        </w:rPr>
        <w:t>such</w:t>
      </w:r>
      <w:r>
        <w:rPr>
          <w:spacing w:val="40"/>
          <w:sz w:val="20"/>
        </w:rPr>
        <w:t xml:space="preserve"> </w:t>
      </w:r>
      <w:r>
        <w:rPr>
          <w:sz w:val="20"/>
        </w:rPr>
        <w:t>Loans,</w:t>
      </w:r>
      <w:r>
        <w:rPr>
          <w:spacing w:val="40"/>
          <w:sz w:val="20"/>
        </w:rPr>
        <w:t xml:space="preserve"> </w:t>
      </w:r>
      <w:r>
        <w:rPr>
          <w:sz w:val="20"/>
        </w:rPr>
        <w:t>accrued</w:t>
      </w:r>
      <w:r>
        <w:rPr>
          <w:spacing w:val="40"/>
          <w:sz w:val="20"/>
        </w:rPr>
        <w:t xml:space="preserve"> </w:t>
      </w:r>
      <w:r>
        <w:rPr>
          <w:sz w:val="20"/>
        </w:rPr>
        <w:t>interest</w:t>
      </w:r>
      <w:r>
        <w:rPr>
          <w:spacing w:val="40"/>
          <w:sz w:val="20"/>
        </w:rPr>
        <w:t xml:space="preserve"> </w:t>
      </w:r>
      <w:r>
        <w:rPr>
          <w:sz w:val="20"/>
        </w:rPr>
        <w:t>and</w:t>
      </w:r>
      <w:r>
        <w:rPr>
          <w:spacing w:val="40"/>
          <w:sz w:val="20"/>
        </w:rPr>
        <w:t xml:space="preserve"> </w:t>
      </w:r>
      <w:r>
        <w:rPr>
          <w:sz w:val="20"/>
        </w:rPr>
        <w:t>other</w:t>
      </w:r>
      <w:r>
        <w:rPr>
          <w:spacing w:val="40"/>
          <w:sz w:val="20"/>
        </w:rPr>
        <w:t xml:space="preserve"> </w:t>
      </w:r>
      <w:r>
        <w:rPr>
          <w:sz w:val="20"/>
        </w:rPr>
        <w:t>amounts</w:t>
      </w:r>
      <w:r>
        <w:rPr>
          <w:spacing w:val="40"/>
          <w:sz w:val="20"/>
        </w:rPr>
        <w:t xml:space="preserve"> </w:t>
      </w:r>
      <w:r>
        <w:rPr>
          <w:sz w:val="20"/>
        </w:rPr>
        <w:t>shall</w:t>
      </w:r>
      <w:r>
        <w:rPr>
          <w:spacing w:val="40"/>
          <w:sz w:val="20"/>
        </w:rPr>
        <w:t xml:space="preserve"> </w:t>
      </w:r>
      <w:r>
        <w:rPr>
          <w:sz w:val="20"/>
        </w:rPr>
        <w:t>become</w:t>
      </w:r>
      <w:r>
        <w:rPr>
          <w:spacing w:val="40"/>
          <w:sz w:val="20"/>
        </w:rPr>
        <w:t xml:space="preserve"> </w:t>
      </w:r>
      <w:r>
        <w:rPr>
          <w:sz w:val="20"/>
        </w:rPr>
        <w:t>immediately</w:t>
      </w:r>
      <w:r>
        <w:rPr>
          <w:spacing w:val="40"/>
          <w:sz w:val="20"/>
        </w:rPr>
        <w:t xml:space="preserve"> </w:t>
      </w:r>
      <w:r>
        <w:rPr>
          <w:sz w:val="20"/>
        </w:rPr>
        <w:t>due</w:t>
      </w:r>
      <w:r>
        <w:rPr>
          <w:spacing w:val="40"/>
          <w:sz w:val="20"/>
        </w:rPr>
        <w:t xml:space="preserve"> </w:t>
      </w:r>
      <w:r>
        <w:rPr>
          <w:sz w:val="20"/>
        </w:rPr>
        <w:t>and</w:t>
      </w:r>
      <w:r>
        <w:rPr>
          <w:spacing w:val="40"/>
          <w:sz w:val="20"/>
        </w:rPr>
        <w:t xml:space="preserve"> </w:t>
      </w:r>
      <w:r>
        <w:rPr>
          <w:sz w:val="20"/>
        </w:rPr>
        <w:t>payable.</w:t>
      </w:r>
    </w:p>
    <w:p w14:paraId="425523C7" w14:textId="77777777" w:rsidR="00E70012" w:rsidRDefault="00000000">
      <w:pPr>
        <w:pStyle w:val="Heading2"/>
        <w:numPr>
          <w:ilvl w:val="1"/>
          <w:numId w:val="43"/>
        </w:numPr>
        <w:tabs>
          <w:tab w:val="left" w:pos="771"/>
        </w:tabs>
        <w:spacing w:before="120"/>
        <w:ind w:left="771" w:hanging="620"/>
        <w:jc w:val="both"/>
      </w:pPr>
      <w:bookmarkStart w:id="60" w:name="7.2_Voluntary_cancellation"/>
      <w:bookmarkEnd w:id="60"/>
      <w:r>
        <w:rPr>
          <w:spacing w:val="-4"/>
          <w:w w:val="105"/>
        </w:rPr>
        <w:t>Voluntary</w:t>
      </w:r>
      <w:r>
        <w:rPr>
          <w:spacing w:val="1"/>
          <w:w w:val="105"/>
        </w:rPr>
        <w:t xml:space="preserve"> </w:t>
      </w:r>
      <w:r>
        <w:rPr>
          <w:spacing w:val="-2"/>
          <w:w w:val="105"/>
        </w:rPr>
        <w:t>cancellation</w:t>
      </w:r>
    </w:p>
    <w:p w14:paraId="574A4FCD" w14:textId="198BA5E2" w:rsidR="00E70012" w:rsidRDefault="00000000">
      <w:pPr>
        <w:pStyle w:val="BodyText"/>
        <w:spacing w:before="92" w:line="336" w:lineRule="auto"/>
        <w:ind w:right="1020"/>
        <w:jc w:val="both"/>
      </w:pPr>
      <w:r>
        <w:t xml:space="preserve">The Borrower may, if it gives the Lender not less than </w:t>
      </w:r>
      <w:del w:id="61" w:author="Anna Reviewer" w:date="2025-09-18T18:06:00Z" w16du:dateUtc="2025-09-18T17:06:00Z">
        <w:r w:rsidDel="00A66695">
          <w:delText>five</w:delText>
        </w:r>
      </w:del>
      <w:ins w:id="62" w:author="Anna Reviewer" w:date="2025-09-18T18:06:00Z" w16du:dateUtc="2025-09-18T17:06:00Z">
        <w:r w:rsidR="00A66695">
          <w:t>ten</w:t>
        </w:r>
      </w:ins>
      <w:r>
        <w:t xml:space="preserve"> Business Days' prior notice, cancel the</w:t>
      </w:r>
      <w:r>
        <w:rPr>
          <w:spacing w:val="40"/>
        </w:rPr>
        <w:t xml:space="preserve"> </w:t>
      </w:r>
      <w:r>
        <w:t>whole or any part of the Available Commitment.</w:t>
      </w:r>
    </w:p>
    <w:p w14:paraId="58E44263" w14:textId="77777777" w:rsidR="00E70012" w:rsidRDefault="00000000">
      <w:pPr>
        <w:pStyle w:val="Heading2"/>
        <w:numPr>
          <w:ilvl w:val="1"/>
          <w:numId w:val="43"/>
        </w:numPr>
        <w:tabs>
          <w:tab w:val="left" w:pos="771"/>
        </w:tabs>
        <w:spacing w:before="119"/>
        <w:ind w:left="771" w:hanging="620"/>
        <w:jc w:val="both"/>
      </w:pPr>
      <w:bookmarkStart w:id="63" w:name="7.3_Voluntary_prepayment_of_Loans"/>
      <w:bookmarkEnd w:id="63"/>
      <w:r>
        <w:rPr>
          <w:spacing w:val="-2"/>
          <w:w w:val="105"/>
        </w:rPr>
        <w:t>Voluntary</w:t>
      </w:r>
      <w:r>
        <w:rPr>
          <w:spacing w:val="-3"/>
          <w:w w:val="105"/>
        </w:rPr>
        <w:t xml:space="preserve"> </w:t>
      </w:r>
      <w:r>
        <w:rPr>
          <w:spacing w:val="-2"/>
          <w:w w:val="105"/>
        </w:rPr>
        <w:t>prepayment</w:t>
      </w:r>
      <w:r>
        <w:rPr>
          <w:spacing w:val="-4"/>
          <w:w w:val="105"/>
        </w:rPr>
        <w:t xml:space="preserve"> </w:t>
      </w:r>
      <w:r>
        <w:rPr>
          <w:spacing w:val="-2"/>
          <w:w w:val="105"/>
        </w:rPr>
        <w:t>of</w:t>
      </w:r>
      <w:r>
        <w:rPr>
          <w:spacing w:val="-7"/>
          <w:w w:val="105"/>
        </w:rPr>
        <w:t xml:space="preserve"> </w:t>
      </w:r>
      <w:r>
        <w:rPr>
          <w:spacing w:val="-4"/>
          <w:w w:val="105"/>
        </w:rPr>
        <w:t>Loans</w:t>
      </w:r>
    </w:p>
    <w:p w14:paraId="47D3C4C7" w14:textId="284A65A1" w:rsidR="00E70012" w:rsidRDefault="00000000">
      <w:pPr>
        <w:pStyle w:val="ListParagraph"/>
        <w:numPr>
          <w:ilvl w:val="0"/>
          <w:numId w:val="30"/>
        </w:numPr>
        <w:tabs>
          <w:tab w:val="left" w:pos="771"/>
          <w:tab w:val="left" w:pos="775"/>
        </w:tabs>
        <w:spacing w:before="92" w:line="336" w:lineRule="auto"/>
        <w:ind w:right="1024" w:hanging="624"/>
        <w:jc w:val="both"/>
        <w:rPr>
          <w:sz w:val="20"/>
        </w:rPr>
      </w:pPr>
      <w:r>
        <w:rPr>
          <w:sz w:val="20"/>
        </w:rPr>
        <w:t xml:space="preserve">The Borrower may, if it gives the Lender not less than </w:t>
      </w:r>
      <w:del w:id="64" w:author="Anna Reviewer" w:date="2025-09-18T18:06:00Z" w16du:dateUtc="2025-09-18T17:06:00Z">
        <w:r w:rsidDel="00A66695">
          <w:rPr>
            <w:sz w:val="20"/>
          </w:rPr>
          <w:delText>five</w:delText>
        </w:r>
      </w:del>
      <w:ins w:id="65" w:author="Anna Reviewer" w:date="2025-09-18T18:06:00Z" w16du:dateUtc="2025-09-18T17:06:00Z">
        <w:r w:rsidR="00A66695">
          <w:rPr>
            <w:sz w:val="20"/>
          </w:rPr>
          <w:t>fifteen</w:t>
        </w:r>
      </w:ins>
      <w:r>
        <w:rPr>
          <w:sz w:val="20"/>
        </w:rPr>
        <w:t xml:space="preserve"> Business Days' prior notice, prepay the whole or any part of any Loan.</w:t>
      </w:r>
    </w:p>
    <w:p w14:paraId="2230E6F4" w14:textId="77777777" w:rsidR="00E70012" w:rsidRDefault="00000000">
      <w:pPr>
        <w:pStyle w:val="ListParagraph"/>
        <w:numPr>
          <w:ilvl w:val="0"/>
          <w:numId w:val="30"/>
        </w:numPr>
        <w:tabs>
          <w:tab w:val="left" w:pos="771"/>
          <w:tab w:val="left" w:pos="775"/>
        </w:tabs>
        <w:spacing w:line="338" w:lineRule="auto"/>
        <w:ind w:right="1015" w:hanging="624"/>
        <w:jc w:val="both"/>
        <w:rPr>
          <w:sz w:val="20"/>
        </w:rPr>
      </w:pPr>
      <w:r>
        <w:rPr>
          <w:sz w:val="20"/>
        </w:rPr>
        <w:t>Subject</w:t>
      </w:r>
      <w:r>
        <w:rPr>
          <w:spacing w:val="24"/>
          <w:sz w:val="20"/>
        </w:rPr>
        <w:t xml:space="preserve"> </w:t>
      </w:r>
      <w:r>
        <w:rPr>
          <w:sz w:val="20"/>
        </w:rPr>
        <w:t>to</w:t>
      </w:r>
      <w:r>
        <w:rPr>
          <w:spacing w:val="24"/>
          <w:sz w:val="20"/>
        </w:rPr>
        <w:t xml:space="preserve"> </w:t>
      </w:r>
      <w:r>
        <w:rPr>
          <w:sz w:val="20"/>
        </w:rPr>
        <w:t>Clause</w:t>
      </w:r>
      <w:r>
        <w:rPr>
          <w:spacing w:val="26"/>
          <w:sz w:val="20"/>
        </w:rPr>
        <w:t xml:space="preserve"> </w:t>
      </w:r>
      <w:r>
        <w:rPr>
          <w:sz w:val="20"/>
        </w:rPr>
        <w:t>7.3(a),</w:t>
      </w:r>
      <w:r>
        <w:rPr>
          <w:spacing w:val="25"/>
          <w:sz w:val="20"/>
        </w:rPr>
        <w:t xml:space="preserve"> </w:t>
      </w:r>
      <w:r>
        <w:rPr>
          <w:sz w:val="20"/>
        </w:rPr>
        <w:t>a</w:t>
      </w:r>
      <w:r>
        <w:rPr>
          <w:spacing w:val="23"/>
          <w:sz w:val="20"/>
        </w:rPr>
        <w:t xml:space="preserve"> </w:t>
      </w:r>
      <w:r>
        <w:rPr>
          <w:sz w:val="20"/>
        </w:rPr>
        <w:t>Loan</w:t>
      </w:r>
      <w:r>
        <w:rPr>
          <w:spacing w:val="23"/>
          <w:sz w:val="20"/>
        </w:rPr>
        <w:t xml:space="preserve"> </w:t>
      </w:r>
      <w:r>
        <w:rPr>
          <w:sz w:val="20"/>
        </w:rPr>
        <w:t>may</w:t>
      </w:r>
      <w:r>
        <w:rPr>
          <w:spacing w:val="24"/>
          <w:sz w:val="20"/>
        </w:rPr>
        <w:t xml:space="preserve"> </w:t>
      </w:r>
      <w:r>
        <w:rPr>
          <w:sz w:val="20"/>
        </w:rPr>
        <w:t>be</w:t>
      </w:r>
      <w:r>
        <w:rPr>
          <w:spacing w:val="23"/>
          <w:sz w:val="20"/>
        </w:rPr>
        <w:t xml:space="preserve"> </w:t>
      </w:r>
      <w:r>
        <w:rPr>
          <w:sz w:val="20"/>
        </w:rPr>
        <w:t>prepaid</w:t>
      </w:r>
      <w:r>
        <w:rPr>
          <w:spacing w:val="26"/>
          <w:sz w:val="20"/>
        </w:rPr>
        <w:t xml:space="preserve"> </w:t>
      </w:r>
      <w:r>
        <w:rPr>
          <w:sz w:val="20"/>
        </w:rPr>
        <w:t>at</w:t>
      </w:r>
      <w:r>
        <w:rPr>
          <w:spacing w:val="22"/>
          <w:sz w:val="20"/>
        </w:rPr>
        <w:t xml:space="preserve"> </w:t>
      </w:r>
      <w:r>
        <w:rPr>
          <w:sz w:val="20"/>
        </w:rPr>
        <w:t>any</w:t>
      </w:r>
      <w:r>
        <w:rPr>
          <w:spacing w:val="24"/>
          <w:sz w:val="20"/>
        </w:rPr>
        <w:t xml:space="preserve"> </w:t>
      </w:r>
      <w:r>
        <w:rPr>
          <w:sz w:val="20"/>
        </w:rPr>
        <w:t>time</w:t>
      </w:r>
      <w:r>
        <w:rPr>
          <w:spacing w:val="26"/>
          <w:sz w:val="20"/>
        </w:rPr>
        <w:t xml:space="preserve"> </w:t>
      </w:r>
      <w:r>
        <w:rPr>
          <w:sz w:val="20"/>
        </w:rPr>
        <w:t>after</w:t>
      </w:r>
      <w:r>
        <w:rPr>
          <w:spacing w:val="24"/>
          <w:sz w:val="20"/>
        </w:rPr>
        <w:t xml:space="preserve"> </w:t>
      </w:r>
      <w:r>
        <w:rPr>
          <w:sz w:val="20"/>
        </w:rPr>
        <w:t>the</w:t>
      </w:r>
      <w:r>
        <w:rPr>
          <w:spacing w:val="23"/>
          <w:sz w:val="20"/>
        </w:rPr>
        <w:t xml:space="preserve"> </w:t>
      </w:r>
      <w:r>
        <w:rPr>
          <w:sz w:val="20"/>
        </w:rPr>
        <w:t>Utilisation</w:t>
      </w:r>
      <w:r>
        <w:rPr>
          <w:spacing w:val="23"/>
          <w:sz w:val="20"/>
        </w:rPr>
        <w:t xml:space="preserve"> </w:t>
      </w:r>
      <w:r>
        <w:rPr>
          <w:sz w:val="20"/>
        </w:rPr>
        <w:t>Date</w:t>
      </w:r>
      <w:r>
        <w:rPr>
          <w:spacing w:val="23"/>
          <w:sz w:val="20"/>
        </w:rPr>
        <w:t xml:space="preserve"> </w:t>
      </w:r>
      <w:r>
        <w:rPr>
          <w:sz w:val="20"/>
        </w:rPr>
        <w:t>in</w:t>
      </w:r>
      <w:r>
        <w:rPr>
          <w:spacing w:val="23"/>
          <w:sz w:val="20"/>
        </w:rPr>
        <w:t xml:space="preserve"> </w:t>
      </w:r>
      <w:r>
        <w:rPr>
          <w:sz w:val="20"/>
        </w:rPr>
        <w:t>respect</w:t>
      </w:r>
      <w:r>
        <w:rPr>
          <w:spacing w:val="24"/>
          <w:sz w:val="20"/>
        </w:rPr>
        <w:t xml:space="preserve"> </w:t>
      </w:r>
      <w:r>
        <w:rPr>
          <w:sz w:val="20"/>
        </w:rPr>
        <w:t>of that Loan.</w:t>
      </w:r>
    </w:p>
    <w:p w14:paraId="4918DE41" w14:textId="77777777" w:rsidR="00E70012" w:rsidRDefault="00000000">
      <w:pPr>
        <w:pStyle w:val="Heading2"/>
        <w:numPr>
          <w:ilvl w:val="1"/>
          <w:numId w:val="43"/>
        </w:numPr>
        <w:tabs>
          <w:tab w:val="left" w:pos="771"/>
        </w:tabs>
        <w:spacing w:before="116"/>
        <w:ind w:left="771" w:hanging="620"/>
        <w:jc w:val="both"/>
      </w:pPr>
      <w:bookmarkStart w:id="66" w:name="7.4_Mandatory_prepayment_at_the_request_"/>
      <w:bookmarkEnd w:id="66"/>
      <w:r>
        <w:rPr>
          <w:w w:val="105"/>
        </w:rPr>
        <w:t>Mandatory</w:t>
      </w:r>
      <w:r>
        <w:rPr>
          <w:spacing w:val="-11"/>
          <w:w w:val="105"/>
        </w:rPr>
        <w:t xml:space="preserve"> </w:t>
      </w:r>
      <w:r>
        <w:rPr>
          <w:w w:val="105"/>
        </w:rPr>
        <w:t>prepayment</w:t>
      </w:r>
      <w:r>
        <w:rPr>
          <w:spacing w:val="-9"/>
          <w:w w:val="105"/>
        </w:rPr>
        <w:t xml:space="preserve"> </w:t>
      </w:r>
      <w:r>
        <w:rPr>
          <w:w w:val="105"/>
        </w:rPr>
        <w:t>at</w:t>
      </w:r>
      <w:r>
        <w:rPr>
          <w:spacing w:val="-11"/>
          <w:w w:val="105"/>
        </w:rPr>
        <w:t xml:space="preserve"> </w:t>
      </w:r>
      <w:r>
        <w:rPr>
          <w:w w:val="105"/>
        </w:rPr>
        <w:t>the</w:t>
      </w:r>
      <w:r>
        <w:rPr>
          <w:spacing w:val="-9"/>
          <w:w w:val="105"/>
        </w:rPr>
        <w:t xml:space="preserve"> </w:t>
      </w:r>
      <w:r>
        <w:rPr>
          <w:w w:val="105"/>
        </w:rPr>
        <w:t>request</w:t>
      </w:r>
      <w:r>
        <w:rPr>
          <w:spacing w:val="-9"/>
          <w:w w:val="105"/>
        </w:rPr>
        <w:t xml:space="preserve"> </w:t>
      </w:r>
      <w:r>
        <w:rPr>
          <w:w w:val="105"/>
        </w:rPr>
        <w:t>of</w:t>
      </w:r>
      <w:r>
        <w:rPr>
          <w:spacing w:val="-11"/>
          <w:w w:val="105"/>
        </w:rPr>
        <w:t xml:space="preserve"> </w:t>
      </w:r>
      <w:r>
        <w:rPr>
          <w:w w:val="105"/>
        </w:rPr>
        <w:t>the</w:t>
      </w:r>
      <w:r>
        <w:rPr>
          <w:spacing w:val="-9"/>
          <w:w w:val="105"/>
        </w:rPr>
        <w:t xml:space="preserve"> </w:t>
      </w:r>
      <w:r>
        <w:rPr>
          <w:spacing w:val="-2"/>
          <w:w w:val="105"/>
        </w:rPr>
        <w:t>Lender</w:t>
      </w:r>
    </w:p>
    <w:p w14:paraId="5A13459E" w14:textId="17C7F709" w:rsidR="00E70012" w:rsidRDefault="00000000">
      <w:pPr>
        <w:pStyle w:val="BodyText"/>
        <w:spacing w:before="92"/>
        <w:jc w:val="both"/>
      </w:pPr>
      <w:r>
        <w:t>At</w:t>
      </w:r>
      <w:r>
        <w:rPr>
          <w:spacing w:val="32"/>
        </w:rPr>
        <w:t xml:space="preserve"> </w:t>
      </w:r>
      <w:r>
        <w:t>the</w:t>
      </w:r>
      <w:r>
        <w:rPr>
          <w:spacing w:val="32"/>
        </w:rPr>
        <w:t xml:space="preserve"> </w:t>
      </w:r>
      <w:r>
        <w:t>Lender’s</w:t>
      </w:r>
      <w:r>
        <w:rPr>
          <w:spacing w:val="32"/>
        </w:rPr>
        <w:t xml:space="preserve"> </w:t>
      </w:r>
      <w:r>
        <w:t>request,</w:t>
      </w:r>
      <w:r>
        <w:rPr>
          <w:spacing w:val="31"/>
        </w:rPr>
        <w:t xml:space="preserve"> </w:t>
      </w:r>
      <w:r>
        <w:t>giving</w:t>
      </w:r>
      <w:r>
        <w:rPr>
          <w:spacing w:val="32"/>
        </w:rPr>
        <w:t xml:space="preserve"> </w:t>
      </w:r>
      <w:r>
        <w:t>not</w:t>
      </w:r>
      <w:r>
        <w:rPr>
          <w:spacing w:val="32"/>
        </w:rPr>
        <w:t xml:space="preserve"> </w:t>
      </w:r>
      <w:r>
        <w:t>less</w:t>
      </w:r>
      <w:r>
        <w:rPr>
          <w:spacing w:val="35"/>
        </w:rPr>
        <w:t xml:space="preserve"> </w:t>
      </w:r>
      <w:r>
        <w:t>than</w:t>
      </w:r>
      <w:r>
        <w:rPr>
          <w:spacing w:val="33"/>
        </w:rPr>
        <w:t xml:space="preserve"> </w:t>
      </w:r>
      <w:del w:id="67" w:author="Anna Reviewer" w:date="2025-09-18T18:06:00Z" w16du:dateUtc="2025-09-18T17:06:00Z">
        <w:r w:rsidDel="00A66695">
          <w:delText>180</w:delText>
        </w:r>
      </w:del>
      <w:ins w:id="68" w:author="Anna Reviewer" w:date="2025-09-18T18:06:00Z" w16du:dateUtc="2025-09-18T17:06:00Z">
        <w:r w:rsidR="00A66695" w:rsidRPr="00A66695">
          <w:rPr>
            <w:spacing w:val="32"/>
            <w:rPrChange w:id="69" w:author="Anna Reviewer" w:date="2025-09-18T18:06:00Z" w16du:dateUtc="2025-09-18T17:06:00Z">
              <w:rPr/>
            </w:rPrChange>
          </w:rPr>
          <w:t>ninety</w:t>
        </w:r>
      </w:ins>
      <w:r>
        <w:rPr>
          <w:spacing w:val="32"/>
        </w:rPr>
        <w:t xml:space="preserve"> </w:t>
      </w:r>
      <w:r>
        <w:t>days’</w:t>
      </w:r>
      <w:r>
        <w:rPr>
          <w:spacing w:val="33"/>
        </w:rPr>
        <w:t xml:space="preserve"> </w:t>
      </w:r>
      <w:r>
        <w:t>prior</w:t>
      </w:r>
      <w:r>
        <w:rPr>
          <w:spacing w:val="33"/>
        </w:rPr>
        <w:t xml:space="preserve"> </w:t>
      </w:r>
      <w:r>
        <w:t>notice</w:t>
      </w:r>
      <w:r>
        <w:rPr>
          <w:spacing w:val="33"/>
        </w:rPr>
        <w:t xml:space="preserve"> </w:t>
      </w:r>
      <w:r>
        <w:t>in</w:t>
      </w:r>
      <w:r>
        <w:rPr>
          <w:spacing w:val="32"/>
        </w:rPr>
        <w:t xml:space="preserve"> </w:t>
      </w:r>
      <w:r>
        <w:t>writing</w:t>
      </w:r>
      <w:r>
        <w:rPr>
          <w:spacing w:val="34"/>
        </w:rPr>
        <w:t xml:space="preserve"> </w:t>
      </w:r>
      <w:r>
        <w:t>of</w:t>
      </w:r>
      <w:r>
        <w:rPr>
          <w:spacing w:val="32"/>
        </w:rPr>
        <w:t xml:space="preserve"> </w:t>
      </w:r>
      <w:r>
        <w:t>such</w:t>
      </w:r>
      <w:r>
        <w:rPr>
          <w:spacing w:val="32"/>
        </w:rPr>
        <w:t xml:space="preserve"> </w:t>
      </w:r>
      <w:r>
        <w:t>request,</w:t>
      </w:r>
      <w:r>
        <w:rPr>
          <w:spacing w:val="33"/>
        </w:rPr>
        <w:t xml:space="preserve"> </w:t>
      </w:r>
      <w:r>
        <w:rPr>
          <w:spacing w:val="-5"/>
        </w:rPr>
        <w:t>the</w:t>
      </w:r>
    </w:p>
    <w:p w14:paraId="3062AEB8" w14:textId="77777777" w:rsidR="00E70012" w:rsidRDefault="00000000">
      <w:pPr>
        <w:pStyle w:val="BodyText"/>
        <w:spacing w:before="91"/>
        <w:jc w:val="both"/>
      </w:pPr>
      <w:r>
        <w:t>Borrower</w:t>
      </w:r>
      <w:r>
        <w:rPr>
          <w:spacing w:val="35"/>
        </w:rPr>
        <w:t xml:space="preserve"> </w:t>
      </w:r>
      <w:r>
        <w:t>must</w:t>
      </w:r>
      <w:r>
        <w:rPr>
          <w:spacing w:val="35"/>
        </w:rPr>
        <w:t xml:space="preserve"> </w:t>
      </w:r>
      <w:r>
        <w:t>prepay</w:t>
      </w:r>
      <w:r>
        <w:rPr>
          <w:spacing w:val="35"/>
        </w:rPr>
        <w:t xml:space="preserve"> </w:t>
      </w:r>
      <w:r>
        <w:t>the</w:t>
      </w:r>
      <w:r>
        <w:rPr>
          <w:spacing w:val="35"/>
        </w:rPr>
        <w:t xml:space="preserve"> </w:t>
      </w:r>
      <w:r>
        <w:t>whole</w:t>
      </w:r>
      <w:r>
        <w:rPr>
          <w:spacing w:val="36"/>
        </w:rPr>
        <w:t xml:space="preserve"> </w:t>
      </w:r>
      <w:r>
        <w:t>or</w:t>
      </w:r>
      <w:r>
        <w:rPr>
          <w:spacing w:val="35"/>
        </w:rPr>
        <w:t xml:space="preserve"> </w:t>
      </w:r>
      <w:r>
        <w:t>any</w:t>
      </w:r>
      <w:r>
        <w:rPr>
          <w:spacing w:val="36"/>
        </w:rPr>
        <w:t xml:space="preserve"> </w:t>
      </w:r>
      <w:r>
        <w:t>part</w:t>
      </w:r>
      <w:r>
        <w:rPr>
          <w:spacing w:val="37"/>
        </w:rPr>
        <w:t xml:space="preserve"> </w:t>
      </w:r>
      <w:r>
        <w:t>of</w:t>
      </w:r>
      <w:r>
        <w:rPr>
          <w:spacing w:val="34"/>
        </w:rPr>
        <w:t xml:space="preserve"> </w:t>
      </w:r>
      <w:r>
        <w:t>any</w:t>
      </w:r>
      <w:r>
        <w:rPr>
          <w:spacing w:val="37"/>
        </w:rPr>
        <w:t xml:space="preserve"> </w:t>
      </w:r>
      <w:r>
        <w:rPr>
          <w:spacing w:val="-2"/>
        </w:rPr>
        <w:t>Loan.</w:t>
      </w:r>
    </w:p>
    <w:p w14:paraId="54D58709" w14:textId="77777777" w:rsidR="00E70012" w:rsidRDefault="00000000">
      <w:pPr>
        <w:pStyle w:val="Heading2"/>
        <w:numPr>
          <w:ilvl w:val="1"/>
          <w:numId w:val="43"/>
        </w:numPr>
        <w:tabs>
          <w:tab w:val="left" w:pos="771"/>
        </w:tabs>
        <w:spacing w:before="212"/>
        <w:ind w:left="771" w:hanging="620"/>
        <w:jc w:val="both"/>
      </w:pPr>
      <w:bookmarkStart w:id="70" w:name="7.5_Restrictions"/>
      <w:bookmarkEnd w:id="70"/>
      <w:r>
        <w:rPr>
          <w:spacing w:val="-2"/>
          <w:w w:val="105"/>
        </w:rPr>
        <w:t>Restrictions</w:t>
      </w:r>
    </w:p>
    <w:p w14:paraId="1EAA34F8" w14:textId="77777777" w:rsidR="00E70012" w:rsidRDefault="00000000">
      <w:pPr>
        <w:pStyle w:val="ListParagraph"/>
        <w:numPr>
          <w:ilvl w:val="0"/>
          <w:numId w:val="29"/>
        </w:numPr>
        <w:tabs>
          <w:tab w:val="left" w:pos="771"/>
          <w:tab w:val="left" w:pos="775"/>
        </w:tabs>
        <w:spacing w:before="92" w:line="336" w:lineRule="auto"/>
        <w:ind w:right="1016" w:hanging="624"/>
        <w:jc w:val="both"/>
        <w:rPr>
          <w:sz w:val="20"/>
        </w:rPr>
      </w:pPr>
      <w:r>
        <w:rPr>
          <w:sz w:val="20"/>
        </w:rPr>
        <w:t>Any notice of cancellation or prepayment given by any Party under this Clause 7 shall be irrevocable and,</w:t>
      </w:r>
      <w:r>
        <w:rPr>
          <w:spacing w:val="40"/>
          <w:sz w:val="20"/>
        </w:rPr>
        <w:t xml:space="preserve"> </w:t>
      </w:r>
      <w:r>
        <w:rPr>
          <w:sz w:val="20"/>
        </w:rPr>
        <w:t>unless</w:t>
      </w:r>
      <w:r>
        <w:rPr>
          <w:spacing w:val="40"/>
          <w:sz w:val="20"/>
        </w:rPr>
        <w:t xml:space="preserve"> </w:t>
      </w:r>
      <w:r>
        <w:rPr>
          <w:sz w:val="20"/>
        </w:rPr>
        <w:t>a</w:t>
      </w:r>
      <w:r>
        <w:rPr>
          <w:spacing w:val="40"/>
          <w:sz w:val="20"/>
        </w:rPr>
        <w:t xml:space="preserve"> </w:t>
      </w:r>
      <w:r>
        <w:rPr>
          <w:sz w:val="20"/>
        </w:rPr>
        <w:t>contrary</w:t>
      </w:r>
      <w:r>
        <w:rPr>
          <w:spacing w:val="40"/>
          <w:sz w:val="20"/>
        </w:rPr>
        <w:t xml:space="preserve"> </w:t>
      </w:r>
      <w:r>
        <w:rPr>
          <w:sz w:val="20"/>
        </w:rPr>
        <w:t>indication</w:t>
      </w:r>
      <w:r>
        <w:rPr>
          <w:spacing w:val="40"/>
          <w:sz w:val="20"/>
        </w:rPr>
        <w:t xml:space="preserve"> </w:t>
      </w:r>
      <w:r>
        <w:rPr>
          <w:sz w:val="20"/>
        </w:rPr>
        <w:t>appears</w:t>
      </w:r>
      <w:r>
        <w:rPr>
          <w:spacing w:val="40"/>
          <w:sz w:val="20"/>
        </w:rPr>
        <w:t xml:space="preserve"> </w:t>
      </w:r>
      <w:r>
        <w:rPr>
          <w:sz w:val="20"/>
        </w:rPr>
        <w:t>in</w:t>
      </w:r>
      <w:r>
        <w:rPr>
          <w:spacing w:val="40"/>
          <w:sz w:val="20"/>
        </w:rPr>
        <w:t xml:space="preserve"> </w:t>
      </w:r>
      <w:r>
        <w:rPr>
          <w:sz w:val="20"/>
        </w:rPr>
        <w:t>this Agreement,</w:t>
      </w:r>
      <w:r>
        <w:rPr>
          <w:spacing w:val="40"/>
          <w:sz w:val="20"/>
        </w:rPr>
        <w:t xml:space="preserve"> </w:t>
      </w:r>
      <w:r>
        <w:rPr>
          <w:sz w:val="20"/>
        </w:rPr>
        <w:t>shall specify</w:t>
      </w:r>
      <w:r>
        <w:rPr>
          <w:spacing w:val="40"/>
          <w:sz w:val="20"/>
        </w:rPr>
        <w:t xml:space="preserve"> </w:t>
      </w:r>
      <w:r>
        <w:rPr>
          <w:sz w:val="20"/>
        </w:rPr>
        <w:t>the</w:t>
      </w:r>
      <w:r>
        <w:rPr>
          <w:spacing w:val="40"/>
          <w:sz w:val="20"/>
        </w:rPr>
        <w:t xml:space="preserve"> </w:t>
      </w:r>
      <w:r>
        <w:rPr>
          <w:sz w:val="20"/>
        </w:rPr>
        <w:t>date</w:t>
      </w:r>
      <w:r>
        <w:rPr>
          <w:spacing w:val="40"/>
          <w:sz w:val="20"/>
        </w:rPr>
        <w:t xml:space="preserve"> </w:t>
      </w:r>
      <w:r>
        <w:rPr>
          <w:sz w:val="20"/>
        </w:rPr>
        <w:t>or</w:t>
      </w:r>
      <w:r>
        <w:rPr>
          <w:spacing w:val="39"/>
          <w:sz w:val="20"/>
        </w:rPr>
        <w:t xml:space="preserve"> </w:t>
      </w:r>
      <w:r>
        <w:rPr>
          <w:sz w:val="20"/>
        </w:rPr>
        <w:t>dates</w:t>
      </w:r>
      <w:r>
        <w:rPr>
          <w:spacing w:val="40"/>
          <w:sz w:val="20"/>
        </w:rPr>
        <w:t xml:space="preserve"> </w:t>
      </w:r>
      <w:r>
        <w:rPr>
          <w:sz w:val="20"/>
        </w:rPr>
        <w:t xml:space="preserve">upon which the relevant cancellation or prepayment is to be made and the amount of that cancellation or </w:t>
      </w:r>
      <w:r>
        <w:rPr>
          <w:spacing w:val="-2"/>
          <w:sz w:val="20"/>
        </w:rPr>
        <w:t>prepayment.</w:t>
      </w:r>
    </w:p>
    <w:p w14:paraId="02BED9A0" w14:textId="7D4080F0" w:rsidR="00E70012" w:rsidRDefault="00000000">
      <w:pPr>
        <w:pStyle w:val="ListParagraph"/>
        <w:numPr>
          <w:ilvl w:val="0"/>
          <w:numId w:val="29"/>
        </w:numPr>
        <w:tabs>
          <w:tab w:val="left" w:pos="771"/>
          <w:tab w:val="left" w:pos="775"/>
        </w:tabs>
        <w:spacing w:before="121" w:line="336" w:lineRule="auto"/>
        <w:ind w:right="1020" w:hanging="624"/>
        <w:jc w:val="both"/>
        <w:rPr>
          <w:sz w:val="20"/>
        </w:rPr>
      </w:pPr>
      <w:r>
        <w:rPr>
          <w:sz w:val="20"/>
        </w:rPr>
        <w:t>Any prepayment under this Agreement shall be made together with accrued interest on the amount prepaid and</w:t>
      </w:r>
      <w:del w:id="71" w:author="Anna Reviewer" w:date="2025-09-18T18:06:00Z" w16du:dateUtc="2025-09-18T17:06:00Z">
        <w:r w:rsidDel="00A66695">
          <w:rPr>
            <w:sz w:val="20"/>
          </w:rPr>
          <w:delText xml:space="preserve"> without </w:delText>
        </w:r>
      </w:del>
      <w:ins w:id="72" w:author="Anna Reviewer" w:date="2025-09-18T18:06:00Z" w16du:dateUtc="2025-09-18T17:06:00Z">
        <w:r w:rsidR="00A66695">
          <w:rPr>
            <w:sz w:val="20"/>
          </w:rPr>
          <w:t xml:space="preserve">, if such prepayment occurs within the first twelve months after the relevant Utilisation Date, a prepayment </w:t>
        </w:r>
      </w:ins>
      <w:r>
        <w:rPr>
          <w:sz w:val="20"/>
        </w:rPr>
        <w:t xml:space="preserve">premium </w:t>
      </w:r>
      <w:del w:id="73" w:author="Anna Reviewer" w:date="2025-09-18T18:06:00Z" w16du:dateUtc="2025-09-18T17:06:00Z">
        <w:r w:rsidDel="00A66695">
          <w:rPr>
            <w:sz w:val="20"/>
          </w:rPr>
          <w:delText>or penalty</w:delText>
        </w:r>
      </w:del>
      <w:ins w:id="74" w:author="Anna Reviewer" w:date="2025-09-18T18:06:00Z" w16du:dateUtc="2025-09-18T17:06:00Z">
        <w:r w:rsidR="00A66695">
          <w:rPr>
            <w:sz w:val="20"/>
          </w:rPr>
          <w:t>equal to one per cent</w:t>
        </w:r>
      </w:ins>
      <w:r>
        <w:rPr>
          <w:sz w:val="20"/>
        </w:rPr>
        <w:t>.</w:t>
      </w:r>
      <w:ins w:id="75" w:author="Anna Reviewer" w:date="2025-09-18T18:06:00Z" w16du:dateUtc="2025-09-18T17:06:00Z">
        <w:r w:rsidR="00A66695">
          <w:rPr>
            <w:sz w:val="20"/>
          </w:rPr>
          <w:t xml:space="preserve"> of the amount prepaid.</w:t>
        </w:r>
      </w:ins>
    </w:p>
    <w:p w14:paraId="6EAF8632" w14:textId="77777777" w:rsidR="00E70012" w:rsidRDefault="00000000">
      <w:pPr>
        <w:pStyle w:val="ListParagraph"/>
        <w:numPr>
          <w:ilvl w:val="0"/>
          <w:numId w:val="29"/>
        </w:numPr>
        <w:tabs>
          <w:tab w:val="left" w:pos="771"/>
        </w:tabs>
        <w:spacing w:before="120"/>
        <w:ind w:left="771" w:hanging="620"/>
        <w:jc w:val="both"/>
        <w:rPr>
          <w:sz w:val="20"/>
        </w:rPr>
      </w:pPr>
      <w:r>
        <w:rPr>
          <w:sz w:val="20"/>
        </w:rPr>
        <w:t>The</w:t>
      </w:r>
      <w:r>
        <w:rPr>
          <w:spacing w:val="13"/>
          <w:sz w:val="20"/>
        </w:rPr>
        <w:t xml:space="preserve"> </w:t>
      </w:r>
      <w:r>
        <w:rPr>
          <w:sz w:val="20"/>
        </w:rPr>
        <w:t>Borrower</w:t>
      </w:r>
      <w:r>
        <w:rPr>
          <w:spacing w:val="16"/>
          <w:sz w:val="20"/>
        </w:rPr>
        <w:t xml:space="preserve"> </w:t>
      </w:r>
      <w:r>
        <w:rPr>
          <w:sz w:val="20"/>
        </w:rPr>
        <w:t>may</w:t>
      </w:r>
      <w:r>
        <w:rPr>
          <w:spacing w:val="16"/>
          <w:sz w:val="20"/>
        </w:rPr>
        <w:t xml:space="preserve"> </w:t>
      </w:r>
      <w:r>
        <w:rPr>
          <w:sz w:val="20"/>
        </w:rPr>
        <w:t>not</w:t>
      </w:r>
      <w:r>
        <w:rPr>
          <w:spacing w:val="17"/>
          <w:sz w:val="20"/>
        </w:rPr>
        <w:t xml:space="preserve"> </w:t>
      </w:r>
      <w:r>
        <w:rPr>
          <w:sz w:val="20"/>
        </w:rPr>
        <w:t>reborrow</w:t>
      </w:r>
      <w:r>
        <w:rPr>
          <w:spacing w:val="18"/>
          <w:sz w:val="20"/>
        </w:rPr>
        <w:t xml:space="preserve"> </w:t>
      </w:r>
      <w:r>
        <w:rPr>
          <w:sz w:val="20"/>
        </w:rPr>
        <w:t>any</w:t>
      </w:r>
      <w:r>
        <w:rPr>
          <w:spacing w:val="17"/>
          <w:sz w:val="20"/>
        </w:rPr>
        <w:t xml:space="preserve"> </w:t>
      </w:r>
      <w:r>
        <w:rPr>
          <w:sz w:val="20"/>
        </w:rPr>
        <w:t>part</w:t>
      </w:r>
      <w:r>
        <w:rPr>
          <w:spacing w:val="17"/>
          <w:sz w:val="20"/>
        </w:rPr>
        <w:t xml:space="preserve"> </w:t>
      </w:r>
      <w:r>
        <w:rPr>
          <w:sz w:val="20"/>
        </w:rPr>
        <w:t>of</w:t>
      </w:r>
      <w:r>
        <w:rPr>
          <w:spacing w:val="11"/>
          <w:sz w:val="20"/>
        </w:rPr>
        <w:t xml:space="preserve"> </w:t>
      </w:r>
      <w:r>
        <w:rPr>
          <w:sz w:val="20"/>
        </w:rPr>
        <w:t>the</w:t>
      </w:r>
      <w:r>
        <w:rPr>
          <w:spacing w:val="15"/>
          <w:sz w:val="20"/>
        </w:rPr>
        <w:t xml:space="preserve"> </w:t>
      </w:r>
      <w:r>
        <w:rPr>
          <w:sz w:val="20"/>
        </w:rPr>
        <w:t>Facility</w:t>
      </w:r>
      <w:r>
        <w:rPr>
          <w:spacing w:val="17"/>
          <w:sz w:val="20"/>
        </w:rPr>
        <w:t xml:space="preserve"> </w:t>
      </w:r>
      <w:r>
        <w:rPr>
          <w:sz w:val="20"/>
        </w:rPr>
        <w:t>which</w:t>
      </w:r>
      <w:r>
        <w:rPr>
          <w:spacing w:val="14"/>
          <w:sz w:val="20"/>
        </w:rPr>
        <w:t xml:space="preserve"> </w:t>
      </w:r>
      <w:r>
        <w:rPr>
          <w:sz w:val="20"/>
        </w:rPr>
        <w:t>is</w:t>
      </w:r>
      <w:r>
        <w:rPr>
          <w:spacing w:val="15"/>
          <w:sz w:val="20"/>
        </w:rPr>
        <w:t xml:space="preserve"> </w:t>
      </w:r>
      <w:r>
        <w:rPr>
          <w:spacing w:val="-2"/>
          <w:sz w:val="20"/>
        </w:rPr>
        <w:t>prepaid.</w:t>
      </w:r>
    </w:p>
    <w:p w14:paraId="5EBC1969" w14:textId="77777777" w:rsidR="00E70012" w:rsidRDefault="00000000">
      <w:pPr>
        <w:pStyle w:val="ListParagraph"/>
        <w:numPr>
          <w:ilvl w:val="0"/>
          <w:numId w:val="29"/>
        </w:numPr>
        <w:tabs>
          <w:tab w:val="left" w:pos="771"/>
          <w:tab w:val="left" w:pos="775"/>
        </w:tabs>
        <w:spacing w:before="214" w:line="333" w:lineRule="auto"/>
        <w:ind w:right="1024" w:hanging="624"/>
        <w:jc w:val="both"/>
        <w:rPr>
          <w:sz w:val="20"/>
        </w:rPr>
      </w:pPr>
      <w:r>
        <w:rPr>
          <w:sz w:val="20"/>
        </w:rPr>
        <w:t>The Borrower shall not repay or prepay all or any part of the Loans or cancel all or any part of the Commitment</w:t>
      </w:r>
      <w:r>
        <w:rPr>
          <w:spacing w:val="40"/>
          <w:sz w:val="20"/>
        </w:rPr>
        <w:t xml:space="preserve"> </w:t>
      </w:r>
      <w:r>
        <w:rPr>
          <w:sz w:val="20"/>
        </w:rPr>
        <w:t>except</w:t>
      </w:r>
      <w:r>
        <w:rPr>
          <w:spacing w:val="40"/>
          <w:sz w:val="20"/>
        </w:rPr>
        <w:t xml:space="preserve"> </w:t>
      </w:r>
      <w:r>
        <w:rPr>
          <w:sz w:val="20"/>
        </w:rPr>
        <w:t>at</w:t>
      </w:r>
      <w:r>
        <w:rPr>
          <w:spacing w:val="40"/>
          <w:sz w:val="20"/>
        </w:rPr>
        <w:t xml:space="preserve"> </w:t>
      </w:r>
      <w:r>
        <w:rPr>
          <w:sz w:val="20"/>
        </w:rPr>
        <w:t>the</w:t>
      </w:r>
      <w:r>
        <w:rPr>
          <w:spacing w:val="40"/>
          <w:sz w:val="20"/>
        </w:rPr>
        <w:t xml:space="preserve"> </w:t>
      </w:r>
      <w:r>
        <w:rPr>
          <w:sz w:val="20"/>
        </w:rPr>
        <w:t>times</w:t>
      </w:r>
      <w:r>
        <w:rPr>
          <w:spacing w:val="40"/>
          <w:sz w:val="20"/>
        </w:rPr>
        <w:t xml:space="preserve"> </w:t>
      </w:r>
      <w:r>
        <w:rPr>
          <w:sz w:val="20"/>
        </w:rPr>
        <w:t>and</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manner</w:t>
      </w:r>
      <w:r>
        <w:rPr>
          <w:spacing w:val="40"/>
          <w:sz w:val="20"/>
        </w:rPr>
        <w:t xml:space="preserve"> </w:t>
      </w:r>
      <w:r>
        <w:rPr>
          <w:sz w:val="20"/>
        </w:rPr>
        <w:t>expressly</w:t>
      </w:r>
      <w:r>
        <w:rPr>
          <w:spacing w:val="40"/>
          <w:sz w:val="20"/>
        </w:rPr>
        <w:t xml:space="preserve"> </w:t>
      </w:r>
      <w:r>
        <w:rPr>
          <w:sz w:val="20"/>
        </w:rPr>
        <w:t>provided</w:t>
      </w:r>
      <w:r>
        <w:rPr>
          <w:spacing w:val="40"/>
          <w:sz w:val="20"/>
        </w:rPr>
        <w:t xml:space="preserve"> </w:t>
      </w:r>
      <w:r>
        <w:rPr>
          <w:sz w:val="20"/>
        </w:rPr>
        <w:t>for</w:t>
      </w:r>
      <w:r>
        <w:rPr>
          <w:spacing w:val="40"/>
          <w:sz w:val="20"/>
        </w:rPr>
        <w:t xml:space="preserve"> </w:t>
      </w:r>
      <w:r>
        <w:rPr>
          <w:sz w:val="20"/>
        </w:rPr>
        <w:t>in</w:t>
      </w:r>
      <w:r>
        <w:rPr>
          <w:spacing w:val="40"/>
          <w:sz w:val="20"/>
        </w:rPr>
        <w:t xml:space="preserve"> </w:t>
      </w:r>
      <w:r>
        <w:rPr>
          <w:sz w:val="20"/>
        </w:rPr>
        <w:t>this Agreement.</w:t>
      </w:r>
    </w:p>
    <w:p w14:paraId="7127BB77" w14:textId="77777777" w:rsidR="00E70012" w:rsidRDefault="00000000">
      <w:pPr>
        <w:pStyle w:val="ListParagraph"/>
        <w:numPr>
          <w:ilvl w:val="0"/>
          <w:numId w:val="29"/>
        </w:numPr>
        <w:tabs>
          <w:tab w:val="left" w:pos="771"/>
        </w:tabs>
        <w:spacing w:before="123"/>
        <w:ind w:left="771" w:hanging="620"/>
        <w:jc w:val="both"/>
        <w:rPr>
          <w:sz w:val="20"/>
        </w:rPr>
      </w:pPr>
      <w:r>
        <w:rPr>
          <w:sz w:val="20"/>
        </w:rPr>
        <w:t>No</w:t>
      </w:r>
      <w:r>
        <w:rPr>
          <w:spacing w:val="22"/>
          <w:sz w:val="20"/>
        </w:rPr>
        <w:t xml:space="preserve"> </w:t>
      </w:r>
      <w:r>
        <w:rPr>
          <w:sz w:val="20"/>
        </w:rPr>
        <w:t>amount</w:t>
      </w:r>
      <w:r>
        <w:rPr>
          <w:spacing w:val="22"/>
          <w:sz w:val="20"/>
        </w:rPr>
        <w:t xml:space="preserve"> </w:t>
      </w:r>
      <w:r>
        <w:rPr>
          <w:sz w:val="20"/>
        </w:rPr>
        <w:t>of</w:t>
      </w:r>
      <w:r>
        <w:rPr>
          <w:spacing w:val="22"/>
          <w:sz w:val="20"/>
        </w:rPr>
        <w:t xml:space="preserve"> </w:t>
      </w:r>
      <w:r>
        <w:rPr>
          <w:sz w:val="20"/>
        </w:rPr>
        <w:t>the</w:t>
      </w:r>
      <w:r>
        <w:rPr>
          <w:spacing w:val="23"/>
          <w:sz w:val="20"/>
        </w:rPr>
        <w:t xml:space="preserve"> </w:t>
      </w:r>
      <w:r>
        <w:rPr>
          <w:sz w:val="20"/>
        </w:rPr>
        <w:t>Commitment</w:t>
      </w:r>
      <w:r>
        <w:rPr>
          <w:spacing w:val="24"/>
          <w:sz w:val="20"/>
        </w:rPr>
        <w:t xml:space="preserve"> </w:t>
      </w:r>
      <w:r>
        <w:rPr>
          <w:sz w:val="20"/>
        </w:rPr>
        <w:t>cancelled</w:t>
      </w:r>
      <w:r>
        <w:rPr>
          <w:spacing w:val="23"/>
          <w:sz w:val="20"/>
        </w:rPr>
        <w:t xml:space="preserve"> </w:t>
      </w:r>
      <w:r>
        <w:rPr>
          <w:sz w:val="20"/>
        </w:rPr>
        <w:t>under</w:t>
      </w:r>
      <w:r>
        <w:rPr>
          <w:spacing w:val="21"/>
          <w:sz w:val="20"/>
        </w:rPr>
        <w:t xml:space="preserve"> </w:t>
      </w:r>
      <w:r>
        <w:rPr>
          <w:sz w:val="20"/>
        </w:rPr>
        <w:t>this</w:t>
      </w:r>
      <w:r>
        <w:rPr>
          <w:spacing w:val="9"/>
          <w:sz w:val="20"/>
        </w:rPr>
        <w:t xml:space="preserve"> </w:t>
      </w:r>
      <w:r>
        <w:rPr>
          <w:sz w:val="20"/>
        </w:rPr>
        <w:t>Agreement</w:t>
      </w:r>
      <w:r>
        <w:rPr>
          <w:spacing w:val="22"/>
          <w:sz w:val="20"/>
        </w:rPr>
        <w:t xml:space="preserve"> </w:t>
      </w:r>
      <w:r>
        <w:rPr>
          <w:sz w:val="20"/>
        </w:rPr>
        <w:t>may</w:t>
      </w:r>
      <w:r>
        <w:rPr>
          <w:spacing w:val="23"/>
          <w:sz w:val="20"/>
        </w:rPr>
        <w:t xml:space="preserve"> </w:t>
      </w:r>
      <w:r>
        <w:rPr>
          <w:sz w:val="20"/>
        </w:rPr>
        <w:t>be</w:t>
      </w:r>
      <w:r>
        <w:rPr>
          <w:spacing w:val="23"/>
          <w:sz w:val="20"/>
        </w:rPr>
        <w:t xml:space="preserve"> </w:t>
      </w:r>
      <w:r>
        <w:rPr>
          <w:sz w:val="20"/>
        </w:rPr>
        <w:t>subsequently</w:t>
      </w:r>
      <w:r>
        <w:rPr>
          <w:spacing w:val="23"/>
          <w:sz w:val="20"/>
        </w:rPr>
        <w:t xml:space="preserve"> </w:t>
      </w:r>
      <w:r>
        <w:rPr>
          <w:spacing w:val="-2"/>
          <w:sz w:val="20"/>
        </w:rPr>
        <w:t>reinstated.</w:t>
      </w:r>
    </w:p>
    <w:p w14:paraId="1C4FBAC5" w14:textId="77777777" w:rsidR="00E70012" w:rsidRDefault="00E70012">
      <w:pPr>
        <w:jc w:val="both"/>
        <w:rPr>
          <w:sz w:val="20"/>
        </w:rPr>
        <w:sectPr w:rsidR="00E70012">
          <w:pgSz w:w="11910" w:h="16840"/>
          <w:pgMar w:top="980" w:right="0" w:bottom="1120" w:left="980" w:header="0" w:footer="935" w:gutter="0"/>
          <w:cols w:space="720"/>
        </w:sectPr>
      </w:pPr>
    </w:p>
    <w:p w14:paraId="39BCD8AE" w14:textId="77777777" w:rsidR="00E70012" w:rsidRDefault="00000000">
      <w:pPr>
        <w:pStyle w:val="ListParagraph"/>
        <w:numPr>
          <w:ilvl w:val="0"/>
          <w:numId w:val="29"/>
        </w:numPr>
        <w:tabs>
          <w:tab w:val="left" w:pos="772"/>
          <w:tab w:val="left" w:pos="775"/>
        </w:tabs>
        <w:spacing w:before="64" w:line="336" w:lineRule="auto"/>
        <w:ind w:right="1015" w:hanging="624"/>
        <w:jc w:val="both"/>
        <w:rPr>
          <w:sz w:val="20"/>
        </w:rPr>
      </w:pPr>
      <w:r>
        <w:rPr>
          <w:sz w:val="20"/>
        </w:rPr>
        <w:lastRenderedPageBreak/>
        <w:t>If all or part of a Loan under the Facility is repaid or prepaid and is not available for redrawing (other than</w:t>
      </w:r>
      <w:r>
        <w:rPr>
          <w:spacing w:val="40"/>
          <w:sz w:val="20"/>
        </w:rPr>
        <w:t xml:space="preserve"> </w:t>
      </w:r>
      <w:r>
        <w:rPr>
          <w:sz w:val="20"/>
        </w:rPr>
        <w:t>by</w:t>
      </w:r>
      <w:r>
        <w:rPr>
          <w:spacing w:val="40"/>
          <w:sz w:val="20"/>
        </w:rPr>
        <w:t xml:space="preserve"> </w:t>
      </w:r>
      <w:r>
        <w:rPr>
          <w:sz w:val="20"/>
        </w:rPr>
        <w:t>operation</w:t>
      </w:r>
      <w:r>
        <w:rPr>
          <w:spacing w:val="40"/>
          <w:sz w:val="20"/>
        </w:rPr>
        <w:t xml:space="preserve"> </w:t>
      </w:r>
      <w:r>
        <w:rPr>
          <w:sz w:val="20"/>
        </w:rPr>
        <w:t>of</w:t>
      </w:r>
      <w:r>
        <w:rPr>
          <w:spacing w:val="40"/>
          <w:sz w:val="20"/>
        </w:rPr>
        <w:t xml:space="preserve"> </w:t>
      </w:r>
      <w:r>
        <w:rPr>
          <w:sz w:val="20"/>
        </w:rPr>
        <w:t>Clause</w:t>
      </w:r>
      <w:r>
        <w:rPr>
          <w:spacing w:val="40"/>
          <w:sz w:val="20"/>
        </w:rPr>
        <w:t xml:space="preserve"> </w:t>
      </w:r>
      <w:r>
        <w:rPr>
          <w:sz w:val="20"/>
        </w:rPr>
        <w:t>4.2</w:t>
      </w:r>
      <w:r>
        <w:rPr>
          <w:spacing w:val="40"/>
          <w:sz w:val="20"/>
        </w:rPr>
        <w:t xml:space="preserve"> </w:t>
      </w:r>
      <w:r>
        <w:rPr>
          <w:sz w:val="20"/>
        </w:rPr>
        <w:t>(</w:t>
      </w:r>
      <w:r>
        <w:rPr>
          <w:i/>
          <w:sz w:val="20"/>
        </w:rPr>
        <w:t>Further</w:t>
      </w:r>
      <w:r>
        <w:rPr>
          <w:i/>
          <w:spacing w:val="40"/>
          <w:sz w:val="20"/>
        </w:rPr>
        <w:t xml:space="preserve"> </w:t>
      </w:r>
      <w:r>
        <w:rPr>
          <w:i/>
          <w:sz w:val="20"/>
        </w:rPr>
        <w:t>conditions</w:t>
      </w:r>
      <w:r>
        <w:rPr>
          <w:i/>
          <w:spacing w:val="40"/>
          <w:sz w:val="20"/>
        </w:rPr>
        <w:t xml:space="preserve"> </w:t>
      </w:r>
      <w:r>
        <w:rPr>
          <w:i/>
          <w:sz w:val="20"/>
        </w:rPr>
        <w:t>precedent</w:t>
      </w:r>
      <w:r>
        <w:rPr>
          <w:sz w:val="20"/>
        </w:rPr>
        <w:t>)),</w:t>
      </w:r>
      <w:r>
        <w:rPr>
          <w:spacing w:val="40"/>
          <w:sz w:val="20"/>
        </w:rPr>
        <w:t xml:space="preserve"> </w:t>
      </w:r>
      <w:r>
        <w:rPr>
          <w:sz w:val="20"/>
        </w:rPr>
        <w:t>an</w:t>
      </w:r>
      <w:r>
        <w:rPr>
          <w:spacing w:val="40"/>
          <w:sz w:val="20"/>
        </w:rPr>
        <w:t xml:space="preserve"> </w:t>
      </w:r>
      <w:r>
        <w:rPr>
          <w:sz w:val="20"/>
        </w:rPr>
        <w:t>amount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Commitment (equal to the Base Currency Amount of the amount of the Loan which is repaid or prepaid) will be deemed</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cancelled</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date</w:t>
      </w:r>
      <w:r>
        <w:rPr>
          <w:spacing w:val="40"/>
          <w:sz w:val="20"/>
        </w:rPr>
        <w:t xml:space="preserve"> </w:t>
      </w:r>
      <w:r>
        <w:rPr>
          <w:sz w:val="20"/>
        </w:rPr>
        <w:t>of</w:t>
      </w:r>
      <w:r>
        <w:rPr>
          <w:spacing w:val="40"/>
          <w:sz w:val="20"/>
        </w:rPr>
        <w:t xml:space="preserve"> </w:t>
      </w:r>
      <w:r>
        <w:rPr>
          <w:sz w:val="20"/>
        </w:rPr>
        <w:t>repayment</w:t>
      </w:r>
      <w:r>
        <w:rPr>
          <w:spacing w:val="40"/>
          <w:sz w:val="20"/>
        </w:rPr>
        <w:t xml:space="preserve"> </w:t>
      </w:r>
      <w:r>
        <w:rPr>
          <w:sz w:val="20"/>
        </w:rPr>
        <w:t>or</w:t>
      </w:r>
      <w:r>
        <w:rPr>
          <w:spacing w:val="40"/>
          <w:sz w:val="20"/>
        </w:rPr>
        <w:t xml:space="preserve"> </w:t>
      </w:r>
      <w:r>
        <w:rPr>
          <w:sz w:val="20"/>
        </w:rPr>
        <w:t>prepayment.</w:t>
      </w:r>
    </w:p>
    <w:p w14:paraId="1CD15F22"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273B5F9D" w14:textId="77777777" w:rsidR="00E70012" w:rsidRDefault="00000000">
      <w:pPr>
        <w:pStyle w:val="Heading1"/>
        <w:spacing w:line="403" w:lineRule="auto"/>
        <w:ind w:left="3810" w:right="4657" w:firstLine="661"/>
      </w:pPr>
      <w:bookmarkStart w:id="76" w:name="SECTION_5_COSTS_OF_UTILISATION"/>
      <w:bookmarkStart w:id="77" w:name="_bookmark11"/>
      <w:bookmarkEnd w:id="76"/>
      <w:bookmarkEnd w:id="77"/>
      <w:r>
        <w:rPr>
          <w:w w:val="105"/>
        </w:rPr>
        <w:lastRenderedPageBreak/>
        <w:t xml:space="preserve">SECTION 5 </w:t>
      </w:r>
      <w:r>
        <w:rPr>
          <w:spacing w:val="-2"/>
          <w:w w:val="105"/>
        </w:rPr>
        <w:t>COSTS</w:t>
      </w:r>
      <w:r>
        <w:rPr>
          <w:spacing w:val="-16"/>
          <w:w w:val="105"/>
        </w:rPr>
        <w:t xml:space="preserve"> </w:t>
      </w:r>
      <w:r>
        <w:rPr>
          <w:spacing w:val="-2"/>
          <w:w w:val="105"/>
        </w:rPr>
        <w:t>OF</w:t>
      </w:r>
      <w:r>
        <w:rPr>
          <w:spacing w:val="-16"/>
          <w:w w:val="105"/>
        </w:rPr>
        <w:t xml:space="preserve"> </w:t>
      </w:r>
      <w:r>
        <w:rPr>
          <w:spacing w:val="-2"/>
          <w:w w:val="105"/>
        </w:rPr>
        <w:t>UTILISATION</w:t>
      </w:r>
    </w:p>
    <w:p w14:paraId="2BCFCFB8" w14:textId="77777777" w:rsidR="00E70012" w:rsidRDefault="00000000">
      <w:pPr>
        <w:pStyle w:val="Heading1"/>
        <w:numPr>
          <w:ilvl w:val="0"/>
          <w:numId w:val="43"/>
        </w:numPr>
        <w:tabs>
          <w:tab w:val="left" w:pos="771"/>
        </w:tabs>
        <w:spacing w:before="158"/>
        <w:ind w:left="771" w:hanging="620"/>
        <w:jc w:val="both"/>
      </w:pPr>
      <w:bookmarkStart w:id="78" w:name="8._INTEREST"/>
      <w:bookmarkStart w:id="79" w:name="_bookmark12"/>
      <w:bookmarkEnd w:id="78"/>
      <w:bookmarkEnd w:id="79"/>
      <w:r>
        <w:rPr>
          <w:spacing w:val="-2"/>
          <w:w w:val="105"/>
        </w:rPr>
        <w:t>INTEREST</w:t>
      </w:r>
    </w:p>
    <w:p w14:paraId="5E609CD5" w14:textId="77777777" w:rsidR="00E70012" w:rsidRDefault="00E70012">
      <w:pPr>
        <w:pStyle w:val="BodyText"/>
        <w:spacing w:before="2"/>
        <w:ind w:left="0"/>
        <w:rPr>
          <w:b/>
        </w:rPr>
      </w:pPr>
    </w:p>
    <w:p w14:paraId="3B6D9329" w14:textId="77777777" w:rsidR="00E70012" w:rsidRDefault="00000000">
      <w:pPr>
        <w:pStyle w:val="Heading2"/>
        <w:numPr>
          <w:ilvl w:val="1"/>
          <w:numId w:val="43"/>
        </w:numPr>
        <w:tabs>
          <w:tab w:val="left" w:pos="771"/>
        </w:tabs>
        <w:ind w:left="771" w:hanging="620"/>
        <w:jc w:val="both"/>
      </w:pPr>
      <w:bookmarkStart w:id="80" w:name="8.1_Calculation_of_interest"/>
      <w:bookmarkEnd w:id="80"/>
      <w:r>
        <w:rPr>
          <w:w w:val="105"/>
        </w:rPr>
        <w:t>Calculation</w:t>
      </w:r>
      <w:r>
        <w:rPr>
          <w:spacing w:val="-15"/>
          <w:w w:val="105"/>
        </w:rPr>
        <w:t xml:space="preserve"> </w:t>
      </w:r>
      <w:r>
        <w:rPr>
          <w:w w:val="105"/>
        </w:rPr>
        <w:t>of</w:t>
      </w:r>
      <w:r>
        <w:rPr>
          <w:spacing w:val="-13"/>
          <w:w w:val="105"/>
        </w:rPr>
        <w:t xml:space="preserve"> </w:t>
      </w:r>
      <w:r>
        <w:rPr>
          <w:spacing w:val="-2"/>
          <w:w w:val="105"/>
        </w:rPr>
        <w:t>interest</w:t>
      </w:r>
    </w:p>
    <w:p w14:paraId="75B3686E" w14:textId="77777777" w:rsidR="00E70012" w:rsidRDefault="00000000">
      <w:pPr>
        <w:pStyle w:val="BodyText"/>
        <w:spacing w:before="92" w:line="336" w:lineRule="auto"/>
        <w:ind w:right="1019"/>
        <w:jc w:val="both"/>
      </w:pPr>
      <w:r>
        <w:t>The</w:t>
      </w:r>
      <w:r>
        <w:rPr>
          <w:spacing w:val="26"/>
        </w:rPr>
        <w:t xml:space="preserve"> </w:t>
      </w:r>
      <w:r>
        <w:t>rate</w:t>
      </w:r>
      <w:r>
        <w:rPr>
          <w:spacing w:val="25"/>
        </w:rPr>
        <w:t xml:space="preserve"> </w:t>
      </w:r>
      <w:r>
        <w:t>of</w:t>
      </w:r>
      <w:r>
        <w:rPr>
          <w:spacing w:val="25"/>
        </w:rPr>
        <w:t xml:space="preserve"> </w:t>
      </w:r>
      <w:r>
        <w:t>interest</w:t>
      </w:r>
      <w:r>
        <w:rPr>
          <w:spacing w:val="26"/>
        </w:rPr>
        <w:t xml:space="preserve"> </w:t>
      </w:r>
      <w:r>
        <w:t>on</w:t>
      </w:r>
      <w:r>
        <w:rPr>
          <w:spacing w:val="25"/>
        </w:rPr>
        <w:t xml:space="preserve"> </w:t>
      </w:r>
      <w:r>
        <w:t>each</w:t>
      </w:r>
      <w:r>
        <w:rPr>
          <w:spacing w:val="26"/>
        </w:rPr>
        <w:t xml:space="preserve"> </w:t>
      </w:r>
      <w:r>
        <w:t>Loan</w:t>
      </w:r>
      <w:r>
        <w:rPr>
          <w:spacing w:val="24"/>
        </w:rPr>
        <w:t xml:space="preserve"> </w:t>
      </w:r>
      <w:r>
        <w:t>for</w:t>
      </w:r>
      <w:r>
        <w:rPr>
          <w:spacing w:val="26"/>
        </w:rPr>
        <w:t xml:space="preserve"> </w:t>
      </w:r>
      <w:r>
        <w:t>each</w:t>
      </w:r>
      <w:r>
        <w:rPr>
          <w:spacing w:val="25"/>
        </w:rPr>
        <w:t xml:space="preserve"> </w:t>
      </w:r>
      <w:r>
        <w:t>Interest</w:t>
      </w:r>
      <w:r>
        <w:rPr>
          <w:spacing w:val="25"/>
        </w:rPr>
        <w:t xml:space="preserve"> </w:t>
      </w:r>
      <w:r>
        <w:t>Period</w:t>
      </w:r>
      <w:r>
        <w:rPr>
          <w:spacing w:val="27"/>
        </w:rPr>
        <w:t xml:space="preserve"> </w:t>
      </w:r>
      <w:r>
        <w:t>is</w:t>
      </w:r>
      <w:r>
        <w:rPr>
          <w:spacing w:val="24"/>
        </w:rPr>
        <w:t xml:space="preserve"> </w:t>
      </w:r>
      <w:r>
        <w:t>the</w:t>
      </w:r>
      <w:r>
        <w:rPr>
          <w:spacing w:val="25"/>
        </w:rPr>
        <w:t xml:space="preserve"> </w:t>
      </w:r>
      <w:r>
        <w:t>percentage</w:t>
      </w:r>
      <w:r>
        <w:rPr>
          <w:spacing w:val="25"/>
        </w:rPr>
        <w:t xml:space="preserve"> </w:t>
      </w:r>
      <w:r>
        <w:t>rate</w:t>
      </w:r>
      <w:r>
        <w:rPr>
          <w:spacing w:val="25"/>
        </w:rPr>
        <w:t xml:space="preserve"> </w:t>
      </w:r>
      <w:r>
        <w:t>per</w:t>
      </w:r>
      <w:r>
        <w:rPr>
          <w:spacing w:val="26"/>
        </w:rPr>
        <w:t xml:space="preserve"> </w:t>
      </w:r>
      <w:r>
        <w:t>annum</w:t>
      </w:r>
      <w:r>
        <w:rPr>
          <w:spacing w:val="25"/>
        </w:rPr>
        <w:t xml:space="preserve"> </w:t>
      </w:r>
      <w:r>
        <w:t>which is the equal to the Interest Rate.</w:t>
      </w:r>
    </w:p>
    <w:p w14:paraId="7EBA2A4F" w14:textId="77777777" w:rsidR="00E70012" w:rsidRDefault="00000000">
      <w:pPr>
        <w:pStyle w:val="Heading2"/>
        <w:numPr>
          <w:ilvl w:val="1"/>
          <w:numId w:val="43"/>
        </w:numPr>
        <w:tabs>
          <w:tab w:val="left" w:pos="771"/>
        </w:tabs>
        <w:spacing w:before="121"/>
        <w:ind w:left="771" w:hanging="620"/>
        <w:jc w:val="both"/>
      </w:pPr>
      <w:bookmarkStart w:id="81" w:name="8.2_Capitalisation_of_payment_of_interes"/>
      <w:bookmarkEnd w:id="81"/>
      <w:r>
        <w:rPr>
          <w:w w:val="105"/>
        </w:rPr>
        <w:t>Capitalisation</w:t>
      </w:r>
      <w:r>
        <w:rPr>
          <w:spacing w:val="-13"/>
          <w:w w:val="105"/>
        </w:rPr>
        <w:t xml:space="preserve"> </w:t>
      </w:r>
      <w:r>
        <w:rPr>
          <w:w w:val="105"/>
        </w:rPr>
        <w:t>of</w:t>
      </w:r>
      <w:r>
        <w:rPr>
          <w:spacing w:val="-13"/>
          <w:w w:val="105"/>
        </w:rPr>
        <w:t xml:space="preserve"> </w:t>
      </w:r>
      <w:r>
        <w:rPr>
          <w:w w:val="105"/>
        </w:rPr>
        <w:t>payment</w:t>
      </w:r>
      <w:r>
        <w:rPr>
          <w:spacing w:val="-13"/>
          <w:w w:val="105"/>
        </w:rPr>
        <w:t xml:space="preserve"> </w:t>
      </w:r>
      <w:r>
        <w:rPr>
          <w:w w:val="105"/>
        </w:rPr>
        <w:t>of</w:t>
      </w:r>
      <w:r>
        <w:rPr>
          <w:spacing w:val="-13"/>
          <w:w w:val="105"/>
        </w:rPr>
        <w:t xml:space="preserve"> </w:t>
      </w:r>
      <w:r>
        <w:rPr>
          <w:spacing w:val="-2"/>
          <w:w w:val="105"/>
        </w:rPr>
        <w:t>interest</w:t>
      </w:r>
    </w:p>
    <w:p w14:paraId="46F61D8C" w14:textId="3FD37ADE" w:rsidR="00E70012" w:rsidRDefault="00000000">
      <w:pPr>
        <w:pStyle w:val="ListParagraph"/>
        <w:numPr>
          <w:ilvl w:val="0"/>
          <w:numId w:val="28"/>
        </w:numPr>
        <w:tabs>
          <w:tab w:val="left" w:pos="771"/>
          <w:tab w:val="left" w:pos="775"/>
        </w:tabs>
        <w:spacing w:before="91" w:line="336" w:lineRule="auto"/>
        <w:ind w:right="1014" w:hanging="624"/>
        <w:jc w:val="both"/>
        <w:rPr>
          <w:sz w:val="20"/>
        </w:rPr>
      </w:pPr>
      <w:r>
        <w:rPr>
          <w:sz w:val="20"/>
        </w:rPr>
        <w:t>Interest</w:t>
      </w:r>
      <w:r>
        <w:rPr>
          <w:spacing w:val="40"/>
          <w:sz w:val="20"/>
        </w:rPr>
        <w:t xml:space="preserve"> </w:t>
      </w:r>
      <w:del w:id="82" w:author="Anna Reviewer" w:date="2025-09-18T18:06:00Z" w16du:dateUtc="2025-09-18T17:06:00Z">
        <w:r w:rsidDel="00A66695">
          <w:rPr>
            <w:sz w:val="20"/>
          </w:rPr>
          <w:delText>shall</w:delText>
        </w:r>
        <w:r w:rsidDel="00A66695">
          <w:rPr>
            <w:spacing w:val="40"/>
            <w:sz w:val="20"/>
          </w:rPr>
          <w:delText xml:space="preserve"> </w:delText>
        </w:r>
        <w:r w:rsidDel="00A66695">
          <w:rPr>
            <w:sz w:val="20"/>
          </w:rPr>
          <w:delText>be</w:delText>
        </w:r>
        <w:r w:rsidDel="00A66695">
          <w:rPr>
            <w:spacing w:val="40"/>
            <w:sz w:val="20"/>
          </w:rPr>
          <w:delText xml:space="preserve"> </w:delText>
        </w:r>
        <w:r w:rsidDel="00A66695">
          <w:rPr>
            <w:sz w:val="20"/>
          </w:rPr>
          <w:delText>automatically</w:delText>
        </w:r>
        <w:r w:rsidDel="00A66695">
          <w:rPr>
            <w:spacing w:val="40"/>
            <w:sz w:val="20"/>
          </w:rPr>
          <w:delText xml:space="preserve"> </w:delText>
        </w:r>
        <w:r w:rsidDel="00A66695">
          <w:rPr>
            <w:sz w:val="20"/>
          </w:rPr>
          <w:delText>capitalised</w:delText>
        </w:r>
        <w:r w:rsidDel="00A66695">
          <w:rPr>
            <w:spacing w:val="40"/>
            <w:sz w:val="20"/>
          </w:rPr>
          <w:delText xml:space="preserve"> </w:delText>
        </w:r>
        <w:r w:rsidDel="00A66695">
          <w:rPr>
            <w:sz w:val="20"/>
          </w:rPr>
          <w:delText>and</w:delText>
        </w:r>
        <w:r w:rsidDel="00A66695">
          <w:rPr>
            <w:spacing w:val="40"/>
            <w:sz w:val="20"/>
          </w:rPr>
          <w:delText xml:space="preserve"> </w:delText>
        </w:r>
        <w:r w:rsidDel="00A66695">
          <w:rPr>
            <w:sz w:val="20"/>
          </w:rPr>
          <w:delText>shall</w:delText>
        </w:r>
      </w:del>
      <w:ins w:id="83" w:author="Anna Reviewer" w:date="2025-09-18T18:06:00Z" w16du:dateUtc="2025-09-18T17:06:00Z">
        <w:r w:rsidR="00A66695" w:rsidRPr="00A66695">
          <w:rPr>
            <w:spacing w:val="40"/>
            <w:sz w:val="20"/>
            <w:rPrChange w:id="84" w:author="Anna Reviewer" w:date="2025-09-18T18:06:00Z" w16du:dateUtc="2025-09-18T17:06:00Z">
              <w:rPr>
                <w:sz w:val="20"/>
              </w:rPr>
            </w:rPrChange>
          </w:rPr>
          <w:t>may, at the Lender's sole discretion,</w:t>
        </w:r>
      </w:ins>
      <w:r>
        <w:rPr>
          <w:spacing w:val="40"/>
          <w:sz w:val="20"/>
        </w:rPr>
        <w:t xml:space="preserve"> </w:t>
      </w:r>
      <w:r>
        <w:rPr>
          <w:sz w:val="20"/>
        </w:rPr>
        <w:t>be</w:t>
      </w:r>
      <w:r>
        <w:rPr>
          <w:spacing w:val="40"/>
          <w:sz w:val="20"/>
        </w:rPr>
        <w:t xml:space="preserve"> </w:t>
      </w:r>
      <w:del w:id="85" w:author="Anna Reviewer" w:date="2025-09-18T18:06:00Z" w16du:dateUtc="2025-09-18T17:06:00Z">
        <w:r w:rsidDel="00A66695">
          <w:rPr>
            <w:sz w:val="20"/>
          </w:rPr>
          <w:delText>added</w:delText>
        </w:r>
        <w:r w:rsidDel="00A66695">
          <w:rPr>
            <w:spacing w:val="40"/>
            <w:sz w:val="20"/>
          </w:rPr>
          <w:delText xml:space="preserve"> </w:delText>
        </w:r>
        <w:r w:rsidDel="00A66695">
          <w:rPr>
            <w:sz w:val="20"/>
          </w:rPr>
          <w:delText>to</w:delText>
        </w:r>
        <w:r w:rsidDel="00A66695">
          <w:rPr>
            <w:spacing w:val="40"/>
            <w:sz w:val="20"/>
          </w:rPr>
          <w:delText xml:space="preserve"> </w:delText>
        </w:r>
        <w:r w:rsidDel="00A66695">
          <w:rPr>
            <w:sz w:val="20"/>
          </w:rPr>
          <w:delText>the</w:delText>
        </w:r>
        <w:r w:rsidDel="00A66695">
          <w:rPr>
            <w:spacing w:val="40"/>
            <w:sz w:val="20"/>
          </w:rPr>
          <w:delText xml:space="preserve"> </w:delText>
        </w:r>
        <w:r w:rsidDel="00A66695">
          <w:rPr>
            <w:sz w:val="20"/>
          </w:rPr>
          <w:delText>outstanding</w:delText>
        </w:r>
        <w:r w:rsidDel="00A66695">
          <w:rPr>
            <w:spacing w:val="40"/>
            <w:sz w:val="20"/>
          </w:rPr>
          <w:delText xml:space="preserve"> </w:delText>
        </w:r>
        <w:r w:rsidDel="00A66695">
          <w:rPr>
            <w:sz w:val="20"/>
          </w:rPr>
          <w:delText>principal</w:delText>
        </w:r>
        <w:r w:rsidDel="00A66695">
          <w:rPr>
            <w:spacing w:val="40"/>
            <w:sz w:val="20"/>
          </w:rPr>
          <w:delText xml:space="preserve"> </w:delText>
        </w:r>
        <w:r w:rsidDel="00A66695">
          <w:rPr>
            <w:sz w:val="20"/>
          </w:rPr>
          <w:delText>amount of</w:delText>
        </w:r>
        <w:r w:rsidDel="00A66695">
          <w:rPr>
            <w:spacing w:val="33"/>
            <w:sz w:val="20"/>
          </w:rPr>
          <w:delText xml:space="preserve"> </w:delText>
        </w:r>
        <w:r w:rsidDel="00A66695">
          <w:rPr>
            <w:sz w:val="20"/>
          </w:rPr>
          <w:delText>each</w:delText>
        </w:r>
        <w:r w:rsidDel="00A66695">
          <w:rPr>
            <w:spacing w:val="34"/>
            <w:sz w:val="20"/>
          </w:rPr>
          <w:delText xml:space="preserve"> </w:delText>
        </w:r>
        <w:r w:rsidDel="00A66695">
          <w:rPr>
            <w:sz w:val="20"/>
          </w:rPr>
          <w:delText>Loan</w:delText>
        </w:r>
        <w:r w:rsidDel="00A66695">
          <w:rPr>
            <w:spacing w:val="34"/>
            <w:sz w:val="20"/>
          </w:rPr>
          <w:delText xml:space="preserve"> </w:delText>
        </w:r>
      </w:del>
      <w:ins w:id="86" w:author="Anna Reviewer" w:date="2025-09-18T18:06:00Z" w16du:dateUtc="2025-09-18T17:06:00Z">
        <w:r w:rsidR="00A66695" w:rsidRPr="00A66695">
          <w:rPr>
            <w:sz w:val="20"/>
            <w:rPrChange w:id="87" w:author="Anna Reviewer" w:date="2025-09-18T18:06:00Z" w16du:dateUtc="2025-09-18T17:06:00Z">
              <w:rPr>
                <w:spacing w:val="34"/>
                <w:sz w:val="20"/>
              </w:rPr>
            </w:rPrChange>
          </w:rPr>
          <w:t xml:space="preserve">either (i) paid in cash </w:t>
        </w:r>
      </w:ins>
      <w:r>
        <w:rPr>
          <w:sz w:val="20"/>
        </w:rPr>
        <w:t>on</w:t>
      </w:r>
      <w:r>
        <w:rPr>
          <w:spacing w:val="34"/>
          <w:sz w:val="20"/>
        </w:rPr>
        <w:t xml:space="preserve"> </w:t>
      </w:r>
      <w:r>
        <w:rPr>
          <w:sz w:val="20"/>
        </w:rPr>
        <w:t>the</w:t>
      </w:r>
      <w:r>
        <w:rPr>
          <w:spacing w:val="33"/>
          <w:sz w:val="20"/>
        </w:rPr>
        <w:t xml:space="preserve"> </w:t>
      </w:r>
      <w:r>
        <w:rPr>
          <w:sz w:val="20"/>
        </w:rPr>
        <w:t>last</w:t>
      </w:r>
      <w:r>
        <w:rPr>
          <w:spacing w:val="33"/>
          <w:sz w:val="20"/>
        </w:rPr>
        <w:t xml:space="preserve"> </w:t>
      </w:r>
      <w:r>
        <w:rPr>
          <w:sz w:val="20"/>
        </w:rPr>
        <w:t>day</w:t>
      </w:r>
      <w:r>
        <w:rPr>
          <w:spacing w:val="34"/>
          <w:sz w:val="20"/>
        </w:rPr>
        <w:t xml:space="preserve"> </w:t>
      </w:r>
      <w:r>
        <w:rPr>
          <w:sz w:val="20"/>
        </w:rPr>
        <w:t>of</w:t>
      </w:r>
      <w:r>
        <w:rPr>
          <w:spacing w:val="34"/>
          <w:sz w:val="20"/>
        </w:rPr>
        <w:t xml:space="preserve"> </w:t>
      </w:r>
      <w:del w:id="88" w:author="Anna Reviewer" w:date="2025-09-18T18:06:00Z" w16du:dateUtc="2025-09-18T17:06:00Z">
        <w:r w:rsidDel="00A66695">
          <w:rPr>
            <w:sz w:val="20"/>
          </w:rPr>
          <w:delText>the</w:delText>
        </w:r>
        <w:r w:rsidDel="00A66695">
          <w:rPr>
            <w:spacing w:val="32"/>
            <w:sz w:val="20"/>
          </w:rPr>
          <w:delText xml:space="preserve"> </w:delText>
        </w:r>
        <w:r w:rsidDel="00A66695">
          <w:rPr>
            <w:sz w:val="20"/>
          </w:rPr>
          <w:delText>first</w:delText>
        </w:r>
        <w:r w:rsidDel="00A66695">
          <w:rPr>
            <w:spacing w:val="34"/>
            <w:sz w:val="20"/>
          </w:rPr>
          <w:delText xml:space="preserve"> </w:delText>
        </w:r>
      </w:del>
      <w:ins w:id="89" w:author="Anna Reviewer" w:date="2025-09-18T18:06:00Z" w16du:dateUtc="2025-09-18T17:06:00Z">
        <w:r w:rsidR="00A66695" w:rsidRPr="00A66695">
          <w:rPr>
            <w:sz w:val="20"/>
            <w:rPrChange w:id="90" w:author="Anna Reviewer" w:date="2025-09-18T18:06:00Z" w16du:dateUtc="2025-09-18T17:06:00Z">
              <w:rPr>
                <w:spacing w:val="34"/>
                <w:sz w:val="20"/>
              </w:rPr>
            </w:rPrChange>
          </w:rPr>
          <w:t xml:space="preserve">each </w:t>
        </w:r>
      </w:ins>
      <w:r>
        <w:rPr>
          <w:sz w:val="20"/>
        </w:rPr>
        <w:t>Interest</w:t>
      </w:r>
      <w:r>
        <w:rPr>
          <w:spacing w:val="35"/>
          <w:sz w:val="20"/>
        </w:rPr>
        <w:t xml:space="preserve"> </w:t>
      </w:r>
      <w:r>
        <w:rPr>
          <w:sz w:val="20"/>
        </w:rPr>
        <w:t>Period,</w:t>
      </w:r>
      <w:r>
        <w:rPr>
          <w:spacing w:val="34"/>
          <w:sz w:val="20"/>
        </w:rPr>
        <w:t xml:space="preserve"> </w:t>
      </w:r>
      <w:ins w:id="91" w:author="Anna Reviewer" w:date="2025-09-18T18:06:00Z" w16du:dateUtc="2025-09-18T17:06:00Z">
        <w:r w:rsidR="00A66695" w:rsidRPr="00A66695">
          <w:rPr>
            <w:sz w:val="20"/>
            <w:rPrChange w:id="92" w:author="Anna Reviewer" w:date="2025-09-18T18:06:00Z" w16du:dateUtc="2025-09-18T17:06:00Z">
              <w:rPr>
                <w:spacing w:val="34"/>
                <w:sz w:val="20"/>
              </w:rPr>
            </w:rPrChange>
          </w:rPr>
          <w:t xml:space="preserve">or (ii) automatically capitalised </w:t>
        </w:r>
      </w:ins>
      <w:r>
        <w:rPr>
          <w:sz w:val="20"/>
        </w:rPr>
        <w:t>and</w:t>
      </w:r>
      <w:r>
        <w:rPr>
          <w:spacing w:val="33"/>
          <w:sz w:val="20"/>
        </w:rPr>
        <w:t xml:space="preserve"> </w:t>
      </w:r>
      <w:del w:id="93" w:author="Anna Reviewer" w:date="2025-09-18T18:06:00Z" w16du:dateUtc="2025-09-18T17:06:00Z">
        <w:r w:rsidDel="00A66695">
          <w:rPr>
            <w:sz w:val="20"/>
          </w:rPr>
          <w:delText>following</w:delText>
        </w:r>
        <w:r w:rsidDel="00A66695">
          <w:rPr>
            <w:spacing w:val="33"/>
            <w:sz w:val="20"/>
          </w:rPr>
          <w:delText xml:space="preserve"> </w:delText>
        </w:r>
      </w:del>
      <w:ins w:id="94" w:author="Anna Reviewer" w:date="2025-09-18T18:06:00Z" w16du:dateUtc="2025-09-18T17:06:00Z">
        <w:r w:rsidR="00A66695" w:rsidRPr="00A66695">
          <w:rPr>
            <w:sz w:val="20"/>
            <w:rPrChange w:id="95" w:author="Anna Reviewer" w:date="2025-09-18T18:06:00Z" w16du:dateUtc="2025-09-18T17:06:00Z">
              <w:rPr>
                <w:spacing w:val="33"/>
                <w:sz w:val="20"/>
              </w:rPr>
            </w:rPrChange>
          </w:rPr>
          <w:t xml:space="preserve">added to </w:t>
        </w:r>
      </w:ins>
      <w:r>
        <w:rPr>
          <w:sz w:val="20"/>
        </w:rPr>
        <w:t>the</w:t>
      </w:r>
      <w:r>
        <w:rPr>
          <w:spacing w:val="31"/>
          <w:sz w:val="20"/>
        </w:rPr>
        <w:t xml:space="preserve"> </w:t>
      </w:r>
      <w:del w:id="96" w:author="Anna Reviewer" w:date="2025-09-18T18:06:00Z" w16du:dateUtc="2025-09-18T17:06:00Z">
        <w:r w:rsidDel="00A66695">
          <w:rPr>
            <w:sz w:val="20"/>
          </w:rPr>
          <w:delText>first</w:delText>
        </w:r>
        <w:r w:rsidDel="00A66695">
          <w:rPr>
            <w:spacing w:val="32"/>
            <w:sz w:val="20"/>
          </w:rPr>
          <w:delText xml:space="preserve"> </w:delText>
        </w:r>
        <w:r w:rsidDel="00A66695">
          <w:rPr>
            <w:sz w:val="20"/>
          </w:rPr>
          <w:delText>Interest</w:delText>
        </w:r>
        <w:r w:rsidDel="00A66695">
          <w:rPr>
            <w:spacing w:val="35"/>
            <w:sz w:val="20"/>
          </w:rPr>
          <w:delText xml:space="preserve"> </w:delText>
        </w:r>
        <w:r w:rsidDel="00A66695">
          <w:rPr>
            <w:sz w:val="20"/>
          </w:rPr>
          <w:delText>Period,</w:delText>
        </w:r>
        <w:r w:rsidDel="00A66695">
          <w:rPr>
            <w:spacing w:val="34"/>
            <w:sz w:val="20"/>
          </w:rPr>
          <w:delText xml:space="preserve"> </w:delText>
        </w:r>
      </w:del>
      <w:ins w:id="97" w:author="Anna Reviewer" w:date="2025-09-18T18:06:00Z" w16du:dateUtc="2025-09-18T17:06:00Z">
        <w:r w:rsidR="00A66695" w:rsidRPr="00A66695">
          <w:rPr>
            <w:sz w:val="20"/>
            <w:rPrChange w:id="98" w:author="Anna Reviewer" w:date="2025-09-18T18:06:00Z" w16du:dateUtc="2025-09-18T17:06:00Z">
              <w:rPr>
                <w:spacing w:val="34"/>
                <w:sz w:val="20"/>
              </w:rPr>
            </w:rPrChange>
          </w:rPr>
          <w:t xml:space="preserve">outstanding principal amount of each Loan </w:t>
        </w:r>
      </w:ins>
      <w:r>
        <w:rPr>
          <w:sz w:val="20"/>
        </w:rPr>
        <w:t>on the last day of each Interest Period.</w:t>
      </w:r>
    </w:p>
    <w:p w14:paraId="6AD85FA5" w14:textId="77777777" w:rsidR="00E70012" w:rsidRDefault="00000000">
      <w:pPr>
        <w:pStyle w:val="ListParagraph"/>
        <w:numPr>
          <w:ilvl w:val="0"/>
          <w:numId w:val="28"/>
        </w:numPr>
        <w:tabs>
          <w:tab w:val="left" w:pos="771"/>
        </w:tabs>
        <w:spacing w:before="120"/>
        <w:ind w:left="771" w:hanging="620"/>
        <w:jc w:val="both"/>
        <w:rPr>
          <w:sz w:val="20"/>
        </w:rPr>
      </w:pPr>
      <w:r>
        <w:rPr>
          <w:sz w:val="20"/>
        </w:rPr>
        <w:t>After</w:t>
      </w:r>
      <w:r>
        <w:rPr>
          <w:spacing w:val="25"/>
          <w:sz w:val="20"/>
        </w:rPr>
        <w:t xml:space="preserve"> </w:t>
      </w:r>
      <w:r>
        <w:rPr>
          <w:sz w:val="20"/>
        </w:rPr>
        <w:t>capitalisation,</w:t>
      </w:r>
      <w:r>
        <w:rPr>
          <w:spacing w:val="25"/>
          <w:sz w:val="20"/>
        </w:rPr>
        <w:t xml:space="preserve"> </w:t>
      </w:r>
      <w:r>
        <w:rPr>
          <w:sz w:val="20"/>
        </w:rPr>
        <w:t>interest</w:t>
      </w:r>
      <w:r>
        <w:rPr>
          <w:spacing w:val="25"/>
          <w:sz w:val="20"/>
        </w:rPr>
        <w:t xml:space="preserve"> </w:t>
      </w:r>
      <w:r>
        <w:rPr>
          <w:spacing w:val="-2"/>
          <w:sz w:val="20"/>
        </w:rPr>
        <w:t>shall:</w:t>
      </w:r>
    </w:p>
    <w:p w14:paraId="09DA2A57" w14:textId="77777777" w:rsidR="00E70012" w:rsidRDefault="00000000">
      <w:pPr>
        <w:pStyle w:val="ListParagraph"/>
        <w:numPr>
          <w:ilvl w:val="1"/>
          <w:numId w:val="28"/>
        </w:numPr>
        <w:tabs>
          <w:tab w:val="left" w:pos="1512"/>
        </w:tabs>
        <w:spacing w:before="211"/>
        <w:ind w:hanging="737"/>
        <w:rPr>
          <w:sz w:val="20"/>
        </w:rPr>
      </w:pPr>
      <w:r>
        <w:rPr>
          <w:sz w:val="20"/>
        </w:rPr>
        <w:t>be</w:t>
      </w:r>
      <w:r>
        <w:rPr>
          <w:spacing w:val="14"/>
          <w:sz w:val="20"/>
        </w:rPr>
        <w:t xml:space="preserve"> </w:t>
      </w:r>
      <w:r>
        <w:rPr>
          <w:sz w:val="20"/>
        </w:rPr>
        <w:t>treated</w:t>
      </w:r>
      <w:r>
        <w:rPr>
          <w:spacing w:val="15"/>
          <w:sz w:val="20"/>
        </w:rPr>
        <w:t xml:space="preserve"> </w:t>
      </w:r>
      <w:r>
        <w:rPr>
          <w:sz w:val="20"/>
        </w:rPr>
        <w:t>as</w:t>
      </w:r>
      <w:r>
        <w:rPr>
          <w:spacing w:val="17"/>
          <w:sz w:val="20"/>
        </w:rPr>
        <w:t xml:space="preserve"> </w:t>
      </w:r>
      <w:r>
        <w:rPr>
          <w:sz w:val="20"/>
        </w:rPr>
        <w:t>part</w:t>
      </w:r>
      <w:r>
        <w:rPr>
          <w:spacing w:val="12"/>
          <w:sz w:val="20"/>
        </w:rPr>
        <w:t xml:space="preserve"> </w:t>
      </w:r>
      <w:r>
        <w:rPr>
          <w:sz w:val="20"/>
        </w:rPr>
        <w:t>of</w:t>
      </w:r>
      <w:r>
        <w:rPr>
          <w:spacing w:val="13"/>
          <w:sz w:val="20"/>
        </w:rPr>
        <w:t xml:space="preserve"> </w:t>
      </w:r>
      <w:r>
        <w:rPr>
          <w:sz w:val="20"/>
        </w:rPr>
        <w:t>the</w:t>
      </w:r>
      <w:r>
        <w:rPr>
          <w:spacing w:val="15"/>
          <w:sz w:val="20"/>
        </w:rPr>
        <w:t xml:space="preserve"> </w:t>
      </w:r>
      <w:r>
        <w:rPr>
          <w:sz w:val="20"/>
        </w:rPr>
        <w:t>principal</w:t>
      </w:r>
      <w:r>
        <w:rPr>
          <w:spacing w:val="17"/>
          <w:sz w:val="20"/>
        </w:rPr>
        <w:t xml:space="preserve"> </w:t>
      </w:r>
      <w:r>
        <w:rPr>
          <w:sz w:val="20"/>
        </w:rPr>
        <w:t>amount</w:t>
      </w:r>
      <w:r>
        <w:rPr>
          <w:spacing w:val="17"/>
          <w:sz w:val="20"/>
        </w:rPr>
        <w:t xml:space="preserve"> </w:t>
      </w:r>
      <w:r>
        <w:rPr>
          <w:sz w:val="20"/>
        </w:rPr>
        <w:t>of</w:t>
      </w:r>
      <w:r>
        <w:rPr>
          <w:spacing w:val="14"/>
          <w:sz w:val="20"/>
        </w:rPr>
        <w:t xml:space="preserve"> </w:t>
      </w:r>
      <w:r>
        <w:rPr>
          <w:sz w:val="20"/>
        </w:rPr>
        <w:t>each</w:t>
      </w:r>
      <w:r>
        <w:rPr>
          <w:spacing w:val="15"/>
          <w:sz w:val="20"/>
        </w:rPr>
        <w:t xml:space="preserve"> </w:t>
      </w:r>
      <w:proofErr w:type="gramStart"/>
      <w:r>
        <w:rPr>
          <w:spacing w:val="-4"/>
          <w:sz w:val="20"/>
        </w:rPr>
        <w:t>Loan;</w:t>
      </w:r>
      <w:proofErr w:type="gramEnd"/>
    </w:p>
    <w:p w14:paraId="11970694" w14:textId="77777777" w:rsidR="00E70012" w:rsidRDefault="00000000">
      <w:pPr>
        <w:pStyle w:val="ListParagraph"/>
        <w:numPr>
          <w:ilvl w:val="1"/>
          <w:numId w:val="28"/>
        </w:numPr>
        <w:tabs>
          <w:tab w:val="left" w:pos="1512"/>
        </w:tabs>
        <w:spacing w:before="214"/>
        <w:ind w:hanging="737"/>
        <w:rPr>
          <w:sz w:val="20"/>
        </w:rPr>
      </w:pPr>
      <w:r>
        <w:rPr>
          <w:sz w:val="20"/>
        </w:rPr>
        <w:t>accrue</w:t>
      </w:r>
      <w:r>
        <w:rPr>
          <w:spacing w:val="14"/>
          <w:sz w:val="20"/>
        </w:rPr>
        <w:t xml:space="preserve"> </w:t>
      </w:r>
      <w:r>
        <w:rPr>
          <w:sz w:val="20"/>
        </w:rPr>
        <w:t>in</w:t>
      </w:r>
      <w:r>
        <w:rPr>
          <w:spacing w:val="19"/>
          <w:sz w:val="20"/>
        </w:rPr>
        <w:t xml:space="preserve"> </w:t>
      </w:r>
      <w:r>
        <w:rPr>
          <w:sz w:val="20"/>
        </w:rPr>
        <w:t>accordance</w:t>
      </w:r>
      <w:r>
        <w:rPr>
          <w:spacing w:val="17"/>
          <w:sz w:val="20"/>
        </w:rPr>
        <w:t xml:space="preserve"> </w:t>
      </w:r>
      <w:r>
        <w:rPr>
          <w:sz w:val="20"/>
        </w:rPr>
        <w:t>with</w:t>
      </w:r>
      <w:r>
        <w:rPr>
          <w:spacing w:val="18"/>
          <w:sz w:val="20"/>
        </w:rPr>
        <w:t xml:space="preserve"> </w:t>
      </w:r>
      <w:r>
        <w:rPr>
          <w:sz w:val="20"/>
        </w:rPr>
        <w:t>this</w:t>
      </w:r>
      <w:r>
        <w:rPr>
          <w:spacing w:val="20"/>
          <w:sz w:val="20"/>
        </w:rPr>
        <w:t xml:space="preserve"> </w:t>
      </w:r>
      <w:r>
        <w:rPr>
          <w:sz w:val="20"/>
        </w:rPr>
        <w:t>Clause</w:t>
      </w:r>
      <w:r>
        <w:rPr>
          <w:spacing w:val="18"/>
          <w:sz w:val="20"/>
        </w:rPr>
        <w:t xml:space="preserve"> </w:t>
      </w:r>
      <w:r>
        <w:rPr>
          <w:sz w:val="20"/>
        </w:rPr>
        <w:t>8;</w:t>
      </w:r>
      <w:r>
        <w:rPr>
          <w:spacing w:val="19"/>
          <w:sz w:val="20"/>
        </w:rPr>
        <w:t xml:space="preserve"> </w:t>
      </w:r>
      <w:r>
        <w:rPr>
          <w:spacing w:val="-5"/>
          <w:sz w:val="20"/>
        </w:rPr>
        <w:t>and</w:t>
      </w:r>
    </w:p>
    <w:p w14:paraId="69E40D5E" w14:textId="77777777" w:rsidR="00E70012" w:rsidRDefault="00000000">
      <w:pPr>
        <w:pStyle w:val="ListParagraph"/>
        <w:numPr>
          <w:ilvl w:val="1"/>
          <w:numId w:val="28"/>
        </w:numPr>
        <w:tabs>
          <w:tab w:val="left" w:pos="1512"/>
        </w:tabs>
        <w:spacing w:before="211"/>
        <w:ind w:hanging="737"/>
        <w:rPr>
          <w:sz w:val="20"/>
        </w:rPr>
      </w:pPr>
      <w:r>
        <w:rPr>
          <w:sz w:val="20"/>
        </w:rPr>
        <w:t>be</w:t>
      </w:r>
      <w:r>
        <w:rPr>
          <w:spacing w:val="19"/>
          <w:sz w:val="20"/>
        </w:rPr>
        <w:t xml:space="preserve"> </w:t>
      </w:r>
      <w:r>
        <w:rPr>
          <w:sz w:val="20"/>
        </w:rPr>
        <w:t>subject</w:t>
      </w:r>
      <w:r>
        <w:rPr>
          <w:spacing w:val="16"/>
          <w:sz w:val="20"/>
        </w:rPr>
        <w:t xml:space="preserve"> </w:t>
      </w:r>
      <w:r>
        <w:rPr>
          <w:sz w:val="20"/>
        </w:rPr>
        <w:t>to</w:t>
      </w:r>
      <w:r>
        <w:rPr>
          <w:spacing w:val="18"/>
          <w:sz w:val="20"/>
        </w:rPr>
        <w:t xml:space="preserve"> </w:t>
      </w:r>
      <w:r>
        <w:rPr>
          <w:sz w:val="20"/>
        </w:rPr>
        <w:t>the</w:t>
      </w:r>
      <w:r>
        <w:rPr>
          <w:spacing w:val="20"/>
          <w:sz w:val="20"/>
        </w:rPr>
        <w:t xml:space="preserve"> </w:t>
      </w:r>
      <w:r>
        <w:rPr>
          <w:sz w:val="20"/>
        </w:rPr>
        <w:t>repayment</w:t>
      </w:r>
      <w:r>
        <w:rPr>
          <w:spacing w:val="20"/>
          <w:sz w:val="20"/>
        </w:rPr>
        <w:t xml:space="preserve"> </w:t>
      </w:r>
      <w:r>
        <w:rPr>
          <w:sz w:val="20"/>
        </w:rPr>
        <w:t>and</w:t>
      </w:r>
      <w:r>
        <w:rPr>
          <w:spacing w:val="19"/>
          <w:sz w:val="20"/>
        </w:rPr>
        <w:t xml:space="preserve"> </w:t>
      </w:r>
      <w:r>
        <w:rPr>
          <w:sz w:val="20"/>
        </w:rPr>
        <w:t>prepayment</w:t>
      </w:r>
      <w:r>
        <w:rPr>
          <w:spacing w:val="24"/>
          <w:sz w:val="20"/>
        </w:rPr>
        <w:t xml:space="preserve"> </w:t>
      </w:r>
      <w:r>
        <w:rPr>
          <w:sz w:val="20"/>
        </w:rPr>
        <w:t>provisions</w:t>
      </w:r>
      <w:r>
        <w:rPr>
          <w:spacing w:val="23"/>
          <w:sz w:val="20"/>
        </w:rPr>
        <w:t xml:space="preserve"> </w:t>
      </w:r>
      <w:r>
        <w:rPr>
          <w:sz w:val="20"/>
        </w:rPr>
        <w:t>of</w:t>
      </w:r>
      <w:r>
        <w:rPr>
          <w:spacing w:val="19"/>
          <w:sz w:val="20"/>
        </w:rPr>
        <w:t xml:space="preserve"> </w:t>
      </w:r>
      <w:r>
        <w:rPr>
          <w:sz w:val="20"/>
        </w:rPr>
        <w:t>this</w:t>
      </w:r>
      <w:r>
        <w:rPr>
          <w:spacing w:val="4"/>
          <w:sz w:val="20"/>
        </w:rPr>
        <w:t xml:space="preserve"> </w:t>
      </w:r>
      <w:r>
        <w:rPr>
          <w:spacing w:val="-2"/>
          <w:sz w:val="20"/>
        </w:rPr>
        <w:t>Agreement.</w:t>
      </w:r>
    </w:p>
    <w:p w14:paraId="6CE1B26D" w14:textId="77777777" w:rsidR="00E70012" w:rsidRDefault="00E70012">
      <w:pPr>
        <w:pStyle w:val="BodyText"/>
        <w:spacing w:before="2"/>
        <w:ind w:left="0"/>
      </w:pPr>
    </w:p>
    <w:p w14:paraId="2986F34A" w14:textId="77777777" w:rsidR="00E70012" w:rsidRDefault="00000000">
      <w:pPr>
        <w:pStyle w:val="Heading1"/>
        <w:numPr>
          <w:ilvl w:val="0"/>
          <w:numId w:val="43"/>
        </w:numPr>
        <w:tabs>
          <w:tab w:val="left" w:pos="771"/>
        </w:tabs>
        <w:spacing w:before="0"/>
        <w:ind w:left="771" w:hanging="620"/>
        <w:jc w:val="both"/>
      </w:pPr>
      <w:bookmarkStart w:id="99" w:name="9._INTEREST_PERIODS"/>
      <w:bookmarkStart w:id="100" w:name="_bookmark13"/>
      <w:bookmarkEnd w:id="99"/>
      <w:bookmarkEnd w:id="100"/>
      <w:r>
        <w:rPr>
          <w:spacing w:val="-2"/>
          <w:w w:val="105"/>
        </w:rPr>
        <w:t>INTEREST</w:t>
      </w:r>
      <w:r>
        <w:rPr>
          <w:w w:val="105"/>
        </w:rPr>
        <w:t xml:space="preserve"> </w:t>
      </w:r>
      <w:r>
        <w:rPr>
          <w:spacing w:val="-2"/>
          <w:w w:val="105"/>
        </w:rPr>
        <w:t>PERIODS</w:t>
      </w:r>
    </w:p>
    <w:p w14:paraId="393022BE" w14:textId="77777777" w:rsidR="00E70012" w:rsidRDefault="00E70012">
      <w:pPr>
        <w:pStyle w:val="BodyText"/>
        <w:spacing w:before="3"/>
        <w:ind w:left="0"/>
        <w:rPr>
          <w:b/>
        </w:rPr>
      </w:pPr>
    </w:p>
    <w:p w14:paraId="06B1AA18" w14:textId="77777777" w:rsidR="00E70012" w:rsidRDefault="00000000">
      <w:pPr>
        <w:pStyle w:val="Heading2"/>
        <w:numPr>
          <w:ilvl w:val="1"/>
          <w:numId w:val="43"/>
        </w:numPr>
        <w:tabs>
          <w:tab w:val="left" w:pos="775"/>
        </w:tabs>
      </w:pPr>
      <w:bookmarkStart w:id="101" w:name="9.1_Selection_of_Interest_Periods"/>
      <w:bookmarkEnd w:id="101"/>
      <w:r>
        <w:rPr>
          <w:w w:val="105"/>
        </w:rPr>
        <w:t>Selection</w:t>
      </w:r>
      <w:r>
        <w:rPr>
          <w:spacing w:val="-13"/>
          <w:w w:val="105"/>
        </w:rPr>
        <w:t xml:space="preserve"> </w:t>
      </w:r>
      <w:r>
        <w:rPr>
          <w:w w:val="105"/>
        </w:rPr>
        <w:t>of</w:t>
      </w:r>
      <w:r>
        <w:rPr>
          <w:spacing w:val="-12"/>
          <w:w w:val="105"/>
        </w:rPr>
        <w:t xml:space="preserve"> </w:t>
      </w:r>
      <w:r>
        <w:rPr>
          <w:w w:val="105"/>
        </w:rPr>
        <w:t>Interest</w:t>
      </w:r>
      <w:r>
        <w:rPr>
          <w:spacing w:val="-11"/>
          <w:w w:val="105"/>
        </w:rPr>
        <w:t xml:space="preserve"> </w:t>
      </w:r>
      <w:r>
        <w:rPr>
          <w:spacing w:val="-2"/>
          <w:w w:val="105"/>
        </w:rPr>
        <w:t>Periods</w:t>
      </w:r>
    </w:p>
    <w:p w14:paraId="68D710BD" w14:textId="77777777" w:rsidR="00E70012" w:rsidRDefault="00000000">
      <w:pPr>
        <w:pStyle w:val="ListParagraph"/>
        <w:numPr>
          <w:ilvl w:val="0"/>
          <w:numId w:val="27"/>
        </w:numPr>
        <w:tabs>
          <w:tab w:val="left" w:pos="775"/>
        </w:tabs>
        <w:spacing w:before="91" w:line="336" w:lineRule="auto"/>
        <w:ind w:right="1066"/>
        <w:rPr>
          <w:sz w:val="20"/>
        </w:rPr>
      </w:pPr>
      <w:r>
        <w:rPr>
          <w:sz w:val="20"/>
        </w:rPr>
        <w:t>The</w:t>
      </w:r>
      <w:r>
        <w:rPr>
          <w:spacing w:val="18"/>
          <w:sz w:val="20"/>
        </w:rPr>
        <w:t xml:space="preserve"> </w:t>
      </w:r>
      <w:r>
        <w:rPr>
          <w:sz w:val="20"/>
        </w:rPr>
        <w:t>Borrower</w:t>
      </w:r>
      <w:r>
        <w:rPr>
          <w:spacing w:val="17"/>
          <w:sz w:val="20"/>
        </w:rPr>
        <w:t xml:space="preserve"> </w:t>
      </w:r>
      <w:r>
        <w:rPr>
          <w:sz w:val="20"/>
        </w:rPr>
        <w:t>may</w:t>
      </w:r>
      <w:r>
        <w:rPr>
          <w:spacing w:val="19"/>
          <w:sz w:val="20"/>
        </w:rPr>
        <w:t xml:space="preserve"> </w:t>
      </w:r>
      <w:r>
        <w:rPr>
          <w:sz w:val="20"/>
        </w:rPr>
        <w:t>select</w:t>
      </w:r>
      <w:r>
        <w:rPr>
          <w:spacing w:val="20"/>
          <w:sz w:val="20"/>
        </w:rPr>
        <w:t xml:space="preserve"> </w:t>
      </w:r>
      <w:r>
        <w:rPr>
          <w:sz w:val="20"/>
        </w:rPr>
        <w:t>an</w:t>
      </w:r>
      <w:r>
        <w:rPr>
          <w:spacing w:val="18"/>
          <w:sz w:val="20"/>
        </w:rPr>
        <w:t xml:space="preserve"> </w:t>
      </w:r>
      <w:r>
        <w:rPr>
          <w:sz w:val="20"/>
        </w:rPr>
        <w:t>Interest</w:t>
      </w:r>
      <w:r>
        <w:rPr>
          <w:spacing w:val="19"/>
          <w:sz w:val="20"/>
        </w:rPr>
        <w:t xml:space="preserve"> </w:t>
      </w:r>
      <w:r>
        <w:rPr>
          <w:sz w:val="20"/>
        </w:rPr>
        <w:t>Period</w:t>
      </w:r>
      <w:r>
        <w:rPr>
          <w:spacing w:val="18"/>
          <w:sz w:val="20"/>
        </w:rPr>
        <w:t xml:space="preserve"> </w:t>
      </w:r>
      <w:r>
        <w:rPr>
          <w:sz w:val="20"/>
        </w:rPr>
        <w:t>for</w:t>
      </w:r>
      <w:r>
        <w:rPr>
          <w:spacing w:val="18"/>
          <w:sz w:val="20"/>
        </w:rPr>
        <w:t xml:space="preserve"> </w:t>
      </w:r>
      <w:r>
        <w:rPr>
          <w:sz w:val="20"/>
        </w:rPr>
        <w:t>a Loan</w:t>
      </w:r>
      <w:r>
        <w:rPr>
          <w:spacing w:val="18"/>
          <w:sz w:val="20"/>
        </w:rPr>
        <w:t xml:space="preserve"> </w:t>
      </w:r>
      <w:r>
        <w:rPr>
          <w:sz w:val="20"/>
        </w:rPr>
        <w:t>in</w:t>
      </w:r>
      <w:r>
        <w:rPr>
          <w:spacing w:val="18"/>
          <w:sz w:val="20"/>
        </w:rPr>
        <w:t xml:space="preserve"> </w:t>
      </w:r>
      <w:r>
        <w:rPr>
          <w:sz w:val="20"/>
        </w:rPr>
        <w:t>the</w:t>
      </w:r>
      <w:r>
        <w:rPr>
          <w:spacing w:val="18"/>
          <w:sz w:val="20"/>
        </w:rPr>
        <w:t xml:space="preserve"> </w:t>
      </w:r>
      <w:r>
        <w:rPr>
          <w:sz w:val="20"/>
        </w:rPr>
        <w:t>Utilisation</w:t>
      </w:r>
      <w:r>
        <w:rPr>
          <w:spacing w:val="17"/>
          <w:sz w:val="20"/>
        </w:rPr>
        <w:t xml:space="preserve"> </w:t>
      </w:r>
      <w:r>
        <w:rPr>
          <w:sz w:val="20"/>
        </w:rPr>
        <w:t>Request for</w:t>
      </w:r>
      <w:r>
        <w:rPr>
          <w:spacing w:val="18"/>
          <w:sz w:val="20"/>
        </w:rPr>
        <w:t xml:space="preserve"> </w:t>
      </w:r>
      <w:r>
        <w:rPr>
          <w:sz w:val="20"/>
        </w:rPr>
        <w:t>that</w:t>
      </w:r>
      <w:r>
        <w:rPr>
          <w:spacing w:val="17"/>
          <w:sz w:val="20"/>
        </w:rPr>
        <w:t xml:space="preserve"> </w:t>
      </w:r>
      <w:r>
        <w:rPr>
          <w:sz w:val="20"/>
        </w:rPr>
        <w:t>Loan</w:t>
      </w:r>
      <w:r>
        <w:rPr>
          <w:spacing w:val="20"/>
          <w:sz w:val="20"/>
        </w:rPr>
        <w:t xml:space="preserve"> </w:t>
      </w:r>
      <w:r>
        <w:rPr>
          <w:sz w:val="20"/>
        </w:rPr>
        <w:t>or</w:t>
      </w:r>
      <w:r>
        <w:rPr>
          <w:spacing w:val="17"/>
          <w:sz w:val="20"/>
        </w:rPr>
        <w:t xml:space="preserve"> </w:t>
      </w:r>
      <w:r>
        <w:rPr>
          <w:sz w:val="20"/>
        </w:rPr>
        <w:t>(if the</w:t>
      </w:r>
      <w:r>
        <w:rPr>
          <w:spacing w:val="40"/>
          <w:sz w:val="20"/>
        </w:rPr>
        <w:t xml:space="preserve"> </w:t>
      </w:r>
      <w:r>
        <w:rPr>
          <w:sz w:val="20"/>
        </w:rPr>
        <w:t>Loan</w:t>
      </w:r>
      <w:r>
        <w:rPr>
          <w:spacing w:val="40"/>
          <w:sz w:val="20"/>
        </w:rPr>
        <w:t xml:space="preserve"> </w:t>
      </w:r>
      <w:r>
        <w:rPr>
          <w:sz w:val="20"/>
        </w:rPr>
        <w:t>has</w:t>
      </w:r>
      <w:r>
        <w:rPr>
          <w:spacing w:val="40"/>
          <w:sz w:val="20"/>
        </w:rPr>
        <w:t xml:space="preserve"> </w:t>
      </w:r>
      <w:r>
        <w:rPr>
          <w:sz w:val="20"/>
        </w:rPr>
        <w:t>already</w:t>
      </w:r>
      <w:r>
        <w:rPr>
          <w:spacing w:val="40"/>
          <w:sz w:val="20"/>
        </w:rPr>
        <w:t xml:space="preserve"> </w:t>
      </w:r>
      <w:r>
        <w:rPr>
          <w:sz w:val="20"/>
        </w:rPr>
        <w:t>been</w:t>
      </w:r>
      <w:r>
        <w:rPr>
          <w:spacing w:val="40"/>
          <w:sz w:val="20"/>
        </w:rPr>
        <w:t xml:space="preserve"> </w:t>
      </w:r>
      <w:r>
        <w:rPr>
          <w:sz w:val="20"/>
        </w:rPr>
        <w:t>borrowed)</w:t>
      </w:r>
      <w:r>
        <w:rPr>
          <w:spacing w:val="40"/>
          <w:sz w:val="20"/>
        </w:rPr>
        <w:t xml:space="preserve"> </w:t>
      </w:r>
      <w:r>
        <w:rPr>
          <w:sz w:val="20"/>
        </w:rPr>
        <w:t>in</w:t>
      </w:r>
      <w:r>
        <w:rPr>
          <w:spacing w:val="40"/>
          <w:sz w:val="20"/>
        </w:rPr>
        <w:t xml:space="preserve"> </w:t>
      </w:r>
      <w:r>
        <w:rPr>
          <w:sz w:val="20"/>
        </w:rPr>
        <w:t>a</w:t>
      </w:r>
      <w:r>
        <w:rPr>
          <w:spacing w:val="40"/>
          <w:sz w:val="20"/>
        </w:rPr>
        <w:t xml:space="preserve"> </w:t>
      </w:r>
      <w:r>
        <w:rPr>
          <w:sz w:val="20"/>
        </w:rPr>
        <w:t>Selection</w:t>
      </w:r>
      <w:r>
        <w:rPr>
          <w:spacing w:val="40"/>
          <w:sz w:val="20"/>
        </w:rPr>
        <w:t xml:space="preserve"> </w:t>
      </w:r>
      <w:r>
        <w:rPr>
          <w:sz w:val="20"/>
        </w:rPr>
        <w:t>Notice.</w:t>
      </w:r>
    </w:p>
    <w:p w14:paraId="1DAA2171" w14:textId="77777777" w:rsidR="00E70012" w:rsidRDefault="00000000">
      <w:pPr>
        <w:pStyle w:val="ListParagraph"/>
        <w:numPr>
          <w:ilvl w:val="0"/>
          <w:numId w:val="27"/>
        </w:numPr>
        <w:tabs>
          <w:tab w:val="left" w:pos="775"/>
        </w:tabs>
        <w:spacing w:line="336" w:lineRule="auto"/>
        <w:ind w:right="1115"/>
        <w:rPr>
          <w:sz w:val="20"/>
        </w:rPr>
      </w:pPr>
      <w:r>
        <w:rPr>
          <w:sz w:val="20"/>
        </w:rPr>
        <w:t>Each Selection Notice for a Loan is irrevocable and must be delivered to the Lender by the Borrower not</w:t>
      </w:r>
      <w:r>
        <w:rPr>
          <w:spacing w:val="29"/>
          <w:sz w:val="20"/>
        </w:rPr>
        <w:t xml:space="preserve"> </w:t>
      </w:r>
      <w:r>
        <w:rPr>
          <w:sz w:val="20"/>
        </w:rPr>
        <w:t>later</w:t>
      </w:r>
      <w:r>
        <w:rPr>
          <w:spacing w:val="29"/>
          <w:sz w:val="20"/>
        </w:rPr>
        <w:t xml:space="preserve"> </w:t>
      </w:r>
      <w:r>
        <w:rPr>
          <w:sz w:val="20"/>
        </w:rPr>
        <w:t>than</w:t>
      </w:r>
      <w:r>
        <w:rPr>
          <w:spacing w:val="29"/>
          <w:sz w:val="20"/>
        </w:rPr>
        <w:t xml:space="preserve"> </w:t>
      </w:r>
      <w:r>
        <w:rPr>
          <w:sz w:val="20"/>
        </w:rPr>
        <w:t>10:00</w:t>
      </w:r>
      <w:r>
        <w:rPr>
          <w:spacing w:val="29"/>
          <w:sz w:val="20"/>
        </w:rPr>
        <w:t xml:space="preserve"> </w:t>
      </w:r>
      <w:r>
        <w:rPr>
          <w:sz w:val="20"/>
        </w:rPr>
        <w:t>a.m.</w:t>
      </w:r>
      <w:r>
        <w:rPr>
          <w:spacing w:val="29"/>
          <w:sz w:val="20"/>
        </w:rPr>
        <w:t xml:space="preserve"> </w:t>
      </w:r>
      <w:r>
        <w:rPr>
          <w:sz w:val="20"/>
        </w:rPr>
        <w:t>on</w:t>
      </w:r>
      <w:r>
        <w:rPr>
          <w:spacing w:val="26"/>
          <w:sz w:val="20"/>
        </w:rPr>
        <w:t xml:space="preserve"> </w:t>
      </w:r>
      <w:r>
        <w:rPr>
          <w:sz w:val="20"/>
        </w:rPr>
        <w:t>the</w:t>
      </w:r>
      <w:r>
        <w:rPr>
          <w:spacing w:val="29"/>
          <w:sz w:val="20"/>
        </w:rPr>
        <w:t xml:space="preserve"> </w:t>
      </w:r>
      <w:r>
        <w:rPr>
          <w:sz w:val="20"/>
        </w:rPr>
        <w:t>Business</w:t>
      </w:r>
      <w:r>
        <w:rPr>
          <w:spacing w:val="32"/>
          <w:sz w:val="20"/>
        </w:rPr>
        <w:t xml:space="preserve"> </w:t>
      </w:r>
      <w:r>
        <w:rPr>
          <w:sz w:val="20"/>
        </w:rPr>
        <w:t>Day</w:t>
      </w:r>
      <w:r>
        <w:rPr>
          <w:spacing w:val="31"/>
          <w:sz w:val="20"/>
        </w:rPr>
        <w:t xml:space="preserve"> </w:t>
      </w:r>
      <w:r>
        <w:rPr>
          <w:sz w:val="20"/>
        </w:rPr>
        <w:t>before</w:t>
      </w:r>
      <w:r>
        <w:rPr>
          <w:spacing w:val="26"/>
          <w:sz w:val="20"/>
        </w:rPr>
        <w:t xml:space="preserve"> </w:t>
      </w:r>
      <w:r>
        <w:rPr>
          <w:sz w:val="20"/>
        </w:rPr>
        <w:t>the</w:t>
      </w:r>
      <w:r>
        <w:rPr>
          <w:spacing w:val="26"/>
          <w:sz w:val="20"/>
        </w:rPr>
        <w:t xml:space="preserve"> </w:t>
      </w:r>
      <w:r>
        <w:rPr>
          <w:sz w:val="20"/>
        </w:rPr>
        <w:t>first</w:t>
      </w:r>
      <w:r>
        <w:rPr>
          <w:spacing w:val="29"/>
          <w:sz w:val="20"/>
        </w:rPr>
        <w:t xml:space="preserve"> </w:t>
      </w:r>
      <w:r>
        <w:rPr>
          <w:sz w:val="20"/>
        </w:rPr>
        <w:t>day</w:t>
      </w:r>
      <w:r>
        <w:rPr>
          <w:spacing w:val="31"/>
          <w:sz w:val="20"/>
        </w:rPr>
        <w:t xml:space="preserve"> </w:t>
      </w:r>
      <w:r>
        <w:rPr>
          <w:sz w:val="20"/>
        </w:rPr>
        <w:t>of</w:t>
      </w:r>
      <w:r>
        <w:rPr>
          <w:spacing w:val="28"/>
          <w:sz w:val="20"/>
        </w:rPr>
        <w:t xml:space="preserve"> </w:t>
      </w:r>
      <w:r>
        <w:rPr>
          <w:sz w:val="20"/>
        </w:rPr>
        <w:t>the</w:t>
      </w:r>
      <w:r>
        <w:rPr>
          <w:spacing w:val="29"/>
          <w:sz w:val="20"/>
        </w:rPr>
        <w:t xml:space="preserve"> </w:t>
      </w:r>
      <w:r>
        <w:rPr>
          <w:sz w:val="20"/>
        </w:rPr>
        <w:t>relevant</w:t>
      </w:r>
      <w:r>
        <w:rPr>
          <w:spacing w:val="28"/>
          <w:sz w:val="20"/>
        </w:rPr>
        <w:t xml:space="preserve"> </w:t>
      </w:r>
      <w:r>
        <w:rPr>
          <w:sz w:val="20"/>
        </w:rPr>
        <w:t>Interest</w:t>
      </w:r>
      <w:r>
        <w:rPr>
          <w:spacing w:val="29"/>
          <w:sz w:val="20"/>
        </w:rPr>
        <w:t xml:space="preserve"> </w:t>
      </w:r>
      <w:r>
        <w:rPr>
          <w:sz w:val="20"/>
        </w:rPr>
        <w:t>Period.</w:t>
      </w:r>
    </w:p>
    <w:p w14:paraId="22D1AC6B" w14:textId="77777777" w:rsidR="00E70012" w:rsidRDefault="00000000">
      <w:pPr>
        <w:pStyle w:val="ListParagraph"/>
        <w:numPr>
          <w:ilvl w:val="0"/>
          <w:numId w:val="27"/>
        </w:numPr>
        <w:tabs>
          <w:tab w:val="left" w:pos="775"/>
        </w:tabs>
        <w:spacing w:before="121" w:line="338" w:lineRule="auto"/>
        <w:ind w:right="1064"/>
        <w:rPr>
          <w:sz w:val="20"/>
        </w:rPr>
      </w:pPr>
      <w:r>
        <w:rPr>
          <w:sz w:val="20"/>
        </w:rPr>
        <w:t>If</w:t>
      </w:r>
      <w:r>
        <w:rPr>
          <w:spacing w:val="33"/>
          <w:sz w:val="20"/>
        </w:rPr>
        <w:t xml:space="preserve"> </w:t>
      </w:r>
      <w:r>
        <w:rPr>
          <w:sz w:val="20"/>
        </w:rPr>
        <w:t>the</w:t>
      </w:r>
      <w:r>
        <w:rPr>
          <w:spacing w:val="36"/>
          <w:sz w:val="20"/>
        </w:rPr>
        <w:t xml:space="preserve"> </w:t>
      </w:r>
      <w:r>
        <w:rPr>
          <w:sz w:val="20"/>
        </w:rPr>
        <w:t>Borrower</w:t>
      </w:r>
      <w:r>
        <w:rPr>
          <w:spacing w:val="38"/>
          <w:sz w:val="20"/>
        </w:rPr>
        <w:t xml:space="preserve"> </w:t>
      </w:r>
      <w:r>
        <w:rPr>
          <w:sz w:val="20"/>
        </w:rPr>
        <w:t>fails</w:t>
      </w:r>
      <w:r>
        <w:rPr>
          <w:spacing w:val="36"/>
          <w:sz w:val="20"/>
        </w:rPr>
        <w:t xml:space="preserve"> </w:t>
      </w:r>
      <w:r>
        <w:rPr>
          <w:sz w:val="20"/>
        </w:rPr>
        <w:t>to</w:t>
      </w:r>
      <w:r>
        <w:rPr>
          <w:spacing w:val="36"/>
          <w:sz w:val="20"/>
        </w:rPr>
        <w:t xml:space="preserve"> </w:t>
      </w:r>
      <w:r>
        <w:rPr>
          <w:sz w:val="20"/>
        </w:rPr>
        <w:t>deliver</w:t>
      </w:r>
      <w:r>
        <w:rPr>
          <w:spacing w:val="38"/>
          <w:sz w:val="20"/>
        </w:rPr>
        <w:t xml:space="preserve"> </w:t>
      </w:r>
      <w:r>
        <w:rPr>
          <w:sz w:val="20"/>
        </w:rPr>
        <w:t>a</w:t>
      </w:r>
      <w:r>
        <w:rPr>
          <w:spacing w:val="36"/>
          <w:sz w:val="20"/>
        </w:rPr>
        <w:t xml:space="preserve"> </w:t>
      </w:r>
      <w:r>
        <w:rPr>
          <w:sz w:val="20"/>
        </w:rPr>
        <w:t>Selection</w:t>
      </w:r>
      <w:r>
        <w:rPr>
          <w:spacing w:val="36"/>
          <w:sz w:val="20"/>
        </w:rPr>
        <w:t xml:space="preserve"> </w:t>
      </w:r>
      <w:r>
        <w:rPr>
          <w:sz w:val="20"/>
        </w:rPr>
        <w:t>Notice</w:t>
      </w:r>
      <w:r>
        <w:rPr>
          <w:spacing w:val="37"/>
          <w:sz w:val="20"/>
        </w:rPr>
        <w:t xml:space="preserve"> </w:t>
      </w:r>
      <w:r>
        <w:rPr>
          <w:sz w:val="20"/>
        </w:rPr>
        <w:t>to</w:t>
      </w:r>
      <w:r>
        <w:rPr>
          <w:spacing w:val="35"/>
          <w:sz w:val="20"/>
        </w:rPr>
        <w:t xml:space="preserve"> </w:t>
      </w:r>
      <w:r>
        <w:rPr>
          <w:sz w:val="20"/>
        </w:rPr>
        <w:t>the</w:t>
      </w:r>
      <w:r>
        <w:rPr>
          <w:spacing w:val="36"/>
          <w:sz w:val="20"/>
        </w:rPr>
        <w:t xml:space="preserve"> </w:t>
      </w:r>
      <w:r>
        <w:rPr>
          <w:sz w:val="20"/>
        </w:rPr>
        <w:t>Lender</w:t>
      </w:r>
      <w:r>
        <w:rPr>
          <w:spacing w:val="34"/>
          <w:sz w:val="20"/>
        </w:rPr>
        <w:t xml:space="preserve"> </w:t>
      </w:r>
      <w:r>
        <w:rPr>
          <w:sz w:val="20"/>
        </w:rPr>
        <w:t>in</w:t>
      </w:r>
      <w:r>
        <w:rPr>
          <w:spacing w:val="36"/>
          <w:sz w:val="20"/>
        </w:rPr>
        <w:t xml:space="preserve"> </w:t>
      </w:r>
      <w:r>
        <w:rPr>
          <w:sz w:val="20"/>
        </w:rPr>
        <w:t>accordance</w:t>
      </w:r>
      <w:r>
        <w:rPr>
          <w:spacing w:val="37"/>
          <w:sz w:val="20"/>
        </w:rPr>
        <w:t xml:space="preserve"> </w:t>
      </w:r>
      <w:r>
        <w:rPr>
          <w:sz w:val="20"/>
        </w:rPr>
        <w:t>with</w:t>
      </w:r>
      <w:r>
        <w:rPr>
          <w:spacing w:val="37"/>
          <w:sz w:val="20"/>
        </w:rPr>
        <w:t xml:space="preserve"> </w:t>
      </w:r>
      <w:r>
        <w:rPr>
          <w:sz w:val="20"/>
        </w:rPr>
        <w:t>paragraph</w:t>
      </w:r>
      <w:r>
        <w:rPr>
          <w:spacing w:val="38"/>
          <w:sz w:val="20"/>
        </w:rPr>
        <w:t xml:space="preserve"> </w:t>
      </w:r>
      <w:r>
        <w:rPr>
          <w:sz w:val="20"/>
        </w:rPr>
        <w:t>(b) above,</w:t>
      </w:r>
      <w:r>
        <w:rPr>
          <w:spacing w:val="40"/>
          <w:sz w:val="20"/>
        </w:rPr>
        <w:t xml:space="preserve"> </w:t>
      </w:r>
      <w:r>
        <w:rPr>
          <w:sz w:val="20"/>
        </w:rPr>
        <w:t>the</w:t>
      </w:r>
      <w:r>
        <w:rPr>
          <w:spacing w:val="40"/>
          <w:sz w:val="20"/>
        </w:rPr>
        <w:t xml:space="preserve"> </w:t>
      </w:r>
      <w:r>
        <w:rPr>
          <w:sz w:val="20"/>
        </w:rPr>
        <w:t>relevant</w:t>
      </w:r>
      <w:r>
        <w:rPr>
          <w:spacing w:val="40"/>
          <w:sz w:val="20"/>
        </w:rPr>
        <w:t xml:space="preserve"> </w:t>
      </w:r>
      <w:r>
        <w:rPr>
          <w:sz w:val="20"/>
        </w:rPr>
        <w:t>Interest</w:t>
      </w:r>
      <w:r>
        <w:rPr>
          <w:spacing w:val="40"/>
          <w:sz w:val="20"/>
        </w:rPr>
        <w:t xml:space="preserve"> </w:t>
      </w:r>
      <w:r>
        <w:rPr>
          <w:sz w:val="20"/>
        </w:rPr>
        <w:t>Period</w:t>
      </w:r>
      <w:r>
        <w:rPr>
          <w:spacing w:val="40"/>
          <w:sz w:val="20"/>
        </w:rPr>
        <w:t xml:space="preserve"> </w:t>
      </w:r>
      <w:r>
        <w:rPr>
          <w:sz w:val="20"/>
        </w:rPr>
        <w:t>will</w:t>
      </w:r>
      <w:r>
        <w:rPr>
          <w:spacing w:val="40"/>
          <w:sz w:val="20"/>
        </w:rPr>
        <w:t xml:space="preserve"> </w:t>
      </w:r>
      <w:r>
        <w:rPr>
          <w:sz w:val="20"/>
        </w:rPr>
        <w:t>be</w:t>
      </w:r>
      <w:r>
        <w:rPr>
          <w:spacing w:val="40"/>
          <w:sz w:val="20"/>
        </w:rPr>
        <w:t xml:space="preserve"> </w:t>
      </w:r>
      <w:r>
        <w:rPr>
          <w:sz w:val="20"/>
        </w:rPr>
        <w:t>one</w:t>
      </w:r>
      <w:r>
        <w:rPr>
          <w:spacing w:val="40"/>
          <w:sz w:val="20"/>
        </w:rPr>
        <w:t xml:space="preserve"> </w:t>
      </w:r>
      <w:r>
        <w:rPr>
          <w:sz w:val="20"/>
        </w:rPr>
        <w:t>Month.</w:t>
      </w:r>
    </w:p>
    <w:p w14:paraId="60D03978" w14:textId="77777777" w:rsidR="00E70012" w:rsidRDefault="00000000">
      <w:pPr>
        <w:pStyle w:val="ListParagraph"/>
        <w:numPr>
          <w:ilvl w:val="0"/>
          <w:numId w:val="27"/>
        </w:numPr>
        <w:tabs>
          <w:tab w:val="left" w:pos="775"/>
        </w:tabs>
        <w:spacing w:before="117" w:line="333" w:lineRule="auto"/>
        <w:ind w:right="1250"/>
        <w:rPr>
          <w:sz w:val="20"/>
        </w:rPr>
      </w:pPr>
      <w:r>
        <w:rPr>
          <w:sz w:val="20"/>
        </w:rPr>
        <w:t>Subject</w:t>
      </w:r>
      <w:r>
        <w:rPr>
          <w:spacing w:val="-2"/>
          <w:sz w:val="20"/>
        </w:rPr>
        <w:t xml:space="preserve"> </w:t>
      </w:r>
      <w:r>
        <w:rPr>
          <w:sz w:val="20"/>
        </w:rPr>
        <w:t>to</w:t>
      </w:r>
      <w:r>
        <w:rPr>
          <w:spacing w:val="-2"/>
          <w:sz w:val="20"/>
        </w:rPr>
        <w:t xml:space="preserve"> </w:t>
      </w:r>
      <w:r>
        <w:rPr>
          <w:sz w:val="20"/>
        </w:rPr>
        <w:t>this Clause</w:t>
      </w:r>
      <w:r>
        <w:rPr>
          <w:spacing w:val="-2"/>
          <w:sz w:val="20"/>
        </w:rPr>
        <w:t xml:space="preserve"> </w:t>
      </w:r>
      <w:r>
        <w:rPr>
          <w:sz w:val="20"/>
        </w:rPr>
        <w:t>9,</w:t>
      </w:r>
      <w:r>
        <w:rPr>
          <w:spacing w:val="-3"/>
          <w:sz w:val="20"/>
        </w:rPr>
        <w:t xml:space="preserve"> </w:t>
      </w:r>
      <w:r>
        <w:rPr>
          <w:sz w:val="20"/>
        </w:rPr>
        <w:t>the</w:t>
      </w:r>
      <w:r>
        <w:rPr>
          <w:spacing w:val="-2"/>
          <w:sz w:val="20"/>
        </w:rPr>
        <w:t xml:space="preserve"> </w:t>
      </w:r>
      <w:r>
        <w:rPr>
          <w:sz w:val="20"/>
        </w:rPr>
        <w:t>Borrower</w:t>
      </w:r>
      <w:r>
        <w:rPr>
          <w:spacing w:val="-4"/>
          <w:sz w:val="20"/>
        </w:rPr>
        <w:t xml:space="preserve"> </w:t>
      </w:r>
      <w:r>
        <w:rPr>
          <w:sz w:val="20"/>
        </w:rPr>
        <w:t>may select</w:t>
      </w:r>
      <w:r>
        <w:rPr>
          <w:spacing w:val="-2"/>
          <w:sz w:val="20"/>
        </w:rPr>
        <w:t xml:space="preserve"> </w:t>
      </w:r>
      <w:r>
        <w:rPr>
          <w:sz w:val="20"/>
        </w:rPr>
        <w:t>an</w:t>
      </w:r>
      <w:r>
        <w:rPr>
          <w:spacing w:val="-2"/>
          <w:sz w:val="20"/>
        </w:rPr>
        <w:t xml:space="preserve"> </w:t>
      </w:r>
      <w:r>
        <w:rPr>
          <w:sz w:val="20"/>
        </w:rPr>
        <w:t>Interest</w:t>
      </w:r>
      <w:r>
        <w:rPr>
          <w:spacing w:val="-2"/>
          <w:sz w:val="20"/>
        </w:rPr>
        <w:t xml:space="preserve"> </w:t>
      </w:r>
      <w:r>
        <w:rPr>
          <w:sz w:val="20"/>
        </w:rPr>
        <w:t>Period of</w:t>
      </w:r>
      <w:r>
        <w:rPr>
          <w:spacing w:val="-3"/>
          <w:sz w:val="20"/>
        </w:rPr>
        <w:t xml:space="preserve"> </w:t>
      </w:r>
      <w:r>
        <w:rPr>
          <w:sz w:val="20"/>
        </w:rPr>
        <w:t>three</w:t>
      </w:r>
      <w:r>
        <w:rPr>
          <w:spacing w:val="-2"/>
          <w:sz w:val="20"/>
        </w:rPr>
        <w:t xml:space="preserve"> </w:t>
      </w:r>
      <w:r>
        <w:rPr>
          <w:sz w:val="20"/>
        </w:rPr>
        <w:t>or</w:t>
      </w:r>
      <w:r>
        <w:rPr>
          <w:spacing w:val="-2"/>
          <w:sz w:val="20"/>
        </w:rPr>
        <w:t xml:space="preserve"> </w:t>
      </w:r>
      <w:r>
        <w:rPr>
          <w:sz w:val="20"/>
        </w:rPr>
        <w:t>six</w:t>
      </w:r>
      <w:r>
        <w:rPr>
          <w:spacing w:val="-3"/>
          <w:sz w:val="20"/>
        </w:rPr>
        <w:t xml:space="preserve"> </w:t>
      </w:r>
      <w:r>
        <w:rPr>
          <w:sz w:val="20"/>
        </w:rPr>
        <w:t>Months or of</w:t>
      </w:r>
      <w:r>
        <w:rPr>
          <w:spacing w:val="-3"/>
          <w:sz w:val="20"/>
        </w:rPr>
        <w:t xml:space="preserve"> </w:t>
      </w:r>
      <w:r>
        <w:rPr>
          <w:sz w:val="20"/>
        </w:rPr>
        <w:t>any other</w:t>
      </w:r>
      <w:r>
        <w:rPr>
          <w:spacing w:val="40"/>
          <w:sz w:val="20"/>
        </w:rPr>
        <w:t xml:space="preserve"> </w:t>
      </w:r>
      <w:r>
        <w:rPr>
          <w:sz w:val="20"/>
        </w:rPr>
        <w:t>period</w:t>
      </w:r>
      <w:r>
        <w:rPr>
          <w:spacing w:val="40"/>
          <w:sz w:val="20"/>
        </w:rPr>
        <w:t xml:space="preserve"> </w:t>
      </w:r>
      <w:r>
        <w:rPr>
          <w:sz w:val="20"/>
        </w:rPr>
        <w:t>agreed</w:t>
      </w:r>
      <w:r>
        <w:rPr>
          <w:spacing w:val="40"/>
          <w:sz w:val="20"/>
        </w:rPr>
        <w:t xml:space="preserve"> </w:t>
      </w:r>
      <w:r>
        <w:rPr>
          <w:sz w:val="20"/>
        </w:rPr>
        <w:t>between</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in</w:t>
      </w:r>
      <w:r>
        <w:rPr>
          <w:spacing w:val="40"/>
          <w:sz w:val="20"/>
        </w:rPr>
        <w:t xml:space="preserve"> </w:t>
      </w:r>
      <w:r>
        <w:rPr>
          <w:sz w:val="20"/>
        </w:rPr>
        <w:t>relation</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relevant</w:t>
      </w:r>
      <w:r>
        <w:rPr>
          <w:spacing w:val="40"/>
          <w:sz w:val="20"/>
        </w:rPr>
        <w:t xml:space="preserve"> </w:t>
      </w:r>
      <w:r>
        <w:rPr>
          <w:sz w:val="20"/>
        </w:rPr>
        <w:t>Loan.</w:t>
      </w:r>
    </w:p>
    <w:p w14:paraId="2F399E11" w14:textId="77777777" w:rsidR="00E70012" w:rsidRDefault="00000000">
      <w:pPr>
        <w:pStyle w:val="ListParagraph"/>
        <w:numPr>
          <w:ilvl w:val="0"/>
          <w:numId w:val="27"/>
        </w:numPr>
        <w:tabs>
          <w:tab w:val="left" w:pos="775"/>
        </w:tabs>
        <w:spacing w:before="122"/>
        <w:rPr>
          <w:sz w:val="20"/>
        </w:rPr>
      </w:pPr>
      <w:r>
        <w:rPr>
          <w:sz w:val="20"/>
        </w:rPr>
        <w:t>An</w:t>
      </w:r>
      <w:r>
        <w:rPr>
          <w:spacing w:val="13"/>
          <w:sz w:val="20"/>
        </w:rPr>
        <w:t xml:space="preserve"> </w:t>
      </w:r>
      <w:r>
        <w:rPr>
          <w:sz w:val="20"/>
        </w:rPr>
        <w:t>Interest</w:t>
      </w:r>
      <w:r>
        <w:rPr>
          <w:spacing w:val="16"/>
          <w:sz w:val="20"/>
        </w:rPr>
        <w:t xml:space="preserve"> </w:t>
      </w:r>
      <w:r>
        <w:rPr>
          <w:sz w:val="20"/>
        </w:rPr>
        <w:t>Period</w:t>
      </w:r>
      <w:r>
        <w:rPr>
          <w:spacing w:val="17"/>
          <w:sz w:val="20"/>
        </w:rPr>
        <w:t xml:space="preserve"> </w:t>
      </w:r>
      <w:r>
        <w:rPr>
          <w:sz w:val="20"/>
        </w:rPr>
        <w:t>for</w:t>
      </w:r>
      <w:r>
        <w:rPr>
          <w:spacing w:val="16"/>
          <w:sz w:val="20"/>
        </w:rPr>
        <w:t xml:space="preserve"> </w:t>
      </w:r>
      <w:r>
        <w:rPr>
          <w:sz w:val="20"/>
        </w:rPr>
        <w:t>a</w:t>
      </w:r>
      <w:r>
        <w:rPr>
          <w:spacing w:val="15"/>
          <w:sz w:val="20"/>
        </w:rPr>
        <w:t xml:space="preserve"> </w:t>
      </w:r>
      <w:r>
        <w:rPr>
          <w:sz w:val="20"/>
        </w:rPr>
        <w:t>Loan</w:t>
      </w:r>
      <w:r>
        <w:rPr>
          <w:spacing w:val="15"/>
          <w:sz w:val="20"/>
        </w:rPr>
        <w:t xml:space="preserve"> </w:t>
      </w:r>
      <w:r>
        <w:rPr>
          <w:sz w:val="20"/>
        </w:rPr>
        <w:t>shall</w:t>
      </w:r>
      <w:r>
        <w:rPr>
          <w:spacing w:val="14"/>
          <w:sz w:val="20"/>
        </w:rPr>
        <w:t xml:space="preserve"> </w:t>
      </w:r>
      <w:r>
        <w:rPr>
          <w:sz w:val="20"/>
        </w:rPr>
        <w:t>not</w:t>
      </w:r>
      <w:r>
        <w:rPr>
          <w:spacing w:val="17"/>
          <w:sz w:val="20"/>
        </w:rPr>
        <w:t xml:space="preserve"> </w:t>
      </w:r>
      <w:r>
        <w:rPr>
          <w:sz w:val="20"/>
        </w:rPr>
        <w:t>extend</w:t>
      </w:r>
      <w:r>
        <w:rPr>
          <w:spacing w:val="16"/>
          <w:sz w:val="20"/>
        </w:rPr>
        <w:t xml:space="preserve"> </w:t>
      </w:r>
      <w:r>
        <w:rPr>
          <w:sz w:val="20"/>
        </w:rPr>
        <w:t>beyond</w:t>
      </w:r>
      <w:r>
        <w:rPr>
          <w:spacing w:val="14"/>
          <w:sz w:val="20"/>
        </w:rPr>
        <w:t xml:space="preserve"> </w:t>
      </w:r>
      <w:r>
        <w:rPr>
          <w:sz w:val="20"/>
        </w:rPr>
        <w:t>the</w:t>
      </w:r>
      <w:r>
        <w:rPr>
          <w:spacing w:val="9"/>
          <w:sz w:val="20"/>
        </w:rPr>
        <w:t xml:space="preserve"> </w:t>
      </w:r>
      <w:r>
        <w:rPr>
          <w:sz w:val="20"/>
        </w:rPr>
        <w:t>Termination</w:t>
      </w:r>
      <w:r>
        <w:rPr>
          <w:spacing w:val="17"/>
          <w:sz w:val="20"/>
        </w:rPr>
        <w:t xml:space="preserve"> </w:t>
      </w:r>
      <w:r>
        <w:rPr>
          <w:spacing w:val="-2"/>
          <w:sz w:val="20"/>
        </w:rPr>
        <w:t>Date.</w:t>
      </w:r>
    </w:p>
    <w:p w14:paraId="5071B41D" w14:textId="77777777" w:rsidR="00E70012" w:rsidRDefault="00000000">
      <w:pPr>
        <w:pStyle w:val="ListParagraph"/>
        <w:numPr>
          <w:ilvl w:val="0"/>
          <w:numId w:val="27"/>
        </w:numPr>
        <w:tabs>
          <w:tab w:val="left" w:pos="772"/>
          <w:tab w:val="left" w:pos="775"/>
        </w:tabs>
        <w:spacing w:before="211" w:line="336" w:lineRule="auto"/>
        <w:ind w:right="1017"/>
        <w:jc w:val="both"/>
        <w:rPr>
          <w:sz w:val="20"/>
        </w:rPr>
      </w:pPr>
      <w:r>
        <w:rPr>
          <w:sz w:val="20"/>
        </w:rPr>
        <w:t>Each</w:t>
      </w:r>
      <w:r>
        <w:rPr>
          <w:spacing w:val="37"/>
          <w:sz w:val="20"/>
        </w:rPr>
        <w:t xml:space="preserve"> </w:t>
      </w:r>
      <w:r>
        <w:rPr>
          <w:sz w:val="20"/>
        </w:rPr>
        <w:t>Interest</w:t>
      </w:r>
      <w:r>
        <w:rPr>
          <w:spacing w:val="34"/>
          <w:sz w:val="20"/>
        </w:rPr>
        <w:t xml:space="preserve"> </w:t>
      </w:r>
      <w:r>
        <w:rPr>
          <w:sz w:val="20"/>
        </w:rPr>
        <w:t>Period</w:t>
      </w:r>
      <w:r>
        <w:rPr>
          <w:spacing w:val="35"/>
          <w:sz w:val="20"/>
        </w:rPr>
        <w:t xml:space="preserve"> </w:t>
      </w:r>
      <w:r>
        <w:rPr>
          <w:sz w:val="20"/>
        </w:rPr>
        <w:t>for</w:t>
      </w:r>
      <w:r>
        <w:rPr>
          <w:spacing w:val="36"/>
          <w:sz w:val="20"/>
        </w:rPr>
        <w:t xml:space="preserve"> </w:t>
      </w:r>
      <w:r>
        <w:rPr>
          <w:sz w:val="20"/>
        </w:rPr>
        <w:t>a</w:t>
      </w:r>
      <w:r>
        <w:rPr>
          <w:spacing w:val="37"/>
          <w:sz w:val="20"/>
        </w:rPr>
        <w:t xml:space="preserve"> </w:t>
      </w:r>
      <w:r>
        <w:rPr>
          <w:sz w:val="20"/>
        </w:rPr>
        <w:t>Loan</w:t>
      </w:r>
      <w:r>
        <w:rPr>
          <w:spacing w:val="34"/>
          <w:sz w:val="20"/>
        </w:rPr>
        <w:t xml:space="preserve"> </w:t>
      </w:r>
      <w:r>
        <w:rPr>
          <w:sz w:val="20"/>
        </w:rPr>
        <w:t>shall</w:t>
      </w:r>
      <w:r>
        <w:rPr>
          <w:spacing w:val="33"/>
          <w:sz w:val="20"/>
        </w:rPr>
        <w:t xml:space="preserve"> </w:t>
      </w:r>
      <w:r>
        <w:rPr>
          <w:sz w:val="20"/>
        </w:rPr>
        <w:t>start</w:t>
      </w:r>
      <w:r>
        <w:rPr>
          <w:spacing w:val="34"/>
          <w:sz w:val="20"/>
        </w:rPr>
        <w:t xml:space="preserve"> </w:t>
      </w:r>
      <w:r>
        <w:rPr>
          <w:sz w:val="20"/>
        </w:rPr>
        <w:t>on</w:t>
      </w:r>
      <w:r>
        <w:rPr>
          <w:spacing w:val="35"/>
          <w:sz w:val="20"/>
        </w:rPr>
        <w:t xml:space="preserve"> </w:t>
      </w:r>
      <w:r>
        <w:rPr>
          <w:sz w:val="20"/>
        </w:rPr>
        <w:t>the</w:t>
      </w:r>
      <w:r>
        <w:rPr>
          <w:spacing w:val="34"/>
          <w:sz w:val="20"/>
        </w:rPr>
        <w:t xml:space="preserve"> </w:t>
      </w:r>
      <w:r>
        <w:rPr>
          <w:sz w:val="20"/>
        </w:rPr>
        <w:t>Utilisation</w:t>
      </w:r>
      <w:r>
        <w:rPr>
          <w:spacing w:val="36"/>
          <w:sz w:val="20"/>
        </w:rPr>
        <w:t xml:space="preserve"> </w:t>
      </w:r>
      <w:r>
        <w:rPr>
          <w:sz w:val="20"/>
        </w:rPr>
        <w:t>Date</w:t>
      </w:r>
      <w:r>
        <w:rPr>
          <w:spacing w:val="35"/>
          <w:sz w:val="20"/>
        </w:rPr>
        <w:t xml:space="preserve"> </w:t>
      </w:r>
      <w:r>
        <w:rPr>
          <w:sz w:val="20"/>
        </w:rPr>
        <w:t>or</w:t>
      </w:r>
      <w:r>
        <w:rPr>
          <w:spacing w:val="36"/>
          <w:sz w:val="20"/>
        </w:rPr>
        <w:t xml:space="preserve"> </w:t>
      </w:r>
      <w:r>
        <w:rPr>
          <w:sz w:val="20"/>
        </w:rPr>
        <w:t>(if</w:t>
      </w:r>
      <w:r>
        <w:rPr>
          <w:spacing w:val="35"/>
          <w:sz w:val="20"/>
        </w:rPr>
        <w:t xml:space="preserve"> </w:t>
      </w:r>
      <w:r>
        <w:rPr>
          <w:sz w:val="20"/>
        </w:rPr>
        <w:t>already</w:t>
      </w:r>
      <w:r>
        <w:rPr>
          <w:spacing w:val="34"/>
          <w:sz w:val="20"/>
        </w:rPr>
        <w:t xml:space="preserve"> </w:t>
      </w:r>
      <w:r>
        <w:rPr>
          <w:sz w:val="20"/>
        </w:rPr>
        <w:t>made)</w:t>
      </w:r>
      <w:r>
        <w:rPr>
          <w:spacing w:val="36"/>
          <w:sz w:val="20"/>
        </w:rPr>
        <w:t xml:space="preserve"> </w:t>
      </w:r>
      <w:r>
        <w:rPr>
          <w:sz w:val="20"/>
        </w:rPr>
        <w:t>on</w:t>
      </w:r>
      <w:r>
        <w:rPr>
          <w:spacing w:val="35"/>
          <w:sz w:val="20"/>
        </w:rPr>
        <w:t xml:space="preserve"> </w:t>
      </w:r>
      <w:r>
        <w:rPr>
          <w:sz w:val="20"/>
        </w:rPr>
        <w:t>the</w:t>
      </w:r>
      <w:r>
        <w:rPr>
          <w:spacing w:val="35"/>
          <w:sz w:val="20"/>
        </w:rPr>
        <w:t xml:space="preserve"> </w:t>
      </w:r>
      <w:r>
        <w:rPr>
          <w:sz w:val="20"/>
        </w:rPr>
        <w:t>last day of its preceding Interest Period.</w:t>
      </w:r>
    </w:p>
    <w:p w14:paraId="35179062" w14:textId="77777777" w:rsidR="00E70012" w:rsidRDefault="00000000">
      <w:pPr>
        <w:pStyle w:val="Heading2"/>
        <w:numPr>
          <w:ilvl w:val="1"/>
          <w:numId w:val="43"/>
        </w:numPr>
        <w:tabs>
          <w:tab w:val="left" w:pos="771"/>
        </w:tabs>
        <w:spacing w:before="123"/>
        <w:ind w:left="771" w:hanging="620"/>
        <w:jc w:val="both"/>
      </w:pPr>
      <w:bookmarkStart w:id="102" w:name="9.2_Non-Business_Days"/>
      <w:bookmarkEnd w:id="102"/>
      <w:r>
        <w:rPr>
          <w:spacing w:val="-2"/>
          <w:w w:val="105"/>
        </w:rPr>
        <w:t>Non-Business</w:t>
      </w:r>
      <w:r>
        <w:rPr>
          <w:spacing w:val="1"/>
          <w:w w:val="105"/>
        </w:rPr>
        <w:t xml:space="preserve"> </w:t>
      </w:r>
      <w:r>
        <w:rPr>
          <w:spacing w:val="-4"/>
          <w:w w:val="105"/>
        </w:rPr>
        <w:t>Days</w:t>
      </w:r>
    </w:p>
    <w:p w14:paraId="640ABCE4" w14:textId="77777777" w:rsidR="00E70012" w:rsidRDefault="00000000">
      <w:pPr>
        <w:pStyle w:val="BodyText"/>
        <w:spacing w:before="91" w:line="336" w:lineRule="auto"/>
        <w:ind w:right="1023"/>
        <w:jc w:val="both"/>
      </w:pPr>
      <w:r>
        <w:t>If an Interest Period would otherwise end on a day which is not a Business Day, that Interest Period</w:t>
      </w:r>
      <w:r>
        <w:rPr>
          <w:spacing w:val="80"/>
        </w:rPr>
        <w:t xml:space="preserve"> </w:t>
      </w:r>
      <w:r>
        <w:t>will instead end on the next Business Day in that calendar month (if there is one) or the preceding Business Day (if there is not).</w:t>
      </w:r>
    </w:p>
    <w:p w14:paraId="0AFD6700" w14:textId="77777777" w:rsidR="00E70012" w:rsidRDefault="00000000">
      <w:pPr>
        <w:pStyle w:val="Heading2"/>
        <w:numPr>
          <w:ilvl w:val="1"/>
          <w:numId w:val="43"/>
        </w:numPr>
        <w:tabs>
          <w:tab w:val="left" w:pos="771"/>
        </w:tabs>
        <w:spacing w:before="121"/>
        <w:ind w:left="771" w:hanging="620"/>
        <w:jc w:val="both"/>
      </w:pPr>
      <w:bookmarkStart w:id="103" w:name="9.3_Consolidation_and_division_of_Loans"/>
      <w:bookmarkEnd w:id="103"/>
      <w:r>
        <w:rPr>
          <w:w w:val="105"/>
        </w:rPr>
        <w:t>Consolidation</w:t>
      </w:r>
      <w:r>
        <w:rPr>
          <w:spacing w:val="-11"/>
          <w:w w:val="105"/>
        </w:rPr>
        <w:t xml:space="preserve"> </w:t>
      </w:r>
      <w:r>
        <w:rPr>
          <w:w w:val="105"/>
        </w:rPr>
        <w:t>and</w:t>
      </w:r>
      <w:r>
        <w:rPr>
          <w:spacing w:val="-9"/>
          <w:w w:val="105"/>
        </w:rPr>
        <w:t xml:space="preserve"> </w:t>
      </w:r>
      <w:r>
        <w:rPr>
          <w:w w:val="105"/>
        </w:rPr>
        <w:t>division</w:t>
      </w:r>
      <w:r>
        <w:rPr>
          <w:spacing w:val="-10"/>
          <w:w w:val="105"/>
        </w:rPr>
        <w:t xml:space="preserve"> </w:t>
      </w:r>
      <w:r>
        <w:rPr>
          <w:w w:val="105"/>
        </w:rPr>
        <w:t>of</w:t>
      </w:r>
      <w:r>
        <w:rPr>
          <w:spacing w:val="-10"/>
          <w:w w:val="105"/>
        </w:rPr>
        <w:t xml:space="preserve"> </w:t>
      </w:r>
      <w:r>
        <w:rPr>
          <w:spacing w:val="-4"/>
          <w:w w:val="105"/>
        </w:rPr>
        <w:t>Loans</w:t>
      </w:r>
    </w:p>
    <w:p w14:paraId="36651B41" w14:textId="77777777" w:rsidR="00E70012" w:rsidRDefault="00000000">
      <w:pPr>
        <w:pStyle w:val="ListParagraph"/>
        <w:numPr>
          <w:ilvl w:val="0"/>
          <w:numId w:val="26"/>
        </w:numPr>
        <w:tabs>
          <w:tab w:val="left" w:pos="771"/>
        </w:tabs>
        <w:spacing w:before="90"/>
        <w:ind w:left="771" w:hanging="620"/>
        <w:jc w:val="both"/>
        <w:rPr>
          <w:sz w:val="20"/>
        </w:rPr>
      </w:pPr>
      <w:r>
        <w:rPr>
          <w:sz w:val="20"/>
        </w:rPr>
        <w:t>Subject</w:t>
      </w:r>
      <w:r>
        <w:rPr>
          <w:spacing w:val="12"/>
          <w:sz w:val="20"/>
        </w:rPr>
        <w:t xml:space="preserve"> </w:t>
      </w:r>
      <w:r>
        <w:rPr>
          <w:sz w:val="20"/>
        </w:rPr>
        <w:t>to</w:t>
      </w:r>
      <w:r>
        <w:rPr>
          <w:spacing w:val="15"/>
          <w:sz w:val="20"/>
        </w:rPr>
        <w:t xml:space="preserve"> </w:t>
      </w:r>
      <w:r>
        <w:rPr>
          <w:sz w:val="20"/>
        </w:rPr>
        <w:t>paragraph</w:t>
      </w:r>
      <w:r>
        <w:rPr>
          <w:spacing w:val="17"/>
          <w:sz w:val="20"/>
        </w:rPr>
        <w:t xml:space="preserve"> </w:t>
      </w:r>
      <w:r>
        <w:rPr>
          <w:sz w:val="20"/>
        </w:rPr>
        <w:t>(b)</w:t>
      </w:r>
      <w:r>
        <w:rPr>
          <w:spacing w:val="16"/>
          <w:sz w:val="20"/>
        </w:rPr>
        <w:t xml:space="preserve"> </w:t>
      </w:r>
      <w:r>
        <w:rPr>
          <w:sz w:val="20"/>
        </w:rPr>
        <w:t>below,</w:t>
      </w:r>
      <w:r>
        <w:rPr>
          <w:spacing w:val="14"/>
          <w:sz w:val="20"/>
        </w:rPr>
        <w:t xml:space="preserve"> </w:t>
      </w:r>
      <w:r>
        <w:rPr>
          <w:sz w:val="20"/>
        </w:rPr>
        <w:t>if</w:t>
      </w:r>
      <w:r>
        <w:rPr>
          <w:spacing w:val="15"/>
          <w:sz w:val="20"/>
        </w:rPr>
        <w:t xml:space="preserve"> </w:t>
      </w:r>
      <w:r>
        <w:rPr>
          <w:sz w:val="20"/>
        </w:rPr>
        <w:t>two</w:t>
      </w:r>
      <w:r>
        <w:rPr>
          <w:spacing w:val="16"/>
          <w:sz w:val="20"/>
        </w:rPr>
        <w:t xml:space="preserve"> </w:t>
      </w:r>
      <w:r>
        <w:rPr>
          <w:sz w:val="20"/>
        </w:rPr>
        <w:t>or</w:t>
      </w:r>
      <w:r>
        <w:rPr>
          <w:spacing w:val="16"/>
          <w:sz w:val="20"/>
        </w:rPr>
        <w:t xml:space="preserve"> </w:t>
      </w:r>
      <w:r>
        <w:rPr>
          <w:sz w:val="20"/>
        </w:rPr>
        <w:t>more</w:t>
      </w:r>
      <w:r>
        <w:rPr>
          <w:spacing w:val="13"/>
          <w:sz w:val="20"/>
        </w:rPr>
        <w:t xml:space="preserve"> </w:t>
      </w:r>
      <w:r>
        <w:rPr>
          <w:sz w:val="20"/>
        </w:rPr>
        <w:t>Interest</w:t>
      </w:r>
      <w:r>
        <w:rPr>
          <w:spacing w:val="17"/>
          <w:sz w:val="20"/>
        </w:rPr>
        <w:t xml:space="preserve"> </w:t>
      </w:r>
      <w:r>
        <w:rPr>
          <w:spacing w:val="-2"/>
          <w:sz w:val="20"/>
        </w:rPr>
        <w:t>Periods:</w:t>
      </w:r>
    </w:p>
    <w:p w14:paraId="5FD3658D" w14:textId="77777777" w:rsidR="00E70012" w:rsidRDefault="00000000">
      <w:pPr>
        <w:pStyle w:val="ListParagraph"/>
        <w:numPr>
          <w:ilvl w:val="1"/>
          <w:numId w:val="26"/>
        </w:numPr>
        <w:tabs>
          <w:tab w:val="left" w:pos="1512"/>
        </w:tabs>
        <w:spacing w:before="212"/>
        <w:ind w:hanging="737"/>
        <w:rPr>
          <w:sz w:val="20"/>
        </w:rPr>
      </w:pPr>
      <w:r>
        <w:rPr>
          <w:sz w:val="20"/>
        </w:rPr>
        <w:t>relate</w:t>
      </w:r>
      <w:r>
        <w:rPr>
          <w:spacing w:val="14"/>
          <w:sz w:val="20"/>
        </w:rPr>
        <w:t xml:space="preserve"> </w:t>
      </w:r>
      <w:r>
        <w:rPr>
          <w:sz w:val="20"/>
        </w:rPr>
        <w:t>to</w:t>
      </w:r>
      <w:r>
        <w:rPr>
          <w:spacing w:val="18"/>
          <w:sz w:val="20"/>
        </w:rPr>
        <w:t xml:space="preserve"> </w:t>
      </w:r>
      <w:r>
        <w:rPr>
          <w:sz w:val="20"/>
        </w:rPr>
        <w:t>multiple</w:t>
      </w:r>
      <w:r>
        <w:rPr>
          <w:spacing w:val="18"/>
          <w:sz w:val="20"/>
        </w:rPr>
        <w:t xml:space="preserve"> </w:t>
      </w:r>
      <w:r>
        <w:rPr>
          <w:sz w:val="20"/>
        </w:rPr>
        <w:t>Loans;</w:t>
      </w:r>
      <w:r>
        <w:rPr>
          <w:spacing w:val="17"/>
          <w:sz w:val="20"/>
        </w:rPr>
        <w:t xml:space="preserve"> </w:t>
      </w:r>
      <w:r>
        <w:rPr>
          <w:spacing w:val="-5"/>
          <w:sz w:val="20"/>
        </w:rPr>
        <w:t>and</w:t>
      </w:r>
    </w:p>
    <w:p w14:paraId="4BEBC35D" w14:textId="77777777" w:rsidR="00E70012" w:rsidRDefault="00000000">
      <w:pPr>
        <w:pStyle w:val="ListParagraph"/>
        <w:numPr>
          <w:ilvl w:val="1"/>
          <w:numId w:val="26"/>
        </w:numPr>
        <w:tabs>
          <w:tab w:val="left" w:pos="1512"/>
        </w:tabs>
        <w:spacing w:before="214"/>
        <w:ind w:hanging="737"/>
        <w:rPr>
          <w:sz w:val="20"/>
        </w:rPr>
      </w:pPr>
      <w:r>
        <w:rPr>
          <w:sz w:val="20"/>
        </w:rPr>
        <w:t>end</w:t>
      </w:r>
      <w:r>
        <w:rPr>
          <w:spacing w:val="11"/>
          <w:sz w:val="20"/>
        </w:rPr>
        <w:t xml:space="preserve"> </w:t>
      </w:r>
      <w:r>
        <w:rPr>
          <w:sz w:val="20"/>
        </w:rPr>
        <w:t>on</w:t>
      </w:r>
      <w:r>
        <w:rPr>
          <w:spacing w:val="14"/>
          <w:sz w:val="20"/>
        </w:rPr>
        <w:t xml:space="preserve"> </w:t>
      </w:r>
      <w:r>
        <w:rPr>
          <w:sz w:val="20"/>
        </w:rPr>
        <w:t>the</w:t>
      </w:r>
      <w:r>
        <w:rPr>
          <w:spacing w:val="14"/>
          <w:sz w:val="20"/>
        </w:rPr>
        <w:t xml:space="preserve"> </w:t>
      </w:r>
      <w:r>
        <w:rPr>
          <w:sz w:val="20"/>
        </w:rPr>
        <w:t>same</w:t>
      </w:r>
      <w:r>
        <w:rPr>
          <w:spacing w:val="15"/>
          <w:sz w:val="20"/>
        </w:rPr>
        <w:t xml:space="preserve"> </w:t>
      </w:r>
      <w:r>
        <w:rPr>
          <w:spacing w:val="-4"/>
          <w:sz w:val="20"/>
        </w:rPr>
        <w:t>date,</w:t>
      </w:r>
    </w:p>
    <w:p w14:paraId="2EB2AB44" w14:textId="77777777" w:rsidR="00E70012" w:rsidRDefault="00E70012">
      <w:pPr>
        <w:rPr>
          <w:sz w:val="20"/>
        </w:rPr>
        <w:sectPr w:rsidR="00E70012">
          <w:pgSz w:w="11910" w:h="16840"/>
          <w:pgMar w:top="980" w:right="0" w:bottom="1120" w:left="980" w:header="0" w:footer="935" w:gutter="0"/>
          <w:cols w:space="720"/>
        </w:sectPr>
      </w:pPr>
    </w:p>
    <w:p w14:paraId="1761196F" w14:textId="77777777" w:rsidR="00E70012" w:rsidRDefault="00000000">
      <w:pPr>
        <w:pStyle w:val="BodyText"/>
        <w:spacing w:before="64" w:line="336" w:lineRule="auto"/>
        <w:ind w:right="1024"/>
        <w:jc w:val="both"/>
      </w:pPr>
      <w:r>
        <w:lastRenderedPageBreak/>
        <w:t xml:space="preserve">those Loans will, unless the Borrower specifies to the contrary in the Selection Notice for the next Interest Period, be consolidated into, and treated as, a single Loan on the last day of the Interest </w:t>
      </w:r>
      <w:r>
        <w:rPr>
          <w:spacing w:val="-2"/>
        </w:rPr>
        <w:t>Period.</w:t>
      </w:r>
    </w:p>
    <w:p w14:paraId="031986FA" w14:textId="77777777" w:rsidR="00E70012" w:rsidRDefault="00000000">
      <w:pPr>
        <w:pStyle w:val="ListParagraph"/>
        <w:numPr>
          <w:ilvl w:val="0"/>
          <w:numId w:val="26"/>
        </w:numPr>
        <w:tabs>
          <w:tab w:val="left" w:pos="771"/>
          <w:tab w:val="left" w:pos="775"/>
        </w:tabs>
        <w:spacing w:before="121" w:line="336" w:lineRule="auto"/>
        <w:ind w:left="775" w:right="1017" w:hanging="624"/>
        <w:jc w:val="both"/>
        <w:rPr>
          <w:sz w:val="20"/>
        </w:rPr>
      </w:pPr>
      <w:r>
        <w:rPr>
          <w:sz w:val="20"/>
        </w:rPr>
        <w:t>Subject to Clause 4.3 (</w:t>
      </w:r>
      <w:r>
        <w:rPr>
          <w:i/>
          <w:sz w:val="20"/>
        </w:rPr>
        <w:t>Maximum number of Loans</w:t>
      </w:r>
      <w:r>
        <w:rPr>
          <w:sz w:val="20"/>
        </w:rPr>
        <w:t>) and Clause 5.3 (</w:t>
      </w:r>
      <w:r>
        <w:rPr>
          <w:i/>
          <w:sz w:val="20"/>
        </w:rPr>
        <w:t>Currency and amount</w:t>
      </w:r>
      <w:r>
        <w:rPr>
          <w:sz w:val="20"/>
        </w:rPr>
        <w:t>), if the Borrower</w:t>
      </w:r>
      <w:r>
        <w:rPr>
          <w:spacing w:val="30"/>
          <w:sz w:val="20"/>
        </w:rPr>
        <w:t xml:space="preserve"> </w:t>
      </w:r>
      <w:r>
        <w:rPr>
          <w:sz w:val="20"/>
        </w:rPr>
        <w:t>requests</w:t>
      </w:r>
      <w:r>
        <w:rPr>
          <w:spacing w:val="31"/>
          <w:sz w:val="20"/>
        </w:rPr>
        <w:t xml:space="preserve"> </w:t>
      </w:r>
      <w:r>
        <w:rPr>
          <w:sz w:val="20"/>
        </w:rPr>
        <w:t>in</w:t>
      </w:r>
      <w:r>
        <w:rPr>
          <w:spacing w:val="30"/>
          <w:sz w:val="20"/>
        </w:rPr>
        <w:t xml:space="preserve"> </w:t>
      </w:r>
      <w:r>
        <w:rPr>
          <w:sz w:val="20"/>
        </w:rPr>
        <w:t>a</w:t>
      </w:r>
      <w:r>
        <w:rPr>
          <w:spacing w:val="30"/>
          <w:sz w:val="20"/>
        </w:rPr>
        <w:t xml:space="preserve"> </w:t>
      </w:r>
      <w:r>
        <w:rPr>
          <w:sz w:val="20"/>
        </w:rPr>
        <w:t>Selection</w:t>
      </w:r>
      <w:r>
        <w:rPr>
          <w:spacing w:val="30"/>
          <w:sz w:val="20"/>
        </w:rPr>
        <w:t xml:space="preserve"> </w:t>
      </w:r>
      <w:r>
        <w:rPr>
          <w:sz w:val="20"/>
        </w:rPr>
        <w:t>Notice</w:t>
      </w:r>
      <w:r>
        <w:rPr>
          <w:spacing w:val="31"/>
          <w:sz w:val="20"/>
        </w:rPr>
        <w:t xml:space="preserve"> </w:t>
      </w:r>
      <w:r>
        <w:rPr>
          <w:sz w:val="20"/>
        </w:rPr>
        <w:t>that</w:t>
      </w:r>
      <w:r>
        <w:rPr>
          <w:spacing w:val="32"/>
          <w:sz w:val="20"/>
        </w:rPr>
        <w:t xml:space="preserve"> </w:t>
      </w:r>
      <w:r>
        <w:rPr>
          <w:sz w:val="20"/>
        </w:rPr>
        <w:t>a</w:t>
      </w:r>
      <w:r>
        <w:rPr>
          <w:spacing w:val="30"/>
          <w:sz w:val="20"/>
        </w:rPr>
        <w:t xml:space="preserve"> </w:t>
      </w:r>
      <w:r>
        <w:rPr>
          <w:sz w:val="20"/>
        </w:rPr>
        <w:t>Loan</w:t>
      </w:r>
      <w:r>
        <w:rPr>
          <w:spacing w:val="31"/>
          <w:sz w:val="20"/>
        </w:rPr>
        <w:t xml:space="preserve"> </w:t>
      </w:r>
      <w:r>
        <w:rPr>
          <w:sz w:val="20"/>
        </w:rPr>
        <w:t>be</w:t>
      </w:r>
      <w:r>
        <w:rPr>
          <w:spacing w:val="33"/>
          <w:sz w:val="20"/>
        </w:rPr>
        <w:t xml:space="preserve"> </w:t>
      </w:r>
      <w:r>
        <w:rPr>
          <w:sz w:val="20"/>
        </w:rPr>
        <w:t>divided</w:t>
      </w:r>
      <w:r>
        <w:rPr>
          <w:spacing w:val="30"/>
          <w:sz w:val="20"/>
        </w:rPr>
        <w:t xml:space="preserve"> </w:t>
      </w:r>
      <w:r>
        <w:rPr>
          <w:sz w:val="20"/>
        </w:rPr>
        <w:t>into</w:t>
      </w:r>
      <w:r>
        <w:rPr>
          <w:spacing w:val="30"/>
          <w:sz w:val="20"/>
        </w:rPr>
        <w:t xml:space="preserve"> </w:t>
      </w:r>
      <w:r>
        <w:rPr>
          <w:sz w:val="20"/>
        </w:rPr>
        <w:t>two</w:t>
      </w:r>
      <w:r>
        <w:rPr>
          <w:spacing w:val="30"/>
          <w:sz w:val="20"/>
        </w:rPr>
        <w:t xml:space="preserve"> </w:t>
      </w:r>
      <w:r>
        <w:rPr>
          <w:sz w:val="20"/>
        </w:rPr>
        <w:t>or</w:t>
      </w:r>
      <w:r>
        <w:rPr>
          <w:spacing w:val="30"/>
          <w:sz w:val="20"/>
        </w:rPr>
        <w:t xml:space="preserve"> </w:t>
      </w:r>
      <w:r>
        <w:rPr>
          <w:sz w:val="20"/>
        </w:rPr>
        <w:t>more</w:t>
      </w:r>
      <w:r>
        <w:rPr>
          <w:spacing w:val="33"/>
          <w:sz w:val="20"/>
        </w:rPr>
        <w:t xml:space="preserve"> </w:t>
      </w:r>
      <w:r>
        <w:rPr>
          <w:sz w:val="20"/>
        </w:rPr>
        <w:t>Loans,</w:t>
      </w:r>
      <w:r>
        <w:rPr>
          <w:spacing w:val="28"/>
          <w:sz w:val="20"/>
        </w:rPr>
        <w:t xml:space="preserve"> </w:t>
      </w:r>
      <w:r>
        <w:rPr>
          <w:sz w:val="20"/>
        </w:rPr>
        <w:t>that</w:t>
      </w:r>
      <w:r>
        <w:rPr>
          <w:spacing w:val="29"/>
          <w:sz w:val="20"/>
        </w:rPr>
        <w:t xml:space="preserve"> </w:t>
      </w:r>
      <w:r>
        <w:rPr>
          <w:sz w:val="20"/>
        </w:rPr>
        <w:t>Loan will,</w:t>
      </w:r>
      <w:r>
        <w:rPr>
          <w:spacing w:val="34"/>
          <w:sz w:val="20"/>
        </w:rPr>
        <w:t xml:space="preserve"> </w:t>
      </w:r>
      <w:r>
        <w:rPr>
          <w:sz w:val="20"/>
        </w:rPr>
        <w:t>on</w:t>
      </w:r>
      <w:r>
        <w:rPr>
          <w:spacing w:val="36"/>
          <w:sz w:val="20"/>
        </w:rPr>
        <w:t xml:space="preserve"> </w:t>
      </w:r>
      <w:r>
        <w:rPr>
          <w:sz w:val="20"/>
        </w:rPr>
        <w:t>the</w:t>
      </w:r>
      <w:r>
        <w:rPr>
          <w:spacing w:val="34"/>
          <w:sz w:val="20"/>
        </w:rPr>
        <w:t xml:space="preserve"> </w:t>
      </w:r>
      <w:r>
        <w:rPr>
          <w:sz w:val="20"/>
        </w:rPr>
        <w:t>last</w:t>
      </w:r>
      <w:r>
        <w:rPr>
          <w:spacing w:val="34"/>
          <w:sz w:val="20"/>
        </w:rPr>
        <w:t xml:space="preserve"> </w:t>
      </w:r>
      <w:r>
        <w:rPr>
          <w:sz w:val="20"/>
        </w:rPr>
        <w:t>day</w:t>
      </w:r>
      <w:r>
        <w:rPr>
          <w:spacing w:val="36"/>
          <w:sz w:val="20"/>
        </w:rPr>
        <w:t xml:space="preserve"> </w:t>
      </w:r>
      <w:r>
        <w:rPr>
          <w:sz w:val="20"/>
        </w:rPr>
        <w:t>of</w:t>
      </w:r>
      <w:r>
        <w:rPr>
          <w:spacing w:val="36"/>
          <w:sz w:val="20"/>
        </w:rPr>
        <w:t xml:space="preserve"> </w:t>
      </w:r>
      <w:r>
        <w:rPr>
          <w:sz w:val="20"/>
        </w:rPr>
        <w:t>its</w:t>
      </w:r>
      <w:r>
        <w:rPr>
          <w:spacing w:val="36"/>
          <w:sz w:val="20"/>
        </w:rPr>
        <w:t xml:space="preserve"> </w:t>
      </w:r>
      <w:r>
        <w:rPr>
          <w:sz w:val="20"/>
        </w:rPr>
        <w:t>Interest</w:t>
      </w:r>
      <w:r>
        <w:rPr>
          <w:spacing w:val="34"/>
          <w:sz w:val="20"/>
        </w:rPr>
        <w:t xml:space="preserve"> </w:t>
      </w:r>
      <w:r>
        <w:rPr>
          <w:sz w:val="20"/>
        </w:rPr>
        <w:t>Period,</w:t>
      </w:r>
      <w:r>
        <w:rPr>
          <w:spacing w:val="37"/>
          <w:sz w:val="20"/>
        </w:rPr>
        <w:t xml:space="preserve"> </w:t>
      </w:r>
      <w:r>
        <w:rPr>
          <w:sz w:val="20"/>
        </w:rPr>
        <w:t>be</w:t>
      </w:r>
      <w:r>
        <w:rPr>
          <w:spacing w:val="35"/>
          <w:sz w:val="20"/>
        </w:rPr>
        <w:t xml:space="preserve"> </w:t>
      </w:r>
      <w:r>
        <w:rPr>
          <w:sz w:val="20"/>
        </w:rPr>
        <w:t>so</w:t>
      </w:r>
      <w:r>
        <w:rPr>
          <w:spacing w:val="38"/>
          <w:sz w:val="20"/>
        </w:rPr>
        <w:t xml:space="preserve"> </w:t>
      </w:r>
      <w:r>
        <w:rPr>
          <w:sz w:val="20"/>
        </w:rPr>
        <w:t>divided</w:t>
      </w:r>
      <w:r>
        <w:rPr>
          <w:spacing w:val="35"/>
          <w:sz w:val="20"/>
        </w:rPr>
        <w:t xml:space="preserve"> </w:t>
      </w:r>
      <w:r>
        <w:rPr>
          <w:sz w:val="20"/>
        </w:rPr>
        <w:t>with</w:t>
      </w:r>
      <w:r>
        <w:rPr>
          <w:spacing w:val="35"/>
          <w:sz w:val="20"/>
        </w:rPr>
        <w:t xml:space="preserve"> </w:t>
      </w:r>
      <w:r>
        <w:rPr>
          <w:sz w:val="20"/>
        </w:rPr>
        <w:t>Base</w:t>
      </w:r>
      <w:r>
        <w:rPr>
          <w:spacing w:val="35"/>
          <w:sz w:val="20"/>
        </w:rPr>
        <w:t xml:space="preserve"> </w:t>
      </w:r>
      <w:r>
        <w:rPr>
          <w:sz w:val="20"/>
        </w:rPr>
        <w:t>Currency</w:t>
      </w:r>
      <w:r>
        <w:rPr>
          <w:spacing w:val="27"/>
          <w:sz w:val="20"/>
        </w:rPr>
        <w:t xml:space="preserve"> </w:t>
      </w:r>
      <w:r>
        <w:rPr>
          <w:sz w:val="20"/>
        </w:rPr>
        <w:t>Amounts</w:t>
      </w:r>
      <w:r>
        <w:rPr>
          <w:spacing w:val="36"/>
          <w:sz w:val="20"/>
        </w:rPr>
        <w:t xml:space="preserve"> </w:t>
      </w:r>
      <w:r>
        <w:rPr>
          <w:sz w:val="20"/>
        </w:rPr>
        <w:t>specified</w:t>
      </w:r>
      <w:r>
        <w:rPr>
          <w:spacing w:val="35"/>
          <w:sz w:val="20"/>
        </w:rPr>
        <w:t xml:space="preserve"> </w:t>
      </w:r>
      <w:r>
        <w:rPr>
          <w:sz w:val="20"/>
        </w:rPr>
        <w:t>in that</w:t>
      </w:r>
      <w:r>
        <w:rPr>
          <w:spacing w:val="40"/>
          <w:sz w:val="20"/>
        </w:rPr>
        <w:t xml:space="preserve"> </w:t>
      </w:r>
      <w:r>
        <w:rPr>
          <w:sz w:val="20"/>
        </w:rPr>
        <w:t>Selection</w:t>
      </w:r>
      <w:r>
        <w:rPr>
          <w:spacing w:val="40"/>
          <w:sz w:val="20"/>
        </w:rPr>
        <w:t xml:space="preserve"> </w:t>
      </w:r>
      <w:r>
        <w:rPr>
          <w:sz w:val="20"/>
        </w:rPr>
        <w:t>Notice,</w:t>
      </w:r>
      <w:r>
        <w:rPr>
          <w:spacing w:val="40"/>
          <w:sz w:val="20"/>
        </w:rPr>
        <w:t xml:space="preserve"> </w:t>
      </w:r>
      <w:r>
        <w:rPr>
          <w:sz w:val="20"/>
        </w:rPr>
        <w:t>being</w:t>
      </w:r>
      <w:r>
        <w:rPr>
          <w:spacing w:val="40"/>
          <w:sz w:val="20"/>
        </w:rPr>
        <w:t xml:space="preserve"> </w:t>
      </w:r>
      <w:r>
        <w:rPr>
          <w:sz w:val="20"/>
        </w:rPr>
        <w:t>an</w:t>
      </w:r>
      <w:r>
        <w:rPr>
          <w:spacing w:val="40"/>
          <w:sz w:val="20"/>
        </w:rPr>
        <w:t xml:space="preserve"> </w:t>
      </w:r>
      <w:r>
        <w:rPr>
          <w:sz w:val="20"/>
        </w:rPr>
        <w:t>aggregate</w:t>
      </w:r>
      <w:r>
        <w:rPr>
          <w:spacing w:val="40"/>
          <w:sz w:val="20"/>
        </w:rPr>
        <w:t xml:space="preserve"> </w:t>
      </w:r>
      <w:r>
        <w:rPr>
          <w:sz w:val="20"/>
        </w:rPr>
        <w:t>Base</w:t>
      </w:r>
      <w:r>
        <w:rPr>
          <w:spacing w:val="40"/>
          <w:sz w:val="20"/>
        </w:rPr>
        <w:t xml:space="preserve"> </w:t>
      </w:r>
      <w:r>
        <w:rPr>
          <w:sz w:val="20"/>
        </w:rPr>
        <w:t>Currency Amount</w:t>
      </w:r>
      <w:r>
        <w:rPr>
          <w:spacing w:val="40"/>
          <w:sz w:val="20"/>
        </w:rPr>
        <w:t xml:space="preserve"> </w:t>
      </w:r>
      <w:r>
        <w:rPr>
          <w:sz w:val="20"/>
        </w:rPr>
        <w:t>equal</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Base</w:t>
      </w:r>
      <w:r>
        <w:rPr>
          <w:spacing w:val="40"/>
          <w:sz w:val="20"/>
        </w:rPr>
        <w:t xml:space="preserve"> </w:t>
      </w:r>
      <w:r>
        <w:rPr>
          <w:sz w:val="20"/>
        </w:rPr>
        <w:t>Currency Amount</w:t>
      </w:r>
      <w:r>
        <w:rPr>
          <w:spacing w:val="40"/>
          <w:sz w:val="20"/>
        </w:rPr>
        <w:t xml:space="preserve"> </w:t>
      </w:r>
      <w:r>
        <w:rPr>
          <w:sz w:val="20"/>
        </w:rPr>
        <w:t>of the</w:t>
      </w:r>
      <w:r>
        <w:rPr>
          <w:spacing w:val="40"/>
          <w:sz w:val="20"/>
        </w:rPr>
        <w:t xml:space="preserve"> </w:t>
      </w:r>
      <w:r>
        <w:rPr>
          <w:sz w:val="20"/>
        </w:rPr>
        <w:t>Loan immediately</w:t>
      </w:r>
      <w:r>
        <w:rPr>
          <w:spacing w:val="40"/>
          <w:sz w:val="20"/>
        </w:rPr>
        <w:t xml:space="preserve"> </w:t>
      </w:r>
      <w:r>
        <w:rPr>
          <w:sz w:val="20"/>
        </w:rPr>
        <w:t>before</w:t>
      </w:r>
      <w:r>
        <w:rPr>
          <w:spacing w:val="40"/>
          <w:sz w:val="20"/>
        </w:rPr>
        <w:t xml:space="preserve"> </w:t>
      </w:r>
      <w:r>
        <w:rPr>
          <w:sz w:val="20"/>
        </w:rPr>
        <w:t>its</w:t>
      </w:r>
      <w:r>
        <w:rPr>
          <w:spacing w:val="40"/>
          <w:sz w:val="20"/>
        </w:rPr>
        <w:t xml:space="preserve"> </w:t>
      </w:r>
      <w:r>
        <w:rPr>
          <w:sz w:val="20"/>
        </w:rPr>
        <w:t>division.</w:t>
      </w:r>
    </w:p>
    <w:p w14:paraId="055BDB86" w14:textId="77777777" w:rsidR="00E70012" w:rsidRDefault="00E70012">
      <w:pPr>
        <w:spacing w:line="336" w:lineRule="auto"/>
        <w:jc w:val="both"/>
        <w:rPr>
          <w:sz w:val="20"/>
        </w:rPr>
        <w:sectPr w:rsidR="00E70012">
          <w:pgSz w:w="11910" w:h="16840"/>
          <w:pgMar w:top="980" w:right="0" w:bottom="1120" w:left="980" w:header="0" w:footer="935" w:gutter="0"/>
          <w:cols w:space="720"/>
        </w:sectPr>
      </w:pPr>
    </w:p>
    <w:p w14:paraId="300147B9" w14:textId="77777777" w:rsidR="00E70012" w:rsidRDefault="00000000">
      <w:pPr>
        <w:pStyle w:val="Heading1"/>
        <w:ind w:left="0" w:right="856" w:firstLine="0"/>
        <w:jc w:val="center"/>
      </w:pPr>
      <w:bookmarkStart w:id="104" w:name="SECTION_6"/>
      <w:bookmarkStart w:id="105" w:name="_bookmark14"/>
      <w:bookmarkEnd w:id="104"/>
      <w:bookmarkEnd w:id="105"/>
      <w:r>
        <w:rPr>
          <w:w w:val="105"/>
        </w:rPr>
        <w:lastRenderedPageBreak/>
        <w:t>SECTION</w:t>
      </w:r>
      <w:r>
        <w:rPr>
          <w:spacing w:val="-13"/>
          <w:w w:val="105"/>
        </w:rPr>
        <w:t xml:space="preserve"> </w:t>
      </w:r>
      <w:r>
        <w:rPr>
          <w:spacing w:val="-10"/>
          <w:w w:val="105"/>
        </w:rPr>
        <w:t>6</w:t>
      </w:r>
    </w:p>
    <w:p w14:paraId="3C295CD8" w14:textId="77777777" w:rsidR="00E70012" w:rsidRDefault="00000000">
      <w:pPr>
        <w:pStyle w:val="Heading1"/>
        <w:spacing w:before="157"/>
        <w:ind w:left="0" w:right="863" w:firstLine="0"/>
        <w:jc w:val="center"/>
      </w:pPr>
      <w:bookmarkStart w:id="106" w:name="ADDITIONAL_PAYMENT_OBLIGATIONS"/>
      <w:bookmarkStart w:id="107" w:name="_bookmark15"/>
      <w:bookmarkEnd w:id="106"/>
      <w:bookmarkEnd w:id="107"/>
      <w:r>
        <w:t>ADDITIONAL</w:t>
      </w:r>
      <w:r>
        <w:rPr>
          <w:spacing w:val="22"/>
        </w:rPr>
        <w:t xml:space="preserve"> </w:t>
      </w:r>
      <w:r>
        <w:t>PAYMENT</w:t>
      </w:r>
      <w:r>
        <w:rPr>
          <w:spacing w:val="27"/>
        </w:rPr>
        <w:t xml:space="preserve"> </w:t>
      </w:r>
      <w:r>
        <w:rPr>
          <w:spacing w:val="-2"/>
        </w:rPr>
        <w:t>OBLIGATIONS</w:t>
      </w:r>
    </w:p>
    <w:p w14:paraId="19DB9819" w14:textId="77777777" w:rsidR="00E70012" w:rsidRDefault="00E70012">
      <w:pPr>
        <w:pStyle w:val="BodyText"/>
        <w:spacing w:before="84"/>
        <w:ind w:left="0"/>
        <w:rPr>
          <w:b/>
        </w:rPr>
      </w:pPr>
    </w:p>
    <w:p w14:paraId="1866B174" w14:textId="77777777" w:rsidR="00E70012" w:rsidRDefault="00000000">
      <w:pPr>
        <w:pStyle w:val="Heading1"/>
        <w:numPr>
          <w:ilvl w:val="0"/>
          <w:numId w:val="43"/>
        </w:numPr>
        <w:tabs>
          <w:tab w:val="left" w:pos="771"/>
        </w:tabs>
        <w:spacing w:before="1"/>
        <w:ind w:left="771" w:hanging="620"/>
        <w:jc w:val="both"/>
      </w:pPr>
      <w:bookmarkStart w:id="108" w:name="10._COSTS_AND_EXPENSES"/>
      <w:bookmarkStart w:id="109" w:name="_bookmark16"/>
      <w:bookmarkEnd w:id="108"/>
      <w:bookmarkEnd w:id="109"/>
      <w:r>
        <w:rPr>
          <w:w w:val="105"/>
        </w:rPr>
        <w:t>COSTS</w:t>
      </w:r>
      <w:r>
        <w:rPr>
          <w:spacing w:val="-15"/>
          <w:w w:val="105"/>
        </w:rPr>
        <w:t xml:space="preserve"> </w:t>
      </w:r>
      <w:r>
        <w:rPr>
          <w:w w:val="105"/>
        </w:rPr>
        <w:t>AND</w:t>
      </w:r>
      <w:r>
        <w:rPr>
          <w:spacing w:val="-8"/>
          <w:w w:val="105"/>
        </w:rPr>
        <w:t xml:space="preserve"> </w:t>
      </w:r>
      <w:r>
        <w:rPr>
          <w:spacing w:val="-2"/>
          <w:w w:val="105"/>
        </w:rPr>
        <w:t>EXPENSES</w:t>
      </w:r>
    </w:p>
    <w:p w14:paraId="36B275B9" w14:textId="77777777" w:rsidR="00E70012" w:rsidRDefault="00E70012">
      <w:pPr>
        <w:pStyle w:val="BodyText"/>
        <w:spacing w:before="1"/>
        <w:ind w:left="0"/>
        <w:rPr>
          <w:b/>
        </w:rPr>
      </w:pPr>
    </w:p>
    <w:p w14:paraId="775B1817" w14:textId="77777777" w:rsidR="00E70012" w:rsidRDefault="00000000">
      <w:pPr>
        <w:pStyle w:val="Heading2"/>
        <w:numPr>
          <w:ilvl w:val="1"/>
          <w:numId w:val="43"/>
        </w:numPr>
        <w:tabs>
          <w:tab w:val="left" w:pos="771"/>
        </w:tabs>
        <w:ind w:left="771" w:hanging="620"/>
        <w:jc w:val="both"/>
      </w:pPr>
      <w:bookmarkStart w:id="110" w:name="10.1_Transaction_expenses"/>
      <w:bookmarkEnd w:id="110"/>
      <w:r>
        <w:rPr>
          <w:spacing w:val="-2"/>
          <w:w w:val="105"/>
        </w:rPr>
        <w:t>Transaction</w:t>
      </w:r>
      <w:r>
        <w:rPr>
          <w:spacing w:val="-8"/>
          <w:w w:val="105"/>
        </w:rPr>
        <w:t xml:space="preserve"> </w:t>
      </w:r>
      <w:r>
        <w:rPr>
          <w:spacing w:val="-2"/>
          <w:w w:val="105"/>
        </w:rPr>
        <w:t>expenses</w:t>
      </w:r>
    </w:p>
    <w:p w14:paraId="7CB81B0B" w14:textId="1358D25E" w:rsidR="00E70012" w:rsidRDefault="00000000">
      <w:pPr>
        <w:pStyle w:val="BodyText"/>
        <w:spacing w:before="91" w:line="336" w:lineRule="auto"/>
        <w:ind w:right="1017"/>
        <w:jc w:val="both"/>
      </w:pPr>
      <w:r>
        <w:t>The Borrower shall promptly on demand pay the Lender the amount of all costs and expenses (including</w:t>
      </w:r>
      <w:r>
        <w:rPr>
          <w:spacing w:val="40"/>
        </w:rPr>
        <w:t xml:space="preserve"> </w:t>
      </w:r>
      <w:r>
        <w:t>legal</w:t>
      </w:r>
      <w:r>
        <w:rPr>
          <w:spacing w:val="40"/>
        </w:rPr>
        <w:t xml:space="preserve"> </w:t>
      </w:r>
      <w:r>
        <w:t>fees</w:t>
      </w:r>
      <w:ins w:id="111" w:author="Anna Reviewer" w:date="2025-09-18T18:06:00Z" w16du:dateUtc="2025-09-18T17:06:00Z">
        <w:r w:rsidR="00A66695">
          <w:t>, due diligence costs, arrangement fees, and administrative expenses</w:t>
        </w:r>
      </w:ins>
      <w:r>
        <w:t>)</w:t>
      </w:r>
      <w:r>
        <w:rPr>
          <w:spacing w:val="40"/>
        </w:rPr>
        <w:t xml:space="preserve"> </w:t>
      </w:r>
      <w:r>
        <w:t>reasonably</w:t>
      </w:r>
      <w:r>
        <w:rPr>
          <w:spacing w:val="40"/>
        </w:rPr>
        <w:t xml:space="preserve"> </w:t>
      </w:r>
      <w:r>
        <w:t>incurred</w:t>
      </w:r>
      <w:r>
        <w:rPr>
          <w:spacing w:val="40"/>
        </w:rPr>
        <w:t xml:space="preserve"> </w:t>
      </w:r>
      <w:r>
        <w:t>by</w:t>
      </w:r>
      <w:r>
        <w:rPr>
          <w:spacing w:val="40"/>
        </w:rPr>
        <w:t xml:space="preserve"> </w:t>
      </w:r>
      <w:r>
        <w:t>it</w:t>
      </w:r>
      <w:r>
        <w:rPr>
          <w:spacing w:val="40"/>
        </w:rPr>
        <w:t xml:space="preserve"> </w:t>
      </w:r>
      <w:r>
        <w:t>in</w:t>
      </w:r>
      <w:r>
        <w:rPr>
          <w:spacing w:val="40"/>
        </w:rPr>
        <w:t xml:space="preserve"> </w:t>
      </w:r>
      <w:r>
        <w:t>connection</w:t>
      </w:r>
      <w:r>
        <w:rPr>
          <w:spacing w:val="40"/>
        </w:rPr>
        <w:t xml:space="preserve"> </w:t>
      </w:r>
      <w:r>
        <w:t>with</w:t>
      </w:r>
      <w:r>
        <w:rPr>
          <w:spacing w:val="40"/>
        </w:rPr>
        <w:t xml:space="preserve"> </w:t>
      </w:r>
      <w:r>
        <w:t>the</w:t>
      </w:r>
      <w:r>
        <w:rPr>
          <w:spacing w:val="40"/>
        </w:rPr>
        <w:t xml:space="preserve"> </w:t>
      </w:r>
      <w:r>
        <w:t>negotiation,</w:t>
      </w:r>
      <w:r>
        <w:rPr>
          <w:spacing w:val="40"/>
        </w:rPr>
        <w:t xml:space="preserve"> </w:t>
      </w:r>
      <w:r>
        <w:t>preparation, printing</w:t>
      </w:r>
      <w:del w:id="112" w:author="Anna Reviewer" w:date="2025-09-18T18:06:00Z" w16du:dateUtc="2025-09-18T17:06:00Z">
        <w:r w:rsidDel="00A66695">
          <w:rPr>
            <w:spacing w:val="40"/>
          </w:rPr>
          <w:delText xml:space="preserve"> </w:delText>
        </w:r>
      </w:del>
      <w:ins w:id="113" w:author="Anna Reviewer" w:date="2025-09-18T18:06:00Z" w16du:dateUtc="2025-09-18T17:06:00Z">
        <w:r w:rsidR="00A66695" w:rsidRPr="00A66695">
          <w:rPr>
            <w:rPrChange w:id="114" w:author="Anna Reviewer" w:date="2025-09-18T18:06:00Z" w16du:dateUtc="2025-09-18T17:06:00Z">
              <w:rPr>
                <w:spacing w:val="40"/>
              </w:rPr>
            </w:rPrChange>
          </w:rPr>
          <w:t xml:space="preserve">, execution, </w:t>
        </w:r>
      </w:ins>
      <w:r>
        <w:t>and</w:t>
      </w:r>
      <w:r>
        <w:rPr>
          <w:spacing w:val="40"/>
        </w:rPr>
        <w:t xml:space="preserve"> </w:t>
      </w:r>
      <w:del w:id="115" w:author="Anna Reviewer" w:date="2025-09-18T18:06:00Z" w16du:dateUtc="2025-09-18T17:06:00Z">
        <w:r w:rsidDel="00A66695">
          <w:delText>execution</w:delText>
        </w:r>
        <w:r w:rsidDel="00A66695">
          <w:rPr>
            <w:spacing w:val="40"/>
          </w:rPr>
          <w:delText xml:space="preserve"> </w:delText>
        </w:r>
      </w:del>
      <w:ins w:id="116" w:author="Anna Reviewer" w:date="2025-09-18T18:06:00Z" w16du:dateUtc="2025-09-18T17:06:00Z">
        <w:r w:rsidR="00A66695" w:rsidRPr="00A66695">
          <w:rPr>
            <w:rPrChange w:id="117" w:author="Anna Reviewer" w:date="2025-09-18T18:06:00Z" w16du:dateUtc="2025-09-18T17:06:00Z">
              <w:rPr>
                <w:spacing w:val="40"/>
              </w:rPr>
            </w:rPrChange>
          </w:rPr>
          <w:t xml:space="preserve">ongoing administration </w:t>
        </w:r>
      </w:ins>
      <w:r>
        <w:t>of</w:t>
      </w:r>
      <w:r>
        <w:rPr>
          <w:spacing w:val="40"/>
        </w:rPr>
        <w:t xml:space="preserve"> </w:t>
      </w:r>
      <w:r>
        <w:t>this Agreement</w:t>
      </w:r>
      <w:r>
        <w:rPr>
          <w:spacing w:val="40"/>
        </w:rPr>
        <w:t xml:space="preserve"> </w:t>
      </w:r>
      <w:r>
        <w:t>and</w:t>
      </w:r>
      <w:r>
        <w:rPr>
          <w:spacing w:val="40"/>
        </w:rPr>
        <w:t xml:space="preserve"> </w:t>
      </w:r>
      <w:r>
        <w:t>any</w:t>
      </w:r>
      <w:r>
        <w:rPr>
          <w:spacing w:val="40"/>
        </w:rPr>
        <w:t xml:space="preserve"> </w:t>
      </w:r>
      <w:r>
        <w:t>other</w:t>
      </w:r>
      <w:r>
        <w:rPr>
          <w:spacing w:val="40"/>
        </w:rPr>
        <w:t xml:space="preserve"> </w:t>
      </w:r>
      <w:r>
        <w:t>documents</w:t>
      </w:r>
      <w:r>
        <w:rPr>
          <w:spacing w:val="40"/>
        </w:rPr>
        <w:t xml:space="preserve"> </w:t>
      </w:r>
      <w:r>
        <w:t>referred</w:t>
      </w:r>
      <w:r>
        <w:rPr>
          <w:spacing w:val="40"/>
        </w:rPr>
        <w:t xml:space="preserve"> </w:t>
      </w:r>
      <w:r>
        <w:t>to</w:t>
      </w:r>
      <w:r>
        <w:rPr>
          <w:spacing w:val="40"/>
        </w:rPr>
        <w:t xml:space="preserve"> </w:t>
      </w:r>
      <w:r>
        <w:t>in</w:t>
      </w:r>
      <w:r>
        <w:rPr>
          <w:spacing w:val="40"/>
        </w:rPr>
        <w:t xml:space="preserve"> </w:t>
      </w:r>
      <w:r>
        <w:t>this Agreement.</w:t>
      </w:r>
    </w:p>
    <w:p w14:paraId="3DF27C64" w14:textId="77777777" w:rsidR="00E70012" w:rsidRDefault="00000000">
      <w:pPr>
        <w:pStyle w:val="Heading2"/>
        <w:numPr>
          <w:ilvl w:val="1"/>
          <w:numId w:val="43"/>
        </w:numPr>
        <w:tabs>
          <w:tab w:val="left" w:pos="771"/>
        </w:tabs>
        <w:spacing w:before="122"/>
        <w:ind w:left="771" w:hanging="620"/>
        <w:jc w:val="both"/>
      </w:pPr>
      <w:bookmarkStart w:id="118" w:name="10.2_Amendment_costs"/>
      <w:bookmarkEnd w:id="118"/>
      <w:r>
        <w:rPr>
          <w:spacing w:val="-2"/>
          <w:w w:val="105"/>
        </w:rPr>
        <w:t xml:space="preserve">Amendment </w:t>
      </w:r>
      <w:r>
        <w:rPr>
          <w:spacing w:val="-4"/>
          <w:w w:val="105"/>
        </w:rPr>
        <w:t>costs</w:t>
      </w:r>
    </w:p>
    <w:p w14:paraId="1A9AEADD" w14:textId="4762D1E5" w:rsidR="00E70012" w:rsidRDefault="00000000">
      <w:pPr>
        <w:pStyle w:val="BodyText"/>
        <w:spacing w:before="91" w:line="336" w:lineRule="auto"/>
        <w:ind w:right="1017"/>
        <w:jc w:val="both"/>
      </w:pPr>
      <w:r>
        <w:t xml:space="preserve">If the Borrower requests an amendment, waiver or consent the Borrower shall, within </w:t>
      </w:r>
      <w:del w:id="119" w:author="Anna Reviewer" w:date="2025-09-18T18:06:00Z" w16du:dateUtc="2025-09-18T17:06:00Z">
        <w:r w:rsidDel="00A66695">
          <w:delText>three</w:delText>
        </w:r>
      </w:del>
      <w:ins w:id="120" w:author="Anna Reviewer" w:date="2025-09-18T18:06:00Z" w16du:dateUtc="2025-09-18T17:06:00Z">
        <w:r w:rsidR="00A66695">
          <w:t>one</w:t>
        </w:r>
      </w:ins>
      <w:r>
        <w:t xml:space="preserve"> Business </w:t>
      </w:r>
      <w:del w:id="121" w:author="Anna Reviewer" w:date="2025-09-18T18:06:00Z" w16du:dateUtc="2025-09-18T17:06:00Z">
        <w:r w:rsidDel="00A66695">
          <w:delText>Days</w:delText>
        </w:r>
      </w:del>
      <w:ins w:id="122" w:author="Anna Reviewer" w:date="2025-09-18T18:06:00Z" w16du:dateUtc="2025-09-18T17:06:00Z">
        <w:r w:rsidR="00A66695" w:rsidRPr="00A66695">
          <w:rPr>
            <w:spacing w:val="40"/>
            <w:rPrChange w:id="123" w:author="Anna Reviewer" w:date="2025-09-18T18:06:00Z" w16du:dateUtc="2025-09-18T17:06:00Z">
              <w:rPr/>
            </w:rPrChange>
          </w:rPr>
          <w:t>Day</w:t>
        </w:r>
      </w:ins>
      <w:r>
        <w:rPr>
          <w:spacing w:val="40"/>
        </w:rPr>
        <w:t xml:space="preserve"> </w:t>
      </w:r>
      <w:r>
        <w:t>of</w:t>
      </w:r>
      <w:r>
        <w:rPr>
          <w:spacing w:val="39"/>
        </w:rPr>
        <w:t xml:space="preserve"> </w:t>
      </w:r>
      <w:r>
        <w:t>demand,</w:t>
      </w:r>
      <w:r>
        <w:rPr>
          <w:spacing w:val="39"/>
        </w:rPr>
        <w:t xml:space="preserve"> </w:t>
      </w:r>
      <w:r>
        <w:t>reimburse</w:t>
      </w:r>
      <w:r>
        <w:rPr>
          <w:spacing w:val="39"/>
        </w:rPr>
        <w:t xml:space="preserve"> </w:t>
      </w:r>
      <w:r>
        <w:t>the</w:t>
      </w:r>
      <w:r>
        <w:rPr>
          <w:spacing w:val="39"/>
        </w:rPr>
        <w:t xml:space="preserve"> </w:t>
      </w:r>
      <w:r>
        <w:t>Lender</w:t>
      </w:r>
      <w:r>
        <w:rPr>
          <w:spacing w:val="38"/>
        </w:rPr>
        <w:t xml:space="preserve"> </w:t>
      </w:r>
      <w:r>
        <w:t>for</w:t>
      </w:r>
      <w:r>
        <w:rPr>
          <w:spacing w:val="39"/>
        </w:rPr>
        <w:t xml:space="preserve"> </w:t>
      </w:r>
      <w:r>
        <w:t>the</w:t>
      </w:r>
      <w:r>
        <w:rPr>
          <w:spacing w:val="38"/>
        </w:rPr>
        <w:t xml:space="preserve"> </w:t>
      </w:r>
      <w:r>
        <w:t>amount</w:t>
      </w:r>
      <w:r>
        <w:rPr>
          <w:spacing w:val="40"/>
        </w:rPr>
        <w:t xml:space="preserve"> </w:t>
      </w:r>
      <w:r>
        <w:t>of</w:t>
      </w:r>
      <w:r>
        <w:rPr>
          <w:spacing w:val="39"/>
        </w:rPr>
        <w:t xml:space="preserve"> </w:t>
      </w:r>
      <w:r>
        <w:t>all</w:t>
      </w:r>
      <w:r>
        <w:rPr>
          <w:spacing w:val="40"/>
        </w:rPr>
        <w:t xml:space="preserve"> </w:t>
      </w:r>
      <w:r>
        <w:t>costs</w:t>
      </w:r>
      <w:r>
        <w:rPr>
          <w:spacing w:val="40"/>
        </w:rPr>
        <w:t xml:space="preserve"> </w:t>
      </w:r>
      <w:r>
        <w:t>and</w:t>
      </w:r>
      <w:r>
        <w:rPr>
          <w:spacing w:val="40"/>
        </w:rPr>
        <w:t xml:space="preserve"> </w:t>
      </w:r>
      <w:r>
        <w:t>expenses</w:t>
      </w:r>
      <w:r>
        <w:rPr>
          <w:spacing w:val="40"/>
        </w:rPr>
        <w:t xml:space="preserve"> </w:t>
      </w:r>
      <w:r>
        <w:t>(including</w:t>
      </w:r>
      <w:r>
        <w:rPr>
          <w:spacing w:val="39"/>
        </w:rPr>
        <w:t xml:space="preserve"> </w:t>
      </w:r>
      <w:r>
        <w:t>legal fees) reasonably incurred by the Lender in responding to, evaluating, negotiating or complying with</w:t>
      </w:r>
      <w:r>
        <w:rPr>
          <w:spacing w:val="80"/>
        </w:rPr>
        <w:t xml:space="preserve"> </w:t>
      </w:r>
      <w:r>
        <w:t>that request or requirement.</w:t>
      </w:r>
    </w:p>
    <w:p w14:paraId="4430CE4B" w14:textId="77777777" w:rsidR="00E70012" w:rsidRDefault="00000000">
      <w:pPr>
        <w:pStyle w:val="Heading2"/>
        <w:numPr>
          <w:ilvl w:val="1"/>
          <w:numId w:val="43"/>
        </w:numPr>
        <w:tabs>
          <w:tab w:val="left" w:pos="771"/>
        </w:tabs>
        <w:spacing w:before="121"/>
        <w:ind w:left="771" w:hanging="620"/>
        <w:jc w:val="both"/>
      </w:pPr>
      <w:bookmarkStart w:id="124" w:name="10.3_Enforcement_costs"/>
      <w:bookmarkEnd w:id="124"/>
      <w:r>
        <w:rPr>
          <w:spacing w:val="-2"/>
          <w:w w:val="105"/>
        </w:rPr>
        <w:t>Enforcement</w:t>
      </w:r>
      <w:r>
        <w:rPr>
          <w:w w:val="105"/>
        </w:rPr>
        <w:t xml:space="preserve"> </w:t>
      </w:r>
      <w:r>
        <w:rPr>
          <w:spacing w:val="-4"/>
          <w:w w:val="105"/>
        </w:rPr>
        <w:t>costs</w:t>
      </w:r>
    </w:p>
    <w:p w14:paraId="1F66DAF4" w14:textId="45D6336B" w:rsidR="00E70012" w:rsidRDefault="00000000">
      <w:pPr>
        <w:pStyle w:val="BodyText"/>
        <w:spacing w:before="92" w:line="336" w:lineRule="auto"/>
        <w:ind w:right="1015"/>
        <w:jc w:val="both"/>
      </w:pPr>
      <w:r>
        <w:t>The</w:t>
      </w:r>
      <w:r>
        <w:rPr>
          <w:spacing w:val="40"/>
        </w:rPr>
        <w:t xml:space="preserve"> </w:t>
      </w:r>
      <w:r>
        <w:t>Borrower</w:t>
      </w:r>
      <w:r>
        <w:rPr>
          <w:spacing w:val="40"/>
        </w:rPr>
        <w:t xml:space="preserve"> </w:t>
      </w:r>
      <w:r>
        <w:t>shall,</w:t>
      </w:r>
      <w:r>
        <w:rPr>
          <w:spacing w:val="40"/>
        </w:rPr>
        <w:t xml:space="preserve"> </w:t>
      </w:r>
      <w:r>
        <w:t>within</w:t>
      </w:r>
      <w:r>
        <w:rPr>
          <w:spacing w:val="40"/>
        </w:rPr>
        <w:t xml:space="preserve"> </w:t>
      </w:r>
      <w:del w:id="125" w:author="Anna Reviewer" w:date="2025-09-18T18:06:00Z" w16du:dateUtc="2025-09-18T17:06:00Z">
        <w:r w:rsidDel="00A66695">
          <w:delText>three</w:delText>
        </w:r>
      </w:del>
      <w:ins w:id="126" w:author="Anna Reviewer" w:date="2025-09-18T18:06:00Z" w16du:dateUtc="2025-09-18T17:06:00Z">
        <w:r w:rsidR="00A66695" w:rsidRPr="00A66695">
          <w:rPr>
            <w:spacing w:val="40"/>
            <w:rPrChange w:id="127" w:author="Anna Reviewer" w:date="2025-09-18T18:06:00Z" w16du:dateUtc="2025-09-18T17:06:00Z">
              <w:rPr/>
            </w:rPrChange>
          </w:rPr>
          <w:t>one</w:t>
        </w:r>
      </w:ins>
      <w:r>
        <w:rPr>
          <w:spacing w:val="40"/>
        </w:rPr>
        <w:t xml:space="preserve"> </w:t>
      </w:r>
      <w:r>
        <w:t>Business</w:t>
      </w:r>
      <w:r>
        <w:rPr>
          <w:spacing w:val="40"/>
        </w:rPr>
        <w:t xml:space="preserve"> </w:t>
      </w:r>
      <w:del w:id="128" w:author="Anna Reviewer" w:date="2025-09-18T18:06:00Z" w16du:dateUtc="2025-09-18T17:06:00Z">
        <w:r w:rsidDel="00A66695">
          <w:delText>Days</w:delText>
        </w:r>
      </w:del>
      <w:ins w:id="129" w:author="Anna Reviewer" w:date="2025-09-18T18:06:00Z" w16du:dateUtc="2025-09-18T17:06:00Z">
        <w:r w:rsidR="00A66695" w:rsidRPr="00A66695">
          <w:rPr>
            <w:spacing w:val="40"/>
            <w:rPrChange w:id="130" w:author="Anna Reviewer" w:date="2025-09-18T18:06:00Z" w16du:dateUtc="2025-09-18T17:06:00Z">
              <w:rPr/>
            </w:rPrChange>
          </w:rPr>
          <w:t>Day</w:t>
        </w:r>
      </w:ins>
      <w:r>
        <w:rPr>
          <w:spacing w:val="40"/>
        </w:rPr>
        <w:t xml:space="preserve"> </w:t>
      </w:r>
      <w:r>
        <w:t>of</w:t>
      </w:r>
      <w:r>
        <w:rPr>
          <w:spacing w:val="40"/>
        </w:rPr>
        <w:t xml:space="preserve"> </w:t>
      </w:r>
      <w:r>
        <w:t>demand,</w:t>
      </w:r>
      <w:r>
        <w:rPr>
          <w:spacing w:val="40"/>
        </w:rPr>
        <w:t xml:space="preserve"> </w:t>
      </w:r>
      <w:r>
        <w:t>pay</w:t>
      </w:r>
      <w:r>
        <w:rPr>
          <w:spacing w:val="40"/>
        </w:rPr>
        <w:t xml:space="preserve"> </w:t>
      </w:r>
      <w:r>
        <w:t>to</w:t>
      </w:r>
      <w:r>
        <w:rPr>
          <w:spacing w:val="40"/>
        </w:rPr>
        <w:t xml:space="preserve"> </w:t>
      </w:r>
      <w:r>
        <w:t>the</w:t>
      </w:r>
      <w:r>
        <w:rPr>
          <w:spacing w:val="40"/>
        </w:rPr>
        <w:t xml:space="preserve"> </w:t>
      </w:r>
      <w:r>
        <w:t>Lender</w:t>
      </w:r>
      <w:r>
        <w:rPr>
          <w:spacing w:val="40"/>
        </w:rPr>
        <w:t xml:space="preserve"> </w:t>
      </w:r>
      <w:r>
        <w:t>the</w:t>
      </w:r>
      <w:r>
        <w:rPr>
          <w:spacing w:val="40"/>
        </w:rPr>
        <w:t xml:space="preserve"> </w:t>
      </w:r>
      <w:r>
        <w:t>amount</w:t>
      </w:r>
      <w:r>
        <w:rPr>
          <w:spacing w:val="40"/>
        </w:rPr>
        <w:t xml:space="preserve"> </w:t>
      </w:r>
      <w:r>
        <w:t>of</w:t>
      </w:r>
      <w:r>
        <w:rPr>
          <w:spacing w:val="40"/>
        </w:rPr>
        <w:t xml:space="preserve"> </w:t>
      </w:r>
      <w:r>
        <w:t>all costs and expenses (including legal fees) incurred by the Lender in connection with the enforcement</w:t>
      </w:r>
      <w:r>
        <w:rPr>
          <w:spacing w:val="80"/>
        </w:rPr>
        <w:t xml:space="preserve"> </w:t>
      </w:r>
      <w:r>
        <w:t>of,</w:t>
      </w:r>
      <w:r>
        <w:rPr>
          <w:spacing w:val="40"/>
        </w:rPr>
        <w:t xml:space="preserve"> </w:t>
      </w:r>
      <w:r>
        <w:t>or the</w:t>
      </w:r>
      <w:r>
        <w:rPr>
          <w:spacing w:val="40"/>
        </w:rPr>
        <w:t xml:space="preserve"> </w:t>
      </w:r>
      <w:r>
        <w:t>preservation</w:t>
      </w:r>
      <w:r>
        <w:rPr>
          <w:spacing w:val="40"/>
        </w:rPr>
        <w:t xml:space="preserve"> </w:t>
      </w:r>
      <w:r>
        <w:t>of</w:t>
      </w:r>
      <w:r>
        <w:rPr>
          <w:spacing w:val="40"/>
        </w:rPr>
        <w:t xml:space="preserve"> </w:t>
      </w:r>
      <w:r>
        <w:t>any</w:t>
      </w:r>
      <w:r>
        <w:rPr>
          <w:spacing w:val="40"/>
        </w:rPr>
        <w:t xml:space="preserve"> </w:t>
      </w:r>
      <w:r>
        <w:t>rights</w:t>
      </w:r>
      <w:r>
        <w:rPr>
          <w:spacing w:val="40"/>
        </w:rPr>
        <w:t xml:space="preserve"> </w:t>
      </w:r>
      <w:r>
        <w:t>under,</w:t>
      </w:r>
      <w:r>
        <w:rPr>
          <w:spacing w:val="40"/>
        </w:rPr>
        <w:t xml:space="preserve"> </w:t>
      </w:r>
      <w:r>
        <w:t>this Agreement.</w:t>
      </w:r>
    </w:p>
    <w:p w14:paraId="47EA95F6" w14:textId="77777777" w:rsidR="00E70012" w:rsidRDefault="00E70012">
      <w:pPr>
        <w:spacing w:line="336" w:lineRule="auto"/>
        <w:jc w:val="both"/>
        <w:sectPr w:rsidR="00E70012">
          <w:pgSz w:w="11910" w:h="16840"/>
          <w:pgMar w:top="980" w:right="0" w:bottom="1120" w:left="980" w:header="0" w:footer="935" w:gutter="0"/>
          <w:cols w:space="720"/>
        </w:sectPr>
      </w:pPr>
    </w:p>
    <w:p w14:paraId="0D87D79C" w14:textId="1A5D7C7A" w:rsidR="00E70012" w:rsidRDefault="00E70012">
      <w:pPr>
        <w:pStyle w:val="BodyText"/>
        <w:ind w:left="152"/>
      </w:pPr>
    </w:p>
    <w:p w14:paraId="2F673BF6" w14:textId="77777777" w:rsidR="00E70012" w:rsidRDefault="00E70012">
      <w:pPr>
        <w:pStyle w:val="BodyText"/>
        <w:ind w:left="0"/>
      </w:pPr>
    </w:p>
    <w:p w14:paraId="2674205D" w14:textId="77777777" w:rsidR="00E70012" w:rsidRDefault="00E70012">
      <w:pPr>
        <w:pStyle w:val="BodyText"/>
        <w:spacing w:before="115"/>
        <w:ind w:left="0"/>
      </w:pPr>
    </w:p>
    <w:p w14:paraId="500A5B03" w14:textId="77777777" w:rsidR="00E70012" w:rsidRDefault="00000000">
      <w:pPr>
        <w:pStyle w:val="Heading1"/>
        <w:spacing w:before="1"/>
        <w:ind w:left="0" w:right="856" w:firstLine="0"/>
        <w:jc w:val="center"/>
      </w:pPr>
      <w:bookmarkStart w:id="131" w:name="SECTION_7"/>
      <w:bookmarkStart w:id="132" w:name="_bookmark17"/>
      <w:bookmarkEnd w:id="131"/>
      <w:bookmarkEnd w:id="132"/>
      <w:r>
        <w:rPr>
          <w:w w:val="105"/>
        </w:rPr>
        <w:t>SECTION</w:t>
      </w:r>
      <w:r>
        <w:rPr>
          <w:spacing w:val="-13"/>
          <w:w w:val="105"/>
        </w:rPr>
        <w:t xml:space="preserve"> </w:t>
      </w:r>
      <w:r>
        <w:rPr>
          <w:spacing w:val="-10"/>
          <w:w w:val="105"/>
        </w:rPr>
        <w:t>7</w:t>
      </w:r>
    </w:p>
    <w:p w14:paraId="38526A04" w14:textId="77777777" w:rsidR="00E70012" w:rsidRDefault="00000000">
      <w:pPr>
        <w:pStyle w:val="Heading1"/>
        <w:spacing w:before="154"/>
        <w:ind w:left="0" w:right="862" w:firstLine="0"/>
        <w:jc w:val="center"/>
      </w:pPr>
      <w:bookmarkStart w:id="133" w:name="REPRESENTATIONS,_UNDERTAKINGS_AND_EVENTS"/>
      <w:bookmarkStart w:id="134" w:name="_bookmark18"/>
      <w:bookmarkEnd w:id="133"/>
      <w:bookmarkEnd w:id="134"/>
      <w:r>
        <w:rPr>
          <w:spacing w:val="-2"/>
          <w:w w:val="105"/>
        </w:rPr>
        <w:t>REPRESENTATIONS,</w:t>
      </w:r>
      <w:r>
        <w:rPr>
          <w:spacing w:val="-13"/>
          <w:w w:val="105"/>
        </w:rPr>
        <w:t xml:space="preserve"> </w:t>
      </w:r>
      <w:r>
        <w:rPr>
          <w:spacing w:val="-2"/>
          <w:w w:val="105"/>
        </w:rPr>
        <w:t>UNDERTAKINGS</w:t>
      </w:r>
      <w:r>
        <w:rPr>
          <w:spacing w:val="-14"/>
          <w:w w:val="105"/>
        </w:rPr>
        <w:t xml:space="preserve"> </w:t>
      </w:r>
      <w:r>
        <w:rPr>
          <w:spacing w:val="-2"/>
          <w:w w:val="105"/>
        </w:rPr>
        <w:t>AND</w:t>
      </w:r>
      <w:r>
        <w:rPr>
          <w:spacing w:val="-10"/>
          <w:w w:val="105"/>
        </w:rPr>
        <w:t xml:space="preserve"> </w:t>
      </w:r>
      <w:r>
        <w:rPr>
          <w:spacing w:val="-2"/>
          <w:w w:val="105"/>
        </w:rPr>
        <w:t>EVENTS</w:t>
      </w:r>
      <w:r>
        <w:rPr>
          <w:spacing w:val="-8"/>
          <w:w w:val="105"/>
        </w:rPr>
        <w:t xml:space="preserve"> </w:t>
      </w:r>
      <w:r>
        <w:rPr>
          <w:spacing w:val="-2"/>
          <w:w w:val="105"/>
        </w:rPr>
        <w:t>OF</w:t>
      </w:r>
      <w:r>
        <w:rPr>
          <w:spacing w:val="-10"/>
          <w:w w:val="105"/>
        </w:rPr>
        <w:t xml:space="preserve"> </w:t>
      </w:r>
      <w:r>
        <w:rPr>
          <w:spacing w:val="-2"/>
          <w:w w:val="105"/>
        </w:rPr>
        <w:t>DEFAULT</w:t>
      </w:r>
    </w:p>
    <w:p w14:paraId="4CB9F2D2" w14:textId="77777777" w:rsidR="00E70012" w:rsidRDefault="00E70012">
      <w:pPr>
        <w:pStyle w:val="BodyText"/>
        <w:spacing w:before="85"/>
        <w:ind w:left="0"/>
        <w:rPr>
          <w:b/>
        </w:rPr>
      </w:pPr>
    </w:p>
    <w:p w14:paraId="14A53430" w14:textId="77777777" w:rsidR="00E70012" w:rsidRDefault="00000000">
      <w:pPr>
        <w:pStyle w:val="Heading1"/>
        <w:numPr>
          <w:ilvl w:val="0"/>
          <w:numId w:val="43"/>
        </w:numPr>
        <w:tabs>
          <w:tab w:val="left" w:pos="771"/>
        </w:tabs>
        <w:spacing w:before="1"/>
        <w:ind w:left="771" w:hanging="620"/>
        <w:jc w:val="both"/>
      </w:pPr>
      <w:bookmarkStart w:id="135" w:name="11._REPRESENTATIONS"/>
      <w:bookmarkStart w:id="136" w:name="_bookmark19"/>
      <w:bookmarkEnd w:id="135"/>
      <w:bookmarkEnd w:id="136"/>
      <w:r>
        <w:rPr>
          <w:spacing w:val="-2"/>
          <w:w w:val="105"/>
        </w:rPr>
        <w:t>REPRESENTATIONS</w:t>
      </w:r>
    </w:p>
    <w:p w14:paraId="20CFDD5F" w14:textId="77777777" w:rsidR="00E70012" w:rsidRDefault="00E70012">
      <w:pPr>
        <w:pStyle w:val="BodyText"/>
        <w:spacing w:before="2"/>
        <w:ind w:left="0"/>
        <w:rPr>
          <w:b/>
        </w:rPr>
      </w:pPr>
    </w:p>
    <w:p w14:paraId="616C475F" w14:textId="77777777" w:rsidR="00E70012" w:rsidRDefault="00000000">
      <w:pPr>
        <w:pStyle w:val="BodyText"/>
        <w:spacing w:line="336" w:lineRule="auto"/>
        <w:ind w:right="1018"/>
        <w:jc w:val="both"/>
      </w:pPr>
      <w:r>
        <w:t>The</w:t>
      </w:r>
      <w:r>
        <w:rPr>
          <w:spacing w:val="24"/>
        </w:rPr>
        <w:t xml:space="preserve"> </w:t>
      </w:r>
      <w:r>
        <w:t>Borrower</w:t>
      </w:r>
      <w:r>
        <w:rPr>
          <w:spacing w:val="26"/>
        </w:rPr>
        <w:t xml:space="preserve"> </w:t>
      </w:r>
      <w:r>
        <w:t>makes</w:t>
      </w:r>
      <w:r>
        <w:rPr>
          <w:spacing w:val="25"/>
        </w:rPr>
        <w:t xml:space="preserve"> </w:t>
      </w:r>
      <w:r>
        <w:t>the</w:t>
      </w:r>
      <w:r>
        <w:rPr>
          <w:spacing w:val="23"/>
        </w:rPr>
        <w:t xml:space="preserve"> </w:t>
      </w:r>
      <w:r>
        <w:t>representations</w:t>
      </w:r>
      <w:r>
        <w:rPr>
          <w:spacing w:val="25"/>
        </w:rPr>
        <w:t xml:space="preserve"> </w:t>
      </w:r>
      <w:r>
        <w:t>and</w:t>
      </w:r>
      <w:r>
        <w:rPr>
          <w:spacing w:val="24"/>
        </w:rPr>
        <w:t xml:space="preserve"> </w:t>
      </w:r>
      <w:r>
        <w:t>warranties</w:t>
      </w:r>
      <w:r>
        <w:rPr>
          <w:spacing w:val="25"/>
        </w:rPr>
        <w:t xml:space="preserve"> </w:t>
      </w:r>
      <w:r>
        <w:t>set</w:t>
      </w:r>
      <w:r>
        <w:rPr>
          <w:spacing w:val="25"/>
        </w:rPr>
        <w:t xml:space="preserve"> </w:t>
      </w:r>
      <w:r>
        <w:t>out</w:t>
      </w:r>
      <w:r>
        <w:rPr>
          <w:spacing w:val="24"/>
        </w:rPr>
        <w:t xml:space="preserve"> </w:t>
      </w:r>
      <w:r>
        <w:t>in</w:t>
      </w:r>
      <w:r>
        <w:rPr>
          <w:spacing w:val="24"/>
        </w:rPr>
        <w:t xml:space="preserve"> </w:t>
      </w:r>
      <w:r>
        <w:t>this</w:t>
      </w:r>
      <w:r>
        <w:rPr>
          <w:spacing w:val="25"/>
        </w:rPr>
        <w:t xml:space="preserve"> </w:t>
      </w:r>
      <w:r>
        <w:t>Clause</w:t>
      </w:r>
      <w:r>
        <w:rPr>
          <w:spacing w:val="25"/>
        </w:rPr>
        <w:t xml:space="preserve"> </w:t>
      </w:r>
      <w:r>
        <w:t>11</w:t>
      </w:r>
      <w:r>
        <w:rPr>
          <w:spacing w:val="24"/>
        </w:rPr>
        <w:t xml:space="preserve"> </w:t>
      </w:r>
      <w:r>
        <w:t>to</w:t>
      </w:r>
      <w:r>
        <w:rPr>
          <w:spacing w:val="24"/>
        </w:rPr>
        <w:t xml:space="preserve"> </w:t>
      </w:r>
      <w:r>
        <w:t>the</w:t>
      </w:r>
      <w:r>
        <w:rPr>
          <w:spacing w:val="23"/>
        </w:rPr>
        <w:t xml:space="preserve"> </w:t>
      </w:r>
      <w:r>
        <w:t>Lender</w:t>
      </w:r>
      <w:r>
        <w:rPr>
          <w:spacing w:val="24"/>
        </w:rPr>
        <w:t xml:space="preserve"> </w:t>
      </w:r>
      <w:r>
        <w:t>on the date of this Agreement.</w:t>
      </w:r>
    </w:p>
    <w:p w14:paraId="11FAFAC1" w14:textId="77777777" w:rsidR="00E70012" w:rsidRDefault="00000000">
      <w:pPr>
        <w:pStyle w:val="Heading2"/>
        <w:numPr>
          <w:ilvl w:val="1"/>
          <w:numId w:val="43"/>
        </w:numPr>
        <w:tabs>
          <w:tab w:val="left" w:pos="771"/>
        </w:tabs>
        <w:spacing w:before="119"/>
        <w:ind w:left="771" w:hanging="620"/>
        <w:jc w:val="both"/>
      </w:pPr>
      <w:bookmarkStart w:id="137" w:name="11.1_Status"/>
      <w:bookmarkEnd w:id="137"/>
      <w:r>
        <w:rPr>
          <w:spacing w:val="-2"/>
          <w:w w:val="105"/>
        </w:rPr>
        <w:t>Status</w:t>
      </w:r>
    </w:p>
    <w:p w14:paraId="64727F86" w14:textId="77777777" w:rsidR="00E70012" w:rsidRDefault="00000000">
      <w:pPr>
        <w:pStyle w:val="ListParagraph"/>
        <w:numPr>
          <w:ilvl w:val="0"/>
          <w:numId w:val="25"/>
        </w:numPr>
        <w:tabs>
          <w:tab w:val="left" w:pos="771"/>
          <w:tab w:val="left" w:pos="775"/>
        </w:tabs>
        <w:spacing w:before="92" w:line="336" w:lineRule="auto"/>
        <w:ind w:right="1025" w:hanging="624"/>
        <w:jc w:val="both"/>
        <w:rPr>
          <w:sz w:val="20"/>
        </w:rPr>
      </w:pPr>
      <w:r>
        <w:rPr>
          <w:sz w:val="20"/>
        </w:rPr>
        <w:t>It is a corporation, duly incorporated and validly existing under the law of its jurisdiction of</w:t>
      </w:r>
      <w:r>
        <w:rPr>
          <w:spacing w:val="80"/>
          <w:sz w:val="20"/>
        </w:rPr>
        <w:t xml:space="preserve"> </w:t>
      </w:r>
      <w:r>
        <w:rPr>
          <w:spacing w:val="-2"/>
          <w:sz w:val="20"/>
        </w:rPr>
        <w:t>incorporation.</w:t>
      </w:r>
    </w:p>
    <w:p w14:paraId="1793277A" w14:textId="77777777" w:rsidR="00E70012" w:rsidRDefault="00000000">
      <w:pPr>
        <w:pStyle w:val="ListParagraph"/>
        <w:numPr>
          <w:ilvl w:val="0"/>
          <w:numId w:val="25"/>
        </w:numPr>
        <w:tabs>
          <w:tab w:val="left" w:pos="771"/>
          <w:tab w:val="left" w:pos="775"/>
        </w:tabs>
        <w:spacing w:line="338" w:lineRule="auto"/>
        <w:ind w:right="1017" w:hanging="624"/>
        <w:jc w:val="both"/>
        <w:rPr>
          <w:sz w:val="20"/>
        </w:rPr>
      </w:pPr>
      <w:r>
        <w:rPr>
          <w:sz w:val="20"/>
        </w:rPr>
        <w:t>It</w:t>
      </w:r>
      <w:r>
        <w:rPr>
          <w:spacing w:val="37"/>
          <w:sz w:val="20"/>
        </w:rPr>
        <w:t xml:space="preserve"> </w:t>
      </w:r>
      <w:r>
        <w:rPr>
          <w:sz w:val="20"/>
        </w:rPr>
        <w:t>and</w:t>
      </w:r>
      <w:r>
        <w:rPr>
          <w:spacing w:val="38"/>
          <w:sz w:val="20"/>
        </w:rPr>
        <w:t xml:space="preserve"> </w:t>
      </w:r>
      <w:r>
        <w:rPr>
          <w:sz w:val="20"/>
        </w:rPr>
        <w:t>each</w:t>
      </w:r>
      <w:r>
        <w:rPr>
          <w:spacing w:val="36"/>
          <w:sz w:val="20"/>
        </w:rPr>
        <w:t xml:space="preserve"> </w:t>
      </w:r>
      <w:r>
        <w:rPr>
          <w:sz w:val="20"/>
        </w:rPr>
        <w:t>of</w:t>
      </w:r>
      <w:r>
        <w:rPr>
          <w:spacing w:val="35"/>
          <w:sz w:val="20"/>
        </w:rPr>
        <w:t xml:space="preserve"> </w:t>
      </w:r>
      <w:r>
        <w:rPr>
          <w:sz w:val="20"/>
        </w:rPr>
        <w:t>its</w:t>
      </w:r>
      <w:r>
        <w:rPr>
          <w:spacing w:val="37"/>
          <w:sz w:val="20"/>
        </w:rPr>
        <w:t xml:space="preserve"> </w:t>
      </w:r>
      <w:r>
        <w:rPr>
          <w:sz w:val="20"/>
        </w:rPr>
        <w:t>Subsidiaries</w:t>
      </w:r>
      <w:r>
        <w:rPr>
          <w:spacing w:val="39"/>
          <w:sz w:val="20"/>
        </w:rPr>
        <w:t xml:space="preserve"> </w:t>
      </w:r>
      <w:r>
        <w:rPr>
          <w:sz w:val="20"/>
        </w:rPr>
        <w:t>has</w:t>
      </w:r>
      <w:r>
        <w:rPr>
          <w:spacing w:val="38"/>
          <w:sz w:val="20"/>
        </w:rPr>
        <w:t xml:space="preserve"> </w:t>
      </w:r>
      <w:r>
        <w:rPr>
          <w:sz w:val="20"/>
        </w:rPr>
        <w:t>the</w:t>
      </w:r>
      <w:r>
        <w:rPr>
          <w:spacing w:val="36"/>
          <w:sz w:val="20"/>
        </w:rPr>
        <w:t xml:space="preserve"> </w:t>
      </w:r>
      <w:r>
        <w:rPr>
          <w:sz w:val="20"/>
        </w:rPr>
        <w:t>power</w:t>
      </w:r>
      <w:r>
        <w:rPr>
          <w:spacing w:val="37"/>
          <w:sz w:val="20"/>
        </w:rPr>
        <w:t xml:space="preserve"> </w:t>
      </w:r>
      <w:r>
        <w:rPr>
          <w:sz w:val="20"/>
        </w:rPr>
        <w:t>to</w:t>
      </w:r>
      <w:r>
        <w:rPr>
          <w:spacing w:val="37"/>
          <w:sz w:val="20"/>
        </w:rPr>
        <w:t xml:space="preserve"> </w:t>
      </w:r>
      <w:r>
        <w:rPr>
          <w:sz w:val="20"/>
        </w:rPr>
        <w:t>own</w:t>
      </w:r>
      <w:r>
        <w:rPr>
          <w:spacing w:val="37"/>
          <w:sz w:val="20"/>
        </w:rPr>
        <w:t xml:space="preserve"> </w:t>
      </w:r>
      <w:r>
        <w:rPr>
          <w:sz w:val="20"/>
        </w:rPr>
        <w:t>its</w:t>
      </w:r>
      <w:r>
        <w:rPr>
          <w:spacing w:val="37"/>
          <w:sz w:val="20"/>
        </w:rPr>
        <w:t xml:space="preserve"> </w:t>
      </w:r>
      <w:r>
        <w:rPr>
          <w:sz w:val="20"/>
        </w:rPr>
        <w:t>assets</w:t>
      </w:r>
      <w:r>
        <w:rPr>
          <w:spacing w:val="37"/>
          <w:sz w:val="20"/>
        </w:rPr>
        <w:t xml:space="preserve"> </w:t>
      </w:r>
      <w:r>
        <w:rPr>
          <w:sz w:val="20"/>
        </w:rPr>
        <w:t>and</w:t>
      </w:r>
      <w:r>
        <w:rPr>
          <w:spacing w:val="36"/>
          <w:sz w:val="20"/>
        </w:rPr>
        <w:t xml:space="preserve"> </w:t>
      </w:r>
      <w:r>
        <w:rPr>
          <w:sz w:val="20"/>
        </w:rPr>
        <w:t>carry</w:t>
      </w:r>
      <w:r>
        <w:rPr>
          <w:spacing w:val="38"/>
          <w:sz w:val="20"/>
        </w:rPr>
        <w:t xml:space="preserve"> </w:t>
      </w:r>
      <w:r>
        <w:rPr>
          <w:sz w:val="20"/>
        </w:rPr>
        <w:t>on</w:t>
      </w:r>
      <w:r>
        <w:rPr>
          <w:spacing w:val="36"/>
          <w:sz w:val="20"/>
        </w:rPr>
        <w:t xml:space="preserve"> </w:t>
      </w:r>
      <w:r>
        <w:rPr>
          <w:sz w:val="20"/>
        </w:rPr>
        <w:t>its</w:t>
      </w:r>
      <w:r>
        <w:rPr>
          <w:spacing w:val="37"/>
          <w:sz w:val="20"/>
        </w:rPr>
        <w:t xml:space="preserve"> </w:t>
      </w:r>
      <w:r>
        <w:rPr>
          <w:sz w:val="20"/>
        </w:rPr>
        <w:t>business</w:t>
      </w:r>
      <w:r>
        <w:rPr>
          <w:spacing w:val="38"/>
          <w:sz w:val="20"/>
        </w:rPr>
        <w:t xml:space="preserve"> </w:t>
      </w:r>
      <w:r>
        <w:rPr>
          <w:sz w:val="20"/>
        </w:rPr>
        <w:t>as</w:t>
      </w:r>
      <w:r>
        <w:rPr>
          <w:spacing w:val="38"/>
          <w:sz w:val="20"/>
        </w:rPr>
        <w:t xml:space="preserve"> </w:t>
      </w:r>
      <w:r>
        <w:rPr>
          <w:sz w:val="20"/>
        </w:rPr>
        <w:t>it</w:t>
      </w:r>
      <w:r>
        <w:rPr>
          <w:spacing w:val="35"/>
          <w:sz w:val="20"/>
        </w:rPr>
        <w:t xml:space="preserve"> </w:t>
      </w:r>
      <w:r>
        <w:rPr>
          <w:sz w:val="20"/>
        </w:rPr>
        <w:t>is being conducted.</w:t>
      </w:r>
    </w:p>
    <w:p w14:paraId="035E271A" w14:textId="77777777" w:rsidR="00E70012" w:rsidRDefault="00000000">
      <w:pPr>
        <w:pStyle w:val="Heading2"/>
        <w:numPr>
          <w:ilvl w:val="1"/>
          <w:numId w:val="43"/>
        </w:numPr>
        <w:tabs>
          <w:tab w:val="left" w:pos="771"/>
        </w:tabs>
        <w:spacing w:before="116"/>
        <w:ind w:left="771" w:hanging="620"/>
        <w:jc w:val="both"/>
      </w:pPr>
      <w:bookmarkStart w:id="138" w:name="11.2_Binding_obligations"/>
      <w:bookmarkEnd w:id="138"/>
      <w:r>
        <w:rPr>
          <w:w w:val="105"/>
        </w:rPr>
        <w:t>Binding</w:t>
      </w:r>
      <w:r>
        <w:rPr>
          <w:spacing w:val="-11"/>
          <w:w w:val="105"/>
        </w:rPr>
        <w:t xml:space="preserve"> </w:t>
      </w:r>
      <w:r>
        <w:rPr>
          <w:spacing w:val="-2"/>
          <w:w w:val="105"/>
        </w:rPr>
        <w:t>obligations</w:t>
      </w:r>
    </w:p>
    <w:p w14:paraId="4E0EB143" w14:textId="77777777" w:rsidR="00E70012" w:rsidRDefault="00000000">
      <w:pPr>
        <w:pStyle w:val="BodyText"/>
        <w:spacing w:before="93" w:line="336" w:lineRule="auto"/>
        <w:ind w:right="1016"/>
        <w:jc w:val="both"/>
      </w:pPr>
      <w:r>
        <w:t>The</w:t>
      </w:r>
      <w:r>
        <w:rPr>
          <w:spacing w:val="40"/>
        </w:rPr>
        <w:t xml:space="preserve"> </w:t>
      </w:r>
      <w:r>
        <w:t>obligations</w:t>
      </w:r>
      <w:r>
        <w:rPr>
          <w:spacing w:val="40"/>
        </w:rPr>
        <w:t xml:space="preserve"> </w:t>
      </w:r>
      <w:r>
        <w:t>expressed</w:t>
      </w:r>
      <w:r>
        <w:rPr>
          <w:spacing w:val="40"/>
        </w:rPr>
        <w:t xml:space="preserve"> </w:t>
      </w:r>
      <w:r>
        <w:t>to</w:t>
      </w:r>
      <w:r>
        <w:rPr>
          <w:spacing w:val="40"/>
        </w:rPr>
        <w:t xml:space="preserve"> </w:t>
      </w:r>
      <w:r>
        <w:t>be</w:t>
      </w:r>
      <w:r>
        <w:rPr>
          <w:spacing w:val="40"/>
        </w:rPr>
        <w:t xml:space="preserve"> </w:t>
      </w:r>
      <w:r>
        <w:t>assumed</w:t>
      </w:r>
      <w:r>
        <w:rPr>
          <w:spacing w:val="40"/>
        </w:rPr>
        <w:t xml:space="preserve"> </w:t>
      </w:r>
      <w:r>
        <w:t>by</w:t>
      </w:r>
      <w:r>
        <w:rPr>
          <w:spacing w:val="40"/>
        </w:rPr>
        <w:t xml:space="preserve"> </w:t>
      </w:r>
      <w:r>
        <w:t>it</w:t>
      </w:r>
      <w:r>
        <w:rPr>
          <w:spacing w:val="40"/>
        </w:rPr>
        <w:t xml:space="preserve"> </w:t>
      </w:r>
      <w:r>
        <w:t>in</w:t>
      </w:r>
      <w:r>
        <w:rPr>
          <w:spacing w:val="40"/>
        </w:rPr>
        <w:t xml:space="preserve"> </w:t>
      </w:r>
      <w:r>
        <w:t>this Agreement</w:t>
      </w:r>
      <w:r>
        <w:rPr>
          <w:spacing w:val="40"/>
        </w:rPr>
        <w:t xml:space="preserve"> </w:t>
      </w:r>
      <w:r>
        <w:t>are,</w:t>
      </w:r>
      <w:r>
        <w:rPr>
          <w:spacing w:val="40"/>
        </w:rPr>
        <w:t xml:space="preserve"> </w:t>
      </w:r>
      <w:r>
        <w:t>subject</w:t>
      </w:r>
      <w:r>
        <w:rPr>
          <w:spacing w:val="40"/>
        </w:rPr>
        <w:t xml:space="preserve"> </w:t>
      </w:r>
      <w:r>
        <w:t>to</w:t>
      </w:r>
      <w:r>
        <w:rPr>
          <w:spacing w:val="40"/>
        </w:rPr>
        <w:t xml:space="preserve"> </w:t>
      </w:r>
      <w:r>
        <w:t>any</w:t>
      </w:r>
      <w:r>
        <w:rPr>
          <w:spacing w:val="40"/>
        </w:rPr>
        <w:t xml:space="preserve"> </w:t>
      </w:r>
      <w:r>
        <w:t>general principles</w:t>
      </w:r>
      <w:r>
        <w:rPr>
          <w:spacing w:val="40"/>
        </w:rPr>
        <w:t xml:space="preserve"> </w:t>
      </w:r>
      <w:r>
        <w:t>of</w:t>
      </w:r>
      <w:r>
        <w:rPr>
          <w:spacing w:val="40"/>
        </w:rPr>
        <w:t xml:space="preserve"> </w:t>
      </w:r>
      <w:r>
        <w:t>law</w:t>
      </w:r>
      <w:r>
        <w:rPr>
          <w:spacing w:val="40"/>
        </w:rPr>
        <w:t xml:space="preserve"> </w:t>
      </w:r>
      <w:r>
        <w:t>limiting</w:t>
      </w:r>
      <w:r>
        <w:rPr>
          <w:spacing w:val="40"/>
        </w:rPr>
        <w:t xml:space="preserve"> </w:t>
      </w:r>
      <w:r>
        <w:t>its</w:t>
      </w:r>
      <w:r>
        <w:rPr>
          <w:spacing w:val="40"/>
        </w:rPr>
        <w:t xml:space="preserve"> </w:t>
      </w:r>
      <w:r>
        <w:t>obligations</w:t>
      </w:r>
      <w:r>
        <w:rPr>
          <w:spacing w:val="40"/>
        </w:rPr>
        <w:t xml:space="preserve"> </w:t>
      </w:r>
      <w:r>
        <w:t>which</w:t>
      </w:r>
      <w:r>
        <w:rPr>
          <w:spacing w:val="40"/>
        </w:rPr>
        <w:t xml:space="preserve"> </w:t>
      </w:r>
      <w:r>
        <w:t>are</w:t>
      </w:r>
      <w:r>
        <w:rPr>
          <w:spacing w:val="40"/>
        </w:rPr>
        <w:t xml:space="preserve"> </w:t>
      </w:r>
      <w:r>
        <w:t>specifically</w:t>
      </w:r>
      <w:r>
        <w:rPr>
          <w:spacing w:val="40"/>
        </w:rPr>
        <w:t xml:space="preserve"> </w:t>
      </w:r>
      <w:r>
        <w:t>referred</w:t>
      </w:r>
      <w:r>
        <w:rPr>
          <w:spacing w:val="40"/>
        </w:rPr>
        <w:t xml:space="preserve"> </w:t>
      </w:r>
      <w:r>
        <w:t>to</w:t>
      </w:r>
      <w:r>
        <w:rPr>
          <w:spacing w:val="40"/>
        </w:rPr>
        <w:t xml:space="preserve"> </w:t>
      </w:r>
      <w:r>
        <w:t>in</w:t>
      </w:r>
      <w:r>
        <w:rPr>
          <w:spacing w:val="40"/>
        </w:rPr>
        <w:t xml:space="preserve"> </w:t>
      </w:r>
      <w:r>
        <w:t>any</w:t>
      </w:r>
      <w:r>
        <w:rPr>
          <w:spacing w:val="40"/>
        </w:rPr>
        <w:t xml:space="preserve"> </w:t>
      </w:r>
      <w:r>
        <w:t>legal</w:t>
      </w:r>
      <w:r>
        <w:rPr>
          <w:spacing w:val="40"/>
        </w:rPr>
        <w:t xml:space="preserve"> </w:t>
      </w:r>
      <w:r>
        <w:t>opinion delivered pursuant to Clause 4 (</w:t>
      </w:r>
      <w:r>
        <w:rPr>
          <w:i/>
        </w:rPr>
        <w:t>Conditions of Utilisation</w:t>
      </w:r>
      <w:r>
        <w:t xml:space="preserve">), legal, valid, binding and enforceable </w:t>
      </w:r>
      <w:r>
        <w:rPr>
          <w:spacing w:val="-2"/>
        </w:rPr>
        <w:t>obligations.</w:t>
      </w:r>
    </w:p>
    <w:p w14:paraId="24B3469C" w14:textId="77777777" w:rsidR="00E70012" w:rsidRDefault="00000000">
      <w:pPr>
        <w:pStyle w:val="Heading2"/>
        <w:numPr>
          <w:ilvl w:val="1"/>
          <w:numId w:val="43"/>
        </w:numPr>
        <w:tabs>
          <w:tab w:val="left" w:pos="771"/>
        </w:tabs>
        <w:spacing w:before="120"/>
        <w:ind w:left="771" w:hanging="620"/>
        <w:jc w:val="both"/>
      </w:pPr>
      <w:bookmarkStart w:id="139" w:name="11.3_Non-conflict_with_other_obligations"/>
      <w:bookmarkEnd w:id="139"/>
      <w:r>
        <w:rPr>
          <w:w w:val="105"/>
        </w:rPr>
        <w:t>Non-conflict</w:t>
      </w:r>
      <w:r>
        <w:rPr>
          <w:spacing w:val="-9"/>
          <w:w w:val="105"/>
        </w:rPr>
        <w:t xml:space="preserve"> </w:t>
      </w:r>
      <w:r>
        <w:rPr>
          <w:w w:val="105"/>
        </w:rPr>
        <w:t>with</w:t>
      </w:r>
      <w:r>
        <w:rPr>
          <w:spacing w:val="-11"/>
          <w:w w:val="105"/>
        </w:rPr>
        <w:t xml:space="preserve"> </w:t>
      </w:r>
      <w:r>
        <w:rPr>
          <w:w w:val="105"/>
        </w:rPr>
        <w:t>other</w:t>
      </w:r>
      <w:r>
        <w:rPr>
          <w:spacing w:val="-9"/>
          <w:w w:val="105"/>
        </w:rPr>
        <w:t xml:space="preserve"> </w:t>
      </w:r>
      <w:r>
        <w:rPr>
          <w:spacing w:val="-2"/>
          <w:w w:val="105"/>
        </w:rPr>
        <w:t>obligations</w:t>
      </w:r>
    </w:p>
    <w:p w14:paraId="0CA89E66" w14:textId="77777777" w:rsidR="00E70012" w:rsidRDefault="00000000">
      <w:pPr>
        <w:pStyle w:val="BodyText"/>
        <w:spacing w:before="92" w:line="336" w:lineRule="auto"/>
        <w:ind w:right="1019"/>
        <w:jc w:val="both"/>
      </w:pPr>
      <w:r>
        <w:t>The</w:t>
      </w:r>
      <w:r>
        <w:rPr>
          <w:spacing w:val="34"/>
        </w:rPr>
        <w:t xml:space="preserve"> </w:t>
      </w:r>
      <w:r>
        <w:t>entry</w:t>
      </w:r>
      <w:r>
        <w:rPr>
          <w:spacing w:val="33"/>
        </w:rPr>
        <w:t xml:space="preserve"> </w:t>
      </w:r>
      <w:r>
        <w:t>into</w:t>
      </w:r>
      <w:r>
        <w:rPr>
          <w:spacing w:val="33"/>
        </w:rPr>
        <w:t xml:space="preserve"> </w:t>
      </w:r>
      <w:r>
        <w:t>and</w:t>
      </w:r>
      <w:r>
        <w:rPr>
          <w:spacing w:val="34"/>
        </w:rPr>
        <w:t xml:space="preserve"> </w:t>
      </w:r>
      <w:r>
        <w:t>performance</w:t>
      </w:r>
      <w:r>
        <w:rPr>
          <w:spacing w:val="34"/>
        </w:rPr>
        <w:t xml:space="preserve"> </w:t>
      </w:r>
      <w:r>
        <w:t>by</w:t>
      </w:r>
      <w:r>
        <w:rPr>
          <w:spacing w:val="33"/>
        </w:rPr>
        <w:t xml:space="preserve"> </w:t>
      </w:r>
      <w:r>
        <w:t>it</w:t>
      </w:r>
      <w:r>
        <w:rPr>
          <w:spacing w:val="34"/>
        </w:rPr>
        <w:t xml:space="preserve"> </w:t>
      </w:r>
      <w:r>
        <w:t>of,</w:t>
      </w:r>
      <w:r>
        <w:rPr>
          <w:spacing w:val="33"/>
        </w:rPr>
        <w:t xml:space="preserve"> </w:t>
      </w:r>
      <w:r>
        <w:t>and</w:t>
      </w:r>
      <w:r>
        <w:rPr>
          <w:spacing w:val="34"/>
        </w:rPr>
        <w:t xml:space="preserve"> </w:t>
      </w:r>
      <w:r>
        <w:t>the</w:t>
      </w:r>
      <w:r>
        <w:rPr>
          <w:spacing w:val="34"/>
        </w:rPr>
        <w:t xml:space="preserve"> </w:t>
      </w:r>
      <w:r>
        <w:t>transactions</w:t>
      </w:r>
      <w:r>
        <w:rPr>
          <w:spacing w:val="34"/>
        </w:rPr>
        <w:t xml:space="preserve"> </w:t>
      </w:r>
      <w:r>
        <w:t>contemplated</w:t>
      </w:r>
      <w:r>
        <w:rPr>
          <w:spacing w:val="35"/>
        </w:rPr>
        <w:t xml:space="preserve"> </w:t>
      </w:r>
      <w:r>
        <w:t>by,</w:t>
      </w:r>
      <w:r>
        <w:rPr>
          <w:spacing w:val="33"/>
        </w:rPr>
        <w:t xml:space="preserve"> </w:t>
      </w:r>
      <w:r>
        <w:t>this Agreement</w:t>
      </w:r>
      <w:r>
        <w:rPr>
          <w:spacing w:val="33"/>
        </w:rPr>
        <w:t xml:space="preserve"> </w:t>
      </w:r>
      <w:r>
        <w:t>do not and will not conflict with:</w:t>
      </w:r>
    </w:p>
    <w:p w14:paraId="3BD16CB9" w14:textId="77777777" w:rsidR="00E70012" w:rsidRDefault="00000000">
      <w:pPr>
        <w:pStyle w:val="ListParagraph"/>
        <w:numPr>
          <w:ilvl w:val="2"/>
          <w:numId w:val="43"/>
        </w:numPr>
        <w:tabs>
          <w:tab w:val="left" w:pos="1508"/>
        </w:tabs>
        <w:spacing w:before="120"/>
        <w:ind w:left="1508" w:hanging="733"/>
        <w:jc w:val="both"/>
        <w:rPr>
          <w:sz w:val="20"/>
        </w:rPr>
      </w:pPr>
      <w:r>
        <w:rPr>
          <w:sz w:val="20"/>
        </w:rPr>
        <w:t>any</w:t>
      </w:r>
      <w:r>
        <w:rPr>
          <w:spacing w:val="17"/>
          <w:sz w:val="20"/>
        </w:rPr>
        <w:t xml:space="preserve"> </w:t>
      </w:r>
      <w:r>
        <w:rPr>
          <w:sz w:val="20"/>
        </w:rPr>
        <w:t>law</w:t>
      </w:r>
      <w:r>
        <w:rPr>
          <w:spacing w:val="20"/>
          <w:sz w:val="20"/>
        </w:rPr>
        <w:t xml:space="preserve"> </w:t>
      </w:r>
      <w:r>
        <w:rPr>
          <w:sz w:val="20"/>
        </w:rPr>
        <w:t>or</w:t>
      </w:r>
      <w:r>
        <w:rPr>
          <w:spacing w:val="18"/>
          <w:sz w:val="20"/>
        </w:rPr>
        <w:t xml:space="preserve"> </w:t>
      </w:r>
      <w:r>
        <w:rPr>
          <w:sz w:val="20"/>
        </w:rPr>
        <w:t>regulation</w:t>
      </w:r>
      <w:r>
        <w:rPr>
          <w:spacing w:val="15"/>
          <w:sz w:val="20"/>
        </w:rPr>
        <w:t xml:space="preserve"> </w:t>
      </w:r>
      <w:r>
        <w:rPr>
          <w:sz w:val="20"/>
        </w:rPr>
        <w:t>applicable</w:t>
      </w:r>
      <w:r>
        <w:rPr>
          <w:spacing w:val="19"/>
          <w:sz w:val="20"/>
        </w:rPr>
        <w:t xml:space="preserve"> </w:t>
      </w:r>
      <w:r>
        <w:rPr>
          <w:sz w:val="20"/>
        </w:rPr>
        <w:t>to</w:t>
      </w:r>
      <w:r>
        <w:rPr>
          <w:spacing w:val="14"/>
          <w:sz w:val="20"/>
        </w:rPr>
        <w:t xml:space="preserve"> </w:t>
      </w:r>
      <w:proofErr w:type="gramStart"/>
      <w:r>
        <w:rPr>
          <w:spacing w:val="-5"/>
          <w:sz w:val="20"/>
        </w:rPr>
        <w:t>it;</w:t>
      </w:r>
      <w:proofErr w:type="gramEnd"/>
    </w:p>
    <w:p w14:paraId="6C44BB7D" w14:textId="77777777" w:rsidR="00E70012" w:rsidRDefault="00000000">
      <w:pPr>
        <w:pStyle w:val="ListParagraph"/>
        <w:numPr>
          <w:ilvl w:val="2"/>
          <w:numId w:val="43"/>
        </w:numPr>
        <w:tabs>
          <w:tab w:val="left" w:pos="1508"/>
        </w:tabs>
        <w:spacing w:before="210"/>
        <w:ind w:left="1508" w:hanging="733"/>
        <w:jc w:val="both"/>
        <w:rPr>
          <w:sz w:val="20"/>
        </w:rPr>
      </w:pPr>
      <w:r>
        <w:rPr>
          <w:sz w:val="20"/>
        </w:rPr>
        <w:t>its</w:t>
      </w:r>
      <w:r>
        <w:rPr>
          <w:spacing w:val="20"/>
          <w:sz w:val="20"/>
        </w:rPr>
        <w:t xml:space="preserve"> </w:t>
      </w:r>
      <w:r>
        <w:rPr>
          <w:sz w:val="20"/>
        </w:rPr>
        <w:t>or</w:t>
      </w:r>
      <w:r>
        <w:rPr>
          <w:spacing w:val="19"/>
          <w:sz w:val="20"/>
        </w:rPr>
        <w:t xml:space="preserve"> </w:t>
      </w:r>
      <w:r>
        <w:rPr>
          <w:sz w:val="20"/>
        </w:rPr>
        <w:t>any</w:t>
      </w:r>
      <w:r>
        <w:rPr>
          <w:spacing w:val="22"/>
          <w:sz w:val="20"/>
        </w:rPr>
        <w:t xml:space="preserve"> </w:t>
      </w:r>
      <w:r>
        <w:rPr>
          <w:sz w:val="20"/>
        </w:rPr>
        <w:t>of</w:t>
      </w:r>
      <w:r>
        <w:rPr>
          <w:spacing w:val="18"/>
          <w:sz w:val="20"/>
        </w:rPr>
        <w:t xml:space="preserve"> </w:t>
      </w:r>
      <w:r>
        <w:rPr>
          <w:sz w:val="20"/>
        </w:rPr>
        <w:t>its</w:t>
      </w:r>
      <w:r>
        <w:rPr>
          <w:spacing w:val="19"/>
          <w:sz w:val="20"/>
        </w:rPr>
        <w:t xml:space="preserve"> </w:t>
      </w:r>
      <w:r>
        <w:rPr>
          <w:sz w:val="20"/>
        </w:rPr>
        <w:t>Subsidiaries'</w:t>
      </w:r>
      <w:r>
        <w:rPr>
          <w:spacing w:val="18"/>
          <w:sz w:val="20"/>
        </w:rPr>
        <w:t xml:space="preserve"> </w:t>
      </w:r>
      <w:r>
        <w:rPr>
          <w:sz w:val="20"/>
        </w:rPr>
        <w:t>constitutional</w:t>
      </w:r>
      <w:r>
        <w:rPr>
          <w:spacing w:val="21"/>
          <w:sz w:val="20"/>
        </w:rPr>
        <w:t xml:space="preserve"> </w:t>
      </w:r>
      <w:r>
        <w:rPr>
          <w:sz w:val="20"/>
        </w:rPr>
        <w:t>documents;</w:t>
      </w:r>
      <w:r>
        <w:rPr>
          <w:spacing w:val="20"/>
          <w:sz w:val="20"/>
        </w:rPr>
        <w:t xml:space="preserve"> </w:t>
      </w:r>
      <w:r>
        <w:rPr>
          <w:spacing w:val="-5"/>
          <w:sz w:val="20"/>
        </w:rPr>
        <w:t>or</w:t>
      </w:r>
    </w:p>
    <w:p w14:paraId="23D992CA" w14:textId="77777777" w:rsidR="00E70012" w:rsidRDefault="00000000">
      <w:pPr>
        <w:pStyle w:val="ListParagraph"/>
        <w:numPr>
          <w:ilvl w:val="2"/>
          <w:numId w:val="43"/>
        </w:numPr>
        <w:tabs>
          <w:tab w:val="left" w:pos="1512"/>
        </w:tabs>
        <w:spacing w:before="213" w:line="336" w:lineRule="auto"/>
        <w:ind w:right="1069"/>
        <w:rPr>
          <w:sz w:val="20"/>
        </w:rPr>
      </w:pPr>
      <w:r>
        <w:rPr>
          <w:sz w:val="20"/>
        </w:rPr>
        <w:t>any</w:t>
      </w:r>
      <w:r>
        <w:rPr>
          <w:spacing w:val="29"/>
          <w:sz w:val="20"/>
        </w:rPr>
        <w:t xml:space="preserve"> </w:t>
      </w:r>
      <w:r>
        <w:rPr>
          <w:sz w:val="20"/>
        </w:rPr>
        <w:t>agreement</w:t>
      </w:r>
      <w:r>
        <w:rPr>
          <w:spacing w:val="25"/>
          <w:sz w:val="20"/>
        </w:rPr>
        <w:t xml:space="preserve"> </w:t>
      </w:r>
      <w:r>
        <w:rPr>
          <w:sz w:val="20"/>
        </w:rPr>
        <w:t>or</w:t>
      </w:r>
      <w:r>
        <w:rPr>
          <w:spacing w:val="27"/>
          <w:sz w:val="20"/>
        </w:rPr>
        <w:t xml:space="preserve"> </w:t>
      </w:r>
      <w:r>
        <w:rPr>
          <w:sz w:val="20"/>
        </w:rPr>
        <w:t>instrument</w:t>
      </w:r>
      <w:r>
        <w:rPr>
          <w:spacing w:val="30"/>
          <w:sz w:val="20"/>
        </w:rPr>
        <w:t xml:space="preserve"> </w:t>
      </w:r>
      <w:r>
        <w:rPr>
          <w:sz w:val="20"/>
        </w:rPr>
        <w:t>binding</w:t>
      </w:r>
      <w:r>
        <w:rPr>
          <w:spacing w:val="26"/>
          <w:sz w:val="20"/>
        </w:rPr>
        <w:t xml:space="preserve"> </w:t>
      </w:r>
      <w:r>
        <w:rPr>
          <w:sz w:val="20"/>
        </w:rPr>
        <w:t>upon</w:t>
      </w:r>
      <w:r>
        <w:rPr>
          <w:spacing w:val="25"/>
          <w:sz w:val="20"/>
        </w:rPr>
        <w:t xml:space="preserve"> </w:t>
      </w:r>
      <w:r>
        <w:rPr>
          <w:sz w:val="20"/>
        </w:rPr>
        <w:t>it</w:t>
      </w:r>
      <w:r>
        <w:rPr>
          <w:spacing w:val="25"/>
          <w:sz w:val="20"/>
        </w:rPr>
        <w:t xml:space="preserve"> </w:t>
      </w:r>
      <w:r>
        <w:rPr>
          <w:sz w:val="20"/>
        </w:rPr>
        <w:t>or</w:t>
      </w:r>
      <w:r>
        <w:rPr>
          <w:spacing w:val="27"/>
          <w:sz w:val="20"/>
        </w:rPr>
        <w:t xml:space="preserve"> </w:t>
      </w:r>
      <w:r>
        <w:rPr>
          <w:sz w:val="20"/>
        </w:rPr>
        <w:t>any</w:t>
      </w:r>
      <w:r>
        <w:rPr>
          <w:spacing w:val="29"/>
          <w:sz w:val="20"/>
        </w:rPr>
        <w:t xml:space="preserve"> </w:t>
      </w:r>
      <w:r>
        <w:rPr>
          <w:sz w:val="20"/>
        </w:rPr>
        <w:t>of</w:t>
      </w:r>
      <w:r>
        <w:rPr>
          <w:spacing w:val="24"/>
          <w:sz w:val="20"/>
        </w:rPr>
        <w:t xml:space="preserve"> </w:t>
      </w:r>
      <w:r>
        <w:rPr>
          <w:sz w:val="20"/>
        </w:rPr>
        <w:t>its</w:t>
      </w:r>
      <w:r>
        <w:rPr>
          <w:spacing w:val="26"/>
          <w:sz w:val="20"/>
        </w:rPr>
        <w:t xml:space="preserve"> </w:t>
      </w:r>
      <w:r>
        <w:rPr>
          <w:sz w:val="20"/>
        </w:rPr>
        <w:t>Subsidiaries</w:t>
      </w:r>
      <w:r>
        <w:rPr>
          <w:spacing w:val="31"/>
          <w:sz w:val="20"/>
        </w:rPr>
        <w:t xml:space="preserve"> </w:t>
      </w:r>
      <w:r>
        <w:rPr>
          <w:sz w:val="20"/>
        </w:rPr>
        <w:t>or</w:t>
      </w:r>
      <w:r>
        <w:rPr>
          <w:spacing w:val="27"/>
          <w:sz w:val="20"/>
        </w:rPr>
        <w:t xml:space="preserve"> </w:t>
      </w:r>
      <w:r>
        <w:rPr>
          <w:sz w:val="20"/>
        </w:rPr>
        <w:t>any</w:t>
      </w:r>
      <w:r>
        <w:rPr>
          <w:spacing w:val="31"/>
          <w:sz w:val="20"/>
        </w:rPr>
        <w:t xml:space="preserve"> </w:t>
      </w:r>
      <w:r>
        <w:rPr>
          <w:sz w:val="20"/>
        </w:rPr>
        <w:t>of</w:t>
      </w:r>
      <w:r>
        <w:rPr>
          <w:spacing w:val="24"/>
          <w:sz w:val="20"/>
        </w:rPr>
        <w:t xml:space="preserve"> </w:t>
      </w:r>
      <w:r>
        <w:rPr>
          <w:sz w:val="20"/>
        </w:rPr>
        <w:t>its</w:t>
      </w:r>
      <w:r>
        <w:rPr>
          <w:spacing w:val="26"/>
          <w:sz w:val="20"/>
        </w:rPr>
        <w:t xml:space="preserve"> </w:t>
      </w:r>
      <w:r>
        <w:rPr>
          <w:sz w:val="20"/>
        </w:rPr>
        <w:t>or</w:t>
      </w:r>
      <w:r>
        <w:rPr>
          <w:spacing w:val="27"/>
          <w:sz w:val="20"/>
        </w:rPr>
        <w:t xml:space="preserve"> </w:t>
      </w:r>
      <w:r>
        <w:rPr>
          <w:sz w:val="20"/>
        </w:rPr>
        <w:t>any of its Subsidiaries' assets.</w:t>
      </w:r>
    </w:p>
    <w:p w14:paraId="6CE103E8" w14:textId="77777777" w:rsidR="00E70012" w:rsidRDefault="00000000">
      <w:pPr>
        <w:pStyle w:val="Heading2"/>
        <w:numPr>
          <w:ilvl w:val="1"/>
          <w:numId w:val="43"/>
        </w:numPr>
        <w:tabs>
          <w:tab w:val="left" w:pos="775"/>
        </w:tabs>
        <w:spacing w:before="122"/>
      </w:pPr>
      <w:bookmarkStart w:id="140" w:name="11.4_Power_and_authority"/>
      <w:bookmarkEnd w:id="140"/>
      <w:r>
        <w:rPr>
          <w:w w:val="105"/>
        </w:rPr>
        <w:t>Power</w:t>
      </w:r>
      <w:r>
        <w:rPr>
          <w:spacing w:val="-8"/>
          <w:w w:val="105"/>
        </w:rPr>
        <w:t xml:space="preserve"> </w:t>
      </w:r>
      <w:r>
        <w:rPr>
          <w:w w:val="105"/>
        </w:rPr>
        <w:t>and</w:t>
      </w:r>
      <w:r>
        <w:rPr>
          <w:spacing w:val="-9"/>
          <w:w w:val="105"/>
        </w:rPr>
        <w:t xml:space="preserve"> </w:t>
      </w:r>
      <w:r>
        <w:rPr>
          <w:spacing w:val="-2"/>
          <w:w w:val="105"/>
        </w:rPr>
        <w:t>authority</w:t>
      </w:r>
    </w:p>
    <w:p w14:paraId="0F5FC1C9" w14:textId="77777777" w:rsidR="00E70012" w:rsidRDefault="00000000">
      <w:pPr>
        <w:pStyle w:val="BodyText"/>
        <w:spacing w:before="90" w:line="336" w:lineRule="auto"/>
        <w:ind w:right="1033"/>
      </w:pPr>
      <w:r>
        <w:t>It</w:t>
      </w:r>
      <w:r>
        <w:rPr>
          <w:spacing w:val="21"/>
        </w:rPr>
        <w:t xml:space="preserve"> </w:t>
      </w:r>
      <w:r>
        <w:t>has</w:t>
      </w:r>
      <w:r>
        <w:rPr>
          <w:spacing w:val="22"/>
        </w:rPr>
        <w:t xml:space="preserve"> </w:t>
      </w:r>
      <w:r>
        <w:t>the</w:t>
      </w:r>
      <w:r>
        <w:rPr>
          <w:spacing w:val="21"/>
        </w:rPr>
        <w:t xml:space="preserve"> </w:t>
      </w:r>
      <w:r>
        <w:t>power</w:t>
      </w:r>
      <w:r>
        <w:rPr>
          <w:spacing w:val="22"/>
        </w:rPr>
        <w:t xml:space="preserve"> </w:t>
      </w:r>
      <w:r>
        <w:t>to</w:t>
      </w:r>
      <w:r>
        <w:rPr>
          <w:spacing w:val="23"/>
        </w:rPr>
        <w:t xml:space="preserve"> </w:t>
      </w:r>
      <w:proofErr w:type="gramStart"/>
      <w:r>
        <w:t>enter</w:t>
      </w:r>
      <w:r>
        <w:rPr>
          <w:spacing w:val="21"/>
        </w:rPr>
        <w:t xml:space="preserve"> </w:t>
      </w:r>
      <w:r>
        <w:t>into</w:t>
      </w:r>
      <w:proofErr w:type="gramEnd"/>
      <w:r>
        <w:t>,</w:t>
      </w:r>
      <w:r>
        <w:rPr>
          <w:spacing w:val="24"/>
        </w:rPr>
        <w:t xml:space="preserve"> </w:t>
      </w:r>
      <w:r>
        <w:t>perform</w:t>
      </w:r>
      <w:r>
        <w:rPr>
          <w:spacing w:val="25"/>
        </w:rPr>
        <w:t xml:space="preserve"> </w:t>
      </w:r>
      <w:r>
        <w:t>and</w:t>
      </w:r>
      <w:r>
        <w:rPr>
          <w:spacing w:val="22"/>
        </w:rPr>
        <w:t xml:space="preserve"> </w:t>
      </w:r>
      <w:r>
        <w:t>deliver,</w:t>
      </w:r>
      <w:r>
        <w:rPr>
          <w:spacing w:val="23"/>
        </w:rPr>
        <w:t xml:space="preserve"> </w:t>
      </w:r>
      <w:r>
        <w:t>and</w:t>
      </w:r>
      <w:r>
        <w:rPr>
          <w:spacing w:val="25"/>
        </w:rPr>
        <w:t xml:space="preserve"> </w:t>
      </w:r>
      <w:r>
        <w:t>has</w:t>
      </w:r>
      <w:r>
        <w:rPr>
          <w:spacing w:val="25"/>
        </w:rPr>
        <w:t xml:space="preserve"> </w:t>
      </w:r>
      <w:r>
        <w:t>taken</w:t>
      </w:r>
      <w:r>
        <w:rPr>
          <w:spacing w:val="21"/>
        </w:rPr>
        <w:t xml:space="preserve"> </w:t>
      </w:r>
      <w:r>
        <w:t>all</w:t>
      </w:r>
      <w:r>
        <w:rPr>
          <w:spacing w:val="25"/>
        </w:rPr>
        <w:t xml:space="preserve"> </w:t>
      </w:r>
      <w:r>
        <w:t>necessary</w:t>
      </w:r>
      <w:r>
        <w:rPr>
          <w:spacing w:val="21"/>
        </w:rPr>
        <w:t xml:space="preserve"> </w:t>
      </w:r>
      <w:r>
        <w:t>action</w:t>
      </w:r>
      <w:r>
        <w:rPr>
          <w:spacing w:val="22"/>
        </w:rPr>
        <w:t xml:space="preserve"> </w:t>
      </w:r>
      <w:r>
        <w:t>to</w:t>
      </w:r>
      <w:r>
        <w:rPr>
          <w:spacing w:val="21"/>
        </w:rPr>
        <w:t xml:space="preserve"> </w:t>
      </w:r>
      <w:r>
        <w:t>authorise its</w:t>
      </w:r>
      <w:r>
        <w:rPr>
          <w:spacing w:val="40"/>
        </w:rPr>
        <w:t xml:space="preserve"> </w:t>
      </w:r>
      <w:r>
        <w:t>entry</w:t>
      </w:r>
      <w:r>
        <w:rPr>
          <w:spacing w:val="40"/>
        </w:rPr>
        <w:t xml:space="preserve"> </w:t>
      </w:r>
      <w:r>
        <w:t>into,</w:t>
      </w:r>
      <w:r>
        <w:rPr>
          <w:spacing w:val="40"/>
        </w:rPr>
        <w:t xml:space="preserve"> </w:t>
      </w:r>
      <w:r>
        <w:t>performance</w:t>
      </w:r>
      <w:r>
        <w:rPr>
          <w:spacing w:val="40"/>
        </w:rPr>
        <w:t xml:space="preserve"> </w:t>
      </w:r>
      <w:r>
        <w:t>and</w:t>
      </w:r>
      <w:r>
        <w:rPr>
          <w:spacing w:val="40"/>
        </w:rPr>
        <w:t xml:space="preserve"> </w:t>
      </w:r>
      <w:r>
        <w:t>delivery</w:t>
      </w:r>
      <w:r>
        <w:rPr>
          <w:spacing w:val="40"/>
        </w:rPr>
        <w:t xml:space="preserve"> </w:t>
      </w:r>
      <w:r>
        <w:t>of,</w:t>
      </w:r>
      <w:r>
        <w:rPr>
          <w:spacing w:val="40"/>
        </w:rPr>
        <w:t xml:space="preserve"> </w:t>
      </w:r>
      <w:r>
        <w:t>this Agreement.</w:t>
      </w:r>
    </w:p>
    <w:p w14:paraId="679A0213" w14:textId="77777777" w:rsidR="00E70012" w:rsidRDefault="00000000">
      <w:pPr>
        <w:pStyle w:val="Heading2"/>
        <w:numPr>
          <w:ilvl w:val="1"/>
          <w:numId w:val="43"/>
        </w:numPr>
        <w:tabs>
          <w:tab w:val="left" w:pos="622"/>
        </w:tabs>
        <w:spacing w:before="121"/>
        <w:ind w:left="622" w:right="6442" w:hanging="622"/>
        <w:jc w:val="right"/>
      </w:pPr>
      <w:bookmarkStart w:id="141" w:name="11.5_Validity_and_admissibility_in_evide"/>
      <w:bookmarkEnd w:id="141"/>
      <w:r>
        <w:rPr>
          <w:w w:val="105"/>
        </w:rPr>
        <w:t>Validity</w:t>
      </w:r>
      <w:r>
        <w:rPr>
          <w:spacing w:val="-13"/>
          <w:w w:val="105"/>
        </w:rPr>
        <w:t xml:space="preserve"> </w:t>
      </w:r>
      <w:r>
        <w:rPr>
          <w:w w:val="105"/>
        </w:rPr>
        <w:t>and</w:t>
      </w:r>
      <w:r>
        <w:rPr>
          <w:spacing w:val="-14"/>
          <w:w w:val="105"/>
        </w:rPr>
        <w:t xml:space="preserve"> </w:t>
      </w:r>
      <w:r>
        <w:rPr>
          <w:w w:val="105"/>
        </w:rPr>
        <w:t>admissibility</w:t>
      </w:r>
      <w:r>
        <w:rPr>
          <w:spacing w:val="-14"/>
          <w:w w:val="105"/>
        </w:rPr>
        <w:t xml:space="preserve"> </w:t>
      </w:r>
      <w:r>
        <w:rPr>
          <w:w w:val="105"/>
        </w:rPr>
        <w:t>in</w:t>
      </w:r>
      <w:r>
        <w:rPr>
          <w:spacing w:val="-13"/>
          <w:w w:val="105"/>
        </w:rPr>
        <w:t xml:space="preserve"> </w:t>
      </w:r>
      <w:r>
        <w:rPr>
          <w:spacing w:val="-2"/>
          <w:w w:val="105"/>
        </w:rPr>
        <w:t>evidence</w:t>
      </w:r>
    </w:p>
    <w:p w14:paraId="1A4E8CBD" w14:textId="77777777" w:rsidR="00E70012" w:rsidRDefault="00000000">
      <w:pPr>
        <w:pStyle w:val="BodyText"/>
        <w:spacing w:before="90"/>
        <w:ind w:left="0" w:right="6490"/>
        <w:jc w:val="right"/>
      </w:pPr>
      <w:r>
        <w:t>All</w:t>
      </w:r>
      <w:r>
        <w:rPr>
          <w:spacing w:val="7"/>
        </w:rPr>
        <w:t xml:space="preserve"> </w:t>
      </w:r>
      <w:r>
        <w:t>Authorisations</w:t>
      </w:r>
      <w:r>
        <w:rPr>
          <w:spacing w:val="23"/>
        </w:rPr>
        <w:t xml:space="preserve"> </w:t>
      </w:r>
      <w:r>
        <w:t>required</w:t>
      </w:r>
      <w:r>
        <w:rPr>
          <w:spacing w:val="22"/>
        </w:rPr>
        <w:t xml:space="preserve"> </w:t>
      </w:r>
      <w:r>
        <w:t>or</w:t>
      </w:r>
      <w:r>
        <w:rPr>
          <w:spacing w:val="21"/>
        </w:rPr>
        <w:t xml:space="preserve"> </w:t>
      </w:r>
      <w:r>
        <w:rPr>
          <w:spacing w:val="-2"/>
        </w:rPr>
        <w:t>desirable:</w:t>
      </w:r>
    </w:p>
    <w:p w14:paraId="5279EF79" w14:textId="77777777" w:rsidR="00E70012" w:rsidRDefault="00000000">
      <w:pPr>
        <w:pStyle w:val="ListParagraph"/>
        <w:numPr>
          <w:ilvl w:val="2"/>
          <w:numId w:val="43"/>
        </w:numPr>
        <w:tabs>
          <w:tab w:val="left" w:pos="1512"/>
        </w:tabs>
        <w:spacing w:before="214" w:line="336" w:lineRule="auto"/>
        <w:ind w:right="1067"/>
        <w:rPr>
          <w:sz w:val="20"/>
        </w:rPr>
      </w:pPr>
      <w:r>
        <w:rPr>
          <w:sz w:val="20"/>
        </w:rPr>
        <w:t>to</w:t>
      </w:r>
      <w:r>
        <w:rPr>
          <w:spacing w:val="31"/>
          <w:sz w:val="20"/>
        </w:rPr>
        <w:t xml:space="preserve"> </w:t>
      </w:r>
      <w:r>
        <w:rPr>
          <w:sz w:val="20"/>
        </w:rPr>
        <w:t>enable</w:t>
      </w:r>
      <w:r>
        <w:rPr>
          <w:spacing w:val="31"/>
          <w:sz w:val="20"/>
        </w:rPr>
        <w:t xml:space="preserve"> </w:t>
      </w:r>
      <w:r>
        <w:rPr>
          <w:sz w:val="20"/>
        </w:rPr>
        <w:t>it</w:t>
      </w:r>
      <w:r>
        <w:rPr>
          <w:spacing w:val="31"/>
          <w:sz w:val="20"/>
        </w:rPr>
        <w:t xml:space="preserve"> </w:t>
      </w:r>
      <w:r>
        <w:rPr>
          <w:sz w:val="20"/>
        </w:rPr>
        <w:t>lawfully</w:t>
      </w:r>
      <w:r>
        <w:rPr>
          <w:spacing w:val="30"/>
          <w:sz w:val="20"/>
        </w:rPr>
        <w:t xml:space="preserve"> </w:t>
      </w:r>
      <w:r>
        <w:rPr>
          <w:sz w:val="20"/>
        </w:rPr>
        <w:t>to</w:t>
      </w:r>
      <w:r>
        <w:rPr>
          <w:spacing w:val="31"/>
          <w:sz w:val="20"/>
        </w:rPr>
        <w:t xml:space="preserve"> </w:t>
      </w:r>
      <w:proofErr w:type="gramStart"/>
      <w:r>
        <w:rPr>
          <w:sz w:val="20"/>
        </w:rPr>
        <w:t>enter</w:t>
      </w:r>
      <w:r>
        <w:rPr>
          <w:spacing w:val="31"/>
          <w:sz w:val="20"/>
        </w:rPr>
        <w:t xml:space="preserve"> </w:t>
      </w:r>
      <w:r>
        <w:rPr>
          <w:sz w:val="20"/>
        </w:rPr>
        <w:t>into</w:t>
      </w:r>
      <w:proofErr w:type="gramEnd"/>
      <w:r>
        <w:rPr>
          <w:sz w:val="20"/>
        </w:rPr>
        <w:t>,</w:t>
      </w:r>
      <w:r>
        <w:rPr>
          <w:spacing w:val="34"/>
          <w:sz w:val="20"/>
        </w:rPr>
        <w:t xml:space="preserve"> </w:t>
      </w:r>
      <w:r>
        <w:rPr>
          <w:sz w:val="20"/>
        </w:rPr>
        <w:t>exercise</w:t>
      </w:r>
      <w:r>
        <w:rPr>
          <w:spacing w:val="32"/>
          <w:sz w:val="20"/>
        </w:rPr>
        <w:t xml:space="preserve"> </w:t>
      </w:r>
      <w:r>
        <w:rPr>
          <w:sz w:val="20"/>
        </w:rPr>
        <w:t>its</w:t>
      </w:r>
      <w:r>
        <w:rPr>
          <w:spacing w:val="35"/>
          <w:sz w:val="20"/>
        </w:rPr>
        <w:t xml:space="preserve"> </w:t>
      </w:r>
      <w:r>
        <w:rPr>
          <w:sz w:val="20"/>
        </w:rPr>
        <w:t>rights</w:t>
      </w:r>
      <w:r>
        <w:rPr>
          <w:spacing w:val="34"/>
          <w:sz w:val="20"/>
        </w:rPr>
        <w:t xml:space="preserve"> </w:t>
      </w:r>
      <w:r>
        <w:rPr>
          <w:sz w:val="20"/>
        </w:rPr>
        <w:t>and</w:t>
      </w:r>
      <w:r>
        <w:rPr>
          <w:spacing w:val="31"/>
          <w:sz w:val="20"/>
        </w:rPr>
        <w:t xml:space="preserve"> </w:t>
      </w:r>
      <w:r>
        <w:rPr>
          <w:sz w:val="20"/>
        </w:rPr>
        <w:t>comply</w:t>
      </w:r>
      <w:r>
        <w:rPr>
          <w:spacing w:val="34"/>
          <w:sz w:val="20"/>
        </w:rPr>
        <w:t xml:space="preserve"> </w:t>
      </w:r>
      <w:r>
        <w:rPr>
          <w:sz w:val="20"/>
        </w:rPr>
        <w:t>with</w:t>
      </w:r>
      <w:r>
        <w:rPr>
          <w:spacing w:val="29"/>
          <w:sz w:val="20"/>
        </w:rPr>
        <w:t xml:space="preserve"> </w:t>
      </w:r>
      <w:r>
        <w:rPr>
          <w:sz w:val="20"/>
        </w:rPr>
        <w:t>its</w:t>
      </w:r>
      <w:r>
        <w:rPr>
          <w:spacing w:val="31"/>
          <w:sz w:val="20"/>
        </w:rPr>
        <w:t xml:space="preserve"> </w:t>
      </w:r>
      <w:r>
        <w:rPr>
          <w:sz w:val="20"/>
        </w:rPr>
        <w:t>obligations</w:t>
      </w:r>
      <w:r>
        <w:rPr>
          <w:spacing w:val="35"/>
          <w:sz w:val="20"/>
        </w:rPr>
        <w:t xml:space="preserve"> </w:t>
      </w:r>
      <w:r>
        <w:rPr>
          <w:sz w:val="20"/>
        </w:rPr>
        <w:t>in</w:t>
      </w:r>
      <w:r>
        <w:rPr>
          <w:spacing w:val="31"/>
          <w:sz w:val="20"/>
        </w:rPr>
        <w:t xml:space="preserve"> </w:t>
      </w:r>
      <w:r>
        <w:rPr>
          <w:sz w:val="20"/>
        </w:rPr>
        <w:t>this Agreement to which it is a party; and</w:t>
      </w:r>
    </w:p>
    <w:p w14:paraId="2AE4D35E" w14:textId="77777777" w:rsidR="00E70012" w:rsidRDefault="00000000">
      <w:pPr>
        <w:pStyle w:val="ListParagraph"/>
        <w:numPr>
          <w:ilvl w:val="2"/>
          <w:numId w:val="43"/>
        </w:numPr>
        <w:tabs>
          <w:tab w:val="left" w:pos="1512"/>
        </w:tabs>
        <w:spacing w:line="336" w:lineRule="auto"/>
        <w:ind w:right="1111"/>
        <w:rPr>
          <w:sz w:val="20"/>
        </w:rPr>
      </w:pPr>
      <w:r>
        <w:rPr>
          <w:sz w:val="20"/>
        </w:rPr>
        <w:t>to</w:t>
      </w:r>
      <w:r>
        <w:rPr>
          <w:spacing w:val="37"/>
          <w:sz w:val="20"/>
        </w:rPr>
        <w:t xml:space="preserve"> </w:t>
      </w:r>
      <w:r>
        <w:rPr>
          <w:sz w:val="20"/>
        </w:rPr>
        <w:t>make</w:t>
      </w:r>
      <w:r>
        <w:rPr>
          <w:spacing w:val="38"/>
          <w:sz w:val="20"/>
        </w:rPr>
        <w:t xml:space="preserve"> </w:t>
      </w:r>
      <w:r>
        <w:rPr>
          <w:sz w:val="20"/>
        </w:rPr>
        <w:t>this</w:t>
      </w:r>
      <w:r>
        <w:rPr>
          <w:spacing w:val="21"/>
          <w:sz w:val="20"/>
        </w:rPr>
        <w:t xml:space="preserve"> </w:t>
      </w:r>
      <w:r>
        <w:rPr>
          <w:sz w:val="20"/>
        </w:rPr>
        <w:t>Agreement</w:t>
      </w:r>
      <w:r>
        <w:rPr>
          <w:spacing w:val="37"/>
          <w:sz w:val="20"/>
        </w:rPr>
        <w:t xml:space="preserve"> </w:t>
      </w:r>
      <w:r>
        <w:rPr>
          <w:sz w:val="20"/>
        </w:rPr>
        <w:t>to</w:t>
      </w:r>
      <w:r>
        <w:rPr>
          <w:spacing w:val="37"/>
          <w:sz w:val="20"/>
        </w:rPr>
        <w:t xml:space="preserve"> </w:t>
      </w:r>
      <w:r>
        <w:rPr>
          <w:sz w:val="20"/>
        </w:rPr>
        <w:t>which</w:t>
      </w:r>
      <w:r>
        <w:rPr>
          <w:spacing w:val="37"/>
          <w:sz w:val="20"/>
        </w:rPr>
        <w:t xml:space="preserve"> </w:t>
      </w:r>
      <w:r>
        <w:rPr>
          <w:sz w:val="20"/>
        </w:rPr>
        <w:t>it</w:t>
      </w:r>
      <w:r>
        <w:rPr>
          <w:spacing w:val="37"/>
          <w:sz w:val="20"/>
        </w:rPr>
        <w:t xml:space="preserve"> </w:t>
      </w:r>
      <w:r>
        <w:rPr>
          <w:sz w:val="20"/>
        </w:rPr>
        <w:t>is</w:t>
      </w:r>
      <w:r>
        <w:rPr>
          <w:spacing w:val="38"/>
          <w:sz w:val="20"/>
        </w:rPr>
        <w:t xml:space="preserve"> </w:t>
      </w:r>
      <w:r>
        <w:rPr>
          <w:sz w:val="20"/>
        </w:rPr>
        <w:t>a</w:t>
      </w:r>
      <w:r>
        <w:rPr>
          <w:spacing w:val="37"/>
          <w:sz w:val="20"/>
        </w:rPr>
        <w:t xml:space="preserve"> </w:t>
      </w:r>
      <w:r>
        <w:rPr>
          <w:sz w:val="20"/>
        </w:rPr>
        <w:t>party</w:t>
      </w:r>
      <w:r>
        <w:rPr>
          <w:spacing w:val="37"/>
          <w:sz w:val="20"/>
        </w:rPr>
        <w:t xml:space="preserve"> </w:t>
      </w:r>
      <w:r>
        <w:rPr>
          <w:sz w:val="20"/>
        </w:rPr>
        <w:t>admissible</w:t>
      </w:r>
      <w:r>
        <w:rPr>
          <w:spacing w:val="37"/>
          <w:sz w:val="20"/>
        </w:rPr>
        <w:t xml:space="preserve"> </w:t>
      </w:r>
      <w:r>
        <w:rPr>
          <w:sz w:val="20"/>
        </w:rPr>
        <w:t>in</w:t>
      </w:r>
      <w:r>
        <w:rPr>
          <w:spacing w:val="37"/>
          <w:sz w:val="20"/>
        </w:rPr>
        <w:t xml:space="preserve"> </w:t>
      </w:r>
      <w:r>
        <w:rPr>
          <w:sz w:val="20"/>
        </w:rPr>
        <w:t>evidence</w:t>
      </w:r>
      <w:r>
        <w:rPr>
          <w:spacing w:val="37"/>
          <w:sz w:val="20"/>
        </w:rPr>
        <w:t xml:space="preserve"> </w:t>
      </w:r>
      <w:r>
        <w:rPr>
          <w:sz w:val="20"/>
        </w:rPr>
        <w:t>in</w:t>
      </w:r>
      <w:r>
        <w:rPr>
          <w:spacing w:val="37"/>
          <w:sz w:val="20"/>
        </w:rPr>
        <w:t xml:space="preserve"> </w:t>
      </w:r>
      <w:r>
        <w:rPr>
          <w:sz w:val="20"/>
        </w:rPr>
        <w:t>its</w:t>
      </w:r>
      <w:r>
        <w:rPr>
          <w:spacing w:val="38"/>
          <w:sz w:val="20"/>
        </w:rPr>
        <w:t xml:space="preserve"> </w:t>
      </w:r>
      <w:r>
        <w:rPr>
          <w:sz w:val="20"/>
        </w:rPr>
        <w:t>jurisdiction</w:t>
      </w:r>
      <w:r>
        <w:rPr>
          <w:spacing w:val="36"/>
          <w:sz w:val="20"/>
        </w:rPr>
        <w:t xml:space="preserve"> </w:t>
      </w:r>
      <w:r>
        <w:rPr>
          <w:sz w:val="20"/>
        </w:rPr>
        <w:t xml:space="preserve">of </w:t>
      </w:r>
      <w:r>
        <w:rPr>
          <w:spacing w:val="-2"/>
          <w:sz w:val="20"/>
        </w:rPr>
        <w:t>incorporation,</w:t>
      </w:r>
    </w:p>
    <w:p w14:paraId="278D91E5" w14:textId="77777777" w:rsidR="00E70012" w:rsidRDefault="00000000">
      <w:pPr>
        <w:pStyle w:val="BodyText"/>
        <w:spacing w:before="120"/>
      </w:pPr>
      <w:r>
        <w:t>have</w:t>
      </w:r>
      <w:r>
        <w:rPr>
          <w:spacing w:val="11"/>
        </w:rPr>
        <w:t xml:space="preserve"> </w:t>
      </w:r>
      <w:r>
        <w:t>been</w:t>
      </w:r>
      <w:r>
        <w:rPr>
          <w:spacing w:val="15"/>
        </w:rPr>
        <w:t xml:space="preserve"> </w:t>
      </w:r>
      <w:r>
        <w:t>obtained</w:t>
      </w:r>
      <w:r>
        <w:rPr>
          <w:spacing w:val="15"/>
        </w:rPr>
        <w:t xml:space="preserve"> </w:t>
      </w:r>
      <w:r>
        <w:t>or</w:t>
      </w:r>
      <w:r>
        <w:rPr>
          <w:spacing w:val="15"/>
        </w:rPr>
        <w:t xml:space="preserve"> </w:t>
      </w:r>
      <w:r>
        <w:t>effected</w:t>
      </w:r>
      <w:r>
        <w:rPr>
          <w:spacing w:val="15"/>
        </w:rPr>
        <w:t xml:space="preserve"> </w:t>
      </w:r>
      <w:r>
        <w:t>and</w:t>
      </w:r>
      <w:r>
        <w:rPr>
          <w:spacing w:val="15"/>
        </w:rPr>
        <w:t xml:space="preserve"> </w:t>
      </w:r>
      <w:r>
        <w:t>are</w:t>
      </w:r>
      <w:r>
        <w:rPr>
          <w:spacing w:val="15"/>
        </w:rPr>
        <w:t xml:space="preserve"> </w:t>
      </w:r>
      <w:r>
        <w:t>in</w:t>
      </w:r>
      <w:r>
        <w:rPr>
          <w:spacing w:val="12"/>
        </w:rPr>
        <w:t xml:space="preserve"> </w:t>
      </w:r>
      <w:r>
        <w:t>full</w:t>
      </w:r>
      <w:r>
        <w:rPr>
          <w:spacing w:val="11"/>
        </w:rPr>
        <w:t xml:space="preserve"> </w:t>
      </w:r>
      <w:r>
        <w:t>force</w:t>
      </w:r>
      <w:r>
        <w:rPr>
          <w:spacing w:val="18"/>
        </w:rPr>
        <w:t xml:space="preserve"> </w:t>
      </w:r>
      <w:r>
        <w:t>and</w:t>
      </w:r>
      <w:r>
        <w:rPr>
          <w:spacing w:val="14"/>
        </w:rPr>
        <w:t xml:space="preserve"> </w:t>
      </w:r>
      <w:r>
        <w:rPr>
          <w:spacing w:val="-2"/>
        </w:rPr>
        <w:t>effect.</w:t>
      </w:r>
    </w:p>
    <w:p w14:paraId="7D22C25F" w14:textId="77777777" w:rsidR="00E70012" w:rsidRDefault="00000000">
      <w:pPr>
        <w:pStyle w:val="Heading2"/>
        <w:numPr>
          <w:ilvl w:val="1"/>
          <w:numId w:val="43"/>
        </w:numPr>
        <w:tabs>
          <w:tab w:val="left" w:pos="775"/>
        </w:tabs>
        <w:spacing w:before="212"/>
      </w:pPr>
      <w:bookmarkStart w:id="142" w:name="11.6_Governing_law_and_enforcement"/>
      <w:bookmarkEnd w:id="142"/>
      <w:r>
        <w:rPr>
          <w:w w:val="105"/>
        </w:rPr>
        <w:t>Governing</w:t>
      </w:r>
      <w:r>
        <w:rPr>
          <w:spacing w:val="-10"/>
          <w:w w:val="105"/>
        </w:rPr>
        <w:t xml:space="preserve"> </w:t>
      </w:r>
      <w:r>
        <w:rPr>
          <w:w w:val="105"/>
        </w:rPr>
        <w:t>law</w:t>
      </w:r>
      <w:r>
        <w:rPr>
          <w:spacing w:val="-7"/>
          <w:w w:val="105"/>
        </w:rPr>
        <w:t xml:space="preserve"> </w:t>
      </w:r>
      <w:r>
        <w:rPr>
          <w:w w:val="105"/>
        </w:rPr>
        <w:t>and</w:t>
      </w:r>
      <w:r>
        <w:rPr>
          <w:spacing w:val="-9"/>
          <w:w w:val="105"/>
        </w:rPr>
        <w:t xml:space="preserve"> </w:t>
      </w:r>
      <w:r>
        <w:rPr>
          <w:spacing w:val="-2"/>
          <w:w w:val="105"/>
        </w:rPr>
        <w:t>enforcement</w:t>
      </w:r>
    </w:p>
    <w:p w14:paraId="3987C1F4" w14:textId="77777777" w:rsidR="00E70012" w:rsidRDefault="00000000">
      <w:pPr>
        <w:pStyle w:val="ListParagraph"/>
        <w:numPr>
          <w:ilvl w:val="0"/>
          <w:numId w:val="24"/>
        </w:numPr>
        <w:tabs>
          <w:tab w:val="left" w:pos="775"/>
        </w:tabs>
        <w:spacing w:before="94" w:line="336" w:lineRule="auto"/>
        <w:ind w:right="1063"/>
        <w:rPr>
          <w:sz w:val="20"/>
        </w:rPr>
      </w:pPr>
      <w:r>
        <w:rPr>
          <w:sz w:val="20"/>
        </w:rPr>
        <w:t>The</w:t>
      </w:r>
      <w:r>
        <w:rPr>
          <w:spacing w:val="24"/>
          <w:sz w:val="20"/>
        </w:rPr>
        <w:t xml:space="preserve"> </w:t>
      </w:r>
      <w:r>
        <w:rPr>
          <w:sz w:val="20"/>
        </w:rPr>
        <w:t>choice</w:t>
      </w:r>
      <w:r>
        <w:rPr>
          <w:spacing w:val="25"/>
          <w:sz w:val="20"/>
        </w:rPr>
        <w:t xml:space="preserve"> </w:t>
      </w:r>
      <w:r>
        <w:rPr>
          <w:sz w:val="20"/>
        </w:rPr>
        <w:t>of</w:t>
      </w:r>
      <w:r>
        <w:rPr>
          <w:spacing w:val="26"/>
          <w:sz w:val="20"/>
        </w:rPr>
        <w:t xml:space="preserve"> </w:t>
      </w:r>
      <w:r>
        <w:rPr>
          <w:sz w:val="20"/>
        </w:rPr>
        <w:t>English</w:t>
      </w:r>
      <w:r>
        <w:rPr>
          <w:spacing w:val="21"/>
          <w:sz w:val="20"/>
        </w:rPr>
        <w:t xml:space="preserve"> </w:t>
      </w:r>
      <w:r>
        <w:rPr>
          <w:sz w:val="20"/>
        </w:rPr>
        <w:t>law</w:t>
      </w:r>
      <w:r>
        <w:rPr>
          <w:spacing w:val="31"/>
          <w:sz w:val="20"/>
        </w:rPr>
        <w:t xml:space="preserve"> </w:t>
      </w:r>
      <w:r>
        <w:rPr>
          <w:sz w:val="20"/>
        </w:rPr>
        <w:t>as</w:t>
      </w:r>
      <w:r>
        <w:rPr>
          <w:spacing w:val="24"/>
          <w:sz w:val="20"/>
        </w:rPr>
        <w:t xml:space="preserve"> </w:t>
      </w:r>
      <w:r>
        <w:rPr>
          <w:sz w:val="20"/>
        </w:rPr>
        <w:t>the</w:t>
      </w:r>
      <w:r>
        <w:rPr>
          <w:spacing w:val="26"/>
          <w:sz w:val="20"/>
        </w:rPr>
        <w:t xml:space="preserve"> </w:t>
      </w:r>
      <w:r>
        <w:rPr>
          <w:sz w:val="20"/>
        </w:rPr>
        <w:t>governing</w:t>
      </w:r>
      <w:r>
        <w:rPr>
          <w:spacing w:val="24"/>
          <w:sz w:val="20"/>
        </w:rPr>
        <w:t xml:space="preserve"> </w:t>
      </w:r>
      <w:r>
        <w:rPr>
          <w:sz w:val="20"/>
        </w:rPr>
        <w:t>law</w:t>
      </w:r>
      <w:r>
        <w:rPr>
          <w:spacing w:val="28"/>
          <w:sz w:val="20"/>
        </w:rPr>
        <w:t xml:space="preserve"> </w:t>
      </w:r>
      <w:r>
        <w:rPr>
          <w:sz w:val="20"/>
        </w:rPr>
        <w:t>of</w:t>
      </w:r>
      <w:r>
        <w:rPr>
          <w:spacing w:val="23"/>
          <w:sz w:val="20"/>
        </w:rPr>
        <w:t xml:space="preserve"> </w:t>
      </w:r>
      <w:r>
        <w:rPr>
          <w:sz w:val="20"/>
        </w:rPr>
        <w:t>this</w:t>
      </w:r>
      <w:r>
        <w:rPr>
          <w:spacing w:val="11"/>
          <w:sz w:val="20"/>
        </w:rPr>
        <w:t xml:space="preserve"> </w:t>
      </w:r>
      <w:r>
        <w:rPr>
          <w:sz w:val="20"/>
        </w:rPr>
        <w:t>Agreement</w:t>
      </w:r>
      <w:r>
        <w:rPr>
          <w:spacing w:val="24"/>
          <w:sz w:val="20"/>
        </w:rPr>
        <w:t xml:space="preserve"> </w:t>
      </w:r>
      <w:r>
        <w:rPr>
          <w:sz w:val="20"/>
        </w:rPr>
        <w:t>will</w:t>
      </w:r>
      <w:r>
        <w:rPr>
          <w:spacing w:val="25"/>
          <w:sz w:val="20"/>
        </w:rPr>
        <w:t xml:space="preserve"> </w:t>
      </w:r>
      <w:r>
        <w:rPr>
          <w:sz w:val="20"/>
        </w:rPr>
        <w:t>be</w:t>
      </w:r>
      <w:r>
        <w:rPr>
          <w:spacing w:val="27"/>
          <w:sz w:val="20"/>
        </w:rPr>
        <w:t xml:space="preserve"> </w:t>
      </w:r>
      <w:r>
        <w:rPr>
          <w:sz w:val="20"/>
        </w:rPr>
        <w:t>recognised</w:t>
      </w:r>
      <w:r>
        <w:rPr>
          <w:spacing w:val="24"/>
          <w:sz w:val="20"/>
        </w:rPr>
        <w:t xml:space="preserve"> </w:t>
      </w:r>
      <w:r>
        <w:rPr>
          <w:sz w:val="20"/>
        </w:rPr>
        <w:t>and</w:t>
      </w:r>
      <w:r>
        <w:rPr>
          <w:spacing w:val="26"/>
          <w:sz w:val="20"/>
        </w:rPr>
        <w:t xml:space="preserve"> </w:t>
      </w:r>
      <w:r>
        <w:rPr>
          <w:sz w:val="20"/>
        </w:rPr>
        <w:t>enforced in its jurisdiction of incorporation.</w:t>
      </w:r>
    </w:p>
    <w:p w14:paraId="282888D5" w14:textId="77777777" w:rsidR="00E70012" w:rsidRDefault="00000000">
      <w:pPr>
        <w:pStyle w:val="ListParagraph"/>
        <w:numPr>
          <w:ilvl w:val="0"/>
          <w:numId w:val="24"/>
        </w:numPr>
        <w:tabs>
          <w:tab w:val="left" w:pos="775"/>
        </w:tabs>
        <w:spacing w:before="118" w:line="336" w:lineRule="auto"/>
        <w:ind w:right="1068"/>
        <w:rPr>
          <w:sz w:val="20"/>
        </w:rPr>
      </w:pPr>
      <w:r>
        <w:rPr>
          <w:sz w:val="20"/>
        </w:rPr>
        <w:t>Any</w:t>
      </w:r>
      <w:r>
        <w:rPr>
          <w:spacing w:val="24"/>
          <w:sz w:val="20"/>
        </w:rPr>
        <w:t xml:space="preserve"> </w:t>
      </w:r>
      <w:r>
        <w:rPr>
          <w:sz w:val="20"/>
        </w:rPr>
        <w:t>judgment</w:t>
      </w:r>
      <w:r>
        <w:rPr>
          <w:spacing w:val="23"/>
          <w:sz w:val="20"/>
        </w:rPr>
        <w:t xml:space="preserve"> </w:t>
      </w:r>
      <w:r>
        <w:rPr>
          <w:sz w:val="20"/>
        </w:rPr>
        <w:t>obtained</w:t>
      </w:r>
      <w:r>
        <w:rPr>
          <w:spacing w:val="25"/>
          <w:sz w:val="20"/>
        </w:rPr>
        <w:t xml:space="preserve"> </w:t>
      </w:r>
      <w:r>
        <w:rPr>
          <w:sz w:val="20"/>
        </w:rPr>
        <w:t>in</w:t>
      </w:r>
      <w:r>
        <w:rPr>
          <w:spacing w:val="27"/>
          <w:sz w:val="20"/>
        </w:rPr>
        <w:t xml:space="preserve"> </w:t>
      </w:r>
      <w:r>
        <w:rPr>
          <w:sz w:val="20"/>
        </w:rPr>
        <w:t>England</w:t>
      </w:r>
      <w:r>
        <w:rPr>
          <w:spacing w:val="27"/>
          <w:sz w:val="20"/>
        </w:rPr>
        <w:t xml:space="preserve"> </w:t>
      </w:r>
      <w:r>
        <w:rPr>
          <w:sz w:val="20"/>
        </w:rPr>
        <w:t>in</w:t>
      </w:r>
      <w:r>
        <w:rPr>
          <w:spacing w:val="25"/>
          <w:sz w:val="20"/>
        </w:rPr>
        <w:t xml:space="preserve"> </w:t>
      </w:r>
      <w:r>
        <w:rPr>
          <w:sz w:val="20"/>
        </w:rPr>
        <w:t>relation</w:t>
      </w:r>
      <w:r>
        <w:rPr>
          <w:spacing w:val="24"/>
          <w:sz w:val="20"/>
        </w:rPr>
        <w:t xml:space="preserve"> </w:t>
      </w:r>
      <w:r>
        <w:rPr>
          <w:sz w:val="20"/>
        </w:rPr>
        <w:t>to</w:t>
      </w:r>
      <w:r>
        <w:rPr>
          <w:spacing w:val="27"/>
          <w:sz w:val="20"/>
        </w:rPr>
        <w:t xml:space="preserve"> </w:t>
      </w:r>
      <w:r>
        <w:rPr>
          <w:sz w:val="20"/>
        </w:rPr>
        <w:t>this Agreement</w:t>
      </w:r>
      <w:r>
        <w:rPr>
          <w:spacing w:val="24"/>
          <w:sz w:val="20"/>
        </w:rPr>
        <w:t xml:space="preserve"> </w:t>
      </w:r>
      <w:r>
        <w:rPr>
          <w:sz w:val="20"/>
        </w:rPr>
        <w:t>will</w:t>
      </w:r>
      <w:r>
        <w:rPr>
          <w:spacing w:val="25"/>
          <w:sz w:val="20"/>
        </w:rPr>
        <w:t xml:space="preserve"> </w:t>
      </w:r>
      <w:r>
        <w:rPr>
          <w:sz w:val="20"/>
        </w:rPr>
        <w:t>be</w:t>
      </w:r>
      <w:r>
        <w:rPr>
          <w:spacing w:val="25"/>
          <w:sz w:val="20"/>
        </w:rPr>
        <w:t xml:space="preserve"> </w:t>
      </w:r>
      <w:r>
        <w:rPr>
          <w:sz w:val="20"/>
        </w:rPr>
        <w:t>recognised</w:t>
      </w:r>
      <w:r>
        <w:rPr>
          <w:spacing w:val="25"/>
          <w:sz w:val="20"/>
        </w:rPr>
        <w:t xml:space="preserve"> </w:t>
      </w:r>
      <w:r>
        <w:rPr>
          <w:sz w:val="20"/>
        </w:rPr>
        <w:t>and</w:t>
      </w:r>
      <w:r>
        <w:rPr>
          <w:spacing w:val="25"/>
          <w:sz w:val="20"/>
        </w:rPr>
        <w:t xml:space="preserve"> </w:t>
      </w:r>
      <w:r>
        <w:rPr>
          <w:sz w:val="20"/>
        </w:rPr>
        <w:t>enforced</w:t>
      </w:r>
      <w:r>
        <w:rPr>
          <w:spacing w:val="25"/>
          <w:sz w:val="20"/>
        </w:rPr>
        <w:t xml:space="preserve"> </w:t>
      </w:r>
      <w:r>
        <w:rPr>
          <w:sz w:val="20"/>
        </w:rPr>
        <w:t>in its jurisdiction of incorporation.</w:t>
      </w:r>
    </w:p>
    <w:p w14:paraId="36160907" w14:textId="77777777" w:rsidR="00E70012" w:rsidRDefault="00E70012">
      <w:pPr>
        <w:pStyle w:val="BodyText"/>
        <w:ind w:left="0"/>
      </w:pPr>
    </w:p>
    <w:p w14:paraId="06652D7C" w14:textId="77777777" w:rsidR="00E70012" w:rsidRDefault="00E70012">
      <w:pPr>
        <w:pStyle w:val="BodyText"/>
        <w:spacing w:before="205"/>
        <w:ind w:left="0"/>
      </w:pPr>
    </w:p>
    <w:p w14:paraId="728E9CA6" w14:textId="77777777" w:rsidR="00E70012" w:rsidRDefault="00000000">
      <w:pPr>
        <w:pStyle w:val="BodyText"/>
        <w:ind w:left="0" w:right="865"/>
        <w:jc w:val="center"/>
      </w:pPr>
      <w:r>
        <w:rPr>
          <w:spacing w:val="-5"/>
        </w:rPr>
        <w:t>14</w:t>
      </w:r>
    </w:p>
    <w:p w14:paraId="641C8BC1" w14:textId="77777777" w:rsidR="00E70012" w:rsidRDefault="00E70012">
      <w:pPr>
        <w:jc w:val="center"/>
        <w:sectPr w:rsidR="00E70012">
          <w:footerReference w:type="default" r:id="rId10"/>
          <w:pgSz w:w="11910" w:h="16840"/>
          <w:pgMar w:top="320" w:right="0" w:bottom="280" w:left="980" w:header="0" w:footer="0" w:gutter="0"/>
          <w:cols w:space="720"/>
        </w:sectPr>
      </w:pPr>
    </w:p>
    <w:p w14:paraId="362A6A44" w14:textId="77777777" w:rsidR="00E70012" w:rsidRDefault="00000000">
      <w:pPr>
        <w:pStyle w:val="Heading2"/>
        <w:numPr>
          <w:ilvl w:val="1"/>
          <w:numId w:val="43"/>
        </w:numPr>
        <w:tabs>
          <w:tab w:val="left" w:pos="771"/>
        </w:tabs>
        <w:spacing w:before="65"/>
        <w:ind w:left="771" w:hanging="620"/>
        <w:jc w:val="both"/>
      </w:pPr>
      <w:bookmarkStart w:id="143" w:name="11.7_No_filing_or_stamp_taxes"/>
      <w:bookmarkEnd w:id="143"/>
      <w:r>
        <w:rPr>
          <w:w w:val="105"/>
        </w:rPr>
        <w:lastRenderedPageBreak/>
        <w:t>No</w:t>
      </w:r>
      <w:r>
        <w:rPr>
          <w:spacing w:val="-8"/>
          <w:w w:val="105"/>
        </w:rPr>
        <w:t xml:space="preserve"> </w:t>
      </w:r>
      <w:r>
        <w:rPr>
          <w:w w:val="105"/>
        </w:rPr>
        <w:t>filing</w:t>
      </w:r>
      <w:r>
        <w:rPr>
          <w:spacing w:val="-7"/>
          <w:w w:val="105"/>
        </w:rPr>
        <w:t xml:space="preserve"> </w:t>
      </w:r>
      <w:r>
        <w:rPr>
          <w:w w:val="105"/>
        </w:rPr>
        <w:t>or</w:t>
      </w:r>
      <w:r>
        <w:rPr>
          <w:spacing w:val="-6"/>
          <w:w w:val="105"/>
        </w:rPr>
        <w:t xml:space="preserve"> </w:t>
      </w:r>
      <w:r>
        <w:rPr>
          <w:w w:val="105"/>
        </w:rPr>
        <w:t>stamp</w:t>
      </w:r>
      <w:r>
        <w:rPr>
          <w:spacing w:val="-8"/>
          <w:w w:val="105"/>
        </w:rPr>
        <w:t xml:space="preserve"> </w:t>
      </w:r>
      <w:r>
        <w:rPr>
          <w:spacing w:val="-4"/>
          <w:w w:val="105"/>
        </w:rPr>
        <w:t>taxes</w:t>
      </w:r>
    </w:p>
    <w:p w14:paraId="143B95E9" w14:textId="77777777" w:rsidR="00E70012" w:rsidRDefault="00000000">
      <w:pPr>
        <w:pStyle w:val="BodyText"/>
        <w:spacing w:before="92" w:line="336" w:lineRule="auto"/>
        <w:ind w:right="1018"/>
        <w:jc w:val="both"/>
      </w:pPr>
      <w:r>
        <w:t>Under the law of its jurisdiction of incorporation it is not necessary that this Agreement be filed, recorded</w:t>
      </w:r>
      <w:r>
        <w:rPr>
          <w:spacing w:val="40"/>
        </w:rPr>
        <w:t xml:space="preserve"> </w:t>
      </w:r>
      <w:r>
        <w:t>or</w:t>
      </w:r>
      <w:r>
        <w:rPr>
          <w:spacing w:val="40"/>
        </w:rPr>
        <w:t xml:space="preserve"> </w:t>
      </w:r>
      <w:r>
        <w:t>enrolled</w:t>
      </w:r>
      <w:r>
        <w:rPr>
          <w:spacing w:val="40"/>
        </w:rPr>
        <w:t xml:space="preserve"> </w:t>
      </w:r>
      <w:r>
        <w:t>with</w:t>
      </w:r>
      <w:r>
        <w:rPr>
          <w:spacing w:val="40"/>
        </w:rPr>
        <w:t xml:space="preserve"> </w:t>
      </w:r>
      <w:r>
        <w:t>any</w:t>
      </w:r>
      <w:r>
        <w:rPr>
          <w:spacing w:val="40"/>
        </w:rPr>
        <w:t xml:space="preserve"> </w:t>
      </w:r>
      <w:r>
        <w:t>court</w:t>
      </w:r>
      <w:r>
        <w:rPr>
          <w:spacing w:val="40"/>
        </w:rPr>
        <w:t xml:space="preserve"> </w:t>
      </w:r>
      <w:r>
        <w:t>or</w:t>
      </w:r>
      <w:r>
        <w:rPr>
          <w:spacing w:val="40"/>
        </w:rPr>
        <w:t xml:space="preserve"> </w:t>
      </w:r>
      <w:r>
        <w:t>other</w:t>
      </w:r>
      <w:r>
        <w:rPr>
          <w:spacing w:val="40"/>
        </w:rPr>
        <w:t xml:space="preserve"> </w:t>
      </w:r>
      <w:r>
        <w:t>authority</w:t>
      </w:r>
      <w:r>
        <w:rPr>
          <w:spacing w:val="40"/>
        </w:rPr>
        <w:t xml:space="preserve"> </w:t>
      </w:r>
      <w:r>
        <w:t>in</w:t>
      </w:r>
      <w:r>
        <w:rPr>
          <w:spacing w:val="40"/>
        </w:rPr>
        <w:t xml:space="preserve"> </w:t>
      </w:r>
      <w:r>
        <w:t>that</w:t>
      </w:r>
      <w:r>
        <w:rPr>
          <w:spacing w:val="40"/>
        </w:rPr>
        <w:t xml:space="preserve"> </w:t>
      </w:r>
      <w:r>
        <w:t>jurisdiction</w:t>
      </w:r>
      <w:r>
        <w:rPr>
          <w:spacing w:val="40"/>
        </w:rPr>
        <w:t xml:space="preserve"> </w:t>
      </w:r>
      <w:r>
        <w:t>or</w:t>
      </w:r>
      <w:r>
        <w:rPr>
          <w:spacing w:val="40"/>
        </w:rPr>
        <w:t xml:space="preserve"> </w:t>
      </w:r>
      <w:r>
        <w:t>that</w:t>
      </w:r>
      <w:r>
        <w:rPr>
          <w:spacing w:val="40"/>
        </w:rPr>
        <w:t xml:space="preserve"> </w:t>
      </w:r>
      <w:r>
        <w:t>any</w:t>
      </w:r>
      <w:r>
        <w:rPr>
          <w:spacing w:val="40"/>
        </w:rPr>
        <w:t xml:space="preserve"> </w:t>
      </w:r>
      <w:r>
        <w:t>stamp, registration or similar tax be paid on or in relation to this Agreement or the transactions contemplated</w:t>
      </w:r>
      <w:r>
        <w:rPr>
          <w:spacing w:val="40"/>
        </w:rPr>
        <w:t xml:space="preserve"> </w:t>
      </w:r>
      <w:r>
        <w:t>by this Agreement.</w:t>
      </w:r>
    </w:p>
    <w:p w14:paraId="4CF2D200" w14:textId="77777777" w:rsidR="00E70012" w:rsidRDefault="00000000">
      <w:pPr>
        <w:pStyle w:val="Heading2"/>
        <w:numPr>
          <w:ilvl w:val="1"/>
          <w:numId w:val="43"/>
        </w:numPr>
        <w:tabs>
          <w:tab w:val="left" w:pos="771"/>
        </w:tabs>
        <w:spacing w:before="121"/>
        <w:ind w:left="771" w:hanging="620"/>
        <w:jc w:val="both"/>
      </w:pPr>
      <w:bookmarkStart w:id="144" w:name="11.8_Insolvency"/>
      <w:bookmarkEnd w:id="144"/>
      <w:r>
        <w:rPr>
          <w:spacing w:val="-2"/>
          <w:w w:val="105"/>
        </w:rPr>
        <w:t>Insolvency</w:t>
      </w:r>
    </w:p>
    <w:p w14:paraId="1A6F3959" w14:textId="77777777" w:rsidR="00E70012" w:rsidRDefault="00000000">
      <w:pPr>
        <w:pStyle w:val="BodyText"/>
        <w:spacing w:before="92"/>
        <w:jc w:val="both"/>
      </w:pPr>
      <w:r>
        <w:t>No</w:t>
      </w:r>
      <w:r>
        <w:rPr>
          <w:spacing w:val="14"/>
        </w:rPr>
        <w:t xml:space="preserve"> </w:t>
      </w:r>
      <w:r>
        <w:t>corporate</w:t>
      </w:r>
      <w:r>
        <w:rPr>
          <w:spacing w:val="17"/>
        </w:rPr>
        <w:t xml:space="preserve"> </w:t>
      </w:r>
      <w:r>
        <w:t>action,</w:t>
      </w:r>
      <w:r>
        <w:rPr>
          <w:spacing w:val="18"/>
        </w:rPr>
        <w:t xml:space="preserve"> </w:t>
      </w:r>
      <w:r>
        <w:t>legal</w:t>
      </w:r>
      <w:r>
        <w:rPr>
          <w:spacing w:val="19"/>
        </w:rPr>
        <w:t xml:space="preserve"> </w:t>
      </w:r>
      <w:r>
        <w:t>proceeding</w:t>
      </w:r>
      <w:r>
        <w:rPr>
          <w:spacing w:val="17"/>
        </w:rPr>
        <w:t xml:space="preserve"> </w:t>
      </w:r>
      <w:r>
        <w:t>or</w:t>
      </w:r>
      <w:r>
        <w:rPr>
          <w:spacing w:val="22"/>
        </w:rPr>
        <w:t xml:space="preserve"> </w:t>
      </w:r>
      <w:r>
        <w:t>other</w:t>
      </w:r>
      <w:r>
        <w:rPr>
          <w:spacing w:val="22"/>
        </w:rPr>
        <w:t xml:space="preserve"> </w:t>
      </w:r>
      <w:r>
        <w:t>procedure</w:t>
      </w:r>
      <w:r>
        <w:rPr>
          <w:spacing w:val="18"/>
        </w:rPr>
        <w:t xml:space="preserve"> </w:t>
      </w:r>
      <w:r>
        <w:t>or</w:t>
      </w:r>
      <w:r>
        <w:rPr>
          <w:spacing w:val="17"/>
        </w:rPr>
        <w:t xml:space="preserve"> </w:t>
      </w:r>
      <w:r>
        <w:t>step</w:t>
      </w:r>
      <w:r>
        <w:rPr>
          <w:spacing w:val="17"/>
        </w:rPr>
        <w:t xml:space="preserve"> </w:t>
      </w:r>
      <w:r>
        <w:t>in</w:t>
      </w:r>
      <w:r>
        <w:rPr>
          <w:spacing w:val="18"/>
        </w:rPr>
        <w:t xml:space="preserve"> </w:t>
      </w:r>
      <w:r>
        <w:t>each</w:t>
      </w:r>
      <w:r>
        <w:rPr>
          <w:spacing w:val="17"/>
        </w:rPr>
        <w:t xml:space="preserve"> </w:t>
      </w:r>
      <w:r>
        <w:t>case</w:t>
      </w:r>
      <w:r>
        <w:rPr>
          <w:spacing w:val="20"/>
        </w:rPr>
        <w:t xml:space="preserve"> </w:t>
      </w:r>
      <w:r>
        <w:t>described</w:t>
      </w:r>
      <w:r>
        <w:rPr>
          <w:spacing w:val="17"/>
        </w:rPr>
        <w:t xml:space="preserve"> </w:t>
      </w:r>
      <w:r>
        <w:t>in</w:t>
      </w:r>
      <w:r>
        <w:rPr>
          <w:spacing w:val="18"/>
        </w:rPr>
        <w:t xml:space="preserve"> </w:t>
      </w:r>
      <w:r>
        <w:rPr>
          <w:spacing w:val="-2"/>
        </w:rPr>
        <w:t>Clause</w:t>
      </w:r>
    </w:p>
    <w:p w14:paraId="37F7BBA9" w14:textId="77777777" w:rsidR="00E70012" w:rsidRDefault="00000000">
      <w:pPr>
        <w:pStyle w:val="BodyText"/>
        <w:spacing w:before="91" w:line="336" w:lineRule="auto"/>
        <w:ind w:right="1020"/>
        <w:jc w:val="both"/>
      </w:pPr>
      <w:r>
        <w:t xml:space="preserve">14.6 has been taken or, to the knowledge of the Borrower, threatened in relation to it or any of its Subsidiaries, and none of the circumstances described in Clause 14.5 applies to it or any of its </w:t>
      </w:r>
      <w:r>
        <w:rPr>
          <w:spacing w:val="-2"/>
        </w:rPr>
        <w:t>Subsidiaries.</w:t>
      </w:r>
    </w:p>
    <w:p w14:paraId="35E7224E" w14:textId="77777777" w:rsidR="00E70012" w:rsidRDefault="00000000">
      <w:pPr>
        <w:pStyle w:val="Heading2"/>
        <w:numPr>
          <w:ilvl w:val="1"/>
          <w:numId w:val="43"/>
        </w:numPr>
        <w:tabs>
          <w:tab w:val="left" w:pos="771"/>
        </w:tabs>
        <w:spacing w:before="122"/>
        <w:ind w:left="771" w:hanging="620"/>
        <w:jc w:val="both"/>
      </w:pPr>
      <w:bookmarkStart w:id="145" w:name="11.9_No_default"/>
      <w:bookmarkEnd w:id="145"/>
      <w:r>
        <w:rPr>
          <w:w w:val="105"/>
        </w:rPr>
        <w:t>No</w:t>
      </w:r>
      <w:r>
        <w:rPr>
          <w:spacing w:val="-5"/>
          <w:w w:val="105"/>
        </w:rPr>
        <w:t xml:space="preserve"> </w:t>
      </w:r>
      <w:r>
        <w:rPr>
          <w:spacing w:val="-2"/>
          <w:w w:val="105"/>
        </w:rPr>
        <w:t>default</w:t>
      </w:r>
    </w:p>
    <w:p w14:paraId="7F1BD0FD" w14:textId="77777777" w:rsidR="00E70012" w:rsidRDefault="00000000">
      <w:pPr>
        <w:pStyle w:val="BodyText"/>
        <w:spacing w:before="91" w:line="336" w:lineRule="auto"/>
        <w:ind w:right="1023"/>
        <w:jc w:val="both"/>
      </w:pPr>
      <w:r>
        <w:t xml:space="preserve">No Event of Default is continuing or might reasonably be expected to result from the making of any </w:t>
      </w:r>
      <w:r>
        <w:rPr>
          <w:spacing w:val="-2"/>
        </w:rPr>
        <w:t>Utilisation.</w:t>
      </w:r>
    </w:p>
    <w:p w14:paraId="692D8520" w14:textId="77777777" w:rsidR="00E70012" w:rsidRDefault="00000000">
      <w:pPr>
        <w:pStyle w:val="Heading2"/>
        <w:numPr>
          <w:ilvl w:val="1"/>
          <w:numId w:val="43"/>
        </w:numPr>
        <w:tabs>
          <w:tab w:val="left" w:pos="769"/>
        </w:tabs>
        <w:spacing w:before="120"/>
        <w:ind w:left="769" w:hanging="618"/>
        <w:jc w:val="both"/>
      </w:pPr>
      <w:bookmarkStart w:id="146" w:name="11.10_No_misleading_information"/>
      <w:bookmarkEnd w:id="146"/>
      <w:r>
        <w:rPr>
          <w:w w:val="105"/>
        </w:rPr>
        <w:t>No</w:t>
      </w:r>
      <w:r>
        <w:rPr>
          <w:spacing w:val="-11"/>
          <w:w w:val="105"/>
        </w:rPr>
        <w:t xml:space="preserve"> </w:t>
      </w:r>
      <w:r>
        <w:rPr>
          <w:w w:val="105"/>
        </w:rPr>
        <w:t>misleading</w:t>
      </w:r>
      <w:r>
        <w:rPr>
          <w:spacing w:val="-11"/>
          <w:w w:val="105"/>
        </w:rPr>
        <w:t xml:space="preserve"> </w:t>
      </w:r>
      <w:r>
        <w:rPr>
          <w:spacing w:val="-2"/>
          <w:w w:val="105"/>
        </w:rPr>
        <w:t>information</w:t>
      </w:r>
    </w:p>
    <w:p w14:paraId="12590933" w14:textId="77777777" w:rsidR="00E70012" w:rsidRDefault="00000000">
      <w:pPr>
        <w:pStyle w:val="ListParagraph"/>
        <w:numPr>
          <w:ilvl w:val="0"/>
          <w:numId w:val="23"/>
        </w:numPr>
        <w:tabs>
          <w:tab w:val="left" w:pos="771"/>
          <w:tab w:val="left" w:pos="775"/>
        </w:tabs>
        <w:spacing w:before="90" w:line="336" w:lineRule="auto"/>
        <w:ind w:right="1023" w:hanging="624"/>
        <w:jc w:val="both"/>
        <w:rPr>
          <w:sz w:val="20"/>
        </w:rPr>
      </w:pPr>
      <w:r>
        <w:rPr>
          <w:sz w:val="20"/>
        </w:rPr>
        <w:t xml:space="preserve">Any </w:t>
      </w:r>
      <w:proofErr w:type="gramStart"/>
      <w:r>
        <w:rPr>
          <w:sz w:val="20"/>
        </w:rPr>
        <w:t>factual information</w:t>
      </w:r>
      <w:proofErr w:type="gramEnd"/>
      <w:r>
        <w:rPr>
          <w:sz w:val="20"/>
        </w:rPr>
        <w:t xml:space="preserve"> provided by or on behalf of any member of the Group in relation to this Agreement was true and accurate in all material respects as at the date it was provided or as at the date (if any) at which it is stated.</w:t>
      </w:r>
    </w:p>
    <w:p w14:paraId="7CC2A491" w14:textId="77777777" w:rsidR="00E70012" w:rsidRDefault="00000000">
      <w:pPr>
        <w:pStyle w:val="ListParagraph"/>
        <w:numPr>
          <w:ilvl w:val="0"/>
          <w:numId w:val="23"/>
        </w:numPr>
        <w:tabs>
          <w:tab w:val="left" w:pos="771"/>
          <w:tab w:val="left" w:pos="775"/>
        </w:tabs>
        <w:spacing w:before="123" w:line="336" w:lineRule="auto"/>
        <w:ind w:right="1023" w:hanging="624"/>
        <w:jc w:val="both"/>
        <w:rPr>
          <w:sz w:val="20"/>
        </w:rPr>
      </w:pPr>
      <w:r>
        <w:rPr>
          <w:sz w:val="20"/>
        </w:rPr>
        <w:t xml:space="preserve">Nothing has occurred or been omitted from the </w:t>
      </w:r>
      <w:proofErr w:type="gramStart"/>
      <w:r>
        <w:rPr>
          <w:sz w:val="20"/>
        </w:rPr>
        <w:t>factual information</w:t>
      </w:r>
      <w:proofErr w:type="gramEnd"/>
      <w:r>
        <w:rPr>
          <w:sz w:val="20"/>
        </w:rPr>
        <w:t xml:space="preserve"> referred to in paragraph (a) above and no information has been given or withheld that results in that information being untrue or misleading in any material respect.</w:t>
      </w:r>
    </w:p>
    <w:p w14:paraId="523053F9" w14:textId="77777777" w:rsidR="00E70012" w:rsidRDefault="00000000">
      <w:pPr>
        <w:pStyle w:val="Heading2"/>
        <w:numPr>
          <w:ilvl w:val="1"/>
          <w:numId w:val="43"/>
        </w:numPr>
        <w:tabs>
          <w:tab w:val="left" w:pos="769"/>
        </w:tabs>
        <w:spacing w:before="119"/>
        <w:ind w:left="769" w:hanging="618"/>
        <w:jc w:val="both"/>
      </w:pPr>
      <w:bookmarkStart w:id="147" w:name="11.11_Pari_passu_ranking"/>
      <w:bookmarkEnd w:id="147"/>
      <w:r>
        <w:rPr>
          <w:w w:val="105"/>
        </w:rPr>
        <w:t>Pari</w:t>
      </w:r>
      <w:r>
        <w:rPr>
          <w:spacing w:val="-9"/>
          <w:w w:val="105"/>
        </w:rPr>
        <w:t xml:space="preserve"> </w:t>
      </w:r>
      <w:r>
        <w:rPr>
          <w:w w:val="105"/>
        </w:rPr>
        <w:t>passu</w:t>
      </w:r>
      <w:r>
        <w:rPr>
          <w:spacing w:val="-9"/>
          <w:w w:val="105"/>
        </w:rPr>
        <w:t xml:space="preserve"> </w:t>
      </w:r>
      <w:r>
        <w:rPr>
          <w:spacing w:val="-2"/>
          <w:w w:val="105"/>
        </w:rPr>
        <w:t>ranking</w:t>
      </w:r>
    </w:p>
    <w:p w14:paraId="231256B1" w14:textId="77777777" w:rsidR="00E70012" w:rsidRDefault="00000000">
      <w:pPr>
        <w:pStyle w:val="BodyText"/>
        <w:spacing w:before="90" w:line="336" w:lineRule="auto"/>
        <w:ind w:right="1020"/>
        <w:jc w:val="both"/>
      </w:pPr>
      <w:r>
        <w:t xml:space="preserve">Its payment obligations under this Agreement rank at least </w:t>
      </w:r>
      <w:r>
        <w:rPr>
          <w:i/>
        </w:rPr>
        <w:t xml:space="preserve">pari passu </w:t>
      </w:r>
      <w:r>
        <w:t>with the claims of all its other unsecured</w:t>
      </w:r>
      <w:r>
        <w:rPr>
          <w:spacing w:val="40"/>
        </w:rPr>
        <w:t xml:space="preserve"> </w:t>
      </w:r>
      <w:r>
        <w:t>and</w:t>
      </w:r>
      <w:r>
        <w:rPr>
          <w:spacing w:val="40"/>
        </w:rPr>
        <w:t xml:space="preserve"> </w:t>
      </w:r>
      <w:r>
        <w:t>unsubordinated</w:t>
      </w:r>
      <w:r>
        <w:rPr>
          <w:spacing w:val="40"/>
        </w:rPr>
        <w:t xml:space="preserve"> </w:t>
      </w:r>
      <w:r>
        <w:t>creditors,</w:t>
      </w:r>
      <w:r>
        <w:rPr>
          <w:spacing w:val="40"/>
        </w:rPr>
        <w:t xml:space="preserve"> </w:t>
      </w:r>
      <w:r>
        <w:t>except</w:t>
      </w:r>
      <w:r>
        <w:rPr>
          <w:spacing w:val="40"/>
        </w:rPr>
        <w:t xml:space="preserve"> </w:t>
      </w:r>
      <w:r>
        <w:t>for</w:t>
      </w:r>
      <w:r>
        <w:rPr>
          <w:spacing w:val="40"/>
        </w:rPr>
        <w:t xml:space="preserve"> </w:t>
      </w:r>
      <w:r>
        <w:t>obligations</w:t>
      </w:r>
      <w:r>
        <w:rPr>
          <w:spacing w:val="40"/>
        </w:rPr>
        <w:t xml:space="preserve"> </w:t>
      </w:r>
      <w:r>
        <w:t>mandatorily</w:t>
      </w:r>
      <w:r>
        <w:rPr>
          <w:spacing w:val="40"/>
        </w:rPr>
        <w:t xml:space="preserve"> </w:t>
      </w:r>
      <w:r>
        <w:t>preferred</w:t>
      </w:r>
      <w:r>
        <w:rPr>
          <w:spacing w:val="40"/>
        </w:rPr>
        <w:t xml:space="preserve"> </w:t>
      </w:r>
      <w:r>
        <w:t>by</w:t>
      </w:r>
      <w:r>
        <w:rPr>
          <w:spacing w:val="40"/>
        </w:rPr>
        <w:t xml:space="preserve"> </w:t>
      </w:r>
      <w:r>
        <w:t>law applying to companies generally.</w:t>
      </w:r>
    </w:p>
    <w:p w14:paraId="119498F9" w14:textId="77777777" w:rsidR="00E70012" w:rsidRDefault="00000000">
      <w:pPr>
        <w:pStyle w:val="Heading2"/>
        <w:numPr>
          <w:ilvl w:val="1"/>
          <w:numId w:val="43"/>
        </w:numPr>
        <w:tabs>
          <w:tab w:val="left" w:pos="769"/>
        </w:tabs>
        <w:spacing w:before="123"/>
        <w:ind w:left="769" w:hanging="618"/>
        <w:jc w:val="both"/>
      </w:pPr>
      <w:bookmarkStart w:id="148" w:name="11.12_No_proceedings"/>
      <w:bookmarkEnd w:id="148"/>
      <w:r>
        <w:rPr>
          <w:w w:val="105"/>
        </w:rPr>
        <w:t>No</w:t>
      </w:r>
      <w:r>
        <w:rPr>
          <w:spacing w:val="-5"/>
          <w:w w:val="105"/>
        </w:rPr>
        <w:t xml:space="preserve"> </w:t>
      </w:r>
      <w:r>
        <w:rPr>
          <w:spacing w:val="-2"/>
          <w:w w:val="105"/>
        </w:rPr>
        <w:t>proceedings</w:t>
      </w:r>
    </w:p>
    <w:p w14:paraId="0CBD45AD" w14:textId="77777777" w:rsidR="00E70012" w:rsidRDefault="00000000">
      <w:pPr>
        <w:pStyle w:val="ListParagraph"/>
        <w:numPr>
          <w:ilvl w:val="0"/>
          <w:numId w:val="22"/>
        </w:numPr>
        <w:tabs>
          <w:tab w:val="left" w:pos="771"/>
          <w:tab w:val="left" w:pos="775"/>
        </w:tabs>
        <w:spacing w:before="90" w:line="336" w:lineRule="auto"/>
        <w:ind w:right="1015" w:hanging="624"/>
        <w:jc w:val="both"/>
        <w:rPr>
          <w:sz w:val="20"/>
        </w:rPr>
      </w:pPr>
      <w:r>
        <w:rPr>
          <w:sz w:val="20"/>
        </w:rPr>
        <w:t>No litigation, arbitration or administrative proceedings of or before any court, arbitral body or agency which,</w:t>
      </w:r>
      <w:r>
        <w:rPr>
          <w:spacing w:val="40"/>
          <w:sz w:val="20"/>
        </w:rPr>
        <w:t xml:space="preserve"> </w:t>
      </w:r>
      <w:r>
        <w:rPr>
          <w:sz w:val="20"/>
        </w:rPr>
        <w:t>if</w:t>
      </w:r>
      <w:r>
        <w:rPr>
          <w:spacing w:val="40"/>
          <w:sz w:val="20"/>
        </w:rPr>
        <w:t xml:space="preserve"> </w:t>
      </w:r>
      <w:r>
        <w:rPr>
          <w:sz w:val="20"/>
        </w:rPr>
        <w:t>adversely</w:t>
      </w:r>
      <w:r>
        <w:rPr>
          <w:spacing w:val="40"/>
          <w:sz w:val="20"/>
        </w:rPr>
        <w:t xml:space="preserve"> </w:t>
      </w:r>
      <w:r>
        <w:rPr>
          <w:sz w:val="20"/>
        </w:rPr>
        <w:t>determined,</w:t>
      </w:r>
      <w:r>
        <w:rPr>
          <w:spacing w:val="40"/>
          <w:sz w:val="20"/>
        </w:rPr>
        <w:t xml:space="preserve"> </w:t>
      </w:r>
      <w:r>
        <w:rPr>
          <w:sz w:val="20"/>
        </w:rPr>
        <w:t>might</w:t>
      </w:r>
      <w:r>
        <w:rPr>
          <w:spacing w:val="40"/>
          <w:sz w:val="20"/>
        </w:rPr>
        <w:t xml:space="preserve"> </w:t>
      </w:r>
      <w:r>
        <w:rPr>
          <w:sz w:val="20"/>
        </w:rPr>
        <w:t>reasonably</w:t>
      </w:r>
      <w:r>
        <w:rPr>
          <w:spacing w:val="40"/>
          <w:sz w:val="20"/>
        </w:rPr>
        <w:t xml:space="preserve"> </w:t>
      </w:r>
      <w:r>
        <w:rPr>
          <w:sz w:val="20"/>
        </w:rPr>
        <w:t>be</w:t>
      </w:r>
      <w:r>
        <w:rPr>
          <w:spacing w:val="40"/>
          <w:sz w:val="20"/>
        </w:rPr>
        <w:t xml:space="preserve"> </w:t>
      </w:r>
      <w:r>
        <w:rPr>
          <w:sz w:val="20"/>
        </w:rPr>
        <w:t>expected</w:t>
      </w:r>
      <w:r>
        <w:rPr>
          <w:spacing w:val="40"/>
          <w:sz w:val="20"/>
        </w:rPr>
        <w:t xml:space="preserve"> </w:t>
      </w:r>
      <w:r>
        <w:rPr>
          <w:sz w:val="20"/>
        </w:rPr>
        <w:t>to</w:t>
      </w:r>
      <w:r>
        <w:rPr>
          <w:spacing w:val="40"/>
          <w:sz w:val="20"/>
        </w:rPr>
        <w:t xml:space="preserve"> </w:t>
      </w:r>
      <w:r>
        <w:rPr>
          <w:sz w:val="20"/>
        </w:rPr>
        <w:t>have</w:t>
      </w:r>
      <w:r>
        <w:rPr>
          <w:spacing w:val="40"/>
          <w:sz w:val="20"/>
        </w:rPr>
        <w:t xml:space="preserve"> </w:t>
      </w:r>
      <w:r>
        <w:rPr>
          <w:sz w:val="20"/>
        </w:rPr>
        <w:t>a</w:t>
      </w:r>
      <w:r>
        <w:rPr>
          <w:spacing w:val="40"/>
          <w:sz w:val="20"/>
        </w:rPr>
        <w:t xml:space="preserve"> </w:t>
      </w:r>
      <w:r>
        <w:rPr>
          <w:sz w:val="20"/>
        </w:rPr>
        <w:t>Material</w:t>
      </w:r>
      <w:r>
        <w:rPr>
          <w:spacing w:val="40"/>
          <w:sz w:val="20"/>
        </w:rPr>
        <w:t xml:space="preserve"> </w:t>
      </w:r>
      <w:r>
        <w:rPr>
          <w:sz w:val="20"/>
        </w:rPr>
        <w:t>Adverse</w:t>
      </w:r>
      <w:r>
        <w:rPr>
          <w:spacing w:val="40"/>
          <w:sz w:val="20"/>
        </w:rPr>
        <w:t xml:space="preserve"> </w:t>
      </w:r>
      <w:r>
        <w:rPr>
          <w:sz w:val="20"/>
        </w:rPr>
        <w:t>Effect has</w:t>
      </w:r>
      <w:r>
        <w:rPr>
          <w:spacing w:val="22"/>
          <w:sz w:val="20"/>
        </w:rPr>
        <w:t xml:space="preserve"> </w:t>
      </w:r>
      <w:r>
        <w:rPr>
          <w:sz w:val="20"/>
        </w:rPr>
        <w:t>or</w:t>
      </w:r>
      <w:r>
        <w:rPr>
          <w:spacing w:val="23"/>
          <w:sz w:val="20"/>
        </w:rPr>
        <w:t xml:space="preserve"> </w:t>
      </w:r>
      <w:r>
        <w:rPr>
          <w:sz w:val="20"/>
        </w:rPr>
        <w:t>have</w:t>
      </w:r>
      <w:r>
        <w:rPr>
          <w:spacing w:val="20"/>
          <w:sz w:val="20"/>
        </w:rPr>
        <w:t xml:space="preserve"> </w:t>
      </w:r>
      <w:r>
        <w:rPr>
          <w:sz w:val="20"/>
        </w:rPr>
        <w:t>(to</w:t>
      </w:r>
      <w:r>
        <w:rPr>
          <w:spacing w:val="19"/>
          <w:sz w:val="20"/>
        </w:rPr>
        <w:t xml:space="preserve"> </w:t>
      </w:r>
      <w:r>
        <w:rPr>
          <w:sz w:val="20"/>
        </w:rPr>
        <w:t>the</w:t>
      </w:r>
      <w:r>
        <w:rPr>
          <w:spacing w:val="21"/>
          <w:sz w:val="20"/>
        </w:rPr>
        <w:t xml:space="preserve"> </w:t>
      </w:r>
      <w:r>
        <w:rPr>
          <w:sz w:val="20"/>
        </w:rPr>
        <w:t>best</w:t>
      </w:r>
      <w:r>
        <w:rPr>
          <w:spacing w:val="21"/>
          <w:sz w:val="20"/>
        </w:rPr>
        <w:t xml:space="preserve"> </w:t>
      </w:r>
      <w:r>
        <w:rPr>
          <w:sz w:val="20"/>
        </w:rPr>
        <w:t>of</w:t>
      </w:r>
      <w:r>
        <w:rPr>
          <w:spacing w:val="19"/>
          <w:sz w:val="20"/>
        </w:rPr>
        <w:t xml:space="preserve"> </w:t>
      </w:r>
      <w:r>
        <w:rPr>
          <w:sz w:val="20"/>
        </w:rPr>
        <w:t>its</w:t>
      </w:r>
      <w:r>
        <w:rPr>
          <w:spacing w:val="21"/>
          <w:sz w:val="20"/>
        </w:rPr>
        <w:t xml:space="preserve"> </w:t>
      </w:r>
      <w:r>
        <w:rPr>
          <w:sz w:val="20"/>
        </w:rPr>
        <w:t>knowledge</w:t>
      </w:r>
      <w:r>
        <w:rPr>
          <w:spacing w:val="22"/>
          <w:sz w:val="20"/>
        </w:rPr>
        <w:t xml:space="preserve"> </w:t>
      </w:r>
      <w:r>
        <w:rPr>
          <w:sz w:val="20"/>
        </w:rPr>
        <w:t>and</w:t>
      </w:r>
      <w:r>
        <w:rPr>
          <w:spacing w:val="21"/>
          <w:sz w:val="20"/>
        </w:rPr>
        <w:t xml:space="preserve"> </w:t>
      </w:r>
      <w:r>
        <w:rPr>
          <w:sz w:val="20"/>
        </w:rPr>
        <w:t>belief)</w:t>
      </w:r>
      <w:r>
        <w:rPr>
          <w:spacing w:val="22"/>
          <w:sz w:val="20"/>
        </w:rPr>
        <w:t xml:space="preserve"> </w:t>
      </w:r>
      <w:r>
        <w:rPr>
          <w:sz w:val="20"/>
        </w:rPr>
        <w:t>been</w:t>
      </w:r>
      <w:r>
        <w:rPr>
          <w:spacing w:val="21"/>
          <w:sz w:val="20"/>
        </w:rPr>
        <w:t xml:space="preserve"> </w:t>
      </w:r>
      <w:r>
        <w:rPr>
          <w:sz w:val="20"/>
        </w:rPr>
        <w:t>started</w:t>
      </w:r>
      <w:r>
        <w:rPr>
          <w:spacing w:val="22"/>
          <w:sz w:val="20"/>
        </w:rPr>
        <w:t xml:space="preserve"> </w:t>
      </w:r>
      <w:r>
        <w:rPr>
          <w:sz w:val="20"/>
        </w:rPr>
        <w:t>or</w:t>
      </w:r>
      <w:r>
        <w:rPr>
          <w:spacing w:val="20"/>
          <w:sz w:val="20"/>
        </w:rPr>
        <w:t xml:space="preserve"> </w:t>
      </w:r>
      <w:r>
        <w:rPr>
          <w:sz w:val="20"/>
        </w:rPr>
        <w:t>threatened</w:t>
      </w:r>
      <w:r>
        <w:rPr>
          <w:spacing w:val="22"/>
          <w:sz w:val="20"/>
        </w:rPr>
        <w:t xml:space="preserve"> </w:t>
      </w:r>
      <w:r>
        <w:rPr>
          <w:sz w:val="20"/>
        </w:rPr>
        <w:t>against</w:t>
      </w:r>
      <w:r>
        <w:rPr>
          <w:spacing w:val="21"/>
          <w:sz w:val="20"/>
        </w:rPr>
        <w:t xml:space="preserve"> </w:t>
      </w:r>
      <w:r>
        <w:rPr>
          <w:sz w:val="20"/>
        </w:rPr>
        <w:t>it</w:t>
      </w:r>
      <w:r>
        <w:rPr>
          <w:spacing w:val="21"/>
          <w:sz w:val="20"/>
        </w:rPr>
        <w:t xml:space="preserve"> </w:t>
      </w:r>
      <w:r>
        <w:rPr>
          <w:sz w:val="20"/>
        </w:rPr>
        <w:t>or</w:t>
      </w:r>
      <w:r>
        <w:rPr>
          <w:spacing w:val="22"/>
          <w:sz w:val="20"/>
        </w:rPr>
        <w:t xml:space="preserve"> </w:t>
      </w:r>
      <w:r>
        <w:rPr>
          <w:sz w:val="20"/>
        </w:rPr>
        <w:t>any</w:t>
      </w:r>
      <w:r>
        <w:rPr>
          <w:spacing w:val="21"/>
          <w:sz w:val="20"/>
        </w:rPr>
        <w:t xml:space="preserve"> </w:t>
      </w:r>
      <w:r>
        <w:rPr>
          <w:sz w:val="20"/>
        </w:rPr>
        <w:t>of its Subsidiaries.</w:t>
      </w:r>
    </w:p>
    <w:p w14:paraId="5426C0AF" w14:textId="77777777" w:rsidR="00E70012" w:rsidRDefault="00000000">
      <w:pPr>
        <w:pStyle w:val="ListParagraph"/>
        <w:numPr>
          <w:ilvl w:val="0"/>
          <w:numId w:val="22"/>
        </w:numPr>
        <w:tabs>
          <w:tab w:val="left" w:pos="771"/>
          <w:tab w:val="left" w:pos="775"/>
        </w:tabs>
        <w:spacing w:before="122" w:line="336" w:lineRule="auto"/>
        <w:ind w:right="1017" w:hanging="624"/>
        <w:jc w:val="both"/>
        <w:rPr>
          <w:sz w:val="20"/>
        </w:rPr>
      </w:pPr>
      <w:r>
        <w:rPr>
          <w:sz w:val="20"/>
        </w:rPr>
        <w:t>No</w:t>
      </w:r>
      <w:r>
        <w:rPr>
          <w:spacing w:val="40"/>
          <w:sz w:val="20"/>
        </w:rPr>
        <w:t xml:space="preserve"> </w:t>
      </w:r>
      <w:r>
        <w:rPr>
          <w:sz w:val="20"/>
        </w:rPr>
        <w:t>judgment</w:t>
      </w:r>
      <w:r>
        <w:rPr>
          <w:spacing w:val="39"/>
          <w:sz w:val="20"/>
        </w:rPr>
        <w:t xml:space="preserve"> </w:t>
      </w:r>
      <w:r>
        <w:rPr>
          <w:sz w:val="20"/>
        </w:rPr>
        <w:t>or</w:t>
      </w:r>
      <w:r>
        <w:rPr>
          <w:spacing w:val="40"/>
          <w:sz w:val="20"/>
        </w:rPr>
        <w:t xml:space="preserve"> </w:t>
      </w:r>
      <w:r>
        <w:rPr>
          <w:sz w:val="20"/>
        </w:rPr>
        <w:t>order</w:t>
      </w:r>
      <w:r>
        <w:rPr>
          <w:spacing w:val="40"/>
          <w:sz w:val="20"/>
        </w:rPr>
        <w:t xml:space="preserve"> </w:t>
      </w:r>
      <w:r>
        <w:rPr>
          <w:sz w:val="20"/>
        </w:rPr>
        <w:t>of</w:t>
      </w:r>
      <w:r>
        <w:rPr>
          <w:spacing w:val="40"/>
          <w:sz w:val="20"/>
        </w:rPr>
        <w:t xml:space="preserve"> </w:t>
      </w:r>
      <w:r>
        <w:rPr>
          <w:sz w:val="20"/>
        </w:rPr>
        <w:t>a</w:t>
      </w:r>
      <w:r>
        <w:rPr>
          <w:spacing w:val="40"/>
          <w:sz w:val="20"/>
        </w:rPr>
        <w:t xml:space="preserve"> </w:t>
      </w:r>
      <w:r>
        <w:rPr>
          <w:sz w:val="20"/>
        </w:rPr>
        <w:t>court,</w:t>
      </w:r>
      <w:r>
        <w:rPr>
          <w:spacing w:val="40"/>
          <w:sz w:val="20"/>
        </w:rPr>
        <w:t xml:space="preserve"> </w:t>
      </w:r>
      <w:r>
        <w:rPr>
          <w:sz w:val="20"/>
        </w:rPr>
        <w:t>arbitral</w:t>
      </w:r>
      <w:r>
        <w:rPr>
          <w:spacing w:val="40"/>
          <w:sz w:val="20"/>
        </w:rPr>
        <w:t xml:space="preserve"> </w:t>
      </w:r>
      <w:r>
        <w:rPr>
          <w:sz w:val="20"/>
        </w:rPr>
        <w:t>body</w:t>
      </w:r>
      <w:r>
        <w:rPr>
          <w:spacing w:val="40"/>
          <w:sz w:val="20"/>
        </w:rPr>
        <w:t xml:space="preserve"> </w:t>
      </w:r>
      <w:r>
        <w:rPr>
          <w:sz w:val="20"/>
        </w:rPr>
        <w:t>or</w:t>
      </w:r>
      <w:r>
        <w:rPr>
          <w:spacing w:val="40"/>
          <w:sz w:val="20"/>
        </w:rPr>
        <w:t xml:space="preserve"> </w:t>
      </w:r>
      <w:r>
        <w:rPr>
          <w:sz w:val="20"/>
        </w:rPr>
        <w:t>agency</w:t>
      </w:r>
      <w:r>
        <w:rPr>
          <w:spacing w:val="40"/>
          <w:sz w:val="20"/>
        </w:rPr>
        <w:t xml:space="preserve"> </w:t>
      </w:r>
      <w:r>
        <w:rPr>
          <w:sz w:val="20"/>
        </w:rPr>
        <w:t>which</w:t>
      </w:r>
      <w:r>
        <w:rPr>
          <w:spacing w:val="40"/>
          <w:sz w:val="20"/>
        </w:rPr>
        <w:t xml:space="preserve"> </w:t>
      </w:r>
      <w:r>
        <w:rPr>
          <w:sz w:val="20"/>
        </w:rPr>
        <w:t>might</w:t>
      </w:r>
      <w:r>
        <w:rPr>
          <w:spacing w:val="40"/>
          <w:sz w:val="20"/>
        </w:rPr>
        <w:t xml:space="preserve"> </w:t>
      </w:r>
      <w:r>
        <w:rPr>
          <w:sz w:val="20"/>
        </w:rPr>
        <w:t>reasonably</w:t>
      </w:r>
      <w:r>
        <w:rPr>
          <w:spacing w:val="40"/>
          <w:sz w:val="20"/>
        </w:rPr>
        <w:t xml:space="preserve"> </w:t>
      </w:r>
      <w:r>
        <w:rPr>
          <w:sz w:val="20"/>
        </w:rPr>
        <w:t>be</w:t>
      </w:r>
      <w:r>
        <w:rPr>
          <w:spacing w:val="40"/>
          <w:sz w:val="20"/>
        </w:rPr>
        <w:t xml:space="preserve"> </w:t>
      </w:r>
      <w:r>
        <w:rPr>
          <w:sz w:val="20"/>
        </w:rPr>
        <w:t>expected</w:t>
      </w:r>
      <w:r>
        <w:rPr>
          <w:spacing w:val="40"/>
          <w:sz w:val="20"/>
        </w:rPr>
        <w:t xml:space="preserve"> </w:t>
      </w:r>
      <w:r>
        <w:rPr>
          <w:sz w:val="20"/>
        </w:rPr>
        <w:t>to have a Material Adverse Effect has (to the best of its knowledge and belief) been made against it or</w:t>
      </w:r>
      <w:r>
        <w:rPr>
          <w:spacing w:val="40"/>
          <w:sz w:val="20"/>
        </w:rPr>
        <w:t xml:space="preserve"> </w:t>
      </w:r>
      <w:r>
        <w:rPr>
          <w:sz w:val="20"/>
        </w:rPr>
        <w:t>any of its Subsidiaries.</w:t>
      </w:r>
    </w:p>
    <w:p w14:paraId="6DBAD44F" w14:textId="77777777" w:rsidR="00E70012" w:rsidRDefault="00000000">
      <w:pPr>
        <w:pStyle w:val="Heading2"/>
        <w:numPr>
          <w:ilvl w:val="1"/>
          <w:numId w:val="43"/>
        </w:numPr>
        <w:tabs>
          <w:tab w:val="left" w:pos="769"/>
        </w:tabs>
        <w:spacing w:before="119"/>
        <w:ind w:left="769" w:hanging="618"/>
        <w:jc w:val="both"/>
      </w:pPr>
      <w:bookmarkStart w:id="149" w:name="11.13_Repetition"/>
      <w:bookmarkEnd w:id="149"/>
      <w:r>
        <w:rPr>
          <w:spacing w:val="-2"/>
          <w:w w:val="105"/>
        </w:rPr>
        <w:t>Repetition</w:t>
      </w:r>
    </w:p>
    <w:p w14:paraId="336FD9A1" w14:textId="77777777" w:rsidR="00E70012" w:rsidRDefault="00000000">
      <w:pPr>
        <w:pStyle w:val="BodyText"/>
        <w:spacing w:before="92" w:line="336" w:lineRule="auto"/>
        <w:ind w:right="1018"/>
        <w:jc w:val="both"/>
      </w:pPr>
      <w:r>
        <w:t>The</w:t>
      </w:r>
      <w:r>
        <w:rPr>
          <w:spacing w:val="29"/>
        </w:rPr>
        <w:t xml:space="preserve"> </w:t>
      </w:r>
      <w:r>
        <w:t>Repeating</w:t>
      </w:r>
      <w:r>
        <w:rPr>
          <w:spacing w:val="28"/>
        </w:rPr>
        <w:t xml:space="preserve"> </w:t>
      </w:r>
      <w:r>
        <w:t>Representations</w:t>
      </w:r>
      <w:r>
        <w:rPr>
          <w:spacing w:val="28"/>
        </w:rPr>
        <w:t xml:space="preserve"> </w:t>
      </w:r>
      <w:r>
        <w:t>are</w:t>
      </w:r>
      <w:r>
        <w:rPr>
          <w:spacing w:val="28"/>
        </w:rPr>
        <w:t xml:space="preserve"> </w:t>
      </w:r>
      <w:r>
        <w:t>deemed</w:t>
      </w:r>
      <w:r>
        <w:rPr>
          <w:spacing w:val="27"/>
        </w:rPr>
        <w:t xml:space="preserve"> </w:t>
      </w:r>
      <w:r>
        <w:t>to</w:t>
      </w:r>
      <w:r>
        <w:rPr>
          <w:spacing w:val="27"/>
        </w:rPr>
        <w:t xml:space="preserve"> </w:t>
      </w:r>
      <w:r>
        <w:t>be</w:t>
      </w:r>
      <w:r>
        <w:rPr>
          <w:spacing w:val="27"/>
        </w:rPr>
        <w:t xml:space="preserve"> </w:t>
      </w:r>
      <w:r>
        <w:t>made</w:t>
      </w:r>
      <w:r>
        <w:rPr>
          <w:spacing w:val="28"/>
        </w:rPr>
        <w:t xml:space="preserve"> </w:t>
      </w:r>
      <w:r>
        <w:t>by</w:t>
      </w:r>
      <w:r>
        <w:rPr>
          <w:spacing w:val="27"/>
        </w:rPr>
        <w:t xml:space="preserve"> </w:t>
      </w:r>
      <w:r>
        <w:t>the</w:t>
      </w:r>
      <w:r>
        <w:rPr>
          <w:spacing w:val="28"/>
        </w:rPr>
        <w:t xml:space="preserve"> </w:t>
      </w:r>
      <w:r>
        <w:t>Borrower</w:t>
      </w:r>
      <w:r>
        <w:rPr>
          <w:spacing w:val="28"/>
        </w:rPr>
        <w:t xml:space="preserve"> </w:t>
      </w:r>
      <w:r>
        <w:t>by</w:t>
      </w:r>
      <w:r>
        <w:rPr>
          <w:spacing w:val="27"/>
        </w:rPr>
        <w:t xml:space="preserve"> </w:t>
      </w:r>
      <w:r>
        <w:t>reference</w:t>
      </w:r>
      <w:r>
        <w:rPr>
          <w:spacing w:val="28"/>
        </w:rPr>
        <w:t xml:space="preserve"> </w:t>
      </w:r>
      <w:r>
        <w:t>to</w:t>
      </w:r>
      <w:r>
        <w:rPr>
          <w:spacing w:val="27"/>
        </w:rPr>
        <w:t xml:space="preserve"> </w:t>
      </w:r>
      <w:r>
        <w:t>the</w:t>
      </w:r>
      <w:r>
        <w:rPr>
          <w:spacing w:val="26"/>
        </w:rPr>
        <w:t xml:space="preserve"> </w:t>
      </w:r>
      <w:r>
        <w:t>facts and circumstances then existing on the date of each Utilisation Request and the first day of each Interest Period.</w:t>
      </w:r>
    </w:p>
    <w:p w14:paraId="64FCC3C9" w14:textId="77777777" w:rsidR="00E70012" w:rsidRDefault="00000000">
      <w:pPr>
        <w:pStyle w:val="Heading2"/>
        <w:numPr>
          <w:ilvl w:val="1"/>
          <w:numId w:val="43"/>
        </w:numPr>
        <w:tabs>
          <w:tab w:val="left" w:pos="769"/>
        </w:tabs>
        <w:spacing w:before="121"/>
        <w:ind w:left="769" w:hanging="618"/>
        <w:jc w:val="both"/>
      </w:pPr>
      <w:bookmarkStart w:id="150" w:name="11.14_No_breach_of_laws"/>
      <w:bookmarkEnd w:id="150"/>
      <w:r>
        <w:rPr>
          <w:w w:val="105"/>
        </w:rPr>
        <w:t>No</w:t>
      </w:r>
      <w:r>
        <w:rPr>
          <w:spacing w:val="-8"/>
          <w:w w:val="105"/>
        </w:rPr>
        <w:t xml:space="preserve"> </w:t>
      </w:r>
      <w:r>
        <w:rPr>
          <w:w w:val="105"/>
        </w:rPr>
        <w:t>breach</w:t>
      </w:r>
      <w:r>
        <w:rPr>
          <w:spacing w:val="-4"/>
          <w:w w:val="105"/>
        </w:rPr>
        <w:t xml:space="preserve"> </w:t>
      </w:r>
      <w:r>
        <w:rPr>
          <w:w w:val="105"/>
        </w:rPr>
        <w:t>of</w:t>
      </w:r>
      <w:r>
        <w:rPr>
          <w:spacing w:val="-9"/>
          <w:w w:val="105"/>
        </w:rPr>
        <w:t xml:space="preserve"> </w:t>
      </w:r>
      <w:r>
        <w:rPr>
          <w:spacing w:val="-4"/>
          <w:w w:val="105"/>
        </w:rPr>
        <w:t>laws</w:t>
      </w:r>
    </w:p>
    <w:p w14:paraId="4FEFEF1A" w14:textId="77777777" w:rsidR="00E70012" w:rsidRDefault="00000000">
      <w:pPr>
        <w:pStyle w:val="BodyText"/>
        <w:spacing w:before="92" w:line="336" w:lineRule="auto"/>
        <w:ind w:right="1023"/>
        <w:jc w:val="both"/>
      </w:pPr>
      <w:r>
        <w:t>It has not (and none of its Subsidiaries has) breached any law or regulation which breach has or is reasonably likely to have a Material Adverse Effect</w:t>
      </w:r>
    </w:p>
    <w:p w14:paraId="42B4A6AA" w14:textId="77777777" w:rsidR="00E70012" w:rsidRDefault="00E70012">
      <w:pPr>
        <w:spacing w:line="336" w:lineRule="auto"/>
        <w:jc w:val="both"/>
        <w:sectPr w:rsidR="00E70012">
          <w:footerReference w:type="default" r:id="rId11"/>
          <w:pgSz w:w="11910" w:h="16840"/>
          <w:pgMar w:top="980" w:right="0" w:bottom="1080" w:left="980" w:header="0" w:footer="881" w:gutter="0"/>
          <w:pgNumType w:start="15"/>
          <w:cols w:space="720"/>
        </w:sectPr>
      </w:pPr>
    </w:p>
    <w:p w14:paraId="276AA904" w14:textId="77777777" w:rsidR="00E70012" w:rsidRDefault="00000000">
      <w:pPr>
        <w:pStyle w:val="Heading1"/>
        <w:numPr>
          <w:ilvl w:val="0"/>
          <w:numId w:val="43"/>
        </w:numPr>
        <w:tabs>
          <w:tab w:val="left" w:pos="775"/>
        </w:tabs>
      </w:pPr>
      <w:bookmarkStart w:id="151" w:name="12._INFORMATION_UNDERTAKINGS"/>
      <w:bookmarkStart w:id="152" w:name="_bookmark20"/>
      <w:bookmarkEnd w:id="151"/>
      <w:bookmarkEnd w:id="152"/>
      <w:r>
        <w:lastRenderedPageBreak/>
        <w:t>INFORMATION</w:t>
      </w:r>
      <w:r>
        <w:rPr>
          <w:spacing w:val="37"/>
        </w:rPr>
        <w:t xml:space="preserve"> </w:t>
      </w:r>
      <w:r>
        <w:rPr>
          <w:spacing w:val="-2"/>
        </w:rPr>
        <w:t>UNDERTAKINGS</w:t>
      </w:r>
    </w:p>
    <w:p w14:paraId="41E2CF73" w14:textId="77777777" w:rsidR="00E70012" w:rsidRDefault="00E70012">
      <w:pPr>
        <w:pStyle w:val="BodyText"/>
        <w:spacing w:before="2"/>
        <w:ind w:left="0"/>
        <w:rPr>
          <w:b/>
        </w:rPr>
      </w:pPr>
    </w:p>
    <w:p w14:paraId="353D562E" w14:textId="77777777" w:rsidR="00E70012" w:rsidRDefault="00000000">
      <w:pPr>
        <w:pStyle w:val="BodyText"/>
        <w:spacing w:line="336" w:lineRule="auto"/>
        <w:ind w:right="1033"/>
      </w:pPr>
      <w:r>
        <w:t>The</w:t>
      </w:r>
      <w:r>
        <w:rPr>
          <w:spacing w:val="27"/>
        </w:rPr>
        <w:t xml:space="preserve"> </w:t>
      </w:r>
      <w:r>
        <w:t>undertakings</w:t>
      </w:r>
      <w:r>
        <w:rPr>
          <w:spacing w:val="27"/>
        </w:rPr>
        <w:t xml:space="preserve"> </w:t>
      </w:r>
      <w:r>
        <w:t>in</w:t>
      </w:r>
      <w:r>
        <w:rPr>
          <w:spacing w:val="27"/>
        </w:rPr>
        <w:t xml:space="preserve"> </w:t>
      </w:r>
      <w:r>
        <w:t>this</w:t>
      </w:r>
      <w:r>
        <w:rPr>
          <w:spacing w:val="26"/>
        </w:rPr>
        <w:t xml:space="preserve"> </w:t>
      </w:r>
      <w:r>
        <w:t>Clause</w:t>
      </w:r>
      <w:r>
        <w:rPr>
          <w:spacing w:val="30"/>
        </w:rPr>
        <w:t xml:space="preserve"> </w:t>
      </w:r>
      <w:r>
        <w:t>12</w:t>
      </w:r>
      <w:r>
        <w:rPr>
          <w:spacing w:val="27"/>
        </w:rPr>
        <w:t xml:space="preserve"> </w:t>
      </w:r>
      <w:r>
        <w:t>remain</w:t>
      </w:r>
      <w:r>
        <w:rPr>
          <w:spacing w:val="27"/>
        </w:rPr>
        <w:t xml:space="preserve"> </w:t>
      </w:r>
      <w:r>
        <w:t>in</w:t>
      </w:r>
      <w:r>
        <w:rPr>
          <w:spacing w:val="27"/>
        </w:rPr>
        <w:t xml:space="preserve"> </w:t>
      </w:r>
      <w:r>
        <w:t>force</w:t>
      </w:r>
      <w:r>
        <w:rPr>
          <w:spacing w:val="26"/>
        </w:rPr>
        <w:t xml:space="preserve"> </w:t>
      </w:r>
      <w:r>
        <w:t>from</w:t>
      </w:r>
      <w:r>
        <w:rPr>
          <w:spacing w:val="26"/>
        </w:rPr>
        <w:t xml:space="preserve"> </w:t>
      </w:r>
      <w:r>
        <w:t>the</w:t>
      </w:r>
      <w:r>
        <w:rPr>
          <w:spacing w:val="26"/>
        </w:rPr>
        <w:t xml:space="preserve"> </w:t>
      </w:r>
      <w:r>
        <w:t>date</w:t>
      </w:r>
      <w:r>
        <w:rPr>
          <w:spacing w:val="26"/>
        </w:rPr>
        <w:t xml:space="preserve"> </w:t>
      </w:r>
      <w:r>
        <w:t>of</w:t>
      </w:r>
      <w:r>
        <w:rPr>
          <w:spacing w:val="26"/>
        </w:rPr>
        <w:t xml:space="preserve"> </w:t>
      </w:r>
      <w:r>
        <w:t>this Agreement</w:t>
      </w:r>
      <w:r>
        <w:rPr>
          <w:spacing w:val="26"/>
        </w:rPr>
        <w:t xml:space="preserve"> </w:t>
      </w:r>
      <w:r>
        <w:t>for</w:t>
      </w:r>
      <w:r>
        <w:rPr>
          <w:spacing w:val="27"/>
        </w:rPr>
        <w:t xml:space="preserve"> </w:t>
      </w:r>
      <w:r>
        <w:t>so</w:t>
      </w:r>
      <w:r>
        <w:rPr>
          <w:spacing w:val="27"/>
        </w:rPr>
        <w:t xml:space="preserve"> </w:t>
      </w:r>
      <w:r>
        <w:t>long</w:t>
      </w:r>
      <w:r>
        <w:rPr>
          <w:spacing w:val="27"/>
        </w:rPr>
        <w:t xml:space="preserve"> </w:t>
      </w:r>
      <w:r>
        <w:t>as any</w:t>
      </w:r>
      <w:r>
        <w:rPr>
          <w:spacing w:val="40"/>
        </w:rPr>
        <w:t xml:space="preserve"> </w:t>
      </w:r>
      <w:r>
        <w:t>amount</w:t>
      </w:r>
      <w:r>
        <w:rPr>
          <w:spacing w:val="40"/>
        </w:rPr>
        <w:t xml:space="preserve"> </w:t>
      </w:r>
      <w:r>
        <w:t>is</w:t>
      </w:r>
      <w:r>
        <w:rPr>
          <w:spacing w:val="40"/>
        </w:rPr>
        <w:t xml:space="preserve"> </w:t>
      </w:r>
      <w:r>
        <w:t>outstanding</w:t>
      </w:r>
      <w:r>
        <w:rPr>
          <w:spacing w:val="40"/>
        </w:rPr>
        <w:t xml:space="preserve"> </w:t>
      </w:r>
      <w:r>
        <w:t>under</w:t>
      </w:r>
      <w:r>
        <w:rPr>
          <w:spacing w:val="40"/>
        </w:rPr>
        <w:t xml:space="preserve"> </w:t>
      </w:r>
      <w:r>
        <w:t>this Agreement</w:t>
      </w:r>
      <w:r>
        <w:rPr>
          <w:spacing w:val="40"/>
        </w:rPr>
        <w:t xml:space="preserve"> </w:t>
      </w:r>
      <w:r>
        <w:t>or</w:t>
      </w:r>
      <w:r>
        <w:rPr>
          <w:spacing w:val="40"/>
        </w:rPr>
        <w:t xml:space="preserve"> </w:t>
      </w:r>
      <w:r>
        <w:t>any</w:t>
      </w:r>
      <w:r>
        <w:rPr>
          <w:spacing w:val="40"/>
        </w:rPr>
        <w:t xml:space="preserve"> </w:t>
      </w:r>
      <w:r>
        <w:t>Commitment</w:t>
      </w:r>
      <w:r>
        <w:rPr>
          <w:spacing w:val="40"/>
        </w:rPr>
        <w:t xml:space="preserve"> </w:t>
      </w:r>
      <w:r>
        <w:t>is</w:t>
      </w:r>
      <w:r>
        <w:rPr>
          <w:spacing w:val="40"/>
        </w:rPr>
        <w:t xml:space="preserve"> </w:t>
      </w:r>
      <w:r>
        <w:t>in</w:t>
      </w:r>
      <w:r>
        <w:rPr>
          <w:spacing w:val="40"/>
        </w:rPr>
        <w:t xml:space="preserve"> </w:t>
      </w:r>
      <w:r>
        <w:t>force.</w:t>
      </w:r>
    </w:p>
    <w:p w14:paraId="0D1FEFAA" w14:textId="77777777" w:rsidR="00E70012" w:rsidRDefault="00000000">
      <w:pPr>
        <w:pStyle w:val="Heading2"/>
        <w:numPr>
          <w:ilvl w:val="1"/>
          <w:numId w:val="43"/>
        </w:numPr>
        <w:tabs>
          <w:tab w:val="left" w:pos="775"/>
        </w:tabs>
        <w:spacing w:before="122"/>
      </w:pPr>
      <w:bookmarkStart w:id="153" w:name="12.1_Information:_miscellaneous"/>
      <w:bookmarkEnd w:id="153"/>
      <w:r>
        <w:rPr>
          <w:spacing w:val="-2"/>
          <w:w w:val="105"/>
        </w:rPr>
        <w:t>Information:</w:t>
      </w:r>
      <w:r>
        <w:rPr>
          <w:spacing w:val="4"/>
          <w:w w:val="105"/>
        </w:rPr>
        <w:t xml:space="preserve"> </w:t>
      </w:r>
      <w:r>
        <w:rPr>
          <w:spacing w:val="-2"/>
          <w:w w:val="105"/>
        </w:rPr>
        <w:t>miscellaneous</w:t>
      </w:r>
    </w:p>
    <w:p w14:paraId="1D3A1524" w14:textId="77777777" w:rsidR="00E70012" w:rsidRDefault="00000000">
      <w:pPr>
        <w:pStyle w:val="BodyText"/>
        <w:spacing w:before="91"/>
      </w:pPr>
      <w:r>
        <w:t>The</w:t>
      </w:r>
      <w:r>
        <w:rPr>
          <w:spacing w:val="16"/>
        </w:rPr>
        <w:t xml:space="preserve"> </w:t>
      </w:r>
      <w:r>
        <w:t>Borrower</w:t>
      </w:r>
      <w:r>
        <w:rPr>
          <w:spacing w:val="17"/>
        </w:rPr>
        <w:t xml:space="preserve"> </w:t>
      </w:r>
      <w:r>
        <w:t>shall</w:t>
      </w:r>
      <w:r>
        <w:rPr>
          <w:spacing w:val="15"/>
        </w:rPr>
        <w:t xml:space="preserve"> </w:t>
      </w:r>
      <w:r>
        <w:t>supply</w:t>
      </w:r>
      <w:r>
        <w:rPr>
          <w:spacing w:val="16"/>
        </w:rPr>
        <w:t xml:space="preserve"> </w:t>
      </w:r>
      <w:r>
        <w:t>to</w:t>
      </w:r>
      <w:r>
        <w:rPr>
          <w:spacing w:val="14"/>
        </w:rPr>
        <w:t xml:space="preserve"> </w:t>
      </w:r>
      <w:r>
        <w:t>the</w:t>
      </w:r>
      <w:r>
        <w:rPr>
          <w:spacing w:val="16"/>
        </w:rPr>
        <w:t xml:space="preserve"> </w:t>
      </w:r>
      <w:r>
        <w:rPr>
          <w:spacing w:val="-2"/>
        </w:rPr>
        <w:t>Lender:</w:t>
      </w:r>
    </w:p>
    <w:p w14:paraId="5849CB63" w14:textId="77777777" w:rsidR="00E70012" w:rsidRDefault="00000000">
      <w:pPr>
        <w:pStyle w:val="ListParagraph"/>
        <w:numPr>
          <w:ilvl w:val="2"/>
          <w:numId w:val="43"/>
        </w:numPr>
        <w:tabs>
          <w:tab w:val="left" w:pos="1507"/>
          <w:tab w:val="left" w:pos="1512"/>
        </w:tabs>
        <w:spacing w:before="211" w:line="336" w:lineRule="auto"/>
        <w:ind w:right="1020"/>
        <w:jc w:val="both"/>
        <w:rPr>
          <w:sz w:val="20"/>
        </w:rPr>
      </w:pPr>
      <w:r>
        <w:rPr>
          <w:sz w:val="20"/>
        </w:rPr>
        <w:t>at</w:t>
      </w:r>
      <w:r>
        <w:rPr>
          <w:spacing w:val="40"/>
          <w:sz w:val="20"/>
        </w:rPr>
        <w:t xml:space="preserve"> </w:t>
      </w:r>
      <w:r>
        <w:rPr>
          <w:sz w:val="20"/>
        </w:rPr>
        <w:t>the</w:t>
      </w:r>
      <w:r>
        <w:rPr>
          <w:spacing w:val="40"/>
          <w:sz w:val="20"/>
        </w:rPr>
        <w:t xml:space="preserve"> </w:t>
      </w:r>
      <w:r>
        <w:rPr>
          <w:sz w:val="20"/>
        </w:rPr>
        <w:t>same</w:t>
      </w:r>
      <w:r>
        <w:rPr>
          <w:spacing w:val="40"/>
          <w:sz w:val="20"/>
        </w:rPr>
        <w:t xml:space="preserve"> </w:t>
      </w:r>
      <w:r>
        <w:rPr>
          <w:sz w:val="20"/>
        </w:rPr>
        <w:t>time</w:t>
      </w:r>
      <w:r>
        <w:rPr>
          <w:spacing w:val="40"/>
          <w:sz w:val="20"/>
        </w:rPr>
        <w:t xml:space="preserve"> </w:t>
      </w:r>
      <w:r>
        <w:rPr>
          <w:sz w:val="20"/>
        </w:rPr>
        <w:t>as</w:t>
      </w:r>
      <w:r>
        <w:rPr>
          <w:spacing w:val="40"/>
          <w:sz w:val="20"/>
        </w:rPr>
        <w:t xml:space="preserve"> </w:t>
      </w:r>
      <w:r>
        <w:rPr>
          <w:sz w:val="20"/>
        </w:rPr>
        <w:t>they</w:t>
      </w:r>
      <w:r>
        <w:rPr>
          <w:spacing w:val="40"/>
          <w:sz w:val="20"/>
        </w:rPr>
        <w:t xml:space="preserve"> </w:t>
      </w:r>
      <w:r>
        <w:rPr>
          <w:sz w:val="20"/>
        </w:rPr>
        <w:t>are</w:t>
      </w:r>
      <w:r>
        <w:rPr>
          <w:spacing w:val="40"/>
          <w:sz w:val="20"/>
        </w:rPr>
        <w:t xml:space="preserve"> </w:t>
      </w:r>
      <w:r>
        <w:rPr>
          <w:sz w:val="20"/>
        </w:rPr>
        <w:t>dispatched,</w:t>
      </w:r>
      <w:r>
        <w:rPr>
          <w:spacing w:val="40"/>
          <w:sz w:val="20"/>
        </w:rPr>
        <w:t xml:space="preserve"> </w:t>
      </w:r>
      <w:r>
        <w:rPr>
          <w:sz w:val="20"/>
        </w:rPr>
        <w:t>copies</w:t>
      </w:r>
      <w:r>
        <w:rPr>
          <w:spacing w:val="40"/>
          <w:sz w:val="20"/>
        </w:rPr>
        <w:t xml:space="preserve"> </w:t>
      </w:r>
      <w:r>
        <w:rPr>
          <w:sz w:val="20"/>
        </w:rPr>
        <w:t>of</w:t>
      </w:r>
      <w:r>
        <w:rPr>
          <w:spacing w:val="40"/>
          <w:sz w:val="20"/>
        </w:rPr>
        <w:t xml:space="preserve"> </w:t>
      </w:r>
      <w:r>
        <w:rPr>
          <w:sz w:val="20"/>
        </w:rPr>
        <w:t>all</w:t>
      </w:r>
      <w:r>
        <w:rPr>
          <w:spacing w:val="40"/>
          <w:sz w:val="20"/>
        </w:rPr>
        <w:t xml:space="preserve"> </w:t>
      </w:r>
      <w:r>
        <w:rPr>
          <w:sz w:val="20"/>
        </w:rPr>
        <w:t>documents</w:t>
      </w:r>
      <w:r>
        <w:rPr>
          <w:spacing w:val="40"/>
          <w:sz w:val="20"/>
        </w:rPr>
        <w:t xml:space="preserve"> </w:t>
      </w:r>
      <w:r>
        <w:rPr>
          <w:sz w:val="20"/>
        </w:rPr>
        <w:t>dispatched</w:t>
      </w:r>
      <w:r>
        <w:rPr>
          <w:spacing w:val="40"/>
          <w:sz w:val="20"/>
        </w:rPr>
        <w:t xml:space="preserve"> </w:t>
      </w:r>
      <w:r>
        <w:rPr>
          <w:sz w:val="20"/>
        </w:rPr>
        <w:t>by</w:t>
      </w:r>
      <w:r>
        <w:rPr>
          <w:spacing w:val="40"/>
          <w:sz w:val="20"/>
        </w:rPr>
        <w:t xml:space="preserve"> </w:t>
      </w:r>
      <w:r>
        <w:rPr>
          <w:sz w:val="20"/>
        </w:rPr>
        <w:t>the Borrower</w:t>
      </w:r>
      <w:r>
        <w:rPr>
          <w:spacing w:val="40"/>
          <w:sz w:val="20"/>
        </w:rPr>
        <w:t xml:space="preserve"> </w:t>
      </w:r>
      <w:r>
        <w:rPr>
          <w:sz w:val="20"/>
        </w:rPr>
        <w:t>or</w:t>
      </w:r>
      <w:r>
        <w:rPr>
          <w:spacing w:val="40"/>
          <w:sz w:val="20"/>
        </w:rPr>
        <w:t xml:space="preserve"> </w:t>
      </w:r>
      <w:r>
        <w:rPr>
          <w:sz w:val="20"/>
        </w:rPr>
        <w:t>any</w:t>
      </w:r>
      <w:r>
        <w:rPr>
          <w:spacing w:val="40"/>
          <w:sz w:val="20"/>
        </w:rPr>
        <w:t xml:space="preserve"> </w:t>
      </w:r>
      <w:r>
        <w:rPr>
          <w:sz w:val="20"/>
        </w:rPr>
        <w:t>member</w:t>
      </w:r>
      <w:r>
        <w:rPr>
          <w:spacing w:val="40"/>
          <w:sz w:val="20"/>
        </w:rPr>
        <w:t xml:space="preserve"> </w:t>
      </w:r>
      <w:r>
        <w:rPr>
          <w:sz w:val="20"/>
        </w:rPr>
        <w:t>of</w:t>
      </w:r>
      <w:r>
        <w:rPr>
          <w:spacing w:val="39"/>
          <w:sz w:val="20"/>
        </w:rPr>
        <w:t xml:space="preserve"> </w:t>
      </w:r>
      <w:r>
        <w:rPr>
          <w:sz w:val="20"/>
        </w:rPr>
        <w:t>the</w:t>
      </w:r>
      <w:r>
        <w:rPr>
          <w:spacing w:val="40"/>
          <w:sz w:val="20"/>
        </w:rPr>
        <w:t xml:space="preserve"> </w:t>
      </w:r>
      <w:r>
        <w:rPr>
          <w:sz w:val="20"/>
        </w:rPr>
        <w:t>Group</w:t>
      </w:r>
      <w:r>
        <w:rPr>
          <w:spacing w:val="40"/>
          <w:sz w:val="20"/>
        </w:rPr>
        <w:t xml:space="preserve"> </w:t>
      </w:r>
      <w:r>
        <w:rPr>
          <w:sz w:val="20"/>
        </w:rPr>
        <w:t>to</w:t>
      </w:r>
      <w:r>
        <w:rPr>
          <w:spacing w:val="37"/>
          <w:sz w:val="20"/>
        </w:rPr>
        <w:t xml:space="preserve"> </w:t>
      </w:r>
      <w:r>
        <w:rPr>
          <w:sz w:val="20"/>
        </w:rPr>
        <w:t>its</w:t>
      </w:r>
      <w:r>
        <w:rPr>
          <w:spacing w:val="40"/>
          <w:sz w:val="20"/>
        </w:rPr>
        <w:t xml:space="preserve"> </w:t>
      </w:r>
      <w:r>
        <w:rPr>
          <w:sz w:val="20"/>
        </w:rPr>
        <w:t>creditors</w:t>
      </w:r>
      <w:r>
        <w:rPr>
          <w:spacing w:val="40"/>
          <w:sz w:val="20"/>
        </w:rPr>
        <w:t xml:space="preserve"> </w:t>
      </w:r>
      <w:r>
        <w:rPr>
          <w:sz w:val="20"/>
        </w:rPr>
        <w:t>generally</w:t>
      </w:r>
      <w:r>
        <w:rPr>
          <w:spacing w:val="40"/>
          <w:sz w:val="20"/>
        </w:rPr>
        <w:t xml:space="preserve"> </w:t>
      </w:r>
      <w:r>
        <w:rPr>
          <w:sz w:val="20"/>
        </w:rPr>
        <w:t>(or</w:t>
      </w:r>
      <w:r>
        <w:rPr>
          <w:spacing w:val="40"/>
          <w:sz w:val="20"/>
        </w:rPr>
        <w:t xml:space="preserve"> </w:t>
      </w:r>
      <w:r>
        <w:rPr>
          <w:sz w:val="20"/>
        </w:rPr>
        <w:t>any</w:t>
      </w:r>
      <w:r>
        <w:rPr>
          <w:spacing w:val="40"/>
          <w:sz w:val="20"/>
        </w:rPr>
        <w:t xml:space="preserve"> </w:t>
      </w:r>
      <w:r>
        <w:rPr>
          <w:sz w:val="20"/>
        </w:rPr>
        <w:t>class</w:t>
      </w:r>
      <w:r>
        <w:rPr>
          <w:spacing w:val="40"/>
          <w:sz w:val="20"/>
        </w:rPr>
        <w:t xml:space="preserve"> </w:t>
      </w:r>
      <w:r>
        <w:rPr>
          <w:sz w:val="20"/>
        </w:rPr>
        <w:t>of</w:t>
      </w:r>
      <w:r>
        <w:rPr>
          <w:spacing w:val="35"/>
          <w:sz w:val="20"/>
        </w:rPr>
        <w:t xml:space="preserve"> </w:t>
      </w:r>
      <w:r>
        <w:rPr>
          <w:sz w:val="20"/>
        </w:rPr>
        <w:t>them</w:t>
      </w:r>
      <w:proofErr w:type="gramStart"/>
      <w:r>
        <w:rPr>
          <w:sz w:val="20"/>
        </w:rPr>
        <w:t>);</w:t>
      </w:r>
      <w:proofErr w:type="gramEnd"/>
    </w:p>
    <w:p w14:paraId="220C6F7B" w14:textId="77777777" w:rsidR="00E70012" w:rsidRDefault="00000000">
      <w:pPr>
        <w:pStyle w:val="ListParagraph"/>
        <w:numPr>
          <w:ilvl w:val="2"/>
          <w:numId w:val="43"/>
        </w:numPr>
        <w:tabs>
          <w:tab w:val="left" w:pos="1507"/>
          <w:tab w:val="left" w:pos="1512"/>
        </w:tabs>
        <w:spacing w:before="121" w:line="336" w:lineRule="auto"/>
        <w:ind w:right="1019"/>
        <w:jc w:val="both"/>
        <w:rPr>
          <w:sz w:val="20"/>
        </w:rPr>
      </w:pPr>
      <w:r>
        <w:rPr>
          <w:sz w:val="20"/>
        </w:rPr>
        <w:t>promptly upon becoming aware of them, the details of any litigation, arbitration or administrative</w:t>
      </w:r>
      <w:r>
        <w:rPr>
          <w:spacing w:val="40"/>
          <w:sz w:val="20"/>
        </w:rPr>
        <w:t xml:space="preserve"> </w:t>
      </w:r>
      <w:r>
        <w:rPr>
          <w:sz w:val="20"/>
        </w:rPr>
        <w:t>proceedings</w:t>
      </w:r>
      <w:r>
        <w:rPr>
          <w:spacing w:val="40"/>
          <w:sz w:val="20"/>
        </w:rPr>
        <w:t xml:space="preserve"> </w:t>
      </w:r>
      <w:r>
        <w:rPr>
          <w:sz w:val="20"/>
        </w:rPr>
        <w:t>which</w:t>
      </w:r>
      <w:r>
        <w:rPr>
          <w:spacing w:val="40"/>
          <w:sz w:val="20"/>
        </w:rPr>
        <w:t xml:space="preserve"> </w:t>
      </w:r>
      <w:r>
        <w:rPr>
          <w:sz w:val="20"/>
        </w:rPr>
        <w:t>are</w:t>
      </w:r>
      <w:r>
        <w:rPr>
          <w:spacing w:val="40"/>
          <w:sz w:val="20"/>
        </w:rPr>
        <w:t xml:space="preserve"> </w:t>
      </w:r>
      <w:r>
        <w:rPr>
          <w:sz w:val="20"/>
        </w:rPr>
        <w:t>current,</w:t>
      </w:r>
      <w:r>
        <w:rPr>
          <w:spacing w:val="40"/>
          <w:sz w:val="20"/>
        </w:rPr>
        <w:t xml:space="preserve"> </w:t>
      </w:r>
      <w:r>
        <w:rPr>
          <w:sz w:val="20"/>
        </w:rPr>
        <w:t>threatened</w:t>
      </w:r>
      <w:r>
        <w:rPr>
          <w:spacing w:val="40"/>
          <w:sz w:val="20"/>
        </w:rPr>
        <w:t xml:space="preserve"> </w:t>
      </w:r>
      <w:r>
        <w:rPr>
          <w:sz w:val="20"/>
        </w:rPr>
        <w:t>or</w:t>
      </w:r>
      <w:r>
        <w:rPr>
          <w:spacing w:val="40"/>
          <w:sz w:val="20"/>
        </w:rPr>
        <w:t xml:space="preserve"> </w:t>
      </w:r>
      <w:r>
        <w:rPr>
          <w:sz w:val="20"/>
        </w:rPr>
        <w:t>pending</w:t>
      </w:r>
      <w:r>
        <w:rPr>
          <w:spacing w:val="40"/>
          <w:sz w:val="20"/>
        </w:rPr>
        <w:t xml:space="preserve"> </w:t>
      </w:r>
      <w:r>
        <w:rPr>
          <w:sz w:val="20"/>
        </w:rPr>
        <w:t>against</w:t>
      </w:r>
      <w:r>
        <w:rPr>
          <w:spacing w:val="40"/>
          <w:sz w:val="20"/>
        </w:rPr>
        <w:t xml:space="preserve"> </w:t>
      </w:r>
      <w:r>
        <w:rPr>
          <w:sz w:val="20"/>
        </w:rPr>
        <w:t>any</w:t>
      </w:r>
      <w:r>
        <w:rPr>
          <w:spacing w:val="40"/>
          <w:sz w:val="20"/>
        </w:rPr>
        <w:t xml:space="preserve"> </w:t>
      </w:r>
      <w:r>
        <w:rPr>
          <w:sz w:val="20"/>
        </w:rPr>
        <w:t xml:space="preserve">member of the Group and which, if adversely determined, are reasonably likely to have a Material Adverse </w:t>
      </w:r>
      <w:proofErr w:type="gramStart"/>
      <w:r>
        <w:rPr>
          <w:sz w:val="20"/>
        </w:rPr>
        <w:t>Effect;</w:t>
      </w:r>
      <w:proofErr w:type="gramEnd"/>
    </w:p>
    <w:p w14:paraId="521D8558" w14:textId="77777777" w:rsidR="00E70012" w:rsidRDefault="00000000">
      <w:pPr>
        <w:pStyle w:val="ListParagraph"/>
        <w:numPr>
          <w:ilvl w:val="2"/>
          <w:numId w:val="43"/>
        </w:numPr>
        <w:tabs>
          <w:tab w:val="left" w:pos="1507"/>
          <w:tab w:val="left" w:pos="1512"/>
        </w:tabs>
        <w:spacing w:before="118" w:line="336" w:lineRule="auto"/>
        <w:ind w:right="1021"/>
        <w:jc w:val="both"/>
        <w:rPr>
          <w:sz w:val="20"/>
        </w:rPr>
      </w:pPr>
      <w:r>
        <w:rPr>
          <w:sz w:val="20"/>
        </w:rPr>
        <w:t>promptly upon becoming aware of them, the details of any judgment or order of a court,</w:t>
      </w:r>
      <w:r>
        <w:rPr>
          <w:spacing w:val="80"/>
          <w:sz w:val="20"/>
        </w:rPr>
        <w:t xml:space="preserve"> </w:t>
      </w:r>
      <w:r>
        <w:rPr>
          <w:sz w:val="20"/>
        </w:rPr>
        <w:t xml:space="preserve">arbitral body or agency which is made against any member of the </w:t>
      </w:r>
      <w:proofErr w:type="gramStart"/>
      <w:r>
        <w:rPr>
          <w:sz w:val="20"/>
        </w:rPr>
        <w:t>Group</w:t>
      </w:r>
      <w:proofErr w:type="gramEnd"/>
      <w:r>
        <w:rPr>
          <w:sz w:val="20"/>
        </w:rPr>
        <w:t xml:space="preserve"> and which is reasonably</w:t>
      </w:r>
      <w:r>
        <w:rPr>
          <w:spacing w:val="40"/>
          <w:sz w:val="20"/>
        </w:rPr>
        <w:t xml:space="preserve"> </w:t>
      </w:r>
      <w:r>
        <w:rPr>
          <w:sz w:val="20"/>
        </w:rPr>
        <w:t>likely to</w:t>
      </w:r>
      <w:r>
        <w:rPr>
          <w:spacing w:val="40"/>
          <w:sz w:val="20"/>
        </w:rPr>
        <w:t xml:space="preserve"> </w:t>
      </w:r>
      <w:r>
        <w:rPr>
          <w:sz w:val="20"/>
        </w:rPr>
        <w:t>have</w:t>
      </w:r>
      <w:r>
        <w:rPr>
          <w:spacing w:val="40"/>
          <w:sz w:val="20"/>
        </w:rPr>
        <w:t xml:space="preserve"> </w:t>
      </w:r>
      <w:r>
        <w:rPr>
          <w:sz w:val="20"/>
        </w:rPr>
        <w:t>a</w:t>
      </w:r>
      <w:r>
        <w:rPr>
          <w:spacing w:val="40"/>
          <w:sz w:val="20"/>
        </w:rPr>
        <w:t xml:space="preserve"> </w:t>
      </w:r>
      <w:r>
        <w:rPr>
          <w:sz w:val="20"/>
        </w:rPr>
        <w:t>Material Adverse</w:t>
      </w:r>
      <w:r>
        <w:rPr>
          <w:spacing w:val="40"/>
          <w:sz w:val="20"/>
        </w:rPr>
        <w:t xml:space="preserve"> </w:t>
      </w:r>
      <w:r>
        <w:rPr>
          <w:sz w:val="20"/>
        </w:rPr>
        <w:t>Effect;</w:t>
      </w:r>
      <w:r>
        <w:rPr>
          <w:spacing w:val="40"/>
          <w:sz w:val="20"/>
        </w:rPr>
        <w:t xml:space="preserve"> </w:t>
      </w:r>
      <w:r>
        <w:rPr>
          <w:sz w:val="20"/>
        </w:rPr>
        <w:t>and</w:t>
      </w:r>
    </w:p>
    <w:p w14:paraId="51915BA2" w14:textId="77777777" w:rsidR="00E70012" w:rsidRDefault="00000000">
      <w:pPr>
        <w:pStyle w:val="ListParagraph"/>
        <w:numPr>
          <w:ilvl w:val="2"/>
          <w:numId w:val="43"/>
        </w:numPr>
        <w:tabs>
          <w:tab w:val="left" w:pos="1507"/>
          <w:tab w:val="left" w:pos="1512"/>
        </w:tabs>
        <w:spacing w:before="123" w:line="336" w:lineRule="auto"/>
        <w:ind w:right="1024"/>
        <w:jc w:val="both"/>
        <w:rPr>
          <w:sz w:val="20"/>
        </w:rPr>
      </w:pPr>
      <w:r>
        <w:rPr>
          <w:sz w:val="20"/>
        </w:rPr>
        <w:t>promptly on request, such further information regarding the financial condition, assets and operations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Group</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may</w:t>
      </w:r>
      <w:r>
        <w:rPr>
          <w:spacing w:val="40"/>
          <w:sz w:val="20"/>
        </w:rPr>
        <w:t xml:space="preserve"> </w:t>
      </w:r>
      <w:r>
        <w:rPr>
          <w:sz w:val="20"/>
        </w:rPr>
        <w:t>reasonably</w:t>
      </w:r>
      <w:r>
        <w:rPr>
          <w:spacing w:val="40"/>
          <w:sz w:val="20"/>
        </w:rPr>
        <w:t xml:space="preserve"> </w:t>
      </w:r>
      <w:r>
        <w:rPr>
          <w:sz w:val="20"/>
        </w:rPr>
        <w:t>request.</w:t>
      </w:r>
    </w:p>
    <w:p w14:paraId="50752773" w14:textId="77777777" w:rsidR="00E70012" w:rsidRDefault="00000000">
      <w:pPr>
        <w:pStyle w:val="Heading2"/>
        <w:numPr>
          <w:ilvl w:val="1"/>
          <w:numId w:val="43"/>
        </w:numPr>
        <w:tabs>
          <w:tab w:val="left" w:pos="771"/>
        </w:tabs>
        <w:spacing w:before="119"/>
        <w:ind w:left="771" w:hanging="620"/>
        <w:jc w:val="both"/>
      </w:pPr>
      <w:bookmarkStart w:id="154" w:name="12.2_Notification_of_default"/>
      <w:bookmarkEnd w:id="154"/>
      <w:r>
        <w:rPr>
          <w:w w:val="105"/>
        </w:rPr>
        <w:t>Notification</w:t>
      </w:r>
      <w:r>
        <w:rPr>
          <w:spacing w:val="-12"/>
          <w:w w:val="105"/>
        </w:rPr>
        <w:t xml:space="preserve"> </w:t>
      </w:r>
      <w:r>
        <w:rPr>
          <w:w w:val="105"/>
        </w:rPr>
        <w:t>of</w:t>
      </w:r>
      <w:r>
        <w:rPr>
          <w:spacing w:val="-10"/>
          <w:w w:val="105"/>
        </w:rPr>
        <w:t xml:space="preserve"> </w:t>
      </w:r>
      <w:r>
        <w:rPr>
          <w:spacing w:val="-2"/>
          <w:w w:val="105"/>
        </w:rPr>
        <w:t>default</w:t>
      </w:r>
    </w:p>
    <w:p w14:paraId="39773933" w14:textId="77777777" w:rsidR="00E70012" w:rsidRDefault="00000000">
      <w:pPr>
        <w:pStyle w:val="ListParagraph"/>
        <w:numPr>
          <w:ilvl w:val="2"/>
          <w:numId w:val="43"/>
        </w:numPr>
        <w:tabs>
          <w:tab w:val="left" w:pos="1507"/>
          <w:tab w:val="left" w:pos="1512"/>
        </w:tabs>
        <w:spacing w:before="92" w:line="336" w:lineRule="auto"/>
        <w:ind w:right="1024"/>
        <w:jc w:val="both"/>
        <w:rPr>
          <w:sz w:val="20"/>
        </w:rPr>
      </w:pPr>
      <w:r>
        <w:rPr>
          <w:sz w:val="20"/>
        </w:rPr>
        <w:t>The Borrower shall notify the Lender of any Default (and the steps, if any, being taken to remedy</w:t>
      </w:r>
      <w:r>
        <w:rPr>
          <w:spacing w:val="40"/>
          <w:sz w:val="20"/>
        </w:rPr>
        <w:t xml:space="preserve"> </w:t>
      </w:r>
      <w:r>
        <w:rPr>
          <w:sz w:val="20"/>
        </w:rPr>
        <w:t>it)</w:t>
      </w:r>
      <w:r>
        <w:rPr>
          <w:spacing w:val="40"/>
          <w:sz w:val="20"/>
        </w:rPr>
        <w:t xml:space="preserve"> </w:t>
      </w:r>
      <w:r>
        <w:rPr>
          <w:sz w:val="20"/>
        </w:rPr>
        <w:t>promptly</w:t>
      </w:r>
      <w:r>
        <w:rPr>
          <w:spacing w:val="40"/>
          <w:sz w:val="20"/>
        </w:rPr>
        <w:t xml:space="preserve"> </w:t>
      </w:r>
      <w:r>
        <w:rPr>
          <w:sz w:val="20"/>
        </w:rPr>
        <w:t>upon</w:t>
      </w:r>
      <w:r>
        <w:rPr>
          <w:spacing w:val="40"/>
          <w:sz w:val="20"/>
        </w:rPr>
        <w:t xml:space="preserve"> </w:t>
      </w:r>
      <w:r>
        <w:rPr>
          <w:sz w:val="20"/>
        </w:rPr>
        <w:t>becoming</w:t>
      </w:r>
      <w:r>
        <w:rPr>
          <w:spacing w:val="40"/>
          <w:sz w:val="20"/>
        </w:rPr>
        <w:t xml:space="preserve"> </w:t>
      </w:r>
      <w:r>
        <w:rPr>
          <w:sz w:val="20"/>
        </w:rPr>
        <w:t>aware</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occurrence.</w:t>
      </w:r>
    </w:p>
    <w:p w14:paraId="2DDA2BE0" w14:textId="77777777" w:rsidR="00E70012" w:rsidRDefault="00000000">
      <w:pPr>
        <w:pStyle w:val="ListParagraph"/>
        <w:numPr>
          <w:ilvl w:val="2"/>
          <w:numId w:val="43"/>
        </w:numPr>
        <w:tabs>
          <w:tab w:val="left" w:pos="1507"/>
          <w:tab w:val="left" w:pos="1512"/>
        </w:tabs>
        <w:spacing w:before="118" w:line="336" w:lineRule="auto"/>
        <w:ind w:right="1018"/>
        <w:jc w:val="both"/>
        <w:rPr>
          <w:sz w:val="20"/>
        </w:rPr>
      </w:pPr>
      <w:r>
        <w:rPr>
          <w:sz w:val="20"/>
        </w:rPr>
        <w:t>Promptly upon a request by the Lender, the Borrower shall supply to the Lender a certificate signed by two of its directors or senior officers on its behalf certifying that no Default is continuing (or if a Default is continuing, specifying the Default and the steps, if any, being</w:t>
      </w:r>
      <w:r>
        <w:rPr>
          <w:spacing w:val="40"/>
          <w:sz w:val="20"/>
        </w:rPr>
        <w:t xml:space="preserve"> </w:t>
      </w:r>
      <w:r>
        <w:rPr>
          <w:sz w:val="20"/>
        </w:rPr>
        <w:t>taken to remedy it.</w:t>
      </w:r>
    </w:p>
    <w:p w14:paraId="25D1FBC1" w14:textId="77777777" w:rsidR="00E70012" w:rsidRDefault="00000000">
      <w:pPr>
        <w:pStyle w:val="Heading1"/>
        <w:numPr>
          <w:ilvl w:val="0"/>
          <w:numId w:val="43"/>
        </w:numPr>
        <w:tabs>
          <w:tab w:val="left" w:pos="771"/>
        </w:tabs>
        <w:spacing w:before="140"/>
        <w:ind w:left="771" w:hanging="620"/>
        <w:jc w:val="both"/>
      </w:pPr>
      <w:bookmarkStart w:id="155" w:name="13._GENERAL_UNDERTAKINGS"/>
      <w:bookmarkStart w:id="156" w:name="_bookmark21"/>
      <w:bookmarkEnd w:id="155"/>
      <w:bookmarkEnd w:id="156"/>
      <w:r>
        <w:rPr>
          <w:spacing w:val="-2"/>
          <w:w w:val="105"/>
        </w:rPr>
        <w:t>GENERAL</w:t>
      </w:r>
      <w:r>
        <w:rPr>
          <w:spacing w:val="-5"/>
          <w:w w:val="105"/>
        </w:rPr>
        <w:t xml:space="preserve"> </w:t>
      </w:r>
      <w:r>
        <w:rPr>
          <w:spacing w:val="-2"/>
          <w:w w:val="105"/>
        </w:rPr>
        <w:t>UNDERTAKINGS</w:t>
      </w:r>
    </w:p>
    <w:p w14:paraId="03B3EA9E" w14:textId="77777777" w:rsidR="00E70012" w:rsidRDefault="00E70012">
      <w:pPr>
        <w:pStyle w:val="BodyText"/>
        <w:spacing w:before="5"/>
        <w:ind w:left="0"/>
        <w:rPr>
          <w:b/>
        </w:rPr>
      </w:pPr>
    </w:p>
    <w:p w14:paraId="283C5829" w14:textId="77777777" w:rsidR="00E70012" w:rsidRDefault="00000000">
      <w:pPr>
        <w:pStyle w:val="BodyText"/>
        <w:spacing w:line="336" w:lineRule="auto"/>
        <w:ind w:right="1033"/>
      </w:pPr>
      <w:r>
        <w:t>The</w:t>
      </w:r>
      <w:r>
        <w:rPr>
          <w:spacing w:val="27"/>
        </w:rPr>
        <w:t xml:space="preserve"> </w:t>
      </w:r>
      <w:r>
        <w:t>undertakings</w:t>
      </w:r>
      <w:r>
        <w:rPr>
          <w:spacing w:val="27"/>
        </w:rPr>
        <w:t xml:space="preserve"> </w:t>
      </w:r>
      <w:r>
        <w:t>in</w:t>
      </w:r>
      <w:r>
        <w:rPr>
          <w:spacing w:val="27"/>
        </w:rPr>
        <w:t xml:space="preserve"> </w:t>
      </w:r>
      <w:r>
        <w:t>this</w:t>
      </w:r>
      <w:r>
        <w:rPr>
          <w:spacing w:val="26"/>
        </w:rPr>
        <w:t xml:space="preserve"> </w:t>
      </w:r>
      <w:r>
        <w:t>Clause</w:t>
      </w:r>
      <w:r>
        <w:rPr>
          <w:spacing w:val="30"/>
        </w:rPr>
        <w:t xml:space="preserve"> </w:t>
      </w:r>
      <w:r>
        <w:t>12</w:t>
      </w:r>
      <w:r>
        <w:rPr>
          <w:spacing w:val="27"/>
        </w:rPr>
        <w:t xml:space="preserve"> </w:t>
      </w:r>
      <w:r>
        <w:t>remain</w:t>
      </w:r>
      <w:r>
        <w:rPr>
          <w:spacing w:val="26"/>
        </w:rPr>
        <w:t xml:space="preserve"> </w:t>
      </w:r>
      <w:r>
        <w:t>in</w:t>
      </w:r>
      <w:r>
        <w:rPr>
          <w:spacing w:val="27"/>
        </w:rPr>
        <w:t xml:space="preserve"> </w:t>
      </w:r>
      <w:r>
        <w:t>force</w:t>
      </w:r>
      <w:r>
        <w:rPr>
          <w:spacing w:val="26"/>
        </w:rPr>
        <w:t xml:space="preserve"> </w:t>
      </w:r>
      <w:r>
        <w:t>from</w:t>
      </w:r>
      <w:r>
        <w:rPr>
          <w:spacing w:val="26"/>
        </w:rPr>
        <w:t xml:space="preserve"> </w:t>
      </w:r>
      <w:r>
        <w:t>the</w:t>
      </w:r>
      <w:r>
        <w:rPr>
          <w:spacing w:val="26"/>
        </w:rPr>
        <w:t xml:space="preserve"> </w:t>
      </w:r>
      <w:r>
        <w:t>date</w:t>
      </w:r>
      <w:r>
        <w:rPr>
          <w:spacing w:val="26"/>
        </w:rPr>
        <w:t xml:space="preserve"> </w:t>
      </w:r>
      <w:r>
        <w:t>of</w:t>
      </w:r>
      <w:r>
        <w:rPr>
          <w:spacing w:val="26"/>
        </w:rPr>
        <w:t xml:space="preserve"> </w:t>
      </w:r>
      <w:r>
        <w:t>this Agreement</w:t>
      </w:r>
      <w:r>
        <w:rPr>
          <w:spacing w:val="26"/>
        </w:rPr>
        <w:t xml:space="preserve"> </w:t>
      </w:r>
      <w:r>
        <w:t>for</w:t>
      </w:r>
      <w:r>
        <w:rPr>
          <w:spacing w:val="27"/>
        </w:rPr>
        <w:t xml:space="preserve"> </w:t>
      </w:r>
      <w:r>
        <w:t>so</w:t>
      </w:r>
      <w:r>
        <w:rPr>
          <w:spacing w:val="27"/>
        </w:rPr>
        <w:t xml:space="preserve"> </w:t>
      </w:r>
      <w:r>
        <w:t>long</w:t>
      </w:r>
      <w:r>
        <w:rPr>
          <w:spacing w:val="27"/>
        </w:rPr>
        <w:t xml:space="preserve"> </w:t>
      </w:r>
      <w:r>
        <w:t>as any</w:t>
      </w:r>
      <w:r>
        <w:rPr>
          <w:spacing w:val="40"/>
        </w:rPr>
        <w:t xml:space="preserve"> </w:t>
      </w:r>
      <w:r>
        <w:t>amount</w:t>
      </w:r>
      <w:r>
        <w:rPr>
          <w:spacing w:val="40"/>
        </w:rPr>
        <w:t xml:space="preserve"> </w:t>
      </w:r>
      <w:r>
        <w:t>is</w:t>
      </w:r>
      <w:r>
        <w:rPr>
          <w:spacing w:val="40"/>
        </w:rPr>
        <w:t xml:space="preserve"> </w:t>
      </w:r>
      <w:r>
        <w:t>outstanding</w:t>
      </w:r>
      <w:r>
        <w:rPr>
          <w:spacing w:val="40"/>
        </w:rPr>
        <w:t xml:space="preserve"> </w:t>
      </w:r>
      <w:r>
        <w:t>under</w:t>
      </w:r>
      <w:r>
        <w:rPr>
          <w:spacing w:val="40"/>
        </w:rPr>
        <w:t xml:space="preserve"> </w:t>
      </w:r>
      <w:r>
        <w:t>this Agreement</w:t>
      </w:r>
      <w:r>
        <w:rPr>
          <w:spacing w:val="40"/>
        </w:rPr>
        <w:t xml:space="preserve"> </w:t>
      </w:r>
      <w:r>
        <w:t>or</w:t>
      </w:r>
      <w:r>
        <w:rPr>
          <w:spacing w:val="40"/>
        </w:rPr>
        <w:t xml:space="preserve"> </w:t>
      </w:r>
      <w:r>
        <w:t>any</w:t>
      </w:r>
      <w:r>
        <w:rPr>
          <w:spacing w:val="40"/>
        </w:rPr>
        <w:t xml:space="preserve"> </w:t>
      </w:r>
      <w:r>
        <w:t>Commitment</w:t>
      </w:r>
      <w:r>
        <w:rPr>
          <w:spacing w:val="40"/>
        </w:rPr>
        <w:t xml:space="preserve"> </w:t>
      </w:r>
      <w:r>
        <w:t>is</w:t>
      </w:r>
      <w:r>
        <w:rPr>
          <w:spacing w:val="40"/>
        </w:rPr>
        <w:t xml:space="preserve"> </w:t>
      </w:r>
      <w:r>
        <w:t>in</w:t>
      </w:r>
      <w:r>
        <w:rPr>
          <w:spacing w:val="40"/>
        </w:rPr>
        <w:t xml:space="preserve"> </w:t>
      </w:r>
      <w:r>
        <w:t>force.</w:t>
      </w:r>
    </w:p>
    <w:p w14:paraId="2E0EEF8B" w14:textId="77777777" w:rsidR="00E70012" w:rsidRDefault="00000000">
      <w:pPr>
        <w:pStyle w:val="Heading2"/>
        <w:numPr>
          <w:ilvl w:val="1"/>
          <w:numId w:val="43"/>
        </w:numPr>
        <w:tabs>
          <w:tab w:val="left" w:pos="775"/>
        </w:tabs>
        <w:spacing w:before="119"/>
      </w:pPr>
      <w:bookmarkStart w:id="157" w:name="13.1_Authorisations"/>
      <w:bookmarkEnd w:id="157"/>
      <w:r>
        <w:rPr>
          <w:spacing w:val="-2"/>
          <w:w w:val="105"/>
        </w:rPr>
        <w:t>Authorisations</w:t>
      </w:r>
    </w:p>
    <w:p w14:paraId="0E086863" w14:textId="77777777" w:rsidR="00E70012" w:rsidRDefault="00000000">
      <w:pPr>
        <w:pStyle w:val="BodyText"/>
        <w:spacing w:before="92"/>
      </w:pPr>
      <w:r>
        <w:t>The</w:t>
      </w:r>
      <w:r>
        <w:rPr>
          <w:spacing w:val="16"/>
        </w:rPr>
        <w:t xml:space="preserve"> </w:t>
      </w:r>
      <w:r>
        <w:t>Borrower</w:t>
      </w:r>
      <w:r>
        <w:rPr>
          <w:spacing w:val="17"/>
        </w:rPr>
        <w:t xml:space="preserve"> </w:t>
      </w:r>
      <w:r>
        <w:t>shall</w:t>
      </w:r>
      <w:r>
        <w:rPr>
          <w:spacing w:val="21"/>
        </w:rPr>
        <w:t xml:space="preserve"> </w:t>
      </w:r>
      <w:r>
        <w:rPr>
          <w:spacing w:val="-2"/>
        </w:rPr>
        <w:t>promptly:</w:t>
      </w:r>
    </w:p>
    <w:p w14:paraId="73995CFA" w14:textId="77777777" w:rsidR="00E70012" w:rsidRDefault="00000000">
      <w:pPr>
        <w:pStyle w:val="ListParagraph"/>
        <w:numPr>
          <w:ilvl w:val="2"/>
          <w:numId w:val="43"/>
        </w:numPr>
        <w:tabs>
          <w:tab w:val="left" w:pos="1512"/>
        </w:tabs>
        <w:spacing w:before="215"/>
        <w:ind w:hanging="737"/>
        <w:rPr>
          <w:sz w:val="20"/>
        </w:rPr>
      </w:pPr>
      <w:r>
        <w:rPr>
          <w:sz w:val="20"/>
        </w:rPr>
        <w:t>obtain,</w:t>
      </w:r>
      <w:r>
        <w:rPr>
          <w:spacing w:val="16"/>
          <w:sz w:val="20"/>
        </w:rPr>
        <w:t xml:space="preserve"> </w:t>
      </w:r>
      <w:r>
        <w:rPr>
          <w:sz w:val="20"/>
        </w:rPr>
        <w:t>comply</w:t>
      </w:r>
      <w:r>
        <w:rPr>
          <w:spacing w:val="15"/>
          <w:sz w:val="20"/>
        </w:rPr>
        <w:t xml:space="preserve"> </w:t>
      </w:r>
      <w:r>
        <w:rPr>
          <w:sz w:val="20"/>
        </w:rPr>
        <w:t>with</w:t>
      </w:r>
      <w:r>
        <w:rPr>
          <w:spacing w:val="14"/>
          <w:sz w:val="20"/>
        </w:rPr>
        <w:t xml:space="preserve"> </w:t>
      </w:r>
      <w:r>
        <w:rPr>
          <w:sz w:val="20"/>
        </w:rPr>
        <w:t>and</w:t>
      </w:r>
      <w:r>
        <w:rPr>
          <w:spacing w:val="15"/>
          <w:sz w:val="20"/>
        </w:rPr>
        <w:t xml:space="preserve"> </w:t>
      </w:r>
      <w:r>
        <w:rPr>
          <w:sz w:val="20"/>
        </w:rPr>
        <w:t>do</w:t>
      </w:r>
      <w:r>
        <w:rPr>
          <w:spacing w:val="15"/>
          <w:sz w:val="20"/>
        </w:rPr>
        <w:t xml:space="preserve"> </w:t>
      </w:r>
      <w:r>
        <w:rPr>
          <w:sz w:val="20"/>
        </w:rPr>
        <w:t>all</w:t>
      </w:r>
      <w:r>
        <w:rPr>
          <w:spacing w:val="12"/>
          <w:sz w:val="20"/>
        </w:rPr>
        <w:t xml:space="preserve"> </w:t>
      </w:r>
      <w:r>
        <w:rPr>
          <w:sz w:val="20"/>
        </w:rPr>
        <w:t>that</w:t>
      </w:r>
      <w:r>
        <w:rPr>
          <w:spacing w:val="17"/>
          <w:sz w:val="20"/>
        </w:rPr>
        <w:t xml:space="preserve"> </w:t>
      </w:r>
      <w:r>
        <w:rPr>
          <w:sz w:val="20"/>
        </w:rPr>
        <w:t>is</w:t>
      </w:r>
      <w:r>
        <w:rPr>
          <w:spacing w:val="18"/>
          <w:sz w:val="20"/>
        </w:rPr>
        <w:t xml:space="preserve"> </w:t>
      </w:r>
      <w:r>
        <w:rPr>
          <w:sz w:val="20"/>
        </w:rPr>
        <w:t>necessary</w:t>
      </w:r>
      <w:r>
        <w:rPr>
          <w:spacing w:val="14"/>
          <w:sz w:val="20"/>
        </w:rPr>
        <w:t xml:space="preserve"> </w:t>
      </w:r>
      <w:r>
        <w:rPr>
          <w:sz w:val="20"/>
        </w:rPr>
        <w:t>to</w:t>
      </w:r>
      <w:r>
        <w:rPr>
          <w:spacing w:val="15"/>
          <w:sz w:val="20"/>
        </w:rPr>
        <w:t xml:space="preserve"> </w:t>
      </w:r>
      <w:r>
        <w:rPr>
          <w:sz w:val="20"/>
        </w:rPr>
        <w:t>maintain</w:t>
      </w:r>
      <w:r>
        <w:rPr>
          <w:spacing w:val="15"/>
          <w:sz w:val="20"/>
        </w:rPr>
        <w:t xml:space="preserve"> </w:t>
      </w:r>
      <w:r>
        <w:rPr>
          <w:sz w:val="20"/>
        </w:rPr>
        <w:t>in</w:t>
      </w:r>
      <w:r>
        <w:rPr>
          <w:spacing w:val="13"/>
          <w:sz w:val="20"/>
        </w:rPr>
        <w:t xml:space="preserve"> </w:t>
      </w:r>
      <w:r>
        <w:rPr>
          <w:sz w:val="20"/>
        </w:rPr>
        <w:t>full</w:t>
      </w:r>
      <w:r>
        <w:rPr>
          <w:spacing w:val="14"/>
          <w:sz w:val="20"/>
        </w:rPr>
        <w:t xml:space="preserve"> </w:t>
      </w:r>
      <w:r>
        <w:rPr>
          <w:sz w:val="20"/>
        </w:rPr>
        <w:t>force</w:t>
      </w:r>
      <w:r>
        <w:rPr>
          <w:spacing w:val="15"/>
          <w:sz w:val="20"/>
        </w:rPr>
        <w:t xml:space="preserve"> </w:t>
      </w:r>
      <w:r>
        <w:rPr>
          <w:sz w:val="20"/>
        </w:rPr>
        <w:t>and</w:t>
      </w:r>
      <w:r>
        <w:rPr>
          <w:spacing w:val="15"/>
          <w:sz w:val="20"/>
        </w:rPr>
        <w:t xml:space="preserve"> </w:t>
      </w:r>
      <w:r>
        <w:rPr>
          <w:sz w:val="20"/>
        </w:rPr>
        <w:t>effect;</w:t>
      </w:r>
      <w:r>
        <w:rPr>
          <w:spacing w:val="13"/>
          <w:sz w:val="20"/>
        </w:rPr>
        <w:t xml:space="preserve"> </w:t>
      </w:r>
      <w:r>
        <w:rPr>
          <w:spacing w:val="-5"/>
          <w:sz w:val="20"/>
        </w:rPr>
        <w:t>and</w:t>
      </w:r>
    </w:p>
    <w:p w14:paraId="5D90D9CE" w14:textId="77777777" w:rsidR="00E70012" w:rsidRDefault="00000000">
      <w:pPr>
        <w:pStyle w:val="ListParagraph"/>
        <w:numPr>
          <w:ilvl w:val="2"/>
          <w:numId w:val="43"/>
        </w:numPr>
        <w:tabs>
          <w:tab w:val="left" w:pos="1512"/>
        </w:tabs>
        <w:spacing w:before="210"/>
        <w:ind w:hanging="737"/>
        <w:rPr>
          <w:sz w:val="20"/>
        </w:rPr>
      </w:pPr>
      <w:r>
        <w:rPr>
          <w:sz w:val="20"/>
        </w:rPr>
        <w:t>supply</w:t>
      </w:r>
      <w:r>
        <w:rPr>
          <w:spacing w:val="17"/>
          <w:sz w:val="20"/>
        </w:rPr>
        <w:t xml:space="preserve"> </w:t>
      </w:r>
      <w:r>
        <w:rPr>
          <w:sz w:val="20"/>
        </w:rPr>
        <w:t>certified</w:t>
      </w:r>
      <w:r>
        <w:rPr>
          <w:spacing w:val="18"/>
          <w:sz w:val="20"/>
        </w:rPr>
        <w:t xml:space="preserve"> </w:t>
      </w:r>
      <w:r>
        <w:rPr>
          <w:sz w:val="20"/>
        </w:rPr>
        <w:t>copies</w:t>
      </w:r>
      <w:r>
        <w:rPr>
          <w:spacing w:val="18"/>
          <w:sz w:val="20"/>
        </w:rPr>
        <w:t xml:space="preserve"> </w:t>
      </w:r>
      <w:r>
        <w:rPr>
          <w:sz w:val="20"/>
        </w:rPr>
        <w:t>to</w:t>
      </w:r>
      <w:r>
        <w:rPr>
          <w:spacing w:val="18"/>
          <w:sz w:val="20"/>
        </w:rPr>
        <w:t xml:space="preserve"> </w:t>
      </w:r>
      <w:r>
        <w:rPr>
          <w:sz w:val="20"/>
        </w:rPr>
        <w:t>the</w:t>
      </w:r>
      <w:r>
        <w:rPr>
          <w:spacing w:val="18"/>
          <w:sz w:val="20"/>
        </w:rPr>
        <w:t xml:space="preserve"> </w:t>
      </w:r>
      <w:r>
        <w:rPr>
          <w:sz w:val="20"/>
        </w:rPr>
        <w:t>Lender</w:t>
      </w:r>
      <w:r>
        <w:rPr>
          <w:spacing w:val="18"/>
          <w:sz w:val="20"/>
        </w:rPr>
        <w:t xml:space="preserve"> </w:t>
      </w:r>
      <w:r>
        <w:rPr>
          <w:spacing w:val="-5"/>
          <w:sz w:val="20"/>
        </w:rPr>
        <w:t>of,</w:t>
      </w:r>
    </w:p>
    <w:p w14:paraId="19009EC3" w14:textId="77777777" w:rsidR="00E70012" w:rsidRDefault="00000000">
      <w:pPr>
        <w:pStyle w:val="BodyText"/>
        <w:spacing w:before="212" w:line="336" w:lineRule="auto"/>
        <w:ind w:right="1016"/>
        <w:jc w:val="both"/>
      </w:pPr>
      <w:r>
        <w:t>any Authorisation</w:t>
      </w:r>
      <w:r>
        <w:rPr>
          <w:spacing w:val="24"/>
        </w:rPr>
        <w:t xml:space="preserve"> </w:t>
      </w:r>
      <w:r>
        <w:t>required</w:t>
      </w:r>
      <w:r>
        <w:rPr>
          <w:spacing w:val="25"/>
        </w:rPr>
        <w:t xml:space="preserve"> </w:t>
      </w:r>
      <w:r>
        <w:t>under</w:t>
      </w:r>
      <w:r>
        <w:rPr>
          <w:spacing w:val="24"/>
        </w:rPr>
        <w:t xml:space="preserve"> </w:t>
      </w:r>
      <w:r>
        <w:t>any</w:t>
      </w:r>
      <w:r>
        <w:rPr>
          <w:spacing w:val="22"/>
        </w:rPr>
        <w:t xml:space="preserve"> </w:t>
      </w:r>
      <w:r>
        <w:t>law</w:t>
      </w:r>
      <w:r>
        <w:rPr>
          <w:spacing w:val="25"/>
        </w:rPr>
        <w:t xml:space="preserve"> </w:t>
      </w:r>
      <w:r>
        <w:t>or</w:t>
      </w:r>
      <w:r>
        <w:rPr>
          <w:spacing w:val="24"/>
        </w:rPr>
        <w:t xml:space="preserve"> </w:t>
      </w:r>
      <w:r>
        <w:t>regulation</w:t>
      </w:r>
      <w:r>
        <w:rPr>
          <w:spacing w:val="24"/>
        </w:rPr>
        <w:t xml:space="preserve"> </w:t>
      </w:r>
      <w:r>
        <w:t>of</w:t>
      </w:r>
      <w:r>
        <w:rPr>
          <w:spacing w:val="23"/>
        </w:rPr>
        <w:t xml:space="preserve"> </w:t>
      </w:r>
      <w:r>
        <w:t>its</w:t>
      </w:r>
      <w:r>
        <w:rPr>
          <w:spacing w:val="22"/>
        </w:rPr>
        <w:t xml:space="preserve"> </w:t>
      </w:r>
      <w:r>
        <w:t>jurisdiction</w:t>
      </w:r>
      <w:r>
        <w:rPr>
          <w:spacing w:val="24"/>
        </w:rPr>
        <w:t xml:space="preserve"> </w:t>
      </w:r>
      <w:r>
        <w:t>of</w:t>
      </w:r>
      <w:r>
        <w:rPr>
          <w:spacing w:val="23"/>
        </w:rPr>
        <w:t xml:space="preserve"> </w:t>
      </w:r>
      <w:r>
        <w:t>incorporation</w:t>
      </w:r>
      <w:r>
        <w:rPr>
          <w:spacing w:val="24"/>
        </w:rPr>
        <w:t xml:space="preserve"> </w:t>
      </w:r>
      <w:r>
        <w:t>to</w:t>
      </w:r>
      <w:r>
        <w:rPr>
          <w:spacing w:val="23"/>
        </w:rPr>
        <w:t xml:space="preserve"> </w:t>
      </w:r>
      <w:r>
        <w:t>enable</w:t>
      </w:r>
      <w:r>
        <w:rPr>
          <w:spacing w:val="24"/>
        </w:rPr>
        <w:t xml:space="preserve"> </w:t>
      </w:r>
      <w:r>
        <w:t>it to perform its obligations under this Agreement and to ensure the legality, validity, enforceability or admissibility</w:t>
      </w:r>
      <w:r>
        <w:rPr>
          <w:spacing w:val="40"/>
        </w:rPr>
        <w:t xml:space="preserve"> </w:t>
      </w:r>
      <w:r>
        <w:t>in</w:t>
      </w:r>
      <w:r>
        <w:rPr>
          <w:spacing w:val="40"/>
        </w:rPr>
        <w:t xml:space="preserve"> </w:t>
      </w:r>
      <w:r>
        <w:t>evidence</w:t>
      </w:r>
      <w:r>
        <w:rPr>
          <w:spacing w:val="40"/>
        </w:rPr>
        <w:t xml:space="preserve"> </w:t>
      </w:r>
      <w:r>
        <w:t>in</w:t>
      </w:r>
      <w:r>
        <w:rPr>
          <w:spacing w:val="40"/>
        </w:rPr>
        <w:t xml:space="preserve"> </w:t>
      </w:r>
      <w:r>
        <w:t>its</w:t>
      </w:r>
      <w:r>
        <w:rPr>
          <w:spacing w:val="40"/>
        </w:rPr>
        <w:t xml:space="preserve"> </w:t>
      </w:r>
      <w:r>
        <w:t>jurisdiction</w:t>
      </w:r>
      <w:r>
        <w:rPr>
          <w:spacing w:val="40"/>
        </w:rPr>
        <w:t xml:space="preserve"> </w:t>
      </w:r>
      <w:r>
        <w:t>of</w:t>
      </w:r>
      <w:r>
        <w:rPr>
          <w:spacing w:val="40"/>
        </w:rPr>
        <w:t xml:space="preserve"> </w:t>
      </w:r>
      <w:r>
        <w:t>incorporation</w:t>
      </w:r>
      <w:r>
        <w:rPr>
          <w:spacing w:val="40"/>
        </w:rPr>
        <w:t xml:space="preserve"> </w:t>
      </w:r>
      <w:r>
        <w:t>of</w:t>
      </w:r>
      <w:r>
        <w:rPr>
          <w:spacing w:val="40"/>
        </w:rPr>
        <w:t xml:space="preserve"> </w:t>
      </w:r>
      <w:r>
        <w:t>this Agreement.</w:t>
      </w:r>
    </w:p>
    <w:p w14:paraId="47D75A08" w14:textId="77777777" w:rsidR="00E70012" w:rsidRDefault="00000000">
      <w:pPr>
        <w:pStyle w:val="Heading2"/>
        <w:numPr>
          <w:ilvl w:val="1"/>
          <w:numId w:val="43"/>
        </w:numPr>
        <w:tabs>
          <w:tab w:val="left" w:pos="771"/>
        </w:tabs>
        <w:spacing w:before="119"/>
        <w:ind w:left="771" w:hanging="620"/>
        <w:jc w:val="both"/>
      </w:pPr>
      <w:bookmarkStart w:id="158" w:name="13.2_Compliance_with_laws"/>
      <w:bookmarkEnd w:id="158"/>
      <w:r>
        <w:rPr>
          <w:w w:val="105"/>
        </w:rPr>
        <w:t>Compliance</w:t>
      </w:r>
      <w:r>
        <w:rPr>
          <w:spacing w:val="-15"/>
          <w:w w:val="105"/>
        </w:rPr>
        <w:t xml:space="preserve"> </w:t>
      </w:r>
      <w:r>
        <w:rPr>
          <w:w w:val="105"/>
        </w:rPr>
        <w:t>with</w:t>
      </w:r>
      <w:r>
        <w:rPr>
          <w:spacing w:val="-12"/>
          <w:w w:val="105"/>
        </w:rPr>
        <w:t xml:space="preserve"> </w:t>
      </w:r>
      <w:r>
        <w:rPr>
          <w:spacing w:val="-4"/>
          <w:w w:val="105"/>
        </w:rPr>
        <w:t>laws</w:t>
      </w:r>
    </w:p>
    <w:p w14:paraId="2BA5D1C7" w14:textId="77777777" w:rsidR="00E70012" w:rsidRDefault="00000000">
      <w:pPr>
        <w:pStyle w:val="BodyText"/>
        <w:spacing w:before="92" w:line="338" w:lineRule="auto"/>
        <w:ind w:right="1018"/>
        <w:jc w:val="both"/>
      </w:pPr>
      <w:r>
        <w:t>The Borrower shall</w:t>
      </w:r>
      <w:r>
        <w:rPr>
          <w:spacing w:val="40"/>
        </w:rPr>
        <w:t xml:space="preserve"> </w:t>
      </w:r>
      <w:r>
        <w:t>comply in all</w:t>
      </w:r>
      <w:r>
        <w:rPr>
          <w:spacing w:val="40"/>
        </w:rPr>
        <w:t xml:space="preserve"> </w:t>
      </w:r>
      <w:r>
        <w:t>respects</w:t>
      </w:r>
      <w:r>
        <w:rPr>
          <w:spacing w:val="40"/>
        </w:rPr>
        <w:t xml:space="preserve"> </w:t>
      </w:r>
      <w:r>
        <w:t>with all laws</w:t>
      </w:r>
      <w:r>
        <w:rPr>
          <w:spacing w:val="40"/>
        </w:rPr>
        <w:t xml:space="preserve"> </w:t>
      </w:r>
      <w:r>
        <w:t>to which it</w:t>
      </w:r>
      <w:r>
        <w:rPr>
          <w:spacing w:val="40"/>
        </w:rPr>
        <w:t xml:space="preserve"> </w:t>
      </w:r>
      <w:r>
        <w:t>may</w:t>
      </w:r>
      <w:r>
        <w:rPr>
          <w:spacing w:val="40"/>
        </w:rPr>
        <w:t xml:space="preserve"> </w:t>
      </w:r>
      <w:r>
        <w:t>be subject, if failure so to comply</w:t>
      </w:r>
      <w:r>
        <w:rPr>
          <w:spacing w:val="40"/>
        </w:rPr>
        <w:t xml:space="preserve"> </w:t>
      </w:r>
      <w:r>
        <w:t>would</w:t>
      </w:r>
      <w:r>
        <w:rPr>
          <w:spacing w:val="40"/>
        </w:rPr>
        <w:t xml:space="preserve"> </w:t>
      </w:r>
      <w:r>
        <w:t>materially</w:t>
      </w:r>
      <w:r>
        <w:rPr>
          <w:spacing w:val="40"/>
        </w:rPr>
        <w:t xml:space="preserve"> </w:t>
      </w:r>
      <w:r>
        <w:t>impair</w:t>
      </w:r>
      <w:r>
        <w:rPr>
          <w:spacing w:val="40"/>
        </w:rPr>
        <w:t xml:space="preserve"> </w:t>
      </w:r>
      <w:r>
        <w:t>its</w:t>
      </w:r>
      <w:r>
        <w:rPr>
          <w:spacing w:val="40"/>
        </w:rPr>
        <w:t xml:space="preserve"> </w:t>
      </w:r>
      <w:r>
        <w:t>ability</w:t>
      </w:r>
      <w:r>
        <w:rPr>
          <w:spacing w:val="40"/>
        </w:rPr>
        <w:t xml:space="preserve"> </w:t>
      </w:r>
      <w:r>
        <w:t>to</w:t>
      </w:r>
      <w:r>
        <w:rPr>
          <w:spacing w:val="40"/>
        </w:rPr>
        <w:t xml:space="preserve"> </w:t>
      </w:r>
      <w:r>
        <w:t>perform</w:t>
      </w:r>
      <w:r>
        <w:rPr>
          <w:spacing w:val="40"/>
        </w:rPr>
        <w:t xml:space="preserve"> </w:t>
      </w:r>
      <w:r>
        <w:t>its</w:t>
      </w:r>
      <w:r>
        <w:rPr>
          <w:spacing w:val="40"/>
        </w:rPr>
        <w:t xml:space="preserve"> </w:t>
      </w:r>
      <w:r>
        <w:t>obligations</w:t>
      </w:r>
      <w:r>
        <w:rPr>
          <w:spacing w:val="40"/>
        </w:rPr>
        <w:t xml:space="preserve"> </w:t>
      </w:r>
      <w:r>
        <w:t>under</w:t>
      </w:r>
      <w:r>
        <w:rPr>
          <w:spacing w:val="40"/>
        </w:rPr>
        <w:t xml:space="preserve"> </w:t>
      </w:r>
      <w:r>
        <w:t>this</w:t>
      </w:r>
      <w:r>
        <w:rPr>
          <w:spacing w:val="37"/>
        </w:rPr>
        <w:t xml:space="preserve"> </w:t>
      </w:r>
      <w:r>
        <w:t>Agreement.</w:t>
      </w:r>
    </w:p>
    <w:p w14:paraId="136D9636" w14:textId="77777777" w:rsidR="00E70012" w:rsidRDefault="00000000">
      <w:pPr>
        <w:pStyle w:val="Heading2"/>
        <w:numPr>
          <w:ilvl w:val="1"/>
          <w:numId w:val="43"/>
        </w:numPr>
        <w:tabs>
          <w:tab w:val="left" w:pos="771"/>
        </w:tabs>
        <w:spacing w:before="116"/>
        <w:ind w:left="771" w:hanging="620"/>
        <w:jc w:val="both"/>
      </w:pPr>
      <w:bookmarkStart w:id="159" w:name="13.3_Notification_of_default"/>
      <w:bookmarkEnd w:id="159"/>
      <w:r>
        <w:rPr>
          <w:w w:val="105"/>
        </w:rPr>
        <w:t>Notification</w:t>
      </w:r>
      <w:r>
        <w:rPr>
          <w:spacing w:val="-12"/>
          <w:w w:val="105"/>
        </w:rPr>
        <w:t xml:space="preserve"> </w:t>
      </w:r>
      <w:r>
        <w:rPr>
          <w:w w:val="105"/>
        </w:rPr>
        <w:t>of</w:t>
      </w:r>
      <w:r>
        <w:rPr>
          <w:spacing w:val="-10"/>
          <w:w w:val="105"/>
        </w:rPr>
        <w:t xml:space="preserve"> </w:t>
      </w:r>
      <w:r>
        <w:rPr>
          <w:spacing w:val="-2"/>
          <w:w w:val="105"/>
        </w:rPr>
        <w:t>default</w:t>
      </w:r>
    </w:p>
    <w:p w14:paraId="6E286411" w14:textId="77777777" w:rsidR="00E70012" w:rsidRDefault="00000000">
      <w:pPr>
        <w:pStyle w:val="ListParagraph"/>
        <w:numPr>
          <w:ilvl w:val="0"/>
          <w:numId w:val="21"/>
        </w:numPr>
        <w:tabs>
          <w:tab w:val="left" w:pos="771"/>
          <w:tab w:val="left" w:pos="775"/>
        </w:tabs>
        <w:spacing w:before="91" w:line="336" w:lineRule="auto"/>
        <w:ind w:right="1019" w:hanging="624"/>
        <w:jc w:val="both"/>
        <w:rPr>
          <w:sz w:val="20"/>
        </w:rPr>
      </w:pPr>
      <w:r>
        <w:rPr>
          <w:sz w:val="20"/>
        </w:rPr>
        <w:t>The Borrower shall notify the Lender of any Default (and the steps, if any, being taken to remedy it) promptly upon becoming aware of its</w:t>
      </w:r>
      <w:r>
        <w:rPr>
          <w:spacing w:val="40"/>
          <w:sz w:val="20"/>
        </w:rPr>
        <w:t xml:space="preserve"> </w:t>
      </w:r>
      <w:r>
        <w:rPr>
          <w:sz w:val="20"/>
        </w:rPr>
        <w:t>occurrence.</w:t>
      </w:r>
    </w:p>
    <w:p w14:paraId="1E93C0D6"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2559915C" w14:textId="77777777" w:rsidR="00E70012" w:rsidRDefault="00000000">
      <w:pPr>
        <w:pStyle w:val="ListParagraph"/>
        <w:numPr>
          <w:ilvl w:val="0"/>
          <w:numId w:val="21"/>
        </w:numPr>
        <w:tabs>
          <w:tab w:val="left" w:pos="771"/>
          <w:tab w:val="left" w:pos="775"/>
        </w:tabs>
        <w:spacing w:before="64" w:line="336" w:lineRule="auto"/>
        <w:ind w:right="1018" w:hanging="624"/>
        <w:jc w:val="both"/>
        <w:rPr>
          <w:sz w:val="20"/>
        </w:rPr>
      </w:pPr>
      <w:r>
        <w:rPr>
          <w:sz w:val="20"/>
        </w:rPr>
        <w:lastRenderedPageBreak/>
        <w:t>Promptly</w:t>
      </w:r>
      <w:r>
        <w:rPr>
          <w:spacing w:val="19"/>
          <w:sz w:val="20"/>
        </w:rPr>
        <w:t xml:space="preserve"> </w:t>
      </w:r>
      <w:r>
        <w:rPr>
          <w:sz w:val="20"/>
        </w:rPr>
        <w:t>upon</w:t>
      </w:r>
      <w:r>
        <w:rPr>
          <w:spacing w:val="20"/>
          <w:sz w:val="20"/>
        </w:rPr>
        <w:t xml:space="preserve"> </w:t>
      </w:r>
      <w:r>
        <w:rPr>
          <w:sz w:val="20"/>
        </w:rPr>
        <w:t>a</w:t>
      </w:r>
      <w:r>
        <w:rPr>
          <w:spacing w:val="20"/>
          <w:sz w:val="20"/>
        </w:rPr>
        <w:t xml:space="preserve"> </w:t>
      </w:r>
      <w:r>
        <w:rPr>
          <w:sz w:val="20"/>
        </w:rPr>
        <w:t>request</w:t>
      </w:r>
      <w:r>
        <w:rPr>
          <w:spacing w:val="19"/>
          <w:sz w:val="20"/>
        </w:rPr>
        <w:t xml:space="preserve"> </w:t>
      </w:r>
      <w:r>
        <w:rPr>
          <w:sz w:val="20"/>
        </w:rPr>
        <w:t>by the</w:t>
      </w:r>
      <w:r>
        <w:rPr>
          <w:spacing w:val="20"/>
          <w:sz w:val="20"/>
        </w:rPr>
        <w:t xml:space="preserve"> </w:t>
      </w:r>
      <w:r>
        <w:rPr>
          <w:sz w:val="20"/>
        </w:rPr>
        <w:t>Lender, the</w:t>
      </w:r>
      <w:r>
        <w:rPr>
          <w:spacing w:val="20"/>
          <w:sz w:val="20"/>
        </w:rPr>
        <w:t xml:space="preserve"> </w:t>
      </w:r>
      <w:r>
        <w:rPr>
          <w:sz w:val="20"/>
        </w:rPr>
        <w:t>Company</w:t>
      </w:r>
      <w:r>
        <w:rPr>
          <w:spacing w:val="20"/>
          <w:sz w:val="20"/>
        </w:rPr>
        <w:t xml:space="preserve"> </w:t>
      </w:r>
      <w:r>
        <w:rPr>
          <w:sz w:val="20"/>
        </w:rPr>
        <w:t>shall supply</w:t>
      </w:r>
      <w:r>
        <w:rPr>
          <w:spacing w:val="20"/>
          <w:sz w:val="20"/>
        </w:rPr>
        <w:t xml:space="preserve"> </w:t>
      </w:r>
      <w:r>
        <w:rPr>
          <w:sz w:val="20"/>
        </w:rPr>
        <w:t>to the</w:t>
      </w:r>
      <w:r>
        <w:rPr>
          <w:spacing w:val="20"/>
          <w:sz w:val="20"/>
        </w:rPr>
        <w:t xml:space="preserve"> </w:t>
      </w:r>
      <w:r>
        <w:rPr>
          <w:sz w:val="20"/>
        </w:rPr>
        <w:t>Lender a</w:t>
      </w:r>
      <w:r>
        <w:rPr>
          <w:spacing w:val="20"/>
          <w:sz w:val="20"/>
        </w:rPr>
        <w:t xml:space="preserve"> </w:t>
      </w:r>
      <w:r>
        <w:rPr>
          <w:sz w:val="20"/>
        </w:rPr>
        <w:t>certificate</w:t>
      </w:r>
      <w:r>
        <w:rPr>
          <w:spacing w:val="19"/>
          <w:sz w:val="20"/>
        </w:rPr>
        <w:t xml:space="preserve"> </w:t>
      </w:r>
      <w:r>
        <w:rPr>
          <w:sz w:val="20"/>
        </w:rPr>
        <w:t>signed by two of its directors or senior officers on its behalf certifying that no Default is continuing (or if a Default</w:t>
      </w:r>
      <w:r>
        <w:rPr>
          <w:spacing w:val="40"/>
          <w:sz w:val="20"/>
        </w:rPr>
        <w:t xml:space="preserve"> </w:t>
      </w:r>
      <w:r>
        <w:rPr>
          <w:sz w:val="20"/>
        </w:rPr>
        <w:t>is</w:t>
      </w:r>
      <w:r>
        <w:rPr>
          <w:spacing w:val="40"/>
          <w:sz w:val="20"/>
        </w:rPr>
        <w:t xml:space="preserve"> </w:t>
      </w:r>
      <w:r>
        <w:rPr>
          <w:sz w:val="20"/>
        </w:rPr>
        <w:t>continuing,</w:t>
      </w:r>
      <w:r>
        <w:rPr>
          <w:spacing w:val="40"/>
          <w:sz w:val="20"/>
        </w:rPr>
        <w:t xml:space="preserve"> </w:t>
      </w:r>
      <w:r>
        <w:rPr>
          <w:sz w:val="20"/>
        </w:rPr>
        <w:t>specifying</w:t>
      </w:r>
      <w:r>
        <w:rPr>
          <w:spacing w:val="40"/>
          <w:sz w:val="20"/>
        </w:rPr>
        <w:t xml:space="preserve"> </w:t>
      </w:r>
      <w:r>
        <w:rPr>
          <w:sz w:val="20"/>
        </w:rPr>
        <w:t>the</w:t>
      </w:r>
      <w:r>
        <w:rPr>
          <w:spacing w:val="40"/>
          <w:sz w:val="20"/>
        </w:rPr>
        <w:t xml:space="preserve"> </w:t>
      </w:r>
      <w:r>
        <w:rPr>
          <w:sz w:val="20"/>
        </w:rPr>
        <w:t>Default</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steps,</w:t>
      </w:r>
      <w:r>
        <w:rPr>
          <w:spacing w:val="40"/>
          <w:sz w:val="20"/>
        </w:rPr>
        <w:t xml:space="preserve"> </w:t>
      </w:r>
      <w:r>
        <w:rPr>
          <w:sz w:val="20"/>
        </w:rPr>
        <w:t>if</w:t>
      </w:r>
      <w:r>
        <w:rPr>
          <w:spacing w:val="40"/>
          <w:sz w:val="20"/>
        </w:rPr>
        <w:t xml:space="preserve"> </w:t>
      </w:r>
      <w:r>
        <w:rPr>
          <w:sz w:val="20"/>
        </w:rPr>
        <w:t>any,</w:t>
      </w:r>
      <w:r>
        <w:rPr>
          <w:spacing w:val="40"/>
          <w:sz w:val="20"/>
        </w:rPr>
        <w:t xml:space="preserve"> </w:t>
      </w:r>
      <w:r>
        <w:rPr>
          <w:sz w:val="20"/>
        </w:rPr>
        <w:t>being</w:t>
      </w:r>
      <w:r>
        <w:rPr>
          <w:spacing w:val="40"/>
          <w:sz w:val="20"/>
        </w:rPr>
        <w:t xml:space="preserve"> </w:t>
      </w:r>
      <w:r>
        <w:rPr>
          <w:sz w:val="20"/>
        </w:rPr>
        <w:t>taken</w:t>
      </w:r>
      <w:r>
        <w:rPr>
          <w:spacing w:val="40"/>
          <w:sz w:val="20"/>
        </w:rPr>
        <w:t xml:space="preserve"> </w:t>
      </w:r>
      <w:r>
        <w:rPr>
          <w:sz w:val="20"/>
        </w:rPr>
        <w:t>to</w:t>
      </w:r>
      <w:r>
        <w:rPr>
          <w:spacing w:val="40"/>
          <w:sz w:val="20"/>
        </w:rPr>
        <w:t xml:space="preserve"> </w:t>
      </w:r>
      <w:r>
        <w:rPr>
          <w:sz w:val="20"/>
        </w:rPr>
        <w:t>remedy</w:t>
      </w:r>
      <w:r>
        <w:rPr>
          <w:spacing w:val="40"/>
          <w:sz w:val="20"/>
        </w:rPr>
        <w:t xml:space="preserve"> </w:t>
      </w:r>
      <w:r>
        <w:rPr>
          <w:sz w:val="20"/>
        </w:rPr>
        <w:t>it).</w:t>
      </w:r>
    </w:p>
    <w:p w14:paraId="782A3210" w14:textId="77777777" w:rsidR="00E70012" w:rsidRDefault="00000000">
      <w:pPr>
        <w:pStyle w:val="Heading2"/>
        <w:numPr>
          <w:ilvl w:val="1"/>
          <w:numId w:val="43"/>
        </w:numPr>
        <w:tabs>
          <w:tab w:val="left" w:pos="771"/>
        </w:tabs>
        <w:spacing w:before="121"/>
        <w:ind w:left="771" w:hanging="620"/>
        <w:jc w:val="both"/>
      </w:pPr>
      <w:bookmarkStart w:id="160" w:name="13.4_Change_of_business"/>
      <w:bookmarkEnd w:id="160"/>
      <w:r>
        <w:rPr>
          <w:w w:val="105"/>
        </w:rPr>
        <w:t>Change</w:t>
      </w:r>
      <w:r>
        <w:rPr>
          <w:spacing w:val="-9"/>
          <w:w w:val="105"/>
        </w:rPr>
        <w:t xml:space="preserve"> </w:t>
      </w:r>
      <w:r>
        <w:rPr>
          <w:w w:val="105"/>
        </w:rPr>
        <w:t>of</w:t>
      </w:r>
      <w:r>
        <w:rPr>
          <w:spacing w:val="-7"/>
          <w:w w:val="105"/>
        </w:rPr>
        <w:t xml:space="preserve"> </w:t>
      </w:r>
      <w:r>
        <w:rPr>
          <w:spacing w:val="-2"/>
          <w:w w:val="105"/>
        </w:rPr>
        <w:t>business</w:t>
      </w:r>
    </w:p>
    <w:p w14:paraId="05CF8022" w14:textId="77777777" w:rsidR="00E70012" w:rsidRDefault="00000000">
      <w:pPr>
        <w:pStyle w:val="BodyText"/>
        <w:spacing w:before="94" w:line="336" w:lineRule="auto"/>
        <w:ind w:right="1024"/>
        <w:jc w:val="both"/>
      </w:pPr>
      <w:r>
        <w:t>The</w:t>
      </w:r>
      <w:r>
        <w:rPr>
          <w:spacing w:val="30"/>
        </w:rPr>
        <w:t xml:space="preserve"> </w:t>
      </w:r>
      <w:r>
        <w:t>Borrower</w:t>
      </w:r>
      <w:r>
        <w:rPr>
          <w:spacing w:val="29"/>
        </w:rPr>
        <w:t xml:space="preserve"> </w:t>
      </w:r>
      <w:r>
        <w:t>shall</w:t>
      </w:r>
      <w:r>
        <w:rPr>
          <w:spacing w:val="28"/>
        </w:rPr>
        <w:t xml:space="preserve"> </w:t>
      </w:r>
      <w:r>
        <w:t>procure</w:t>
      </w:r>
      <w:r>
        <w:rPr>
          <w:spacing w:val="29"/>
        </w:rPr>
        <w:t xml:space="preserve"> </w:t>
      </w:r>
      <w:r>
        <w:t>that</w:t>
      </w:r>
      <w:r>
        <w:rPr>
          <w:spacing w:val="28"/>
        </w:rPr>
        <w:t xml:space="preserve"> </w:t>
      </w:r>
      <w:r>
        <w:t>no</w:t>
      </w:r>
      <w:r>
        <w:rPr>
          <w:spacing w:val="29"/>
        </w:rPr>
        <w:t xml:space="preserve"> </w:t>
      </w:r>
      <w:r>
        <w:t>material</w:t>
      </w:r>
      <w:r>
        <w:rPr>
          <w:spacing w:val="29"/>
        </w:rPr>
        <w:t xml:space="preserve"> </w:t>
      </w:r>
      <w:r>
        <w:t>change</w:t>
      </w:r>
      <w:r>
        <w:rPr>
          <w:spacing w:val="29"/>
        </w:rPr>
        <w:t xml:space="preserve"> </w:t>
      </w:r>
      <w:r>
        <w:t>is</w:t>
      </w:r>
      <w:r>
        <w:rPr>
          <w:spacing w:val="31"/>
        </w:rPr>
        <w:t xml:space="preserve"> </w:t>
      </w:r>
      <w:r>
        <w:t>made</w:t>
      </w:r>
      <w:r>
        <w:rPr>
          <w:spacing w:val="29"/>
        </w:rPr>
        <w:t xml:space="preserve"> </w:t>
      </w:r>
      <w:r>
        <w:t>to</w:t>
      </w:r>
      <w:r>
        <w:rPr>
          <w:spacing w:val="29"/>
        </w:rPr>
        <w:t xml:space="preserve"> </w:t>
      </w:r>
      <w:r>
        <w:t>the</w:t>
      </w:r>
      <w:r>
        <w:rPr>
          <w:spacing w:val="29"/>
        </w:rPr>
        <w:t xml:space="preserve"> </w:t>
      </w:r>
      <w:r>
        <w:t>general</w:t>
      </w:r>
      <w:r>
        <w:rPr>
          <w:spacing w:val="29"/>
        </w:rPr>
        <w:t xml:space="preserve"> </w:t>
      </w:r>
      <w:r>
        <w:t>nature</w:t>
      </w:r>
      <w:r>
        <w:rPr>
          <w:spacing w:val="31"/>
        </w:rPr>
        <w:t xml:space="preserve"> </w:t>
      </w:r>
      <w:r>
        <w:t>of</w:t>
      </w:r>
      <w:r>
        <w:rPr>
          <w:spacing w:val="28"/>
        </w:rPr>
        <w:t xml:space="preserve"> </w:t>
      </w:r>
      <w:r>
        <w:t>the</w:t>
      </w:r>
      <w:r>
        <w:rPr>
          <w:spacing w:val="29"/>
        </w:rPr>
        <w:t xml:space="preserve"> </w:t>
      </w:r>
      <w:r>
        <w:t>business of</w:t>
      </w:r>
      <w:r>
        <w:rPr>
          <w:spacing w:val="33"/>
        </w:rPr>
        <w:t xml:space="preserve"> </w:t>
      </w:r>
      <w:r>
        <w:t>it</w:t>
      </w:r>
      <w:r>
        <w:rPr>
          <w:spacing w:val="34"/>
        </w:rPr>
        <w:t xml:space="preserve"> </w:t>
      </w:r>
      <w:r>
        <w:t>or</w:t>
      </w:r>
      <w:r>
        <w:rPr>
          <w:spacing w:val="34"/>
        </w:rPr>
        <w:t xml:space="preserve"> </w:t>
      </w:r>
      <w:r>
        <w:t>the</w:t>
      </w:r>
      <w:r>
        <w:rPr>
          <w:spacing w:val="32"/>
        </w:rPr>
        <w:t xml:space="preserve"> </w:t>
      </w:r>
      <w:r>
        <w:t>Group</w:t>
      </w:r>
      <w:r>
        <w:rPr>
          <w:spacing w:val="33"/>
        </w:rPr>
        <w:t xml:space="preserve"> </w:t>
      </w:r>
      <w:r>
        <w:t>(taken</w:t>
      </w:r>
      <w:r>
        <w:rPr>
          <w:spacing w:val="32"/>
        </w:rPr>
        <w:t xml:space="preserve"> </w:t>
      </w:r>
      <w:r>
        <w:t>as</w:t>
      </w:r>
      <w:r>
        <w:rPr>
          <w:spacing w:val="34"/>
        </w:rPr>
        <w:t xml:space="preserve"> </w:t>
      </w:r>
      <w:r>
        <w:t>a</w:t>
      </w:r>
      <w:r>
        <w:rPr>
          <w:spacing w:val="33"/>
        </w:rPr>
        <w:t xml:space="preserve"> </w:t>
      </w:r>
      <w:r>
        <w:t>whole)</w:t>
      </w:r>
      <w:r>
        <w:rPr>
          <w:spacing w:val="31"/>
        </w:rPr>
        <w:t xml:space="preserve"> </w:t>
      </w:r>
      <w:r>
        <w:t>from</w:t>
      </w:r>
      <w:r>
        <w:rPr>
          <w:spacing w:val="34"/>
        </w:rPr>
        <w:t xml:space="preserve"> </w:t>
      </w:r>
      <w:r>
        <w:t>that</w:t>
      </w:r>
      <w:r>
        <w:rPr>
          <w:spacing w:val="31"/>
        </w:rPr>
        <w:t xml:space="preserve"> </w:t>
      </w:r>
      <w:r>
        <w:t>carried</w:t>
      </w:r>
      <w:r>
        <w:rPr>
          <w:spacing w:val="34"/>
        </w:rPr>
        <w:t xml:space="preserve"> </w:t>
      </w:r>
      <w:r>
        <w:t>on</w:t>
      </w:r>
      <w:r>
        <w:rPr>
          <w:spacing w:val="33"/>
        </w:rPr>
        <w:t xml:space="preserve"> </w:t>
      </w:r>
      <w:r>
        <w:t>as</w:t>
      </w:r>
      <w:r>
        <w:rPr>
          <w:spacing w:val="36"/>
        </w:rPr>
        <w:t xml:space="preserve"> </w:t>
      </w:r>
      <w:r>
        <w:t>at</w:t>
      </w:r>
      <w:r>
        <w:rPr>
          <w:spacing w:val="33"/>
        </w:rPr>
        <w:t xml:space="preserve"> </w:t>
      </w:r>
      <w:r>
        <w:t>the</w:t>
      </w:r>
      <w:r>
        <w:rPr>
          <w:spacing w:val="34"/>
        </w:rPr>
        <w:t xml:space="preserve"> </w:t>
      </w:r>
      <w:r>
        <w:t>date</w:t>
      </w:r>
      <w:r>
        <w:rPr>
          <w:spacing w:val="33"/>
        </w:rPr>
        <w:t xml:space="preserve"> </w:t>
      </w:r>
      <w:r>
        <w:t>of</w:t>
      </w:r>
      <w:r>
        <w:rPr>
          <w:spacing w:val="33"/>
        </w:rPr>
        <w:t xml:space="preserve"> </w:t>
      </w:r>
      <w:r>
        <w:t>this</w:t>
      </w:r>
      <w:r>
        <w:rPr>
          <w:spacing w:val="36"/>
        </w:rPr>
        <w:t xml:space="preserve"> </w:t>
      </w:r>
      <w:r>
        <w:t>agreement.</w:t>
      </w:r>
    </w:p>
    <w:p w14:paraId="0473569F" w14:textId="77777777" w:rsidR="00E70012" w:rsidRDefault="00000000">
      <w:pPr>
        <w:pStyle w:val="Heading2"/>
        <w:numPr>
          <w:ilvl w:val="1"/>
          <w:numId w:val="43"/>
        </w:numPr>
        <w:tabs>
          <w:tab w:val="left" w:pos="771"/>
        </w:tabs>
        <w:spacing w:before="119"/>
        <w:ind w:left="771" w:hanging="620"/>
        <w:jc w:val="both"/>
      </w:pPr>
      <w:bookmarkStart w:id="161" w:name="13.5_Holding_company"/>
      <w:bookmarkEnd w:id="161"/>
      <w:r>
        <w:rPr>
          <w:w w:val="105"/>
        </w:rPr>
        <w:t>Holding</w:t>
      </w:r>
      <w:r>
        <w:rPr>
          <w:spacing w:val="-9"/>
          <w:w w:val="105"/>
        </w:rPr>
        <w:t xml:space="preserve"> </w:t>
      </w:r>
      <w:r>
        <w:rPr>
          <w:spacing w:val="-2"/>
          <w:w w:val="105"/>
        </w:rPr>
        <w:t>company</w:t>
      </w:r>
    </w:p>
    <w:p w14:paraId="57CEC310" w14:textId="77777777" w:rsidR="00E70012" w:rsidRDefault="00000000">
      <w:pPr>
        <w:pStyle w:val="BodyText"/>
        <w:spacing w:before="91" w:line="336" w:lineRule="auto"/>
        <w:ind w:right="1021"/>
        <w:jc w:val="both"/>
      </w:pPr>
      <w:r>
        <w:t>Save for those circumstances which are explicitly excluded from the operation of the definition of Change</w:t>
      </w:r>
      <w:r>
        <w:rPr>
          <w:spacing w:val="40"/>
        </w:rPr>
        <w:t xml:space="preserve"> </w:t>
      </w:r>
      <w:r>
        <w:t>of</w:t>
      </w:r>
      <w:r>
        <w:rPr>
          <w:spacing w:val="40"/>
        </w:rPr>
        <w:t xml:space="preserve"> </w:t>
      </w:r>
      <w:r>
        <w:t>Control,</w:t>
      </w:r>
      <w:r>
        <w:rPr>
          <w:spacing w:val="40"/>
        </w:rPr>
        <w:t xml:space="preserve"> </w:t>
      </w:r>
      <w:r>
        <w:t>the</w:t>
      </w:r>
      <w:r>
        <w:rPr>
          <w:spacing w:val="40"/>
        </w:rPr>
        <w:t xml:space="preserve"> </w:t>
      </w:r>
      <w:r>
        <w:t>Borrower</w:t>
      </w:r>
      <w:r>
        <w:rPr>
          <w:spacing w:val="40"/>
        </w:rPr>
        <w:t xml:space="preserve"> </w:t>
      </w:r>
      <w:r>
        <w:t>shall</w:t>
      </w:r>
      <w:r>
        <w:rPr>
          <w:spacing w:val="40"/>
        </w:rPr>
        <w:t xml:space="preserve"> </w:t>
      </w:r>
      <w:r>
        <w:t>remain</w:t>
      </w:r>
      <w:r>
        <w:rPr>
          <w:spacing w:val="40"/>
        </w:rPr>
        <w:t xml:space="preserve"> </w:t>
      </w:r>
      <w:r>
        <w:t>the</w:t>
      </w:r>
      <w:r>
        <w:rPr>
          <w:spacing w:val="40"/>
        </w:rPr>
        <w:t xml:space="preserve"> </w:t>
      </w:r>
      <w:r>
        <w:t>ultimate</w:t>
      </w:r>
      <w:r>
        <w:rPr>
          <w:spacing w:val="40"/>
        </w:rPr>
        <w:t xml:space="preserve"> </w:t>
      </w:r>
      <w:r>
        <w:t>holding</w:t>
      </w:r>
      <w:r>
        <w:rPr>
          <w:spacing w:val="40"/>
        </w:rPr>
        <w:t xml:space="preserve"> </w:t>
      </w:r>
      <w:r>
        <w:t>company</w:t>
      </w:r>
      <w:r>
        <w:rPr>
          <w:spacing w:val="40"/>
        </w:rPr>
        <w:t xml:space="preserve"> </w:t>
      </w:r>
      <w:r>
        <w:t>of</w:t>
      </w:r>
      <w:r>
        <w:rPr>
          <w:spacing w:val="40"/>
        </w:rPr>
        <w:t xml:space="preserve"> </w:t>
      </w:r>
      <w:r>
        <w:t>the</w:t>
      </w:r>
      <w:r>
        <w:rPr>
          <w:spacing w:val="40"/>
        </w:rPr>
        <w:t xml:space="preserve"> </w:t>
      </w:r>
      <w:r>
        <w:t>Group.</w:t>
      </w:r>
    </w:p>
    <w:p w14:paraId="321E2A95" w14:textId="77777777" w:rsidR="00E70012" w:rsidRDefault="00000000">
      <w:pPr>
        <w:pStyle w:val="Heading2"/>
        <w:numPr>
          <w:ilvl w:val="1"/>
          <w:numId w:val="43"/>
        </w:numPr>
        <w:tabs>
          <w:tab w:val="left" w:pos="771"/>
        </w:tabs>
        <w:spacing w:before="122"/>
        <w:ind w:left="771" w:hanging="620"/>
        <w:jc w:val="both"/>
      </w:pPr>
      <w:bookmarkStart w:id="162" w:name="13.6_Negative_pledge"/>
      <w:bookmarkEnd w:id="162"/>
      <w:r>
        <w:rPr>
          <w:w w:val="105"/>
        </w:rPr>
        <w:t>Negative</w:t>
      </w:r>
      <w:r>
        <w:rPr>
          <w:spacing w:val="-14"/>
          <w:w w:val="105"/>
        </w:rPr>
        <w:t xml:space="preserve"> </w:t>
      </w:r>
      <w:r>
        <w:rPr>
          <w:spacing w:val="-2"/>
          <w:w w:val="105"/>
        </w:rPr>
        <w:t>pledge</w:t>
      </w:r>
    </w:p>
    <w:p w14:paraId="4A5473F0" w14:textId="77777777" w:rsidR="00E70012" w:rsidRDefault="00000000">
      <w:pPr>
        <w:pStyle w:val="ListParagraph"/>
        <w:numPr>
          <w:ilvl w:val="0"/>
          <w:numId w:val="20"/>
        </w:numPr>
        <w:tabs>
          <w:tab w:val="left" w:pos="771"/>
        </w:tabs>
        <w:spacing w:before="92"/>
        <w:ind w:left="771" w:hanging="620"/>
        <w:jc w:val="both"/>
        <w:rPr>
          <w:sz w:val="20"/>
        </w:rPr>
      </w:pPr>
      <w:r>
        <w:rPr>
          <w:sz w:val="20"/>
        </w:rPr>
        <w:t>The</w:t>
      </w:r>
      <w:r>
        <w:rPr>
          <w:spacing w:val="13"/>
          <w:sz w:val="20"/>
        </w:rPr>
        <w:t xml:space="preserve"> </w:t>
      </w:r>
      <w:r>
        <w:rPr>
          <w:sz w:val="20"/>
        </w:rPr>
        <w:t>Borrower</w:t>
      </w:r>
      <w:r>
        <w:rPr>
          <w:spacing w:val="16"/>
          <w:sz w:val="20"/>
        </w:rPr>
        <w:t xml:space="preserve"> </w:t>
      </w:r>
      <w:r>
        <w:rPr>
          <w:sz w:val="20"/>
        </w:rPr>
        <w:t>shall</w:t>
      </w:r>
      <w:r>
        <w:rPr>
          <w:spacing w:val="18"/>
          <w:sz w:val="20"/>
        </w:rPr>
        <w:t xml:space="preserve"> </w:t>
      </w:r>
      <w:r>
        <w:rPr>
          <w:sz w:val="20"/>
        </w:rPr>
        <w:t>not</w:t>
      </w:r>
      <w:r>
        <w:rPr>
          <w:spacing w:val="15"/>
          <w:sz w:val="20"/>
        </w:rPr>
        <w:t xml:space="preserve"> </w:t>
      </w:r>
      <w:r>
        <w:rPr>
          <w:sz w:val="20"/>
        </w:rPr>
        <w:t>create</w:t>
      </w:r>
      <w:r>
        <w:rPr>
          <w:spacing w:val="15"/>
          <w:sz w:val="20"/>
        </w:rPr>
        <w:t xml:space="preserve"> </w:t>
      </w:r>
      <w:r>
        <w:rPr>
          <w:sz w:val="20"/>
        </w:rPr>
        <w:t>or</w:t>
      </w:r>
      <w:r>
        <w:rPr>
          <w:spacing w:val="17"/>
          <w:sz w:val="20"/>
        </w:rPr>
        <w:t xml:space="preserve"> </w:t>
      </w:r>
      <w:r>
        <w:rPr>
          <w:sz w:val="20"/>
        </w:rPr>
        <w:t>permit</w:t>
      </w:r>
      <w:r>
        <w:rPr>
          <w:spacing w:val="11"/>
          <w:sz w:val="20"/>
        </w:rPr>
        <w:t xml:space="preserve"> </w:t>
      </w:r>
      <w:r>
        <w:rPr>
          <w:sz w:val="20"/>
        </w:rPr>
        <w:t>to</w:t>
      </w:r>
      <w:r>
        <w:rPr>
          <w:spacing w:val="15"/>
          <w:sz w:val="20"/>
        </w:rPr>
        <w:t xml:space="preserve"> </w:t>
      </w:r>
      <w:r>
        <w:rPr>
          <w:sz w:val="20"/>
        </w:rPr>
        <w:t>subsist</w:t>
      </w:r>
      <w:r>
        <w:rPr>
          <w:spacing w:val="15"/>
          <w:sz w:val="20"/>
        </w:rPr>
        <w:t xml:space="preserve"> </w:t>
      </w:r>
      <w:r>
        <w:rPr>
          <w:sz w:val="20"/>
        </w:rPr>
        <w:t>any</w:t>
      </w:r>
      <w:r>
        <w:rPr>
          <w:spacing w:val="17"/>
          <w:sz w:val="20"/>
        </w:rPr>
        <w:t xml:space="preserve"> </w:t>
      </w:r>
      <w:r>
        <w:rPr>
          <w:sz w:val="20"/>
        </w:rPr>
        <w:t>Security</w:t>
      </w:r>
      <w:r>
        <w:rPr>
          <w:spacing w:val="15"/>
          <w:sz w:val="20"/>
        </w:rPr>
        <w:t xml:space="preserve"> </w:t>
      </w:r>
      <w:r>
        <w:rPr>
          <w:sz w:val="20"/>
        </w:rPr>
        <w:t>over</w:t>
      </w:r>
      <w:r>
        <w:rPr>
          <w:spacing w:val="17"/>
          <w:sz w:val="20"/>
        </w:rPr>
        <w:t xml:space="preserve"> </w:t>
      </w:r>
      <w:r>
        <w:rPr>
          <w:sz w:val="20"/>
        </w:rPr>
        <w:t>any</w:t>
      </w:r>
      <w:r>
        <w:rPr>
          <w:spacing w:val="17"/>
          <w:sz w:val="20"/>
        </w:rPr>
        <w:t xml:space="preserve"> </w:t>
      </w:r>
      <w:r>
        <w:rPr>
          <w:sz w:val="20"/>
        </w:rPr>
        <w:t>of</w:t>
      </w:r>
      <w:r>
        <w:rPr>
          <w:spacing w:val="16"/>
          <w:sz w:val="20"/>
        </w:rPr>
        <w:t xml:space="preserve"> </w:t>
      </w:r>
      <w:r>
        <w:rPr>
          <w:sz w:val="20"/>
        </w:rPr>
        <w:t>its</w:t>
      </w:r>
      <w:r>
        <w:rPr>
          <w:spacing w:val="16"/>
          <w:sz w:val="20"/>
        </w:rPr>
        <w:t xml:space="preserve"> </w:t>
      </w:r>
      <w:r>
        <w:rPr>
          <w:spacing w:val="-2"/>
          <w:sz w:val="20"/>
        </w:rPr>
        <w:t>assets.</w:t>
      </w:r>
    </w:p>
    <w:p w14:paraId="24F0A7EA" w14:textId="77777777" w:rsidR="00E70012" w:rsidRDefault="00000000">
      <w:pPr>
        <w:pStyle w:val="ListParagraph"/>
        <w:numPr>
          <w:ilvl w:val="0"/>
          <w:numId w:val="20"/>
        </w:numPr>
        <w:tabs>
          <w:tab w:val="left" w:pos="771"/>
        </w:tabs>
        <w:spacing w:before="211"/>
        <w:ind w:left="771" w:hanging="620"/>
        <w:jc w:val="both"/>
        <w:rPr>
          <w:sz w:val="20"/>
        </w:rPr>
      </w:pPr>
      <w:r>
        <w:rPr>
          <w:sz w:val="20"/>
        </w:rPr>
        <w:t>The</w:t>
      </w:r>
      <w:r>
        <w:rPr>
          <w:spacing w:val="16"/>
          <w:sz w:val="20"/>
        </w:rPr>
        <w:t xml:space="preserve"> </w:t>
      </w:r>
      <w:r>
        <w:rPr>
          <w:sz w:val="20"/>
        </w:rPr>
        <w:t>Borrower</w:t>
      </w:r>
      <w:r>
        <w:rPr>
          <w:spacing w:val="17"/>
          <w:sz w:val="20"/>
        </w:rPr>
        <w:t xml:space="preserve"> </w:t>
      </w:r>
      <w:r>
        <w:rPr>
          <w:sz w:val="20"/>
        </w:rPr>
        <w:t>shall</w:t>
      </w:r>
      <w:r>
        <w:rPr>
          <w:spacing w:val="19"/>
          <w:sz w:val="20"/>
        </w:rPr>
        <w:t xml:space="preserve"> </w:t>
      </w:r>
      <w:r>
        <w:rPr>
          <w:spacing w:val="-4"/>
          <w:sz w:val="20"/>
        </w:rPr>
        <w:t>not:</w:t>
      </w:r>
    </w:p>
    <w:p w14:paraId="3F667ACC" w14:textId="77777777" w:rsidR="00E70012" w:rsidRDefault="00000000">
      <w:pPr>
        <w:pStyle w:val="ListParagraph"/>
        <w:numPr>
          <w:ilvl w:val="1"/>
          <w:numId w:val="20"/>
        </w:numPr>
        <w:tabs>
          <w:tab w:val="left" w:pos="1512"/>
        </w:tabs>
        <w:spacing w:before="211" w:line="336" w:lineRule="auto"/>
        <w:ind w:right="1210"/>
        <w:rPr>
          <w:sz w:val="20"/>
        </w:rPr>
      </w:pPr>
      <w:r>
        <w:rPr>
          <w:sz w:val="20"/>
        </w:rPr>
        <w:t>sell,</w:t>
      </w:r>
      <w:r>
        <w:rPr>
          <w:spacing w:val="-3"/>
          <w:sz w:val="20"/>
        </w:rPr>
        <w:t xml:space="preserve"> </w:t>
      </w:r>
      <w:r>
        <w:rPr>
          <w:sz w:val="20"/>
        </w:rPr>
        <w:t>transfer</w:t>
      </w:r>
      <w:r>
        <w:rPr>
          <w:spacing w:val="-4"/>
          <w:sz w:val="20"/>
        </w:rPr>
        <w:t xml:space="preserve"> </w:t>
      </w:r>
      <w:r>
        <w:rPr>
          <w:sz w:val="20"/>
        </w:rPr>
        <w:t>or</w:t>
      </w:r>
      <w:r>
        <w:rPr>
          <w:spacing w:val="-2"/>
          <w:sz w:val="20"/>
        </w:rPr>
        <w:t xml:space="preserve"> </w:t>
      </w:r>
      <w:r>
        <w:rPr>
          <w:sz w:val="20"/>
        </w:rPr>
        <w:t>otherwise dispose</w:t>
      </w:r>
      <w:r>
        <w:rPr>
          <w:spacing w:val="-3"/>
          <w:sz w:val="20"/>
        </w:rPr>
        <w:t xml:space="preserve"> </w:t>
      </w:r>
      <w:r>
        <w:rPr>
          <w:sz w:val="20"/>
        </w:rPr>
        <w:t>of any of</w:t>
      </w:r>
      <w:r>
        <w:rPr>
          <w:spacing w:val="-3"/>
          <w:sz w:val="20"/>
        </w:rPr>
        <w:t xml:space="preserve"> </w:t>
      </w:r>
      <w:r>
        <w:rPr>
          <w:sz w:val="20"/>
        </w:rPr>
        <w:t>its assets</w:t>
      </w:r>
      <w:r>
        <w:rPr>
          <w:spacing w:val="-2"/>
          <w:sz w:val="20"/>
        </w:rPr>
        <w:t xml:space="preserve"> </w:t>
      </w:r>
      <w:r>
        <w:rPr>
          <w:sz w:val="20"/>
        </w:rPr>
        <w:t>on</w:t>
      </w:r>
      <w:r>
        <w:rPr>
          <w:spacing w:val="-2"/>
          <w:sz w:val="20"/>
        </w:rPr>
        <w:t xml:space="preserve"> </w:t>
      </w:r>
      <w:r>
        <w:rPr>
          <w:sz w:val="20"/>
        </w:rPr>
        <w:t>terms whereby</w:t>
      </w:r>
      <w:r>
        <w:rPr>
          <w:spacing w:val="-3"/>
          <w:sz w:val="20"/>
        </w:rPr>
        <w:t xml:space="preserve"> </w:t>
      </w:r>
      <w:r>
        <w:rPr>
          <w:sz w:val="20"/>
        </w:rPr>
        <w:t>they are</w:t>
      </w:r>
      <w:r>
        <w:rPr>
          <w:spacing w:val="-2"/>
          <w:sz w:val="20"/>
        </w:rPr>
        <w:t xml:space="preserve"> </w:t>
      </w:r>
      <w:r>
        <w:rPr>
          <w:sz w:val="20"/>
        </w:rPr>
        <w:t xml:space="preserve">or may be leased to or re-acquired by the </w:t>
      </w:r>
      <w:proofErr w:type="gramStart"/>
      <w:r>
        <w:rPr>
          <w:sz w:val="20"/>
        </w:rPr>
        <w:t>Borrower;</w:t>
      </w:r>
      <w:proofErr w:type="gramEnd"/>
    </w:p>
    <w:p w14:paraId="5981C630" w14:textId="77777777" w:rsidR="00E70012" w:rsidRDefault="00000000">
      <w:pPr>
        <w:pStyle w:val="ListParagraph"/>
        <w:numPr>
          <w:ilvl w:val="1"/>
          <w:numId w:val="20"/>
        </w:numPr>
        <w:tabs>
          <w:tab w:val="left" w:pos="1512"/>
        </w:tabs>
        <w:spacing w:before="120"/>
        <w:ind w:hanging="737"/>
        <w:rPr>
          <w:sz w:val="20"/>
        </w:rPr>
      </w:pPr>
      <w:r>
        <w:rPr>
          <w:sz w:val="20"/>
        </w:rPr>
        <w:t>sell,</w:t>
      </w:r>
      <w:r>
        <w:rPr>
          <w:spacing w:val="10"/>
          <w:sz w:val="20"/>
        </w:rPr>
        <w:t xml:space="preserve"> </w:t>
      </w:r>
      <w:r>
        <w:rPr>
          <w:sz w:val="20"/>
        </w:rPr>
        <w:t>transfer</w:t>
      </w:r>
      <w:r>
        <w:rPr>
          <w:spacing w:val="18"/>
          <w:sz w:val="20"/>
        </w:rPr>
        <w:t xml:space="preserve"> </w:t>
      </w:r>
      <w:r>
        <w:rPr>
          <w:sz w:val="20"/>
        </w:rPr>
        <w:t>or</w:t>
      </w:r>
      <w:r>
        <w:rPr>
          <w:spacing w:val="18"/>
          <w:sz w:val="20"/>
        </w:rPr>
        <w:t xml:space="preserve"> </w:t>
      </w:r>
      <w:r>
        <w:rPr>
          <w:sz w:val="20"/>
        </w:rPr>
        <w:t>otherwise</w:t>
      </w:r>
      <w:r>
        <w:rPr>
          <w:spacing w:val="18"/>
          <w:sz w:val="20"/>
        </w:rPr>
        <w:t xml:space="preserve"> </w:t>
      </w:r>
      <w:r>
        <w:rPr>
          <w:sz w:val="20"/>
        </w:rPr>
        <w:t>dispose</w:t>
      </w:r>
      <w:r>
        <w:rPr>
          <w:spacing w:val="19"/>
          <w:sz w:val="20"/>
        </w:rPr>
        <w:t xml:space="preserve"> </w:t>
      </w:r>
      <w:r>
        <w:rPr>
          <w:sz w:val="20"/>
        </w:rPr>
        <w:t>of</w:t>
      </w:r>
      <w:r>
        <w:rPr>
          <w:spacing w:val="16"/>
          <w:sz w:val="20"/>
        </w:rPr>
        <w:t xml:space="preserve"> </w:t>
      </w:r>
      <w:r>
        <w:rPr>
          <w:sz w:val="20"/>
        </w:rPr>
        <w:t>any</w:t>
      </w:r>
      <w:r>
        <w:rPr>
          <w:spacing w:val="21"/>
          <w:sz w:val="20"/>
        </w:rPr>
        <w:t xml:space="preserve"> </w:t>
      </w:r>
      <w:r>
        <w:rPr>
          <w:sz w:val="20"/>
        </w:rPr>
        <w:t>of</w:t>
      </w:r>
      <w:r>
        <w:rPr>
          <w:spacing w:val="13"/>
          <w:sz w:val="20"/>
        </w:rPr>
        <w:t xml:space="preserve"> </w:t>
      </w:r>
      <w:r>
        <w:rPr>
          <w:sz w:val="20"/>
        </w:rPr>
        <w:t>its</w:t>
      </w:r>
      <w:r>
        <w:rPr>
          <w:spacing w:val="21"/>
          <w:sz w:val="20"/>
        </w:rPr>
        <w:t xml:space="preserve"> </w:t>
      </w:r>
      <w:r>
        <w:rPr>
          <w:sz w:val="20"/>
        </w:rPr>
        <w:t>receivables</w:t>
      </w:r>
      <w:r>
        <w:rPr>
          <w:spacing w:val="21"/>
          <w:sz w:val="20"/>
        </w:rPr>
        <w:t xml:space="preserve"> </w:t>
      </w:r>
      <w:r>
        <w:rPr>
          <w:sz w:val="20"/>
        </w:rPr>
        <w:t>on</w:t>
      </w:r>
      <w:r>
        <w:rPr>
          <w:spacing w:val="19"/>
          <w:sz w:val="20"/>
        </w:rPr>
        <w:t xml:space="preserve"> </w:t>
      </w:r>
      <w:r>
        <w:rPr>
          <w:sz w:val="20"/>
        </w:rPr>
        <w:t>recourse</w:t>
      </w:r>
      <w:r>
        <w:rPr>
          <w:spacing w:val="19"/>
          <w:sz w:val="20"/>
        </w:rPr>
        <w:t xml:space="preserve"> </w:t>
      </w:r>
      <w:proofErr w:type="gramStart"/>
      <w:r>
        <w:rPr>
          <w:spacing w:val="-2"/>
          <w:sz w:val="20"/>
        </w:rPr>
        <w:t>terms;</w:t>
      </w:r>
      <w:proofErr w:type="gramEnd"/>
    </w:p>
    <w:p w14:paraId="629D16B9" w14:textId="77777777" w:rsidR="00E70012" w:rsidRDefault="00000000">
      <w:pPr>
        <w:pStyle w:val="ListParagraph"/>
        <w:numPr>
          <w:ilvl w:val="1"/>
          <w:numId w:val="20"/>
        </w:numPr>
        <w:tabs>
          <w:tab w:val="left" w:pos="1512"/>
        </w:tabs>
        <w:spacing w:before="213" w:line="336" w:lineRule="auto"/>
        <w:ind w:right="1070"/>
        <w:rPr>
          <w:sz w:val="20"/>
        </w:rPr>
      </w:pPr>
      <w:proofErr w:type="gramStart"/>
      <w:r>
        <w:rPr>
          <w:sz w:val="20"/>
        </w:rPr>
        <w:t>enter</w:t>
      </w:r>
      <w:r>
        <w:rPr>
          <w:spacing w:val="35"/>
          <w:sz w:val="20"/>
        </w:rPr>
        <w:t xml:space="preserve"> </w:t>
      </w:r>
      <w:r>
        <w:rPr>
          <w:sz w:val="20"/>
        </w:rPr>
        <w:t>into</w:t>
      </w:r>
      <w:proofErr w:type="gramEnd"/>
      <w:r>
        <w:rPr>
          <w:spacing w:val="33"/>
          <w:sz w:val="20"/>
        </w:rPr>
        <w:t xml:space="preserve"> </w:t>
      </w:r>
      <w:r>
        <w:rPr>
          <w:sz w:val="20"/>
        </w:rPr>
        <w:t>any</w:t>
      </w:r>
      <w:r>
        <w:rPr>
          <w:spacing w:val="35"/>
          <w:sz w:val="20"/>
        </w:rPr>
        <w:t xml:space="preserve"> </w:t>
      </w:r>
      <w:r>
        <w:rPr>
          <w:sz w:val="20"/>
        </w:rPr>
        <w:t>arrangement</w:t>
      </w:r>
      <w:r>
        <w:rPr>
          <w:spacing w:val="33"/>
          <w:sz w:val="20"/>
        </w:rPr>
        <w:t xml:space="preserve"> </w:t>
      </w:r>
      <w:r>
        <w:rPr>
          <w:sz w:val="20"/>
        </w:rPr>
        <w:t>under</w:t>
      </w:r>
      <w:r>
        <w:rPr>
          <w:spacing w:val="34"/>
          <w:sz w:val="20"/>
        </w:rPr>
        <w:t xml:space="preserve"> </w:t>
      </w:r>
      <w:r>
        <w:rPr>
          <w:sz w:val="20"/>
        </w:rPr>
        <w:t>which</w:t>
      </w:r>
      <w:r>
        <w:rPr>
          <w:spacing w:val="35"/>
          <w:sz w:val="20"/>
        </w:rPr>
        <w:t xml:space="preserve"> </w:t>
      </w:r>
      <w:r>
        <w:rPr>
          <w:sz w:val="20"/>
        </w:rPr>
        <w:t>money</w:t>
      </w:r>
      <w:r>
        <w:rPr>
          <w:spacing w:val="36"/>
          <w:sz w:val="20"/>
        </w:rPr>
        <w:t xml:space="preserve"> </w:t>
      </w:r>
      <w:r>
        <w:rPr>
          <w:sz w:val="20"/>
        </w:rPr>
        <w:t>or</w:t>
      </w:r>
      <w:r>
        <w:rPr>
          <w:spacing w:val="30"/>
          <w:sz w:val="20"/>
        </w:rPr>
        <w:t xml:space="preserve"> </w:t>
      </w:r>
      <w:r>
        <w:rPr>
          <w:sz w:val="20"/>
        </w:rPr>
        <w:t>the</w:t>
      </w:r>
      <w:r>
        <w:rPr>
          <w:spacing w:val="33"/>
          <w:sz w:val="20"/>
        </w:rPr>
        <w:t xml:space="preserve"> </w:t>
      </w:r>
      <w:r>
        <w:rPr>
          <w:sz w:val="20"/>
        </w:rPr>
        <w:t>benefit</w:t>
      </w:r>
      <w:r>
        <w:rPr>
          <w:spacing w:val="35"/>
          <w:sz w:val="20"/>
        </w:rPr>
        <w:t xml:space="preserve"> </w:t>
      </w:r>
      <w:r>
        <w:rPr>
          <w:sz w:val="20"/>
        </w:rPr>
        <w:t>of</w:t>
      </w:r>
      <w:r>
        <w:rPr>
          <w:spacing w:val="35"/>
          <w:sz w:val="20"/>
        </w:rPr>
        <w:t xml:space="preserve"> </w:t>
      </w:r>
      <w:r>
        <w:rPr>
          <w:sz w:val="20"/>
        </w:rPr>
        <w:t>a</w:t>
      </w:r>
      <w:r>
        <w:rPr>
          <w:spacing w:val="31"/>
          <w:sz w:val="20"/>
        </w:rPr>
        <w:t xml:space="preserve"> </w:t>
      </w:r>
      <w:r>
        <w:rPr>
          <w:sz w:val="20"/>
        </w:rPr>
        <w:t>bank</w:t>
      </w:r>
      <w:r>
        <w:rPr>
          <w:spacing w:val="35"/>
          <w:sz w:val="20"/>
        </w:rPr>
        <w:t xml:space="preserve"> </w:t>
      </w:r>
      <w:r>
        <w:rPr>
          <w:sz w:val="20"/>
        </w:rPr>
        <w:t>or</w:t>
      </w:r>
      <w:r>
        <w:rPr>
          <w:spacing w:val="34"/>
          <w:sz w:val="20"/>
        </w:rPr>
        <w:t xml:space="preserve"> </w:t>
      </w:r>
      <w:r>
        <w:rPr>
          <w:sz w:val="20"/>
        </w:rPr>
        <w:t>other</w:t>
      </w:r>
      <w:r>
        <w:rPr>
          <w:spacing w:val="35"/>
          <w:sz w:val="20"/>
        </w:rPr>
        <w:t xml:space="preserve"> </w:t>
      </w:r>
      <w:r>
        <w:rPr>
          <w:sz w:val="20"/>
        </w:rPr>
        <w:t>account may</w:t>
      </w:r>
      <w:r>
        <w:rPr>
          <w:spacing w:val="40"/>
          <w:sz w:val="20"/>
        </w:rPr>
        <w:t xml:space="preserve"> </w:t>
      </w:r>
      <w:r>
        <w:rPr>
          <w:sz w:val="20"/>
        </w:rPr>
        <w:t>be</w:t>
      </w:r>
      <w:r>
        <w:rPr>
          <w:spacing w:val="40"/>
          <w:sz w:val="20"/>
        </w:rPr>
        <w:t xml:space="preserve"> </w:t>
      </w:r>
      <w:r>
        <w:rPr>
          <w:sz w:val="20"/>
        </w:rPr>
        <w:t>applied,</w:t>
      </w:r>
      <w:r>
        <w:rPr>
          <w:spacing w:val="40"/>
          <w:sz w:val="20"/>
        </w:rPr>
        <w:t xml:space="preserve"> </w:t>
      </w:r>
      <w:proofErr w:type="gramStart"/>
      <w:r>
        <w:rPr>
          <w:sz w:val="20"/>
        </w:rPr>
        <w:t>set-off</w:t>
      </w:r>
      <w:proofErr w:type="gramEnd"/>
      <w:r>
        <w:rPr>
          <w:spacing w:val="40"/>
          <w:sz w:val="20"/>
        </w:rPr>
        <w:t xml:space="preserve"> </w:t>
      </w:r>
      <w:r>
        <w:rPr>
          <w:sz w:val="20"/>
        </w:rPr>
        <w:t>or</w:t>
      </w:r>
      <w:r>
        <w:rPr>
          <w:spacing w:val="40"/>
          <w:sz w:val="20"/>
        </w:rPr>
        <w:t xml:space="preserve"> </w:t>
      </w:r>
      <w:r>
        <w:rPr>
          <w:sz w:val="20"/>
        </w:rPr>
        <w:t>made</w:t>
      </w:r>
      <w:r>
        <w:rPr>
          <w:spacing w:val="40"/>
          <w:sz w:val="20"/>
        </w:rPr>
        <w:t xml:space="preserve"> </w:t>
      </w:r>
      <w:r>
        <w:rPr>
          <w:sz w:val="20"/>
        </w:rPr>
        <w:t>subject</w:t>
      </w:r>
      <w:r>
        <w:rPr>
          <w:spacing w:val="40"/>
          <w:sz w:val="20"/>
        </w:rPr>
        <w:t xml:space="preserve"> </w:t>
      </w:r>
      <w:r>
        <w:rPr>
          <w:sz w:val="20"/>
        </w:rPr>
        <w:t>to</w:t>
      </w:r>
      <w:r>
        <w:rPr>
          <w:spacing w:val="40"/>
          <w:sz w:val="20"/>
        </w:rPr>
        <w:t xml:space="preserve"> </w:t>
      </w:r>
      <w:r>
        <w:rPr>
          <w:sz w:val="20"/>
        </w:rPr>
        <w:t>a</w:t>
      </w:r>
      <w:r>
        <w:rPr>
          <w:spacing w:val="40"/>
          <w:sz w:val="20"/>
        </w:rPr>
        <w:t xml:space="preserve"> </w:t>
      </w:r>
      <w:r>
        <w:rPr>
          <w:sz w:val="20"/>
        </w:rPr>
        <w:t>combination</w:t>
      </w:r>
      <w:r>
        <w:rPr>
          <w:spacing w:val="40"/>
          <w:sz w:val="20"/>
        </w:rPr>
        <w:t xml:space="preserve"> </w:t>
      </w:r>
      <w:r>
        <w:rPr>
          <w:sz w:val="20"/>
        </w:rPr>
        <w:t>of</w:t>
      </w:r>
      <w:r>
        <w:rPr>
          <w:spacing w:val="40"/>
          <w:sz w:val="20"/>
        </w:rPr>
        <w:t xml:space="preserve"> </w:t>
      </w:r>
      <w:r>
        <w:rPr>
          <w:sz w:val="20"/>
        </w:rPr>
        <w:t>accounts;</w:t>
      </w:r>
      <w:r>
        <w:rPr>
          <w:spacing w:val="40"/>
          <w:sz w:val="20"/>
        </w:rPr>
        <w:t xml:space="preserve"> </w:t>
      </w:r>
      <w:r>
        <w:rPr>
          <w:sz w:val="20"/>
        </w:rPr>
        <w:t>or</w:t>
      </w:r>
    </w:p>
    <w:p w14:paraId="3F7D97A4" w14:textId="77777777" w:rsidR="00E70012" w:rsidRDefault="00000000">
      <w:pPr>
        <w:pStyle w:val="ListParagraph"/>
        <w:numPr>
          <w:ilvl w:val="1"/>
          <w:numId w:val="20"/>
        </w:numPr>
        <w:tabs>
          <w:tab w:val="left" w:pos="1512"/>
        </w:tabs>
        <w:ind w:hanging="737"/>
        <w:rPr>
          <w:sz w:val="20"/>
        </w:rPr>
      </w:pPr>
      <w:proofErr w:type="gramStart"/>
      <w:r>
        <w:rPr>
          <w:sz w:val="20"/>
        </w:rPr>
        <w:t>enter</w:t>
      </w:r>
      <w:r>
        <w:rPr>
          <w:spacing w:val="18"/>
          <w:sz w:val="20"/>
        </w:rPr>
        <w:t xml:space="preserve"> </w:t>
      </w:r>
      <w:r>
        <w:rPr>
          <w:sz w:val="20"/>
        </w:rPr>
        <w:t>into</w:t>
      </w:r>
      <w:proofErr w:type="gramEnd"/>
      <w:r>
        <w:rPr>
          <w:spacing w:val="20"/>
          <w:sz w:val="20"/>
        </w:rPr>
        <w:t xml:space="preserve"> </w:t>
      </w:r>
      <w:r>
        <w:rPr>
          <w:sz w:val="20"/>
        </w:rPr>
        <w:t>any</w:t>
      </w:r>
      <w:r>
        <w:rPr>
          <w:spacing w:val="22"/>
          <w:sz w:val="20"/>
        </w:rPr>
        <w:t xml:space="preserve"> </w:t>
      </w:r>
      <w:r>
        <w:rPr>
          <w:sz w:val="20"/>
        </w:rPr>
        <w:t>other</w:t>
      </w:r>
      <w:r>
        <w:rPr>
          <w:spacing w:val="19"/>
          <w:sz w:val="20"/>
        </w:rPr>
        <w:t xml:space="preserve"> </w:t>
      </w:r>
      <w:r>
        <w:rPr>
          <w:sz w:val="20"/>
        </w:rPr>
        <w:t>preferential</w:t>
      </w:r>
      <w:r>
        <w:rPr>
          <w:spacing w:val="19"/>
          <w:sz w:val="20"/>
        </w:rPr>
        <w:t xml:space="preserve"> </w:t>
      </w:r>
      <w:r>
        <w:rPr>
          <w:sz w:val="20"/>
        </w:rPr>
        <w:t>arrangement</w:t>
      </w:r>
      <w:r>
        <w:rPr>
          <w:spacing w:val="22"/>
          <w:sz w:val="20"/>
        </w:rPr>
        <w:t xml:space="preserve"> </w:t>
      </w:r>
      <w:r>
        <w:rPr>
          <w:sz w:val="20"/>
        </w:rPr>
        <w:t>having</w:t>
      </w:r>
      <w:r>
        <w:rPr>
          <w:spacing w:val="23"/>
          <w:sz w:val="20"/>
        </w:rPr>
        <w:t xml:space="preserve"> </w:t>
      </w:r>
      <w:r>
        <w:rPr>
          <w:sz w:val="20"/>
        </w:rPr>
        <w:t>a</w:t>
      </w:r>
      <w:r>
        <w:rPr>
          <w:spacing w:val="18"/>
          <w:sz w:val="20"/>
        </w:rPr>
        <w:t xml:space="preserve"> </w:t>
      </w:r>
      <w:r>
        <w:rPr>
          <w:sz w:val="20"/>
        </w:rPr>
        <w:t>similar</w:t>
      </w:r>
      <w:r>
        <w:rPr>
          <w:spacing w:val="20"/>
          <w:sz w:val="20"/>
        </w:rPr>
        <w:t xml:space="preserve"> </w:t>
      </w:r>
      <w:r>
        <w:rPr>
          <w:spacing w:val="-2"/>
          <w:sz w:val="20"/>
        </w:rPr>
        <w:t>effect,</w:t>
      </w:r>
    </w:p>
    <w:p w14:paraId="502F3FA6" w14:textId="77777777" w:rsidR="00E70012" w:rsidRDefault="00000000">
      <w:pPr>
        <w:pStyle w:val="BodyText"/>
        <w:spacing w:before="212" w:line="336" w:lineRule="auto"/>
        <w:ind w:right="1017"/>
        <w:jc w:val="both"/>
      </w:pPr>
      <w:r>
        <w:t>in</w:t>
      </w:r>
      <w:r>
        <w:rPr>
          <w:spacing w:val="40"/>
        </w:rPr>
        <w:t xml:space="preserve"> </w:t>
      </w:r>
      <w:r>
        <w:t>circumstances</w:t>
      </w:r>
      <w:r>
        <w:rPr>
          <w:spacing w:val="40"/>
        </w:rPr>
        <w:t xml:space="preserve"> </w:t>
      </w:r>
      <w:r>
        <w:t>where</w:t>
      </w:r>
      <w:r>
        <w:rPr>
          <w:spacing w:val="40"/>
        </w:rPr>
        <w:t xml:space="preserve"> </w:t>
      </w:r>
      <w:r>
        <w:t>the</w:t>
      </w:r>
      <w:r>
        <w:rPr>
          <w:spacing w:val="40"/>
        </w:rPr>
        <w:t xml:space="preserve"> </w:t>
      </w:r>
      <w:r>
        <w:t>arrangement</w:t>
      </w:r>
      <w:r>
        <w:rPr>
          <w:spacing w:val="40"/>
        </w:rPr>
        <w:t xml:space="preserve"> </w:t>
      </w:r>
      <w:r>
        <w:t>or</w:t>
      </w:r>
      <w:r>
        <w:rPr>
          <w:spacing w:val="40"/>
        </w:rPr>
        <w:t xml:space="preserve"> </w:t>
      </w:r>
      <w:r>
        <w:t>transaction</w:t>
      </w:r>
      <w:r>
        <w:rPr>
          <w:spacing w:val="40"/>
        </w:rPr>
        <w:t xml:space="preserve"> </w:t>
      </w:r>
      <w:r>
        <w:t>is</w:t>
      </w:r>
      <w:r>
        <w:rPr>
          <w:spacing w:val="40"/>
        </w:rPr>
        <w:t xml:space="preserve"> </w:t>
      </w:r>
      <w:r>
        <w:t>entered</w:t>
      </w:r>
      <w:r>
        <w:rPr>
          <w:spacing w:val="40"/>
        </w:rPr>
        <w:t xml:space="preserve"> </w:t>
      </w:r>
      <w:r>
        <w:t>into</w:t>
      </w:r>
      <w:r>
        <w:rPr>
          <w:spacing w:val="40"/>
        </w:rPr>
        <w:t xml:space="preserve"> </w:t>
      </w:r>
      <w:r>
        <w:t>primarily</w:t>
      </w:r>
      <w:r>
        <w:rPr>
          <w:spacing w:val="40"/>
        </w:rPr>
        <w:t xml:space="preserve"> </w:t>
      </w:r>
      <w:r>
        <w:t>as</w:t>
      </w:r>
      <w:r>
        <w:rPr>
          <w:spacing w:val="40"/>
        </w:rPr>
        <w:t xml:space="preserve"> </w:t>
      </w:r>
      <w:r>
        <w:t>a</w:t>
      </w:r>
      <w:r>
        <w:rPr>
          <w:spacing w:val="40"/>
        </w:rPr>
        <w:t xml:space="preserve"> </w:t>
      </w:r>
      <w:r>
        <w:t>method</w:t>
      </w:r>
      <w:r>
        <w:rPr>
          <w:spacing w:val="40"/>
        </w:rPr>
        <w:t xml:space="preserve"> </w:t>
      </w:r>
      <w:r>
        <w:t>of raising</w:t>
      </w:r>
      <w:r>
        <w:rPr>
          <w:spacing w:val="40"/>
        </w:rPr>
        <w:t xml:space="preserve"> </w:t>
      </w:r>
      <w:r>
        <w:t>Financial</w:t>
      </w:r>
      <w:r>
        <w:rPr>
          <w:spacing w:val="40"/>
        </w:rPr>
        <w:t xml:space="preserve"> </w:t>
      </w:r>
      <w:r>
        <w:t>Indebtedness</w:t>
      </w:r>
      <w:r>
        <w:rPr>
          <w:spacing w:val="40"/>
        </w:rPr>
        <w:t xml:space="preserve"> </w:t>
      </w:r>
      <w:r>
        <w:t>or</w:t>
      </w:r>
      <w:r>
        <w:rPr>
          <w:spacing w:val="40"/>
        </w:rPr>
        <w:t xml:space="preserve"> </w:t>
      </w:r>
      <w:r>
        <w:t>of</w:t>
      </w:r>
      <w:r>
        <w:rPr>
          <w:spacing w:val="40"/>
        </w:rPr>
        <w:t xml:space="preserve"> </w:t>
      </w:r>
      <w:r>
        <w:t>financing</w:t>
      </w:r>
      <w:r>
        <w:rPr>
          <w:spacing w:val="40"/>
        </w:rPr>
        <w:t xml:space="preserve"> </w:t>
      </w:r>
      <w:r>
        <w:t>the</w:t>
      </w:r>
      <w:r>
        <w:rPr>
          <w:spacing w:val="40"/>
        </w:rPr>
        <w:t xml:space="preserve"> </w:t>
      </w:r>
      <w:r>
        <w:t>acquisition</w:t>
      </w:r>
      <w:r>
        <w:rPr>
          <w:spacing w:val="40"/>
        </w:rPr>
        <w:t xml:space="preserve"> </w:t>
      </w:r>
      <w:r>
        <w:t>of</w:t>
      </w:r>
      <w:r>
        <w:rPr>
          <w:spacing w:val="40"/>
        </w:rPr>
        <w:t xml:space="preserve"> </w:t>
      </w:r>
      <w:r>
        <w:t>an</w:t>
      </w:r>
      <w:r>
        <w:rPr>
          <w:spacing w:val="40"/>
        </w:rPr>
        <w:t xml:space="preserve"> </w:t>
      </w:r>
      <w:r>
        <w:t>asset.</w:t>
      </w:r>
    </w:p>
    <w:p w14:paraId="3FA9B1AD" w14:textId="77777777" w:rsidR="00E70012" w:rsidRDefault="00000000">
      <w:pPr>
        <w:pStyle w:val="ListParagraph"/>
        <w:numPr>
          <w:ilvl w:val="0"/>
          <w:numId w:val="20"/>
        </w:numPr>
        <w:tabs>
          <w:tab w:val="left" w:pos="771"/>
        </w:tabs>
        <w:spacing w:before="120"/>
        <w:ind w:left="771" w:hanging="620"/>
        <w:jc w:val="both"/>
        <w:rPr>
          <w:sz w:val="20"/>
        </w:rPr>
      </w:pPr>
      <w:r>
        <w:rPr>
          <w:sz w:val="20"/>
        </w:rPr>
        <w:t>Paragraphs</w:t>
      </w:r>
      <w:r>
        <w:rPr>
          <w:spacing w:val="16"/>
          <w:sz w:val="20"/>
        </w:rPr>
        <w:t xml:space="preserve"> </w:t>
      </w:r>
      <w:r>
        <w:rPr>
          <w:sz w:val="20"/>
        </w:rPr>
        <w:t>(a)</w:t>
      </w:r>
      <w:r>
        <w:rPr>
          <w:spacing w:val="16"/>
          <w:sz w:val="20"/>
        </w:rPr>
        <w:t xml:space="preserve"> </w:t>
      </w:r>
      <w:r>
        <w:rPr>
          <w:sz w:val="20"/>
        </w:rPr>
        <w:t>and</w:t>
      </w:r>
      <w:r>
        <w:rPr>
          <w:spacing w:val="15"/>
          <w:sz w:val="20"/>
        </w:rPr>
        <w:t xml:space="preserve"> </w:t>
      </w:r>
      <w:r>
        <w:rPr>
          <w:sz w:val="20"/>
        </w:rPr>
        <w:t>(b)</w:t>
      </w:r>
      <w:r>
        <w:rPr>
          <w:spacing w:val="15"/>
          <w:sz w:val="20"/>
        </w:rPr>
        <w:t xml:space="preserve"> </w:t>
      </w:r>
      <w:r>
        <w:rPr>
          <w:sz w:val="20"/>
        </w:rPr>
        <w:t>above</w:t>
      </w:r>
      <w:r>
        <w:rPr>
          <w:spacing w:val="16"/>
          <w:sz w:val="20"/>
        </w:rPr>
        <w:t xml:space="preserve"> </w:t>
      </w:r>
      <w:r>
        <w:rPr>
          <w:sz w:val="20"/>
        </w:rPr>
        <w:t>do</w:t>
      </w:r>
      <w:r>
        <w:rPr>
          <w:spacing w:val="16"/>
          <w:sz w:val="20"/>
        </w:rPr>
        <w:t xml:space="preserve"> </w:t>
      </w:r>
      <w:r>
        <w:rPr>
          <w:sz w:val="20"/>
        </w:rPr>
        <w:t>not</w:t>
      </w:r>
      <w:r>
        <w:rPr>
          <w:spacing w:val="18"/>
          <w:sz w:val="20"/>
        </w:rPr>
        <w:t xml:space="preserve"> </w:t>
      </w:r>
      <w:r>
        <w:rPr>
          <w:sz w:val="20"/>
        </w:rPr>
        <w:t>apply</w:t>
      </w:r>
      <w:r>
        <w:rPr>
          <w:spacing w:val="15"/>
          <w:sz w:val="20"/>
        </w:rPr>
        <w:t xml:space="preserve"> </w:t>
      </w:r>
      <w:r>
        <w:rPr>
          <w:sz w:val="20"/>
        </w:rPr>
        <w:t>to</w:t>
      </w:r>
      <w:r>
        <w:rPr>
          <w:spacing w:val="17"/>
          <w:sz w:val="20"/>
        </w:rPr>
        <w:t xml:space="preserve"> </w:t>
      </w:r>
      <w:r>
        <w:rPr>
          <w:sz w:val="20"/>
        </w:rPr>
        <w:t>any</w:t>
      </w:r>
      <w:r>
        <w:rPr>
          <w:spacing w:val="18"/>
          <w:sz w:val="20"/>
        </w:rPr>
        <w:t xml:space="preserve"> </w:t>
      </w:r>
      <w:r>
        <w:rPr>
          <w:sz w:val="20"/>
        </w:rPr>
        <w:t>Security</w:t>
      </w:r>
      <w:r>
        <w:rPr>
          <w:spacing w:val="12"/>
          <w:sz w:val="20"/>
        </w:rPr>
        <w:t xml:space="preserve"> </w:t>
      </w:r>
      <w:r>
        <w:rPr>
          <w:sz w:val="20"/>
        </w:rPr>
        <w:t>listed</w:t>
      </w:r>
      <w:r>
        <w:rPr>
          <w:spacing w:val="15"/>
          <w:sz w:val="20"/>
        </w:rPr>
        <w:t xml:space="preserve"> </w:t>
      </w:r>
      <w:r>
        <w:rPr>
          <w:spacing w:val="-2"/>
          <w:sz w:val="20"/>
        </w:rPr>
        <w:t>below:</w:t>
      </w:r>
    </w:p>
    <w:p w14:paraId="6C1202AD" w14:textId="77777777" w:rsidR="00E70012" w:rsidRDefault="00000000">
      <w:pPr>
        <w:pStyle w:val="ListParagraph"/>
        <w:numPr>
          <w:ilvl w:val="1"/>
          <w:numId w:val="20"/>
        </w:numPr>
        <w:tabs>
          <w:tab w:val="left" w:pos="1512"/>
        </w:tabs>
        <w:spacing w:before="212" w:line="338" w:lineRule="auto"/>
        <w:ind w:right="1233"/>
        <w:rPr>
          <w:sz w:val="20"/>
        </w:rPr>
      </w:pPr>
      <w:r>
        <w:rPr>
          <w:sz w:val="20"/>
        </w:rPr>
        <w:t>any</w:t>
      </w:r>
      <w:r>
        <w:rPr>
          <w:spacing w:val="21"/>
          <w:sz w:val="20"/>
        </w:rPr>
        <w:t xml:space="preserve"> </w:t>
      </w:r>
      <w:r>
        <w:rPr>
          <w:sz w:val="20"/>
        </w:rPr>
        <w:t>netting</w:t>
      </w:r>
      <w:r>
        <w:rPr>
          <w:spacing w:val="-2"/>
          <w:sz w:val="20"/>
        </w:rPr>
        <w:t xml:space="preserve"> </w:t>
      </w:r>
      <w:r>
        <w:rPr>
          <w:sz w:val="20"/>
        </w:rPr>
        <w:t>or</w:t>
      </w:r>
      <w:r>
        <w:rPr>
          <w:spacing w:val="-2"/>
          <w:sz w:val="20"/>
        </w:rPr>
        <w:t xml:space="preserve"> </w:t>
      </w:r>
      <w:r>
        <w:rPr>
          <w:sz w:val="20"/>
        </w:rPr>
        <w:t xml:space="preserve">set-off arrangement </w:t>
      </w:r>
      <w:proofErr w:type="gramStart"/>
      <w:r>
        <w:rPr>
          <w:sz w:val="20"/>
        </w:rPr>
        <w:t>entered</w:t>
      </w:r>
      <w:r>
        <w:rPr>
          <w:spacing w:val="-2"/>
          <w:sz w:val="20"/>
        </w:rPr>
        <w:t xml:space="preserve"> </w:t>
      </w:r>
      <w:r>
        <w:rPr>
          <w:sz w:val="20"/>
        </w:rPr>
        <w:t>into</w:t>
      </w:r>
      <w:proofErr w:type="gramEnd"/>
      <w:r>
        <w:rPr>
          <w:sz w:val="20"/>
        </w:rPr>
        <w:t xml:space="preserve"> by</w:t>
      </w:r>
      <w:r>
        <w:rPr>
          <w:spacing w:val="-3"/>
          <w:sz w:val="20"/>
        </w:rPr>
        <w:t xml:space="preserve"> </w:t>
      </w:r>
      <w:r>
        <w:rPr>
          <w:sz w:val="20"/>
        </w:rPr>
        <w:t>the</w:t>
      </w:r>
      <w:r>
        <w:rPr>
          <w:spacing w:val="-3"/>
          <w:sz w:val="20"/>
        </w:rPr>
        <w:t xml:space="preserve"> </w:t>
      </w:r>
      <w:r>
        <w:rPr>
          <w:sz w:val="20"/>
        </w:rPr>
        <w:t>Borrower</w:t>
      </w:r>
      <w:r>
        <w:rPr>
          <w:spacing w:val="-2"/>
          <w:sz w:val="20"/>
        </w:rPr>
        <w:t xml:space="preserve"> </w:t>
      </w:r>
      <w:r>
        <w:rPr>
          <w:sz w:val="20"/>
        </w:rPr>
        <w:t>in</w:t>
      </w:r>
      <w:r>
        <w:rPr>
          <w:spacing w:val="-2"/>
          <w:sz w:val="20"/>
        </w:rPr>
        <w:t xml:space="preserve"> </w:t>
      </w:r>
      <w:r>
        <w:rPr>
          <w:sz w:val="20"/>
        </w:rPr>
        <w:t>the</w:t>
      </w:r>
      <w:r>
        <w:rPr>
          <w:spacing w:val="-2"/>
          <w:sz w:val="20"/>
        </w:rPr>
        <w:t xml:space="preserve"> </w:t>
      </w:r>
      <w:r>
        <w:rPr>
          <w:sz w:val="20"/>
        </w:rPr>
        <w:t>ordinary course</w:t>
      </w:r>
      <w:r>
        <w:rPr>
          <w:spacing w:val="-2"/>
          <w:sz w:val="20"/>
        </w:rPr>
        <w:t xml:space="preserve"> </w:t>
      </w:r>
      <w:r>
        <w:rPr>
          <w:sz w:val="20"/>
        </w:rPr>
        <w:t>of its banking</w:t>
      </w:r>
      <w:r>
        <w:rPr>
          <w:spacing w:val="40"/>
          <w:sz w:val="20"/>
        </w:rPr>
        <w:t xml:space="preserve"> </w:t>
      </w:r>
      <w:r>
        <w:rPr>
          <w:sz w:val="20"/>
        </w:rPr>
        <w:t>arrangements</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purpose</w:t>
      </w:r>
      <w:r>
        <w:rPr>
          <w:spacing w:val="40"/>
          <w:sz w:val="20"/>
        </w:rPr>
        <w:t xml:space="preserve"> </w:t>
      </w:r>
      <w:r>
        <w:rPr>
          <w:sz w:val="20"/>
        </w:rPr>
        <w:t>of</w:t>
      </w:r>
      <w:r>
        <w:rPr>
          <w:spacing w:val="40"/>
          <w:sz w:val="20"/>
        </w:rPr>
        <w:t xml:space="preserve"> </w:t>
      </w:r>
      <w:r>
        <w:rPr>
          <w:sz w:val="20"/>
        </w:rPr>
        <w:t>netting</w:t>
      </w:r>
      <w:r>
        <w:rPr>
          <w:spacing w:val="40"/>
          <w:sz w:val="20"/>
        </w:rPr>
        <w:t xml:space="preserve"> </w:t>
      </w:r>
      <w:r>
        <w:rPr>
          <w:sz w:val="20"/>
        </w:rPr>
        <w:t>debit</w:t>
      </w:r>
      <w:r>
        <w:rPr>
          <w:spacing w:val="40"/>
          <w:sz w:val="20"/>
        </w:rPr>
        <w:t xml:space="preserve"> </w:t>
      </w:r>
      <w:r>
        <w:rPr>
          <w:sz w:val="20"/>
        </w:rPr>
        <w:t>and</w:t>
      </w:r>
      <w:r>
        <w:rPr>
          <w:spacing w:val="40"/>
          <w:sz w:val="20"/>
        </w:rPr>
        <w:t xml:space="preserve"> </w:t>
      </w:r>
      <w:r>
        <w:rPr>
          <w:sz w:val="20"/>
        </w:rPr>
        <w:t>credit</w:t>
      </w:r>
      <w:r>
        <w:rPr>
          <w:spacing w:val="40"/>
          <w:sz w:val="20"/>
        </w:rPr>
        <w:t xml:space="preserve"> </w:t>
      </w:r>
      <w:proofErr w:type="gramStart"/>
      <w:r>
        <w:rPr>
          <w:sz w:val="20"/>
        </w:rPr>
        <w:t>balances;</w:t>
      </w:r>
      <w:proofErr w:type="gramEnd"/>
    </w:p>
    <w:p w14:paraId="09FD95F8" w14:textId="77777777" w:rsidR="00E70012" w:rsidRDefault="00000000">
      <w:pPr>
        <w:pStyle w:val="ListParagraph"/>
        <w:numPr>
          <w:ilvl w:val="1"/>
          <w:numId w:val="20"/>
        </w:numPr>
        <w:tabs>
          <w:tab w:val="left" w:pos="1512"/>
        </w:tabs>
        <w:spacing w:before="116" w:line="336" w:lineRule="auto"/>
        <w:ind w:right="1253"/>
        <w:rPr>
          <w:sz w:val="20"/>
        </w:rPr>
      </w:pPr>
      <w:r>
        <w:rPr>
          <w:sz w:val="20"/>
        </w:rPr>
        <w:t>any</w:t>
      </w:r>
      <w:r>
        <w:rPr>
          <w:spacing w:val="-4"/>
          <w:sz w:val="20"/>
        </w:rPr>
        <w:t xml:space="preserve"> </w:t>
      </w:r>
      <w:r>
        <w:rPr>
          <w:sz w:val="20"/>
        </w:rPr>
        <w:t>payment</w:t>
      </w:r>
      <w:r>
        <w:rPr>
          <w:spacing w:val="-4"/>
          <w:sz w:val="20"/>
        </w:rPr>
        <w:t xml:space="preserve"> </w:t>
      </w:r>
      <w:r>
        <w:rPr>
          <w:sz w:val="20"/>
        </w:rPr>
        <w:t>or</w:t>
      </w:r>
      <w:r>
        <w:rPr>
          <w:spacing w:val="-3"/>
          <w:sz w:val="20"/>
        </w:rPr>
        <w:t xml:space="preserve"> </w:t>
      </w:r>
      <w:r>
        <w:rPr>
          <w:sz w:val="20"/>
        </w:rPr>
        <w:t>close</w:t>
      </w:r>
      <w:r>
        <w:rPr>
          <w:spacing w:val="-3"/>
          <w:sz w:val="20"/>
        </w:rPr>
        <w:t xml:space="preserve"> </w:t>
      </w:r>
      <w:r>
        <w:rPr>
          <w:sz w:val="20"/>
        </w:rPr>
        <w:t>out</w:t>
      </w:r>
      <w:r>
        <w:rPr>
          <w:spacing w:val="-4"/>
          <w:sz w:val="20"/>
        </w:rPr>
        <w:t xml:space="preserve"> </w:t>
      </w:r>
      <w:r>
        <w:rPr>
          <w:sz w:val="20"/>
        </w:rPr>
        <w:t>netting</w:t>
      </w:r>
      <w:r>
        <w:rPr>
          <w:spacing w:val="-3"/>
          <w:sz w:val="20"/>
        </w:rPr>
        <w:t xml:space="preserve"> </w:t>
      </w:r>
      <w:r>
        <w:rPr>
          <w:sz w:val="20"/>
        </w:rPr>
        <w:t>or</w:t>
      </w:r>
      <w:r>
        <w:rPr>
          <w:spacing w:val="-3"/>
          <w:sz w:val="20"/>
        </w:rPr>
        <w:t xml:space="preserve"> </w:t>
      </w:r>
      <w:r>
        <w:rPr>
          <w:sz w:val="20"/>
        </w:rPr>
        <w:t>set-off</w:t>
      </w:r>
      <w:r>
        <w:rPr>
          <w:spacing w:val="-4"/>
          <w:sz w:val="20"/>
        </w:rPr>
        <w:t xml:space="preserve"> </w:t>
      </w:r>
      <w:r>
        <w:rPr>
          <w:sz w:val="20"/>
        </w:rPr>
        <w:t>arrangement</w:t>
      </w:r>
      <w:r>
        <w:rPr>
          <w:spacing w:val="-4"/>
          <w:sz w:val="20"/>
        </w:rPr>
        <w:t xml:space="preserve"> </w:t>
      </w:r>
      <w:r>
        <w:rPr>
          <w:sz w:val="20"/>
        </w:rPr>
        <w:t>pursuant</w:t>
      </w:r>
      <w:r>
        <w:rPr>
          <w:spacing w:val="-4"/>
          <w:sz w:val="20"/>
        </w:rPr>
        <w:t xml:space="preserve"> </w:t>
      </w:r>
      <w:r>
        <w:rPr>
          <w:sz w:val="20"/>
        </w:rPr>
        <w:t>to</w:t>
      </w:r>
      <w:r>
        <w:rPr>
          <w:spacing w:val="-4"/>
          <w:sz w:val="20"/>
        </w:rPr>
        <w:t xml:space="preserve"> </w:t>
      </w:r>
      <w:r>
        <w:rPr>
          <w:sz w:val="20"/>
        </w:rPr>
        <w:t>any</w:t>
      </w:r>
      <w:r>
        <w:rPr>
          <w:spacing w:val="-4"/>
          <w:sz w:val="20"/>
        </w:rPr>
        <w:t xml:space="preserve"> </w:t>
      </w:r>
      <w:r>
        <w:rPr>
          <w:sz w:val="20"/>
        </w:rPr>
        <w:t>hedging</w:t>
      </w:r>
      <w:r>
        <w:rPr>
          <w:spacing w:val="-3"/>
          <w:sz w:val="20"/>
        </w:rPr>
        <w:t xml:space="preserve"> </w:t>
      </w:r>
      <w:r>
        <w:rPr>
          <w:sz w:val="20"/>
        </w:rPr>
        <w:t xml:space="preserve">transaction </w:t>
      </w:r>
      <w:proofErr w:type="gramStart"/>
      <w:r>
        <w:rPr>
          <w:sz w:val="20"/>
        </w:rPr>
        <w:t>entered</w:t>
      </w:r>
      <w:r>
        <w:rPr>
          <w:spacing w:val="40"/>
          <w:sz w:val="20"/>
        </w:rPr>
        <w:t xml:space="preserve"> </w:t>
      </w:r>
      <w:r>
        <w:rPr>
          <w:sz w:val="20"/>
        </w:rPr>
        <w:t>into</w:t>
      </w:r>
      <w:proofErr w:type="gramEnd"/>
      <w:r>
        <w:rPr>
          <w:spacing w:val="40"/>
          <w:sz w:val="20"/>
        </w:rPr>
        <w:t xml:space="preserve"> </w:t>
      </w:r>
      <w:r>
        <w:rPr>
          <w:sz w:val="20"/>
        </w:rPr>
        <w:t>by</w:t>
      </w:r>
      <w:r>
        <w:rPr>
          <w:spacing w:val="40"/>
          <w:sz w:val="20"/>
        </w:rPr>
        <w:t xml:space="preserve"> </w:t>
      </w:r>
      <w:r>
        <w:rPr>
          <w:sz w:val="20"/>
        </w:rPr>
        <w:t>a</w:t>
      </w:r>
      <w:r>
        <w:rPr>
          <w:spacing w:val="40"/>
          <w:sz w:val="20"/>
        </w:rPr>
        <w:t xml:space="preserve"> </w:t>
      </w:r>
      <w:r>
        <w:rPr>
          <w:sz w:val="20"/>
        </w:rPr>
        <w:t>member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for</w:t>
      </w:r>
      <w:r>
        <w:rPr>
          <w:spacing w:val="40"/>
          <w:sz w:val="20"/>
        </w:rPr>
        <w:t xml:space="preserve"> </w:t>
      </w:r>
      <w:r>
        <w:rPr>
          <w:sz w:val="20"/>
        </w:rPr>
        <w:t>the</w:t>
      </w:r>
      <w:r>
        <w:rPr>
          <w:spacing w:val="40"/>
          <w:sz w:val="20"/>
        </w:rPr>
        <w:t xml:space="preserve"> </w:t>
      </w:r>
      <w:r>
        <w:rPr>
          <w:sz w:val="20"/>
        </w:rPr>
        <w:t>purpose</w:t>
      </w:r>
      <w:r>
        <w:rPr>
          <w:spacing w:val="40"/>
          <w:sz w:val="20"/>
        </w:rPr>
        <w:t xml:space="preserve"> </w:t>
      </w:r>
      <w:r>
        <w:rPr>
          <w:sz w:val="20"/>
        </w:rPr>
        <w:t>of:</w:t>
      </w:r>
    </w:p>
    <w:p w14:paraId="606F0CF4" w14:textId="77777777" w:rsidR="00E70012" w:rsidRDefault="00000000">
      <w:pPr>
        <w:pStyle w:val="ListParagraph"/>
        <w:numPr>
          <w:ilvl w:val="2"/>
          <w:numId w:val="20"/>
        </w:numPr>
        <w:tabs>
          <w:tab w:val="left" w:pos="2192"/>
        </w:tabs>
        <w:spacing w:before="118" w:line="336" w:lineRule="auto"/>
        <w:ind w:right="1086"/>
        <w:rPr>
          <w:sz w:val="20"/>
        </w:rPr>
      </w:pPr>
      <w:r>
        <w:rPr>
          <w:sz w:val="20"/>
        </w:rPr>
        <w:t>hedging</w:t>
      </w:r>
      <w:r>
        <w:rPr>
          <w:spacing w:val="37"/>
          <w:sz w:val="20"/>
        </w:rPr>
        <w:t xml:space="preserve"> </w:t>
      </w:r>
      <w:r>
        <w:rPr>
          <w:sz w:val="20"/>
        </w:rPr>
        <w:t>any</w:t>
      </w:r>
      <w:r>
        <w:rPr>
          <w:spacing w:val="36"/>
          <w:sz w:val="20"/>
        </w:rPr>
        <w:t xml:space="preserve"> </w:t>
      </w:r>
      <w:r>
        <w:rPr>
          <w:sz w:val="20"/>
        </w:rPr>
        <w:t>risk</w:t>
      </w:r>
      <w:r>
        <w:rPr>
          <w:spacing w:val="35"/>
          <w:sz w:val="20"/>
        </w:rPr>
        <w:t xml:space="preserve"> </w:t>
      </w:r>
      <w:r>
        <w:rPr>
          <w:sz w:val="20"/>
        </w:rPr>
        <w:t>to</w:t>
      </w:r>
      <w:r>
        <w:rPr>
          <w:spacing w:val="36"/>
          <w:sz w:val="20"/>
        </w:rPr>
        <w:t xml:space="preserve"> </w:t>
      </w:r>
      <w:r>
        <w:rPr>
          <w:sz w:val="20"/>
        </w:rPr>
        <w:t>which</w:t>
      </w:r>
      <w:r>
        <w:rPr>
          <w:spacing w:val="36"/>
          <w:sz w:val="20"/>
        </w:rPr>
        <w:t xml:space="preserve"> </w:t>
      </w:r>
      <w:r>
        <w:rPr>
          <w:sz w:val="20"/>
        </w:rPr>
        <w:t>any</w:t>
      </w:r>
      <w:r>
        <w:rPr>
          <w:spacing w:val="36"/>
          <w:sz w:val="20"/>
        </w:rPr>
        <w:t xml:space="preserve"> </w:t>
      </w:r>
      <w:r>
        <w:rPr>
          <w:sz w:val="20"/>
        </w:rPr>
        <w:t>member</w:t>
      </w:r>
      <w:r>
        <w:rPr>
          <w:spacing w:val="37"/>
          <w:sz w:val="20"/>
        </w:rPr>
        <w:t xml:space="preserve"> </w:t>
      </w:r>
      <w:r>
        <w:rPr>
          <w:sz w:val="20"/>
        </w:rPr>
        <w:t>of</w:t>
      </w:r>
      <w:r>
        <w:rPr>
          <w:spacing w:val="36"/>
          <w:sz w:val="20"/>
        </w:rPr>
        <w:t xml:space="preserve"> </w:t>
      </w:r>
      <w:r>
        <w:rPr>
          <w:sz w:val="20"/>
        </w:rPr>
        <w:t>the</w:t>
      </w:r>
      <w:r>
        <w:rPr>
          <w:spacing w:val="36"/>
          <w:sz w:val="20"/>
        </w:rPr>
        <w:t xml:space="preserve"> </w:t>
      </w:r>
      <w:r>
        <w:rPr>
          <w:sz w:val="20"/>
        </w:rPr>
        <w:t>Borrower</w:t>
      </w:r>
      <w:r>
        <w:rPr>
          <w:spacing w:val="37"/>
          <w:sz w:val="20"/>
        </w:rPr>
        <w:t xml:space="preserve"> </w:t>
      </w:r>
      <w:r>
        <w:rPr>
          <w:sz w:val="20"/>
        </w:rPr>
        <w:t>is</w:t>
      </w:r>
      <w:r>
        <w:rPr>
          <w:spacing w:val="37"/>
          <w:sz w:val="20"/>
        </w:rPr>
        <w:t xml:space="preserve"> </w:t>
      </w:r>
      <w:r>
        <w:rPr>
          <w:sz w:val="20"/>
        </w:rPr>
        <w:t>exposed</w:t>
      </w:r>
      <w:r>
        <w:rPr>
          <w:spacing w:val="36"/>
          <w:sz w:val="20"/>
        </w:rPr>
        <w:t xml:space="preserve"> </w:t>
      </w:r>
      <w:r>
        <w:rPr>
          <w:sz w:val="20"/>
        </w:rPr>
        <w:t>in</w:t>
      </w:r>
      <w:r>
        <w:rPr>
          <w:spacing w:val="36"/>
          <w:sz w:val="20"/>
        </w:rPr>
        <w:t xml:space="preserve"> </w:t>
      </w:r>
      <w:r>
        <w:rPr>
          <w:sz w:val="20"/>
        </w:rPr>
        <w:t>its</w:t>
      </w:r>
      <w:r>
        <w:rPr>
          <w:spacing w:val="36"/>
          <w:sz w:val="20"/>
        </w:rPr>
        <w:t xml:space="preserve"> </w:t>
      </w:r>
      <w:r>
        <w:rPr>
          <w:sz w:val="20"/>
        </w:rPr>
        <w:t>ordinary course of trading; or</w:t>
      </w:r>
    </w:p>
    <w:p w14:paraId="1F50DFE2" w14:textId="77777777" w:rsidR="00E70012" w:rsidRDefault="00000000">
      <w:pPr>
        <w:pStyle w:val="ListParagraph"/>
        <w:numPr>
          <w:ilvl w:val="2"/>
          <w:numId w:val="20"/>
        </w:numPr>
        <w:tabs>
          <w:tab w:val="left" w:pos="2192"/>
        </w:tabs>
        <w:spacing w:before="121" w:line="338" w:lineRule="auto"/>
        <w:ind w:right="1218"/>
        <w:rPr>
          <w:sz w:val="20"/>
        </w:rPr>
      </w:pPr>
      <w:r>
        <w:rPr>
          <w:sz w:val="20"/>
        </w:rPr>
        <w:t>its</w:t>
      </w:r>
      <w:r>
        <w:rPr>
          <w:spacing w:val="37"/>
          <w:sz w:val="20"/>
        </w:rPr>
        <w:t xml:space="preserve"> </w:t>
      </w:r>
      <w:r>
        <w:rPr>
          <w:sz w:val="20"/>
        </w:rPr>
        <w:t>interest</w:t>
      </w:r>
      <w:r>
        <w:rPr>
          <w:spacing w:val="36"/>
          <w:sz w:val="20"/>
        </w:rPr>
        <w:t xml:space="preserve"> </w:t>
      </w:r>
      <w:r>
        <w:rPr>
          <w:sz w:val="20"/>
        </w:rPr>
        <w:t>rate</w:t>
      </w:r>
      <w:r>
        <w:rPr>
          <w:spacing w:val="36"/>
          <w:sz w:val="20"/>
        </w:rPr>
        <w:t xml:space="preserve"> </w:t>
      </w:r>
      <w:r>
        <w:rPr>
          <w:sz w:val="20"/>
        </w:rPr>
        <w:t>or</w:t>
      </w:r>
      <w:r>
        <w:rPr>
          <w:spacing w:val="37"/>
          <w:sz w:val="20"/>
        </w:rPr>
        <w:t xml:space="preserve"> </w:t>
      </w:r>
      <w:r>
        <w:rPr>
          <w:sz w:val="20"/>
        </w:rPr>
        <w:t>currency</w:t>
      </w:r>
      <w:r>
        <w:rPr>
          <w:spacing w:val="36"/>
          <w:sz w:val="20"/>
        </w:rPr>
        <w:t xml:space="preserve"> </w:t>
      </w:r>
      <w:r>
        <w:rPr>
          <w:sz w:val="20"/>
        </w:rPr>
        <w:t>management</w:t>
      </w:r>
      <w:r>
        <w:rPr>
          <w:spacing w:val="36"/>
          <w:sz w:val="20"/>
        </w:rPr>
        <w:t xml:space="preserve"> </w:t>
      </w:r>
      <w:r>
        <w:rPr>
          <w:sz w:val="20"/>
        </w:rPr>
        <w:t>operations</w:t>
      </w:r>
      <w:r>
        <w:rPr>
          <w:spacing w:val="36"/>
          <w:sz w:val="20"/>
        </w:rPr>
        <w:t xml:space="preserve"> </w:t>
      </w:r>
      <w:r>
        <w:rPr>
          <w:sz w:val="20"/>
        </w:rPr>
        <w:t>which</w:t>
      </w:r>
      <w:r>
        <w:rPr>
          <w:spacing w:val="37"/>
          <w:sz w:val="20"/>
        </w:rPr>
        <w:t xml:space="preserve"> </w:t>
      </w:r>
      <w:r>
        <w:rPr>
          <w:sz w:val="20"/>
        </w:rPr>
        <w:t>are</w:t>
      </w:r>
      <w:r>
        <w:rPr>
          <w:spacing w:val="36"/>
          <w:sz w:val="20"/>
        </w:rPr>
        <w:t xml:space="preserve"> </w:t>
      </w:r>
      <w:r>
        <w:rPr>
          <w:sz w:val="20"/>
        </w:rPr>
        <w:t>carried</w:t>
      </w:r>
      <w:r>
        <w:rPr>
          <w:spacing w:val="37"/>
          <w:sz w:val="20"/>
        </w:rPr>
        <w:t xml:space="preserve"> </w:t>
      </w:r>
      <w:r>
        <w:rPr>
          <w:sz w:val="20"/>
        </w:rPr>
        <w:t>out</w:t>
      </w:r>
      <w:r>
        <w:rPr>
          <w:spacing w:val="36"/>
          <w:sz w:val="20"/>
        </w:rPr>
        <w:t xml:space="preserve"> </w:t>
      </w:r>
      <w:r>
        <w:rPr>
          <w:sz w:val="20"/>
        </w:rPr>
        <w:t>in</w:t>
      </w:r>
      <w:r>
        <w:rPr>
          <w:spacing w:val="36"/>
          <w:sz w:val="20"/>
        </w:rPr>
        <w:t xml:space="preserve"> </w:t>
      </w:r>
      <w:r>
        <w:rPr>
          <w:sz w:val="20"/>
        </w:rPr>
        <w:t>the ordinary</w:t>
      </w:r>
      <w:r>
        <w:rPr>
          <w:spacing w:val="40"/>
          <w:sz w:val="20"/>
        </w:rPr>
        <w:t xml:space="preserve"> </w:t>
      </w:r>
      <w:r>
        <w:rPr>
          <w:sz w:val="20"/>
        </w:rPr>
        <w:t>course</w:t>
      </w:r>
      <w:r>
        <w:rPr>
          <w:spacing w:val="40"/>
          <w:sz w:val="20"/>
        </w:rPr>
        <w:t xml:space="preserve"> </w:t>
      </w:r>
      <w:r>
        <w:rPr>
          <w:sz w:val="20"/>
        </w:rPr>
        <w:t>of</w:t>
      </w:r>
      <w:r>
        <w:rPr>
          <w:spacing w:val="40"/>
          <w:sz w:val="20"/>
        </w:rPr>
        <w:t xml:space="preserve"> </w:t>
      </w:r>
      <w:r>
        <w:rPr>
          <w:sz w:val="20"/>
        </w:rPr>
        <w:t>business</w:t>
      </w:r>
      <w:r>
        <w:rPr>
          <w:spacing w:val="40"/>
          <w:sz w:val="20"/>
        </w:rPr>
        <w:t xml:space="preserve"> </w:t>
      </w:r>
      <w:r>
        <w:rPr>
          <w:sz w:val="20"/>
        </w:rPr>
        <w:t>and</w:t>
      </w:r>
      <w:r>
        <w:rPr>
          <w:spacing w:val="40"/>
          <w:sz w:val="20"/>
        </w:rPr>
        <w:t xml:space="preserve"> </w:t>
      </w:r>
      <w:r>
        <w:rPr>
          <w:sz w:val="20"/>
        </w:rPr>
        <w:t>for</w:t>
      </w:r>
      <w:r>
        <w:rPr>
          <w:spacing w:val="40"/>
          <w:sz w:val="20"/>
        </w:rPr>
        <w:t xml:space="preserve"> </w:t>
      </w:r>
      <w:r>
        <w:rPr>
          <w:sz w:val="20"/>
        </w:rPr>
        <w:t>non-speculative</w:t>
      </w:r>
      <w:r>
        <w:rPr>
          <w:spacing w:val="40"/>
          <w:sz w:val="20"/>
        </w:rPr>
        <w:t xml:space="preserve"> </w:t>
      </w:r>
      <w:r>
        <w:rPr>
          <w:sz w:val="20"/>
        </w:rPr>
        <w:t>purposes</w:t>
      </w:r>
      <w:r>
        <w:rPr>
          <w:spacing w:val="40"/>
          <w:sz w:val="20"/>
        </w:rPr>
        <w:t xml:space="preserve"> </w:t>
      </w:r>
      <w:r>
        <w:rPr>
          <w:sz w:val="20"/>
        </w:rPr>
        <w:t>only,</w:t>
      </w:r>
    </w:p>
    <w:p w14:paraId="7CA9A283" w14:textId="77777777" w:rsidR="00E70012" w:rsidRDefault="00000000">
      <w:pPr>
        <w:pStyle w:val="BodyText"/>
        <w:spacing w:before="116" w:line="336" w:lineRule="auto"/>
        <w:ind w:left="1512" w:right="1033"/>
      </w:pPr>
      <w:r>
        <w:t>excluding,</w:t>
      </w:r>
      <w:r>
        <w:rPr>
          <w:spacing w:val="37"/>
        </w:rPr>
        <w:t xml:space="preserve"> </w:t>
      </w:r>
      <w:r>
        <w:t>in</w:t>
      </w:r>
      <w:r>
        <w:rPr>
          <w:spacing w:val="36"/>
        </w:rPr>
        <w:t xml:space="preserve"> </w:t>
      </w:r>
      <w:r>
        <w:t>each</w:t>
      </w:r>
      <w:r>
        <w:rPr>
          <w:spacing w:val="36"/>
        </w:rPr>
        <w:t xml:space="preserve"> </w:t>
      </w:r>
      <w:r>
        <w:t>case,</w:t>
      </w:r>
      <w:r>
        <w:rPr>
          <w:spacing w:val="37"/>
        </w:rPr>
        <w:t xml:space="preserve"> </w:t>
      </w:r>
      <w:r>
        <w:t>any</w:t>
      </w:r>
      <w:r>
        <w:rPr>
          <w:spacing w:val="37"/>
        </w:rPr>
        <w:t xml:space="preserve"> </w:t>
      </w:r>
      <w:r>
        <w:t>Security</w:t>
      </w:r>
      <w:r>
        <w:rPr>
          <w:spacing w:val="35"/>
        </w:rPr>
        <w:t xml:space="preserve"> </w:t>
      </w:r>
      <w:r>
        <w:t>under</w:t>
      </w:r>
      <w:r>
        <w:rPr>
          <w:spacing w:val="37"/>
        </w:rPr>
        <w:t xml:space="preserve"> </w:t>
      </w:r>
      <w:r>
        <w:t>a</w:t>
      </w:r>
      <w:r>
        <w:rPr>
          <w:spacing w:val="37"/>
        </w:rPr>
        <w:t xml:space="preserve"> </w:t>
      </w:r>
      <w:r>
        <w:t>credit</w:t>
      </w:r>
      <w:r>
        <w:rPr>
          <w:spacing w:val="37"/>
        </w:rPr>
        <w:t xml:space="preserve"> </w:t>
      </w:r>
      <w:r>
        <w:t>support</w:t>
      </w:r>
      <w:r>
        <w:rPr>
          <w:spacing w:val="37"/>
        </w:rPr>
        <w:t xml:space="preserve"> </w:t>
      </w:r>
      <w:r>
        <w:t>arrangement</w:t>
      </w:r>
      <w:r>
        <w:rPr>
          <w:spacing w:val="37"/>
        </w:rPr>
        <w:t xml:space="preserve"> </w:t>
      </w:r>
      <w:r>
        <w:t>in</w:t>
      </w:r>
      <w:r>
        <w:rPr>
          <w:spacing w:val="37"/>
        </w:rPr>
        <w:t xml:space="preserve"> </w:t>
      </w:r>
      <w:r>
        <w:t>relation</w:t>
      </w:r>
      <w:r>
        <w:rPr>
          <w:spacing w:val="37"/>
        </w:rPr>
        <w:t xml:space="preserve"> </w:t>
      </w:r>
      <w:r>
        <w:t>to</w:t>
      </w:r>
      <w:r>
        <w:rPr>
          <w:spacing w:val="37"/>
        </w:rPr>
        <w:t xml:space="preserve"> </w:t>
      </w:r>
      <w:r>
        <w:t xml:space="preserve">a hedging </w:t>
      </w:r>
      <w:proofErr w:type="gramStart"/>
      <w:r>
        <w:t>transaction;</w:t>
      </w:r>
      <w:proofErr w:type="gramEnd"/>
    </w:p>
    <w:p w14:paraId="12CC6B63" w14:textId="0EF2CF0B" w:rsidR="00E70012" w:rsidRDefault="00000000">
      <w:pPr>
        <w:pStyle w:val="ListParagraph"/>
        <w:numPr>
          <w:ilvl w:val="1"/>
          <w:numId w:val="20"/>
        </w:numPr>
        <w:tabs>
          <w:tab w:val="left" w:pos="1512"/>
        </w:tabs>
        <w:spacing w:before="118" w:line="336" w:lineRule="auto"/>
        <w:ind w:right="1066"/>
        <w:rPr>
          <w:sz w:val="20"/>
        </w:rPr>
      </w:pPr>
      <w:r>
        <w:rPr>
          <w:sz w:val="20"/>
        </w:rPr>
        <w:t>any</w:t>
      </w:r>
      <w:r>
        <w:rPr>
          <w:spacing w:val="74"/>
          <w:sz w:val="20"/>
        </w:rPr>
        <w:t xml:space="preserve"> </w:t>
      </w:r>
      <w:r>
        <w:rPr>
          <w:sz w:val="20"/>
        </w:rPr>
        <w:t>Security</w:t>
      </w:r>
      <w:r>
        <w:rPr>
          <w:spacing w:val="74"/>
          <w:sz w:val="20"/>
        </w:rPr>
        <w:t xml:space="preserve"> </w:t>
      </w:r>
      <w:r>
        <w:rPr>
          <w:sz w:val="20"/>
        </w:rPr>
        <w:t>arising</w:t>
      </w:r>
      <w:r>
        <w:rPr>
          <w:spacing w:val="72"/>
          <w:sz w:val="20"/>
        </w:rPr>
        <w:t xml:space="preserve"> </w:t>
      </w:r>
      <w:r>
        <w:rPr>
          <w:sz w:val="20"/>
        </w:rPr>
        <w:t>in</w:t>
      </w:r>
      <w:r>
        <w:rPr>
          <w:spacing w:val="72"/>
          <w:sz w:val="20"/>
        </w:rPr>
        <w:t xml:space="preserve"> </w:t>
      </w:r>
      <w:r>
        <w:rPr>
          <w:sz w:val="20"/>
        </w:rPr>
        <w:t>connection</w:t>
      </w:r>
      <w:r>
        <w:rPr>
          <w:spacing w:val="73"/>
          <w:sz w:val="20"/>
        </w:rPr>
        <w:t xml:space="preserve"> </w:t>
      </w:r>
      <w:r>
        <w:rPr>
          <w:sz w:val="20"/>
        </w:rPr>
        <w:t>with</w:t>
      </w:r>
      <w:r>
        <w:rPr>
          <w:spacing w:val="73"/>
          <w:sz w:val="20"/>
        </w:rPr>
        <w:t xml:space="preserve"> </w:t>
      </w:r>
      <w:r>
        <w:rPr>
          <w:sz w:val="20"/>
        </w:rPr>
        <w:t>the</w:t>
      </w:r>
      <w:r>
        <w:rPr>
          <w:spacing w:val="72"/>
          <w:sz w:val="20"/>
        </w:rPr>
        <w:t xml:space="preserve"> </w:t>
      </w:r>
      <w:r>
        <w:rPr>
          <w:sz w:val="20"/>
        </w:rPr>
        <w:t>whole</w:t>
      </w:r>
      <w:r>
        <w:rPr>
          <w:spacing w:val="74"/>
          <w:sz w:val="20"/>
        </w:rPr>
        <w:t xml:space="preserve"> </w:t>
      </w:r>
      <w:r>
        <w:rPr>
          <w:sz w:val="20"/>
        </w:rPr>
        <w:t>business</w:t>
      </w:r>
      <w:r>
        <w:rPr>
          <w:spacing w:val="74"/>
          <w:sz w:val="20"/>
        </w:rPr>
        <w:t xml:space="preserve"> </w:t>
      </w:r>
      <w:r>
        <w:rPr>
          <w:sz w:val="20"/>
        </w:rPr>
        <w:t>securitisation</w:t>
      </w:r>
      <w:r>
        <w:rPr>
          <w:spacing w:val="75"/>
          <w:sz w:val="20"/>
        </w:rPr>
        <w:t xml:space="preserve"> </w:t>
      </w:r>
      <w:r>
        <w:rPr>
          <w:sz w:val="20"/>
        </w:rPr>
        <w:t>under</w:t>
      </w:r>
      <w:r>
        <w:rPr>
          <w:spacing w:val="72"/>
          <w:sz w:val="20"/>
        </w:rPr>
        <w:t xml:space="preserve"> </w:t>
      </w:r>
      <w:r>
        <w:rPr>
          <w:sz w:val="20"/>
        </w:rPr>
        <w:t xml:space="preserve">which </w:t>
      </w:r>
      <w:r w:rsidR="00287678" w:rsidRPr="00501FC2">
        <w:rPr>
          <w:spacing w:val="40"/>
          <w:sz w:val="20"/>
        </w:rPr>
        <w:t>Meridian Finance</w:t>
      </w:r>
      <w:r>
        <w:rPr>
          <w:spacing w:val="40"/>
          <w:sz w:val="20"/>
        </w:rPr>
        <w:t xml:space="preserve"> </w:t>
      </w:r>
      <w:r>
        <w:rPr>
          <w:sz w:val="20"/>
        </w:rPr>
        <w:t>Limited</w:t>
      </w:r>
      <w:r>
        <w:rPr>
          <w:spacing w:val="40"/>
          <w:sz w:val="20"/>
        </w:rPr>
        <w:t xml:space="preserve"> </w:t>
      </w:r>
      <w:r>
        <w:rPr>
          <w:sz w:val="20"/>
        </w:rPr>
        <w:t>is</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and</w:t>
      </w:r>
      <w:r>
        <w:rPr>
          <w:spacing w:val="40"/>
          <w:sz w:val="20"/>
        </w:rPr>
        <w:t xml:space="preserve"> </w:t>
      </w:r>
      <w:r>
        <w:rPr>
          <w:sz w:val="20"/>
        </w:rPr>
        <w:t>to</w:t>
      </w:r>
      <w:r>
        <w:rPr>
          <w:spacing w:val="40"/>
          <w:sz w:val="20"/>
        </w:rPr>
        <w:t xml:space="preserve"> </w:t>
      </w:r>
      <w:r>
        <w:rPr>
          <w:sz w:val="20"/>
        </w:rPr>
        <w:t>which</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is</w:t>
      </w:r>
      <w:r>
        <w:rPr>
          <w:spacing w:val="40"/>
          <w:sz w:val="20"/>
        </w:rPr>
        <w:t xml:space="preserve"> </w:t>
      </w:r>
      <w:proofErr w:type="gramStart"/>
      <w:r>
        <w:rPr>
          <w:sz w:val="20"/>
        </w:rPr>
        <w:t>party;</w:t>
      </w:r>
      <w:proofErr w:type="gramEnd"/>
    </w:p>
    <w:p w14:paraId="474068BD" w14:textId="77777777" w:rsidR="00E70012" w:rsidRDefault="00000000">
      <w:pPr>
        <w:pStyle w:val="ListParagraph"/>
        <w:numPr>
          <w:ilvl w:val="1"/>
          <w:numId w:val="20"/>
        </w:numPr>
        <w:tabs>
          <w:tab w:val="left" w:pos="1512"/>
        </w:tabs>
        <w:spacing w:before="121"/>
        <w:ind w:hanging="737"/>
        <w:rPr>
          <w:sz w:val="20"/>
        </w:rPr>
      </w:pPr>
      <w:r>
        <w:rPr>
          <w:sz w:val="20"/>
        </w:rPr>
        <w:t>any</w:t>
      </w:r>
      <w:r>
        <w:rPr>
          <w:spacing w:val="13"/>
          <w:sz w:val="20"/>
        </w:rPr>
        <w:t xml:space="preserve"> </w:t>
      </w:r>
      <w:r>
        <w:rPr>
          <w:sz w:val="20"/>
        </w:rPr>
        <w:t>lien</w:t>
      </w:r>
      <w:r>
        <w:rPr>
          <w:spacing w:val="14"/>
          <w:sz w:val="20"/>
        </w:rPr>
        <w:t xml:space="preserve"> </w:t>
      </w:r>
      <w:r>
        <w:rPr>
          <w:sz w:val="20"/>
        </w:rPr>
        <w:t>arising</w:t>
      </w:r>
      <w:r>
        <w:rPr>
          <w:spacing w:val="14"/>
          <w:sz w:val="20"/>
        </w:rPr>
        <w:t xml:space="preserve"> </w:t>
      </w:r>
      <w:r>
        <w:rPr>
          <w:sz w:val="20"/>
        </w:rPr>
        <w:t>by</w:t>
      </w:r>
      <w:r>
        <w:rPr>
          <w:spacing w:val="15"/>
          <w:sz w:val="20"/>
        </w:rPr>
        <w:t xml:space="preserve"> </w:t>
      </w:r>
      <w:r>
        <w:rPr>
          <w:sz w:val="20"/>
        </w:rPr>
        <w:t>operation</w:t>
      </w:r>
      <w:r>
        <w:rPr>
          <w:spacing w:val="14"/>
          <w:sz w:val="20"/>
        </w:rPr>
        <w:t xml:space="preserve"> </w:t>
      </w:r>
      <w:r>
        <w:rPr>
          <w:sz w:val="20"/>
        </w:rPr>
        <w:t>of</w:t>
      </w:r>
      <w:r>
        <w:rPr>
          <w:spacing w:val="12"/>
          <w:sz w:val="20"/>
        </w:rPr>
        <w:t xml:space="preserve"> </w:t>
      </w:r>
      <w:r>
        <w:rPr>
          <w:sz w:val="20"/>
        </w:rPr>
        <w:t>law</w:t>
      </w:r>
      <w:r>
        <w:rPr>
          <w:spacing w:val="16"/>
          <w:sz w:val="20"/>
        </w:rPr>
        <w:t xml:space="preserve"> </w:t>
      </w:r>
      <w:r>
        <w:rPr>
          <w:sz w:val="20"/>
        </w:rPr>
        <w:t>and</w:t>
      </w:r>
      <w:r>
        <w:rPr>
          <w:spacing w:val="13"/>
          <w:sz w:val="20"/>
        </w:rPr>
        <w:t xml:space="preserve"> </w:t>
      </w:r>
      <w:r>
        <w:rPr>
          <w:sz w:val="20"/>
        </w:rPr>
        <w:t>in</w:t>
      </w:r>
      <w:r>
        <w:rPr>
          <w:spacing w:val="14"/>
          <w:sz w:val="20"/>
        </w:rPr>
        <w:t xml:space="preserve"> </w:t>
      </w:r>
      <w:r>
        <w:rPr>
          <w:sz w:val="20"/>
        </w:rPr>
        <w:t>the</w:t>
      </w:r>
      <w:r>
        <w:rPr>
          <w:spacing w:val="13"/>
          <w:sz w:val="20"/>
        </w:rPr>
        <w:t xml:space="preserve"> </w:t>
      </w:r>
      <w:r>
        <w:rPr>
          <w:sz w:val="20"/>
        </w:rPr>
        <w:t>ordinary</w:t>
      </w:r>
      <w:r>
        <w:rPr>
          <w:spacing w:val="16"/>
          <w:sz w:val="20"/>
        </w:rPr>
        <w:t xml:space="preserve"> </w:t>
      </w:r>
      <w:r>
        <w:rPr>
          <w:sz w:val="20"/>
        </w:rPr>
        <w:t>course</w:t>
      </w:r>
      <w:r>
        <w:rPr>
          <w:spacing w:val="15"/>
          <w:sz w:val="20"/>
        </w:rPr>
        <w:t xml:space="preserve"> </w:t>
      </w:r>
      <w:r>
        <w:rPr>
          <w:sz w:val="20"/>
        </w:rPr>
        <w:t>of</w:t>
      </w:r>
      <w:r>
        <w:rPr>
          <w:spacing w:val="12"/>
          <w:sz w:val="20"/>
        </w:rPr>
        <w:t xml:space="preserve"> </w:t>
      </w:r>
      <w:proofErr w:type="gramStart"/>
      <w:r>
        <w:rPr>
          <w:spacing w:val="-2"/>
          <w:sz w:val="20"/>
        </w:rPr>
        <w:t>trading;</w:t>
      </w:r>
      <w:proofErr w:type="gramEnd"/>
    </w:p>
    <w:p w14:paraId="0CFF0835" w14:textId="77777777" w:rsidR="00E70012" w:rsidRDefault="00000000">
      <w:pPr>
        <w:pStyle w:val="ListParagraph"/>
        <w:numPr>
          <w:ilvl w:val="1"/>
          <w:numId w:val="20"/>
        </w:numPr>
        <w:tabs>
          <w:tab w:val="left" w:pos="1512"/>
        </w:tabs>
        <w:spacing w:before="212" w:line="338" w:lineRule="auto"/>
        <w:ind w:right="1199"/>
        <w:rPr>
          <w:sz w:val="20"/>
        </w:rPr>
      </w:pPr>
      <w:r>
        <w:rPr>
          <w:sz w:val="20"/>
        </w:rPr>
        <w:t>any</w:t>
      </w:r>
      <w:r>
        <w:rPr>
          <w:spacing w:val="37"/>
          <w:sz w:val="20"/>
        </w:rPr>
        <w:t xml:space="preserve"> </w:t>
      </w:r>
      <w:r>
        <w:rPr>
          <w:sz w:val="20"/>
        </w:rPr>
        <w:t>Security</w:t>
      </w:r>
      <w:r>
        <w:rPr>
          <w:spacing w:val="35"/>
          <w:sz w:val="20"/>
        </w:rPr>
        <w:t xml:space="preserve"> </w:t>
      </w:r>
      <w:r>
        <w:rPr>
          <w:sz w:val="20"/>
        </w:rPr>
        <w:t>over</w:t>
      </w:r>
      <w:r>
        <w:rPr>
          <w:spacing w:val="37"/>
          <w:sz w:val="20"/>
        </w:rPr>
        <w:t xml:space="preserve"> </w:t>
      </w:r>
      <w:r>
        <w:rPr>
          <w:sz w:val="20"/>
        </w:rPr>
        <w:t>or</w:t>
      </w:r>
      <w:r>
        <w:rPr>
          <w:spacing w:val="38"/>
          <w:sz w:val="20"/>
        </w:rPr>
        <w:t xml:space="preserve"> </w:t>
      </w:r>
      <w:r>
        <w:rPr>
          <w:sz w:val="20"/>
        </w:rPr>
        <w:t>affecting</w:t>
      </w:r>
      <w:r>
        <w:rPr>
          <w:spacing w:val="37"/>
          <w:sz w:val="20"/>
        </w:rPr>
        <w:t xml:space="preserve"> </w:t>
      </w:r>
      <w:r>
        <w:rPr>
          <w:sz w:val="20"/>
        </w:rPr>
        <w:t>any</w:t>
      </w:r>
      <w:r>
        <w:rPr>
          <w:spacing w:val="37"/>
          <w:sz w:val="20"/>
        </w:rPr>
        <w:t xml:space="preserve"> </w:t>
      </w:r>
      <w:r>
        <w:rPr>
          <w:sz w:val="20"/>
        </w:rPr>
        <w:t>asset</w:t>
      </w:r>
      <w:r>
        <w:rPr>
          <w:spacing w:val="37"/>
          <w:sz w:val="20"/>
        </w:rPr>
        <w:t xml:space="preserve"> </w:t>
      </w:r>
      <w:r>
        <w:rPr>
          <w:sz w:val="20"/>
        </w:rPr>
        <w:t>acquired</w:t>
      </w:r>
      <w:r>
        <w:rPr>
          <w:spacing w:val="37"/>
          <w:sz w:val="20"/>
        </w:rPr>
        <w:t xml:space="preserve"> </w:t>
      </w:r>
      <w:r>
        <w:rPr>
          <w:sz w:val="20"/>
        </w:rPr>
        <w:t>by</w:t>
      </w:r>
      <w:r>
        <w:rPr>
          <w:spacing w:val="37"/>
          <w:sz w:val="20"/>
        </w:rPr>
        <w:t xml:space="preserve"> </w:t>
      </w:r>
      <w:r>
        <w:rPr>
          <w:sz w:val="20"/>
        </w:rPr>
        <w:t>the</w:t>
      </w:r>
      <w:r>
        <w:rPr>
          <w:spacing w:val="37"/>
          <w:sz w:val="20"/>
        </w:rPr>
        <w:t xml:space="preserve"> </w:t>
      </w:r>
      <w:r>
        <w:rPr>
          <w:sz w:val="20"/>
        </w:rPr>
        <w:t>Borrower</w:t>
      </w:r>
      <w:r>
        <w:rPr>
          <w:spacing w:val="38"/>
          <w:sz w:val="20"/>
        </w:rPr>
        <w:t xml:space="preserve"> </w:t>
      </w:r>
      <w:r>
        <w:rPr>
          <w:sz w:val="20"/>
        </w:rPr>
        <w:t>after</w:t>
      </w:r>
      <w:r>
        <w:rPr>
          <w:spacing w:val="38"/>
          <w:sz w:val="20"/>
        </w:rPr>
        <w:t xml:space="preserve"> </w:t>
      </w:r>
      <w:r>
        <w:rPr>
          <w:sz w:val="20"/>
        </w:rPr>
        <w:t>the</w:t>
      </w:r>
      <w:r>
        <w:rPr>
          <w:spacing w:val="36"/>
          <w:sz w:val="20"/>
        </w:rPr>
        <w:t xml:space="preserve"> </w:t>
      </w:r>
      <w:r>
        <w:rPr>
          <w:sz w:val="20"/>
        </w:rPr>
        <w:t>date</w:t>
      </w:r>
      <w:r>
        <w:rPr>
          <w:spacing w:val="37"/>
          <w:sz w:val="20"/>
        </w:rPr>
        <w:t xml:space="preserve"> </w:t>
      </w:r>
      <w:r>
        <w:rPr>
          <w:sz w:val="20"/>
        </w:rPr>
        <w:t>of</w:t>
      </w:r>
      <w:r>
        <w:rPr>
          <w:spacing w:val="38"/>
          <w:sz w:val="20"/>
        </w:rPr>
        <w:t xml:space="preserve"> </w:t>
      </w:r>
      <w:r>
        <w:rPr>
          <w:sz w:val="20"/>
        </w:rPr>
        <w:t>this Agreement if:</w:t>
      </w:r>
    </w:p>
    <w:p w14:paraId="2EEAA229" w14:textId="77777777" w:rsidR="00E70012" w:rsidRDefault="00000000">
      <w:pPr>
        <w:pStyle w:val="ListParagraph"/>
        <w:numPr>
          <w:ilvl w:val="2"/>
          <w:numId w:val="20"/>
        </w:numPr>
        <w:tabs>
          <w:tab w:val="left" w:pos="2192"/>
        </w:tabs>
        <w:spacing w:before="115" w:line="336" w:lineRule="auto"/>
        <w:ind w:right="1063"/>
        <w:rPr>
          <w:sz w:val="20"/>
        </w:rPr>
      </w:pPr>
      <w:r>
        <w:rPr>
          <w:sz w:val="20"/>
        </w:rPr>
        <w:t>the Security was</w:t>
      </w:r>
      <w:r>
        <w:rPr>
          <w:spacing w:val="22"/>
          <w:sz w:val="20"/>
        </w:rPr>
        <w:t xml:space="preserve"> </w:t>
      </w:r>
      <w:r>
        <w:rPr>
          <w:sz w:val="20"/>
        </w:rPr>
        <w:t>not</w:t>
      </w:r>
      <w:r>
        <w:rPr>
          <w:spacing w:val="22"/>
          <w:sz w:val="20"/>
        </w:rPr>
        <w:t xml:space="preserve"> </w:t>
      </w:r>
      <w:r>
        <w:rPr>
          <w:sz w:val="20"/>
        </w:rPr>
        <w:t>created in contemplation of</w:t>
      </w:r>
      <w:r>
        <w:rPr>
          <w:spacing w:val="22"/>
          <w:sz w:val="20"/>
        </w:rPr>
        <w:t xml:space="preserve"> </w:t>
      </w:r>
      <w:r>
        <w:rPr>
          <w:sz w:val="20"/>
        </w:rPr>
        <w:t>the</w:t>
      </w:r>
      <w:r>
        <w:rPr>
          <w:spacing w:val="25"/>
          <w:sz w:val="20"/>
        </w:rPr>
        <w:t xml:space="preserve"> </w:t>
      </w:r>
      <w:r>
        <w:rPr>
          <w:sz w:val="20"/>
        </w:rPr>
        <w:t xml:space="preserve">acquisition of that asset by the </w:t>
      </w:r>
      <w:proofErr w:type="gramStart"/>
      <w:r>
        <w:rPr>
          <w:spacing w:val="-2"/>
          <w:sz w:val="20"/>
        </w:rPr>
        <w:t>Borrower;</w:t>
      </w:r>
      <w:proofErr w:type="gramEnd"/>
    </w:p>
    <w:p w14:paraId="7A5BCE9D" w14:textId="77777777" w:rsidR="00E70012" w:rsidRDefault="00E70012">
      <w:pPr>
        <w:spacing w:line="336" w:lineRule="auto"/>
        <w:rPr>
          <w:sz w:val="20"/>
        </w:rPr>
        <w:sectPr w:rsidR="00E70012">
          <w:pgSz w:w="11910" w:h="16840"/>
          <w:pgMar w:top="980" w:right="0" w:bottom="1120" w:left="980" w:header="0" w:footer="881" w:gutter="0"/>
          <w:cols w:space="720"/>
        </w:sectPr>
      </w:pPr>
    </w:p>
    <w:p w14:paraId="2F12676E" w14:textId="77777777" w:rsidR="00E70012" w:rsidRDefault="00000000">
      <w:pPr>
        <w:pStyle w:val="ListParagraph"/>
        <w:numPr>
          <w:ilvl w:val="2"/>
          <w:numId w:val="20"/>
        </w:numPr>
        <w:tabs>
          <w:tab w:val="left" w:pos="2188"/>
          <w:tab w:val="left" w:pos="2192"/>
        </w:tabs>
        <w:spacing w:before="64" w:line="336" w:lineRule="auto"/>
        <w:ind w:right="1018"/>
        <w:jc w:val="both"/>
        <w:rPr>
          <w:sz w:val="20"/>
        </w:rPr>
      </w:pPr>
      <w:r>
        <w:rPr>
          <w:sz w:val="20"/>
        </w:rPr>
        <w:lastRenderedPageBreak/>
        <w:t>the</w:t>
      </w:r>
      <w:r>
        <w:rPr>
          <w:spacing w:val="40"/>
          <w:sz w:val="20"/>
        </w:rPr>
        <w:t xml:space="preserve"> </w:t>
      </w:r>
      <w:r>
        <w:rPr>
          <w:sz w:val="20"/>
        </w:rPr>
        <w:t>principal</w:t>
      </w:r>
      <w:r>
        <w:rPr>
          <w:spacing w:val="40"/>
          <w:sz w:val="20"/>
        </w:rPr>
        <w:t xml:space="preserve"> </w:t>
      </w:r>
      <w:r>
        <w:rPr>
          <w:sz w:val="20"/>
        </w:rPr>
        <w:t>amount</w:t>
      </w:r>
      <w:r>
        <w:rPr>
          <w:spacing w:val="40"/>
          <w:sz w:val="20"/>
        </w:rPr>
        <w:t xml:space="preserve"> </w:t>
      </w:r>
      <w:r>
        <w:rPr>
          <w:sz w:val="20"/>
        </w:rPr>
        <w:t>secured</w:t>
      </w:r>
      <w:r>
        <w:rPr>
          <w:spacing w:val="40"/>
          <w:sz w:val="20"/>
        </w:rPr>
        <w:t xml:space="preserve"> </w:t>
      </w:r>
      <w:r>
        <w:rPr>
          <w:sz w:val="20"/>
        </w:rPr>
        <w:t>has</w:t>
      </w:r>
      <w:r>
        <w:rPr>
          <w:spacing w:val="40"/>
          <w:sz w:val="20"/>
        </w:rPr>
        <w:t xml:space="preserve"> </w:t>
      </w:r>
      <w:r>
        <w:rPr>
          <w:sz w:val="20"/>
        </w:rPr>
        <w:t>not</w:t>
      </w:r>
      <w:r>
        <w:rPr>
          <w:spacing w:val="40"/>
          <w:sz w:val="20"/>
        </w:rPr>
        <w:t xml:space="preserve"> </w:t>
      </w:r>
      <w:r>
        <w:rPr>
          <w:sz w:val="20"/>
        </w:rPr>
        <w:t>been</w:t>
      </w:r>
      <w:r>
        <w:rPr>
          <w:spacing w:val="40"/>
          <w:sz w:val="20"/>
        </w:rPr>
        <w:t xml:space="preserve"> </w:t>
      </w:r>
      <w:r>
        <w:rPr>
          <w:sz w:val="20"/>
        </w:rPr>
        <w:t>increased</w:t>
      </w:r>
      <w:r>
        <w:rPr>
          <w:spacing w:val="40"/>
          <w:sz w:val="20"/>
        </w:rPr>
        <w:t xml:space="preserve"> </w:t>
      </w:r>
      <w:r>
        <w:rPr>
          <w:sz w:val="20"/>
        </w:rPr>
        <w:t>in</w:t>
      </w:r>
      <w:r>
        <w:rPr>
          <w:spacing w:val="40"/>
          <w:sz w:val="20"/>
        </w:rPr>
        <w:t xml:space="preserve"> </w:t>
      </w:r>
      <w:r>
        <w:rPr>
          <w:sz w:val="20"/>
        </w:rPr>
        <w:t>contemplation</w:t>
      </w:r>
      <w:r>
        <w:rPr>
          <w:spacing w:val="40"/>
          <w:sz w:val="20"/>
        </w:rPr>
        <w:t xml:space="preserve"> </w:t>
      </w:r>
      <w:r>
        <w:rPr>
          <w:sz w:val="20"/>
        </w:rPr>
        <w:t>of</w:t>
      </w:r>
      <w:r>
        <w:rPr>
          <w:spacing w:val="40"/>
          <w:sz w:val="20"/>
        </w:rPr>
        <w:t xml:space="preserve"> </w:t>
      </w:r>
      <w:r>
        <w:rPr>
          <w:sz w:val="20"/>
        </w:rPr>
        <w:t>or</w:t>
      </w:r>
      <w:r>
        <w:rPr>
          <w:spacing w:val="40"/>
          <w:sz w:val="20"/>
        </w:rPr>
        <w:t xml:space="preserve"> </w:t>
      </w:r>
      <w:r>
        <w:rPr>
          <w:sz w:val="20"/>
        </w:rPr>
        <w:t>since the acquisition of that asset by the Borrower; and</w:t>
      </w:r>
    </w:p>
    <w:p w14:paraId="7016AD51" w14:textId="77777777" w:rsidR="00E70012" w:rsidRDefault="00000000">
      <w:pPr>
        <w:pStyle w:val="ListParagraph"/>
        <w:numPr>
          <w:ilvl w:val="2"/>
          <w:numId w:val="20"/>
        </w:numPr>
        <w:tabs>
          <w:tab w:val="left" w:pos="2186"/>
          <w:tab w:val="left" w:pos="2192"/>
        </w:tabs>
        <w:spacing w:before="121" w:line="338" w:lineRule="auto"/>
        <w:ind w:right="1024"/>
        <w:jc w:val="both"/>
        <w:rPr>
          <w:sz w:val="20"/>
        </w:rPr>
      </w:pPr>
      <w:r>
        <w:rPr>
          <w:sz w:val="20"/>
        </w:rPr>
        <w:t xml:space="preserve">the Security is removed or discharged within 12 months of the date of acquisition of such </w:t>
      </w:r>
      <w:proofErr w:type="gramStart"/>
      <w:r>
        <w:rPr>
          <w:sz w:val="20"/>
        </w:rPr>
        <w:t>asset;</w:t>
      </w:r>
      <w:proofErr w:type="gramEnd"/>
    </w:p>
    <w:p w14:paraId="3103EBC5" w14:textId="77777777" w:rsidR="00E70012" w:rsidRDefault="00000000">
      <w:pPr>
        <w:pStyle w:val="ListParagraph"/>
        <w:numPr>
          <w:ilvl w:val="1"/>
          <w:numId w:val="20"/>
        </w:numPr>
        <w:tabs>
          <w:tab w:val="left" w:pos="1507"/>
          <w:tab w:val="left" w:pos="1512"/>
        </w:tabs>
        <w:spacing w:before="116" w:line="336" w:lineRule="auto"/>
        <w:ind w:right="1018"/>
        <w:jc w:val="both"/>
        <w:rPr>
          <w:sz w:val="20"/>
        </w:rPr>
      </w:pPr>
      <w:r>
        <w:rPr>
          <w:sz w:val="20"/>
        </w:rPr>
        <w:t>any Security over or affecting any asset of any company which becomes the Borrower after</w:t>
      </w:r>
      <w:r>
        <w:rPr>
          <w:spacing w:val="80"/>
          <w:sz w:val="20"/>
        </w:rPr>
        <w:t xml:space="preserve"> </w:t>
      </w:r>
      <w:r>
        <w:rPr>
          <w:sz w:val="20"/>
        </w:rPr>
        <w:t>the date of this Agreement, where the Security is created prior to the date on which that company becomes the Borrower, if:</w:t>
      </w:r>
    </w:p>
    <w:p w14:paraId="7E78BB41" w14:textId="77777777" w:rsidR="00E70012" w:rsidRDefault="00000000">
      <w:pPr>
        <w:pStyle w:val="ListParagraph"/>
        <w:numPr>
          <w:ilvl w:val="2"/>
          <w:numId w:val="20"/>
        </w:numPr>
        <w:tabs>
          <w:tab w:val="left" w:pos="2190"/>
        </w:tabs>
        <w:ind w:left="2190" w:hanging="676"/>
        <w:jc w:val="both"/>
        <w:rPr>
          <w:sz w:val="20"/>
        </w:rPr>
      </w:pPr>
      <w:r>
        <w:rPr>
          <w:sz w:val="20"/>
        </w:rPr>
        <w:t>the</w:t>
      </w:r>
      <w:r>
        <w:rPr>
          <w:spacing w:val="14"/>
          <w:sz w:val="20"/>
        </w:rPr>
        <w:t xml:space="preserve"> </w:t>
      </w:r>
      <w:r>
        <w:rPr>
          <w:sz w:val="20"/>
        </w:rPr>
        <w:t>Security</w:t>
      </w:r>
      <w:r>
        <w:rPr>
          <w:spacing w:val="16"/>
          <w:sz w:val="20"/>
        </w:rPr>
        <w:t xml:space="preserve"> </w:t>
      </w:r>
      <w:r>
        <w:rPr>
          <w:sz w:val="20"/>
        </w:rPr>
        <w:t>was</w:t>
      </w:r>
      <w:r>
        <w:rPr>
          <w:spacing w:val="19"/>
          <w:sz w:val="20"/>
        </w:rPr>
        <w:t xml:space="preserve"> </w:t>
      </w:r>
      <w:r>
        <w:rPr>
          <w:sz w:val="20"/>
        </w:rPr>
        <w:t>not</w:t>
      </w:r>
      <w:r>
        <w:rPr>
          <w:spacing w:val="16"/>
          <w:sz w:val="20"/>
        </w:rPr>
        <w:t xml:space="preserve"> </w:t>
      </w:r>
      <w:r>
        <w:rPr>
          <w:sz w:val="20"/>
        </w:rPr>
        <w:t>created</w:t>
      </w:r>
      <w:r>
        <w:rPr>
          <w:spacing w:val="18"/>
          <w:sz w:val="20"/>
        </w:rPr>
        <w:t xml:space="preserve"> </w:t>
      </w:r>
      <w:r>
        <w:rPr>
          <w:sz w:val="20"/>
        </w:rPr>
        <w:t>in</w:t>
      </w:r>
      <w:r>
        <w:rPr>
          <w:spacing w:val="17"/>
          <w:sz w:val="20"/>
        </w:rPr>
        <w:t xml:space="preserve"> </w:t>
      </w:r>
      <w:r>
        <w:rPr>
          <w:sz w:val="20"/>
        </w:rPr>
        <w:t>contemplation</w:t>
      </w:r>
      <w:r>
        <w:rPr>
          <w:spacing w:val="17"/>
          <w:sz w:val="20"/>
        </w:rPr>
        <w:t xml:space="preserve"> </w:t>
      </w:r>
      <w:r>
        <w:rPr>
          <w:sz w:val="20"/>
        </w:rPr>
        <w:t>of</w:t>
      </w:r>
      <w:r>
        <w:rPr>
          <w:spacing w:val="17"/>
          <w:sz w:val="20"/>
        </w:rPr>
        <w:t xml:space="preserve"> </w:t>
      </w:r>
      <w:r>
        <w:rPr>
          <w:sz w:val="20"/>
        </w:rPr>
        <w:t>the</w:t>
      </w:r>
      <w:r>
        <w:rPr>
          <w:spacing w:val="18"/>
          <w:sz w:val="20"/>
        </w:rPr>
        <w:t xml:space="preserve"> </w:t>
      </w:r>
      <w:r>
        <w:rPr>
          <w:sz w:val="20"/>
        </w:rPr>
        <w:t>acquisition</w:t>
      </w:r>
      <w:r>
        <w:rPr>
          <w:spacing w:val="17"/>
          <w:sz w:val="20"/>
        </w:rPr>
        <w:t xml:space="preserve"> </w:t>
      </w:r>
      <w:r>
        <w:rPr>
          <w:sz w:val="20"/>
        </w:rPr>
        <w:t>of</w:t>
      </w:r>
      <w:r>
        <w:rPr>
          <w:spacing w:val="17"/>
          <w:sz w:val="20"/>
        </w:rPr>
        <w:t xml:space="preserve"> </w:t>
      </w:r>
      <w:r>
        <w:rPr>
          <w:sz w:val="20"/>
        </w:rPr>
        <w:t>that</w:t>
      </w:r>
      <w:r>
        <w:rPr>
          <w:spacing w:val="16"/>
          <w:sz w:val="20"/>
        </w:rPr>
        <w:t xml:space="preserve"> </w:t>
      </w:r>
      <w:proofErr w:type="gramStart"/>
      <w:r>
        <w:rPr>
          <w:spacing w:val="-2"/>
          <w:sz w:val="20"/>
        </w:rPr>
        <w:t>company;</w:t>
      </w:r>
      <w:proofErr w:type="gramEnd"/>
    </w:p>
    <w:p w14:paraId="78B4B2E2" w14:textId="77777777" w:rsidR="00E70012" w:rsidRDefault="00000000">
      <w:pPr>
        <w:pStyle w:val="ListParagraph"/>
        <w:numPr>
          <w:ilvl w:val="2"/>
          <w:numId w:val="20"/>
        </w:numPr>
        <w:tabs>
          <w:tab w:val="left" w:pos="2188"/>
          <w:tab w:val="left" w:pos="2192"/>
        </w:tabs>
        <w:spacing w:before="213" w:line="338" w:lineRule="auto"/>
        <w:ind w:right="1023"/>
        <w:jc w:val="both"/>
        <w:rPr>
          <w:sz w:val="20"/>
        </w:rPr>
      </w:pPr>
      <w:r>
        <w:rPr>
          <w:sz w:val="20"/>
        </w:rPr>
        <w:t>the principal amount secured has not increased in contemplation of or since the acquisition of that company; and</w:t>
      </w:r>
    </w:p>
    <w:p w14:paraId="473F751F" w14:textId="77777777" w:rsidR="00E70012" w:rsidRDefault="00000000">
      <w:pPr>
        <w:pStyle w:val="ListParagraph"/>
        <w:numPr>
          <w:ilvl w:val="2"/>
          <w:numId w:val="20"/>
        </w:numPr>
        <w:tabs>
          <w:tab w:val="left" w:pos="2186"/>
          <w:tab w:val="left" w:pos="2192"/>
        </w:tabs>
        <w:spacing w:before="115" w:line="336" w:lineRule="auto"/>
        <w:ind w:right="1015"/>
        <w:jc w:val="both"/>
        <w:rPr>
          <w:sz w:val="20"/>
        </w:rPr>
      </w:pPr>
      <w:r>
        <w:rPr>
          <w:sz w:val="20"/>
        </w:rPr>
        <w:t>the</w:t>
      </w:r>
      <w:r>
        <w:rPr>
          <w:spacing w:val="30"/>
          <w:sz w:val="20"/>
        </w:rPr>
        <w:t xml:space="preserve"> </w:t>
      </w:r>
      <w:r>
        <w:rPr>
          <w:sz w:val="20"/>
        </w:rPr>
        <w:t>Security</w:t>
      </w:r>
      <w:r>
        <w:rPr>
          <w:spacing w:val="30"/>
          <w:sz w:val="20"/>
        </w:rPr>
        <w:t xml:space="preserve"> </w:t>
      </w:r>
      <w:r>
        <w:rPr>
          <w:sz w:val="20"/>
        </w:rPr>
        <w:t>is</w:t>
      </w:r>
      <w:r>
        <w:rPr>
          <w:spacing w:val="31"/>
          <w:sz w:val="20"/>
        </w:rPr>
        <w:t xml:space="preserve"> </w:t>
      </w:r>
      <w:r>
        <w:rPr>
          <w:sz w:val="20"/>
        </w:rPr>
        <w:t>removed</w:t>
      </w:r>
      <w:r>
        <w:rPr>
          <w:spacing w:val="31"/>
          <w:sz w:val="20"/>
        </w:rPr>
        <w:t xml:space="preserve"> </w:t>
      </w:r>
      <w:r>
        <w:rPr>
          <w:sz w:val="20"/>
        </w:rPr>
        <w:t>or</w:t>
      </w:r>
      <w:r>
        <w:rPr>
          <w:spacing w:val="33"/>
          <w:sz w:val="20"/>
        </w:rPr>
        <w:t xml:space="preserve"> </w:t>
      </w:r>
      <w:r>
        <w:rPr>
          <w:sz w:val="20"/>
        </w:rPr>
        <w:t>discharged</w:t>
      </w:r>
      <w:r>
        <w:rPr>
          <w:spacing w:val="30"/>
          <w:sz w:val="20"/>
        </w:rPr>
        <w:t xml:space="preserve"> </w:t>
      </w:r>
      <w:r>
        <w:rPr>
          <w:sz w:val="20"/>
        </w:rPr>
        <w:t>within</w:t>
      </w:r>
      <w:r>
        <w:rPr>
          <w:spacing w:val="30"/>
          <w:sz w:val="20"/>
        </w:rPr>
        <w:t xml:space="preserve"> </w:t>
      </w:r>
      <w:r>
        <w:rPr>
          <w:sz w:val="20"/>
        </w:rPr>
        <w:t>12</w:t>
      </w:r>
      <w:r>
        <w:rPr>
          <w:spacing w:val="33"/>
          <w:sz w:val="20"/>
        </w:rPr>
        <w:t xml:space="preserve"> </w:t>
      </w:r>
      <w:r>
        <w:rPr>
          <w:sz w:val="20"/>
        </w:rPr>
        <w:t>months</w:t>
      </w:r>
      <w:r>
        <w:rPr>
          <w:spacing w:val="31"/>
          <w:sz w:val="20"/>
        </w:rPr>
        <w:t xml:space="preserve"> </w:t>
      </w:r>
      <w:r>
        <w:rPr>
          <w:sz w:val="20"/>
        </w:rPr>
        <w:t>of</w:t>
      </w:r>
      <w:r>
        <w:rPr>
          <w:spacing w:val="30"/>
          <w:sz w:val="20"/>
        </w:rPr>
        <w:t xml:space="preserve"> </w:t>
      </w:r>
      <w:r>
        <w:rPr>
          <w:sz w:val="20"/>
        </w:rPr>
        <w:t>that</w:t>
      </w:r>
      <w:r>
        <w:rPr>
          <w:spacing w:val="28"/>
          <w:sz w:val="20"/>
        </w:rPr>
        <w:t xml:space="preserve"> </w:t>
      </w:r>
      <w:r>
        <w:rPr>
          <w:sz w:val="20"/>
        </w:rPr>
        <w:t>company</w:t>
      </w:r>
      <w:r>
        <w:rPr>
          <w:spacing w:val="31"/>
          <w:sz w:val="20"/>
        </w:rPr>
        <w:t xml:space="preserve"> </w:t>
      </w:r>
      <w:r>
        <w:rPr>
          <w:sz w:val="20"/>
        </w:rPr>
        <w:t xml:space="preserve">becoming the </w:t>
      </w:r>
      <w:proofErr w:type="gramStart"/>
      <w:r>
        <w:rPr>
          <w:sz w:val="20"/>
        </w:rPr>
        <w:t>Borrower;</w:t>
      </w:r>
      <w:proofErr w:type="gramEnd"/>
    </w:p>
    <w:p w14:paraId="687D0B30" w14:textId="77777777" w:rsidR="00E70012" w:rsidRDefault="00000000">
      <w:pPr>
        <w:pStyle w:val="ListParagraph"/>
        <w:numPr>
          <w:ilvl w:val="1"/>
          <w:numId w:val="20"/>
        </w:numPr>
        <w:tabs>
          <w:tab w:val="left" w:pos="1507"/>
          <w:tab w:val="left" w:pos="1512"/>
        </w:tabs>
        <w:spacing w:before="118" w:line="336" w:lineRule="auto"/>
        <w:ind w:right="1014"/>
        <w:jc w:val="both"/>
        <w:rPr>
          <w:sz w:val="20"/>
        </w:rPr>
      </w:pPr>
      <w:r>
        <w:rPr>
          <w:sz w:val="20"/>
        </w:rPr>
        <w:t>any</w:t>
      </w:r>
      <w:r>
        <w:rPr>
          <w:spacing w:val="40"/>
          <w:sz w:val="20"/>
        </w:rPr>
        <w:t xml:space="preserve"> </w:t>
      </w:r>
      <w:r>
        <w:rPr>
          <w:sz w:val="20"/>
        </w:rPr>
        <w:t>Security</w:t>
      </w:r>
      <w:r>
        <w:rPr>
          <w:spacing w:val="40"/>
          <w:sz w:val="20"/>
        </w:rPr>
        <w:t xml:space="preserve"> </w:t>
      </w:r>
      <w:r>
        <w:rPr>
          <w:sz w:val="20"/>
        </w:rPr>
        <w:t>arising</w:t>
      </w:r>
      <w:r>
        <w:rPr>
          <w:spacing w:val="40"/>
          <w:sz w:val="20"/>
        </w:rPr>
        <w:t xml:space="preserve"> </w:t>
      </w:r>
      <w:r>
        <w:rPr>
          <w:sz w:val="20"/>
        </w:rPr>
        <w:t>under</w:t>
      </w:r>
      <w:r>
        <w:rPr>
          <w:spacing w:val="40"/>
          <w:sz w:val="20"/>
        </w:rPr>
        <w:t xml:space="preserve"> </w:t>
      </w:r>
      <w:r>
        <w:rPr>
          <w:sz w:val="20"/>
        </w:rPr>
        <w:t>any</w:t>
      </w:r>
      <w:r>
        <w:rPr>
          <w:spacing w:val="40"/>
          <w:sz w:val="20"/>
        </w:rPr>
        <w:t xml:space="preserve"> </w:t>
      </w:r>
      <w:r>
        <w:rPr>
          <w:sz w:val="20"/>
        </w:rPr>
        <w:t>retention</w:t>
      </w:r>
      <w:r>
        <w:rPr>
          <w:spacing w:val="40"/>
          <w:sz w:val="20"/>
        </w:rPr>
        <w:t xml:space="preserve"> </w:t>
      </w:r>
      <w:r>
        <w:rPr>
          <w:sz w:val="20"/>
        </w:rPr>
        <w:t>of</w:t>
      </w:r>
      <w:r>
        <w:rPr>
          <w:spacing w:val="40"/>
          <w:sz w:val="20"/>
        </w:rPr>
        <w:t xml:space="preserve"> </w:t>
      </w:r>
      <w:r>
        <w:rPr>
          <w:sz w:val="20"/>
        </w:rPr>
        <w:t>title,</w:t>
      </w:r>
      <w:r>
        <w:rPr>
          <w:spacing w:val="40"/>
          <w:sz w:val="20"/>
        </w:rPr>
        <w:t xml:space="preserve"> </w:t>
      </w:r>
      <w:r>
        <w:rPr>
          <w:sz w:val="20"/>
        </w:rPr>
        <w:t>hire</w:t>
      </w:r>
      <w:r>
        <w:rPr>
          <w:spacing w:val="40"/>
          <w:sz w:val="20"/>
        </w:rPr>
        <w:t xml:space="preserve"> </w:t>
      </w:r>
      <w:r>
        <w:rPr>
          <w:sz w:val="20"/>
        </w:rPr>
        <w:t>purchase</w:t>
      </w:r>
      <w:r>
        <w:rPr>
          <w:spacing w:val="40"/>
          <w:sz w:val="20"/>
        </w:rPr>
        <w:t xml:space="preserve"> </w:t>
      </w:r>
      <w:r>
        <w:rPr>
          <w:sz w:val="20"/>
        </w:rPr>
        <w:t>or</w:t>
      </w:r>
      <w:r>
        <w:rPr>
          <w:spacing w:val="40"/>
          <w:sz w:val="20"/>
        </w:rPr>
        <w:t xml:space="preserve"> </w:t>
      </w:r>
      <w:r>
        <w:rPr>
          <w:sz w:val="20"/>
        </w:rPr>
        <w:t>conditional</w:t>
      </w:r>
      <w:r>
        <w:rPr>
          <w:spacing w:val="40"/>
          <w:sz w:val="20"/>
        </w:rPr>
        <w:t xml:space="preserve"> </w:t>
      </w:r>
      <w:r>
        <w:rPr>
          <w:sz w:val="20"/>
        </w:rPr>
        <w:t>sale arrangement or arrangements having similar effect in respect of goods supplied to the Borrower in the ordinary course of trading and on the supplier's standard or usual terms and not</w:t>
      </w:r>
      <w:r>
        <w:rPr>
          <w:spacing w:val="40"/>
          <w:sz w:val="20"/>
        </w:rPr>
        <w:t xml:space="preserve"> </w:t>
      </w:r>
      <w:r>
        <w:rPr>
          <w:sz w:val="20"/>
        </w:rPr>
        <w:t>arising</w:t>
      </w:r>
      <w:r>
        <w:rPr>
          <w:spacing w:val="40"/>
          <w:sz w:val="20"/>
        </w:rPr>
        <w:t xml:space="preserve"> </w:t>
      </w:r>
      <w:proofErr w:type="gramStart"/>
      <w:r>
        <w:rPr>
          <w:sz w:val="20"/>
        </w:rPr>
        <w:t>as</w:t>
      </w:r>
      <w:r>
        <w:rPr>
          <w:spacing w:val="40"/>
          <w:sz w:val="20"/>
        </w:rPr>
        <w:t xml:space="preserve"> </w:t>
      </w:r>
      <w:r>
        <w:rPr>
          <w:sz w:val="20"/>
        </w:rPr>
        <w:t>a</w:t>
      </w:r>
      <w:r>
        <w:rPr>
          <w:spacing w:val="40"/>
          <w:sz w:val="20"/>
        </w:rPr>
        <w:t xml:space="preserve"> </w:t>
      </w:r>
      <w:r>
        <w:rPr>
          <w:sz w:val="20"/>
        </w:rPr>
        <w:t>result</w:t>
      </w:r>
      <w:r>
        <w:rPr>
          <w:spacing w:val="40"/>
          <w:sz w:val="20"/>
        </w:rPr>
        <w:t xml:space="preserve"> </w:t>
      </w:r>
      <w:r>
        <w:rPr>
          <w:sz w:val="20"/>
        </w:rPr>
        <w:t>of</w:t>
      </w:r>
      <w:proofErr w:type="gramEnd"/>
      <w:r>
        <w:rPr>
          <w:spacing w:val="38"/>
          <w:sz w:val="20"/>
        </w:rPr>
        <w:t xml:space="preserve"> </w:t>
      </w:r>
      <w:r>
        <w:rPr>
          <w:sz w:val="20"/>
        </w:rPr>
        <w:t>any</w:t>
      </w:r>
      <w:r>
        <w:rPr>
          <w:spacing w:val="40"/>
          <w:sz w:val="20"/>
        </w:rPr>
        <w:t xml:space="preserve"> </w:t>
      </w:r>
      <w:r>
        <w:rPr>
          <w:sz w:val="20"/>
        </w:rPr>
        <w:t>default</w:t>
      </w:r>
      <w:r>
        <w:rPr>
          <w:spacing w:val="40"/>
          <w:sz w:val="20"/>
        </w:rPr>
        <w:t xml:space="preserve"> </w:t>
      </w:r>
      <w:r>
        <w:rPr>
          <w:sz w:val="20"/>
        </w:rPr>
        <w:t>or</w:t>
      </w:r>
      <w:r>
        <w:rPr>
          <w:spacing w:val="40"/>
          <w:sz w:val="20"/>
        </w:rPr>
        <w:t xml:space="preserve"> </w:t>
      </w:r>
      <w:r>
        <w:rPr>
          <w:sz w:val="20"/>
        </w:rPr>
        <w:t>omission</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Borrower;</w:t>
      </w:r>
      <w:r>
        <w:rPr>
          <w:spacing w:val="39"/>
          <w:sz w:val="20"/>
        </w:rPr>
        <w:t xml:space="preserve"> </w:t>
      </w:r>
      <w:r>
        <w:rPr>
          <w:sz w:val="20"/>
        </w:rPr>
        <w:t>or</w:t>
      </w:r>
    </w:p>
    <w:p w14:paraId="202323FB" w14:textId="77777777" w:rsidR="00E70012" w:rsidRDefault="00000000">
      <w:pPr>
        <w:pStyle w:val="ListParagraph"/>
        <w:numPr>
          <w:ilvl w:val="1"/>
          <w:numId w:val="20"/>
        </w:numPr>
        <w:tabs>
          <w:tab w:val="left" w:pos="1508"/>
          <w:tab w:val="left" w:pos="1512"/>
        </w:tabs>
        <w:spacing w:before="121" w:line="336" w:lineRule="auto"/>
        <w:ind w:right="1018"/>
        <w:jc w:val="both"/>
        <w:rPr>
          <w:sz w:val="20"/>
        </w:rPr>
      </w:pPr>
      <w:r>
        <w:rPr>
          <w:sz w:val="20"/>
        </w:rPr>
        <w:t>any</w:t>
      </w:r>
      <w:r>
        <w:rPr>
          <w:spacing w:val="40"/>
          <w:sz w:val="20"/>
        </w:rPr>
        <w:t xml:space="preserve"> </w:t>
      </w:r>
      <w:r>
        <w:rPr>
          <w:sz w:val="20"/>
        </w:rPr>
        <w:t>Security</w:t>
      </w:r>
      <w:r>
        <w:rPr>
          <w:spacing w:val="40"/>
          <w:sz w:val="20"/>
        </w:rPr>
        <w:t xml:space="preserve"> </w:t>
      </w:r>
      <w:r>
        <w:rPr>
          <w:sz w:val="20"/>
        </w:rPr>
        <w:t>securing</w:t>
      </w:r>
      <w:r>
        <w:rPr>
          <w:spacing w:val="40"/>
          <w:sz w:val="20"/>
        </w:rPr>
        <w:t xml:space="preserve"> </w:t>
      </w:r>
      <w:r>
        <w:rPr>
          <w:sz w:val="20"/>
        </w:rPr>
        <w:t>indebtedness</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amount</w:t>
      </w:r>
      <w:r>
        <w:rPr>
          <w:spacing w:val="40"/>
          <w:sz w:val="20"/>
        </w:rPr>
        <w:t xml:space="preserve"> </w:t>
      </w:r>
      <w:r>
        <w:rPr>
          <w:sz w:val="20"/>
        </w:rPr>
        <w:t>of</w:t>
      </w:r>
      <w:r>
        <w:rPr>
          <w:spacing w:val="40"/>
          <w:sz w:val="20"/>
        </w:rPr>
        <w:t xml:space="preserve"> </w:t>
      </w:r>
      <w:r>
        <w:rPr>
          <w:sz w:val="20"/>
        </w:rPr>
        <w:t>which</w:t>
      </w:r>
      <w:r>
        <w:rPr>
          <w:spacing w:val="40"/>
          <w:sz w:val="20"/>
        </w:rPr>
        <w:t xml:space="preserve"> </w:t>
      </w:r>
      <w:r>
        <w:rPr>
          <w:sz w:val="20"/>
        </w:rPr>
        <w:t>(when</w:t>
      </w:r>
      <w:r>
        <w:rPr>
          <w:spacing w:val="40"/>
          <w:sz w:val="20"/>
        </w:rPr>
        <w:t xml:space="preserve"> </w:t>
      </w:r>
      <w:r>
        <w:rPr>
          <w:sz w:val="20"/>
        </w:rPr>
        <w:t>aggregated</w:t>
      </w:r>
      <w:r>
        <w:rPr>
          <w:spacing w:val="40"/>
          <w:sz w:val="20"/>
        </w:rPr>
        <w:t xml:space="preserve"> </w:t>
      </w:r>
      <w:r>
        <w:rPr>
          <w:sz w:val="20"/>
        </w:rPr>
        <w:t>with the</w:t>
      </w:r>
      <w:r>
        <w:rPr>
          <w:spacing w:val="32"/>
          <w:sz w:val="20"/>
        </w:rPr>
        <w:t xml:space="preserve"> </w:t>
      </w:r>
      <w:r>
        <w:rPr>
          <w:sz w:val="20"/>
        </w:rPr>
        <w:t>principal</w:t>
      </w:r>
      <w:r>
        <w:rPr>
          <w:spacing w:val="34"/>
          <w:sz w:val="20"/>
        </w:rPr>
        <w:t xml:space="preserve"> </w:t>
      </w:r>
      <w:r>
        <w:rPr>
          <w:sz w:val="20"/>
        </w:rPr>
        <w:t>amount</w:t>
      </w:r>
      <w:r>
        <w:rPr>
          <w:spacing w:val="33"/>
          <w:sz w:val="20"/>
        </w:rPr>
        <w:t xml:space="preserve"> </w:t>
      </w:r>
      <w:r>
        <w:rPr>
          <w:sz w:val="20"/>
        </w:rPr>
        <w:t>of</w:t>
      </w:r>
      <w:r>
        <w:rPr>
          <w:spacing w:val="33"/>
          <w:sz w:val="20"/>
        </w:rPr>
        <w:t xml:space="preserve"> </w:t>
      </w:r>
      <w:r>
        <w:rPr>
          <w:sz w:val="20"/>
        </w:rPr>
        <w:t>any</w:t>
      </w:r>
      <w:r>
        <w:rPr>
          <w:spacing w:val="32"/>
          <w:sz w:val="20"/>
        </w:rPr>
        <w:t xml:space="preserve"> </w:t>
      </w:r>
      <w:r>
        <w:rPr>
          <w:sz w:val="20"/>
        </w:rPr>
        <w:t>other</w:t>
      </w:r>
      <w:r>
        <w:rPr>
          <w:spacing w:val="32"/>
          <w:sz w:val="20"/>
        </w:rPr>
        <w:t xml:space="preserve"> </w:t>
      </w:r>
      <w:r>
        <w:rPr>
          <w:sz w:val="20"/>
        </w:rPr>
        <w:t>indebtedness</w:t>
      </w:r>
      <w:r>
        <w:rPr>
          <w:spacing w:val="34"/>
          <w:sz w:val="20"/>
        </w:rPr>
        <w:t xml:space="preserve"> </w:t>
      </w:r>
      <w:r>
        <w:rPr>
          <w:sz w:val="20"/>
        </w:rPr>
        <w:t>which</w:t>
      </w:r>
      <w:r>
        <w:rPr>
          <w:spacing w:val="33"/>
          <w:sz w:val="20"/>
        </w:rPr>
        <w:t xml:space="preserve"> </w:t>
      </w:r>
      <w:r>
        <w:rPr>
          <w:sz w:val="20"/>
        </w:rPr>
        <w:t>has</w:t>
      </w:r>
      <w:r>
        <w:rPr>
          <w:spacing w:val="34"/>
          <w:sz w:val="20"/>
        </w:rPr>
        <w:t xml:space="preserve"> </w:t>
      </w:r>
      <w:r>
        <w:rPr>
          <w:sz w:val="20"/>
        </w:rPr>
        <w:t>the</w:t>
      </w:r>
      <w:r>
        <w:rPr>
          <w:spacing w:val="32"/>
          <w:sz w:val="20"/>
        </w:rPr>
        <w:t xml:space="preserve"> </w:t>
      </w:r>
      <w:r>
        <w:rPr>
          <w:sz w:val="20"/>
        </w:rPr>
        <w:t>benefit</w:t>
      </w:r>
      <w:r>
        <w:rPr>
          <w:spacing w:val="33"/>
          <w:sz w:val="20"/>
        </w:rPr>
        <w:t xml:space="preserve"> </w:t>
      </w:r>
      <w:r>
        <w:rPr>
          <w:sz w:val="20"/>
        </w:rPr>
        <w:t>of</w:t>
      </w:r>
      <w:r>
        <w:rPr>
          <w:spacing w:val="32"/>
          <w:sz w:val="20"/>
        </w:rPr>
        <w:t xml:space="preserve"> </w:t>
      </w:r>
      <w:r>
        <w:rPr>
          <w:sz w:val="20"/>
        </w:rPr>
        <w:t>Security</w:t>
      </w:r>
      <w:r>
        <w:rPr>
          <w:spacing w:val="32"/>
          <w:sz w:val="20"/>
        </w:rPr>
        <w:t xml:space="preserve"> </w:t>
      </w:r>
      <w:r>
        <w:rPr>
          <w:sz w:val="20"/>
        </w:rPr>
        <w:t>given</w:t>
      </w:r>
      <w:r>
        <w:rPr>
          <w:spacing w:val="33"/>
          <w:sz w:val="20"/>
        </w:rPr>
        <w:t xml:space="preserve"> </w:t>
      </w:r>
      <w:r>
        <w:rPr>
          <w:sz w:val="20"/>
        </w:rPr>
        <w:t>by the</w:t>
      </w:r>
      <w:r>
        <w:rPr>
          <w:spacing w:val="22"/>
          <w:sz w:val="20"/>
        </w:rPr>
        <w:t xml:space="preserve"> </w:t>
      </w:r>
      <w:r>
        <w:rPr>
          <w:sz w:val="20"/>
        </w:rPr>
        <w:t>Borrower</w:t>
      </w:r>
      <w:r>
        <w:rPr>
          <w:spacing w:val="22"/>
          <w:sz w:val="20"/>
        </w:rPr>
        <w:t xml:space="preserve"> </w:t>
      </w:r>
      <w:r>
        <w:rPr>
          <w:sz w:val="20"/>
        </w:rPr>
        <w:t>other</w:t>
      </w:r>
      <w:r>
        <w:rPr>
          <w:spacing w:val="23"/>
          <w:sz w:val="20"/>
        </w:rPr>
        <w:t xml:space="preserve"> </w:t>
      </w:r>
      <w:r>
        <w:rPr>
          <w:sz w:val="20"/>
        </w:rPr>
        <w:t>than</w:t>
      </w:r>
      <w:r>
        <w:rPr>
          <w:spacing w:val="23"/>
          <w:sz w:val="20"/>
        </w:rPr>
        <w:t xml:space="preserve"> </w:t>
      </w:r>
      <w:r>
        <w:rPr>
          <w:sz w:val="20"/>
        </w:rPr>
        <w:t>any</w:t>
      </w:r>
      <w:r>
        <w:rPr>
          <w:spacing w:val="26"/>
          <w:sz w:val="20"/>
        </w:rPr>
        <w:t xml:space="preserve"> </w:t>
      </w:r>
      <w:r>
        <w:rPr>
          <w:sz w:val="20"/>
        </w:rPr>
        <w:t>permitted</w:t>
      </w:r>
      <w:r>
        <w:rPr>
          <w:spacing w:val="22"/>
          <w:sz w:val="20"/>
        </w:rPr>
        <w:t xml:space="preserve"> </w:t>
      </w:r>
      <w:r>
        <w:rPr>
          <w:sz w:val="20"/>
        </w:rPr>
        <w:t>under</w:t>
      </w:r>
      <w:r>
        <w:rPr>
          <w:spacing w:val="23"/>
          <w:sz w:val="20"/>
        </w:rPr>
        <w:t xml:space="preserve"> </w:t>
      </w:r>
      <w:r>
        <w:rPr>
          <w:sz w:val="20"/>
        </w:rPr>
        <w:t>paragraphs</w:t>
      </w:r>
      <w:r>
        <w:rPr>
          <w:spacing w:val="27"/>
          <w:sz w:val="20"/>
        </w:rPr>
        <w:t xml:space="preserve"> </w:t>
      </w:r>
      <w:r>
        <w:rPr>
          <w:sz w:val="20"/>
        </w:rPr>
        <w:t>(i)</w:t>
      </w:r>
      <w:r>
        <w:rPr>
          <w:spacing w:val="17"/>
          <w:sz w:val="20"/>
        </w:rPr>
        <w:t xml:space="preserve"> </w:t>
      </w:r>
      <w:r>
        <w:rPr>
          <w:sz w:val="20"/>
        </w:rPr>
        <w:t>to</w:t>
      </w:r>
      <w:r>
        <w:rPr>
          <w:spacing w:val="23"/>
          <w:sz w:val="20"/>
        </w:rPr>
        <w:t xml:space="preserve"> </w:t>
      </w:r>
      <w:r>
        <w:rPr>
          <w:sz w:val="20"/>
        </w:rPr>
        <w:t>(vii)</w:t>
      </w:r>
      <w:r>
        <w:rPr>
          <w:spacing w:val="22"/>
          <w:sz w:val="20"/>
        </w:rPr>
        <w:t xml:space="preserve"> </w:t>
      </w:r>
      <w:r>
        <w:rPr>
          <w:sz w:val="20"/>
        </w:rPr>
        <w:t>above)</w:t>
      </w:r>
      <w:r>
        <w:rPr>
          <w:spacing w:val="23"/>
          <w:sz w:val="20"/>
        </w:rPr>
        <w:t xml:space="preserve"> </w:t>
      </w:r>
      <w:r>
        <w:rPr>
          <w:sz w:val="20"/>
        </w:rPr>
        <w:t>does</w:t>
      </w:r>
      <w:r>
        <w:rPr>
          <w:spacing w:val="22"/>
          <w:sz w:val="20"/>
        </w:rPr>
        <w:t xml:space="preserve"> </w:t>
      </w:r>
      <w:r>
        <w:rPr>
          <w:sz w:val="20"/>
        </w:rPr>
        <w:t>not</w:t>
      </w:r>
      <w:r>
        <w:rPr>
          <w:spacing w:val="26"/>
          <w:sz w:val="20"/>
        </w:rPr>
        <w:t xml:space="preserve"> </w:t>
      </w:r>
      <w:r>
        <w:rPr>
          <w:sz w:val="20"/>
        </w:rPr>
        <w:t>exceed</w:t>
      </w:r>
    </w:p>
    <w:p w14:paraId="7F280B1A" w14:textId="5F3573A4" w:rsidR="00E70012" w:rsidRDefault="00000000">
      <w:pPr>
        <w:pStyle w:val="BodyText"/>
        <w:spacing w:line="227" w:lineRule="exact"/>
        <w:ind w:left="1512"/>
        <w:jc w:val="both"/>
      </w:pPr>
      <w:r>
        <w:t>£</w:t>
      </w:r>
      <w:del w:id="163" w:author="Anna Reviewer" w:date="2025-09-18T18:06:00Z" w16du:dateUtc="2025-09-18T17:06:00Z">
        <w:r w:rsidDel="00A66695">
          <w:delText>5</w:delText>
        </w:r>
      </w:del>
      <w:ins w:id="164" w:author="Anna Reviewer" w:date="2025-09-18T18:06:00Z" w16du:dateUtc="2025-09-18T17:06:00Z">
        <w:r w:rsidR="00A66695">
          <w:t>2</w:t>
        </w:r>
      </w:ins>
      <w:r>
        <w:t>,</w:t>
      </w:r>
      <w:del w:id="165" w:author="Anna Reviewer" w:date="2025-09-18T18:06:00Z" w16du:dateUtc="2025-09-18T17:06:00Z">
        <w:r w:rsidDel="00A66695">
          <w:delText>000</w:delText>
        </w:r>
      </w:del>
      <w:ins w:id="166" w:author="Anna Reviewer" w:date="2025-09-18T18:06:00Z" w16du:dateUtc="2025-09-18T17:06:00Z">
        <w:r w:rsidR="00A66695">
          <w:t>500</w:t>
        </w:r>
      </w:ins>
      <w:r>
        <w:t>,000</w:t>
      </w:r>
      <w:r>
        <w:rPr>
          <w:spacing w:val="17"/>
        </w:rPr>
        <w:t xml:space="preserve"> </w:t>
      </w:r>
      <w:r>
        <w:t>(or</w:t>
      </w:r>
      <w:r>
        <w:rPr>
          <w:spacing w:val="19"/>
        </w:rPr>
        <w:t xml:space="preserve"> </w:t>
      </w:r>
      <w:r>
        <w:t>its</w:t>
      </w:r>
      <w:r>
        <w:rPr>
          <w:spacing w:val="17"/>
        </w:rPr>
        <w:t xml:space="preserve"> </w:t>
      </w:r>
      <w:r>
        <w:t>equivalent</w:t>
      </w:r>
      <w:r>
        <w:rPr>
          <w:spacing w:val="17"/>
        </w:rPr>
        <w:t xml:space="preserve"> </w:t>
      </w:r>
      <w:r>
        <w:t>in</w:t>
      </w:r>
      <w:r>
        <w:rPr>
          <w:spacing w:val="18"/>
        </w:rPr>
        <w:t xml:space="preserve"> </w:t>
      </w:r>
      <w:r>
        <w:t>another</w:t>
      </w:r>
      <w:r>
        <w:rPr>
          <w:spacing w:val="18"/>
        </w:rPr>
        <w:t xml:space="preserve"> </w:t>
      </w:r>
      <w:r>
        <w:t>currency</w:t>
      </w:r>
      <w:r>
        <w:rPr>
          <w:spacing w:val="20"/>
        </w:rPr>
        <w:t xml:space="preserve"> </w:t>
      </w:r>
      <w:r>
        <w:t>or</w:t>
      </w:r>
      <w:r>
        <w:rPr>
          <w:spacing w:val="17"/>
        </w:rPr>
        <w:t xml:space="preserve"> </w:t>
      </w:r>
      <w:r>
        <w:rPr>
          <w:spacing w:val="-2"/>
        </w:rPr>
        <w:t>currencies).</w:t>
      </w:r>
    </w:p>
    <w:p w14:paraId="3E3EEA1E" w14:textId="77777777" w:rsidR="00E70012" w:rsidRDefault="00000000">
      <w:pPr>
        <w:pStyle w:val="Heading2"/>
        <w:numPr>
          <w:ilvl w:val="1"/>
          <w:numId w:val="43"/>
        </w:numPr>
        <w:tabs>
          <w:tab w:val="left" w:pos="771"/>
        </w:tabs>
        <w:spacing w:before="216"/>
        <w:ind w:left="771" w:hanging="620"/>
        <w:jc w:val="both"/>
      </w:pPr>
      <w:bookmarkStart w:id="167" w:name="13.7_Financial_indebtedness"/>
      <w:bookmarkEnd w:id="167"/>
      <w:r>
        <w:rPr>
          <w:w w:val="105"/>
        </w:rPr>
        <w:t>Financial</w:t>
      </w:r>
      <w:r>
        <w:rPr>
          <w:spacing w:val="-14"/>
          <w:w w:val="105"/>
        </w:rPr>
        <w:t xml:space="preserve"> </w:t>
      </w:r>
      <w:r>
        <w:rPr>
          <w:spacing w:val="-2"/>
          <w:w w:val="105"/>
        </w:rPr>
        <w:t>indebtedness</w:t>
      </w:r>
    </w:p>
    <w:p w14:paraId="0EA85C8A" w14:textId="5909B0A7" w:rsidR="00E70012" w:rsidRDefault="00000000">
      <w:pPr>
        <w:pStyle w:val="BodyText"/>
        <w:spacing w:before="90" w:line="336" w:lineRule="auto"/>
        <w:ind w:right="1016"/>
        <w:jc w:val="both"/>
      </w:pPr>
      <w:del w:id="168" w:author="Anna Reviewer" w:date="2025-09-18T18:06:00Z" w16du:dateUtc="2025-09-18T17:06:00Z">
        <w:r w:rsidDel="00A66695">
          <w:delText>Save</w:delText>
        </w:r>
        <w:r w:rsidDel="00A66695">
          <w:rPr>
            <w:spacing w:val="19"/>
          </w:rPr>
          <w:delText xml:space="preserve"> </w:delText>
        </w:r>
        <w:r w:rsidDel="00A66695">
          <w:delText>for</w:delText>
        </w:r>
        <w:r w:rsidDel="00A66695">
          <w:rPr>
            <w:spacing w:val="19"/>
          </w:rPr>
          <w:delText xml:space="preserve"> </w:delText>
        </w:r>
        <w:r w:rsidDel="00A66695">
          <w:delText>Financial</w:delText>
        </w:r>
        <w:r w:rsidDel="00A66695">
          <w:rPr>
            <w:spacing w:val="18"/>
          </w:rPr>
          <w:delText xml:space="preserve"> </w:delText>
        </w:r>
        <w:r w:rsidDel="00A66695">
          <w:delText>Indebtedness</w:delText>
        </w:r>
        <w:r w:rsidDel="00A66695">
          <w:rPr>
            <w:spacing w:val="19"/>
          </w:rPr>
          <w:delText xml:space="preserve"> </w:delText>
        </w:r>
        <w:r w:rsidDel="00A66695">
          <w:delText>between</w:delText>
        </w:r>
        <w:r w:rsidDel="00A66695">
          <w:rPr>
            <w:spacing w:val="19"/>
          </w:rPr>
          <w:delText xml:space="preserve"> </w:delText>
        </w:r>
        <w:r w:rsidDel="00A66695">
          <w:delText>it</w:delText>
        </w:r>
        <w:r w:rsidDel="00A66695">
          <w:rPr>
            <w:spacing w:val="16"/>
          </w:rPr>
          <w:delText xml:space="preserve"> </w:delText>
        </w:r>
        <w:r w:rsidDel="00A66695">
          <w:delText>and</w:delText>
        </w:r>
        <w:r w:rsidDel="00A66695">
          <w:rPr>
            <w:spacing w:val="20"/>
          </w:rPr>
          <w:delText xml:space="preserve"> </w:delText>
        </w:r>
        <w:r w:rsidDel="00A66695">
          <w:delText>members</w:delText>
        </w:r>
        <w:r w:rsidDel="00A66695">
          <w:rPr>
            <w:spacing w:val="22"/>
          </w:rPr>
          <w:delText xml:space="preserve"> </w:delText>
        </w:r>
        <w:r w:rsidDel="00A66695">
          <w:delText>of</w:delText>
        </w:r>
        <w:r w:rsidDel="00A66695">
          <w:rPr>
            <w:spacing w:val="16"/>
          </w:rPr>
          <w:delText xml:space="preserve"> </w:delText>
        </w:r>
        <w:r w:rsidDel="00A66695">
          <w:delText>the</w:delText>
        </w:r>
        <w:r w:rsidDel="00A66695">
          <w:rPr>
            <w:spacing w:val="20"/>
          </w:rPr>
          <w:delText xml:space="preserve"> </w:delText>
        </w:r>
        <w:r w:rsidDel="00A66695">
          <w:delText>Group,</w:delText>
        </w:r>
        <w:r w:rsidDel="00A66695">
          <w:rPr>
            <w:spacing w:val="16"/>
          </w:rPr>
          <w:delText xml:space="preserve"> </w:delText>
        </w:r>
        <w:r w:rsidDel="00A66695">
          <w:delText>the</w:delText>
        </w:r>
        <w:r w:rsidDel="00A66695">
          <w:rPr>
            <w:spacing w:val="16"/>
          </w:rPr>
          <w:delText xml:space="preserve"> </w:delText>
        </w:r>
      </w:del>
      <w:ins w:id="169" w:author="Anna Reviewer" w:date="2025-09-18T18:06:00Z" w16du:dateUtc="2025-09-18T17:06:00Z">
        <w:r w:rsidR="00A66695" w:rsidRPr="00A66695">
          <w:rPr>
            <w:rPrChange w:id="170" w:author="Anna Reviewer" w:date="2025-09-18T18:06:00Z" w16du:dateUtc="2025-09-18T17:06:00Z">
              <w:rPr>
                <w:spacing w:val="16"/>
              </w:rPr>
            </w:rPrChange>
          </w:rPr>
          <w:t xml:space="preserve">The </w:t>
        </w:r>
      </w:ins>
      <w:r>
        <w:t>Borrower</w:t>
      </w:r>
      <w:r>
        <w:rPr>
          <w:spacing w:val="18"/>
        </w:rPr>
        <w:t xml:space="preserve"> </w:t>
      </w:r>
      <w:r>
        <w:t>shall</w:t>
      </w:r>
      <w:r>
        <w:rPr>
          <w:spacing w:val="18"/>
        </w:rPr>
        <w:t xml:space="preserve"> </w:t>
      </w:r>
      <w:r>
        <w:t>not</w:t>
      </w:r>
      <w:r>
        <w:rPr>
          <w:spacing w:val="18"/>
        </w:rPr>
        <w:t xml:space="preserve"> </w:t>
      </w:r>
      <w:r>
        <w:t>incur or</w:t>
      </w:r>
      <w:r>
        <w:rPr>
          <w:spacing w:val="36"/>
        </w:rPr>
        <w:t xml:space="preserve"> </w:t>
      </w:r>
      <w:r>
        <w:t>allow</w:t>
      </w:r>
      <w:r>
        <w:rPr>
          <w:spacing w:val="36"/>
        </w:rPr>
        <w:t xml:space="preserve"> </w:t>
      </w:r>
      <w:r>
        <w:t>to</w:t>
      </w:r>
      <w:r>
        <w:rPr>
          <w:spacing w:val="36"/>
        </w:rPr>
        <w:t xml:space="preserve"> </w:t>
      </w:r>
      <w:r>
        <w:t>remain</w:t>
      </w:r>
      <w:r>
        <w:rPr>
          <w:spacing w:val="36"/>
        </w:rPr>
        <w:t xml:space="preserve"> </w:t>
      </w:r>
      <w:r>
        <w:t>outstanding</w:t>
      </w:r>
      <w:r>
        <w:rPr>
          <w:spacing w:val="39"/>
        </w:rPr>
        <w:t xml:space="preserve"> </w:t>
      </w:r>
      <w:r>
        <w:t>any</w:t>
      </w:r>
      <w:r>
        <w:rPr>
          <w:spacing w:val="38"/>
        </w:rPr>
        <w:t xml:space="preserve"> </w:t>
      </w:r>
      <w:r>
        <w:t>Financial</w:t>
      </w:r>
      <w:r>
        <w:rPr>
          <w:spacing w:val="35"/>
        </w:rPr>
        <w:t xml:space="preserve"> </w:t>
      </w:r>
      <w:r>
        <w:t>Indebtedness</w:t>
      </w:r>
      <w:r>
        <w:rPr>
          <w:spacing w:val="39"/>
        </w:rPr>
        <w:t xml:space="preserve"> </w:t>
      </w:r>
      <w:r>
        <w:t>which</w:t>
      </w:r>
      <w:r>
        <w:rPr>
          <w:spacing w:val="36"/>
        </w:rPr>
        <w:t xml:space="preserve"> </w:t>
      </w:r>
      <w:r>
        <w:t>does</w:t>
      </w:r>
      <w:r>
        <w:rPr>
          <w:spacing w:val="38"/>
        </w:rPr>
        <w:t xml:space="preserve"> </w:t>
      </w:r>
      <w:r>
        <w:t>not</w:t>
      </w:r>
      <w:r>
        <w:rPr>
          <w:spacing w:val="38"/>
        </w:rPr>
        <w:t xml:space="preserve"> </w:t>
      </w:r>
      <w:r>
        <w:t>exist</w:t>
      </w:r>
      <w:r>
        <w:rPr>
          <w:spacing w:val="38"/>
        </w:rPr>
        <w:t xml:space="preserve"> </w:t>
      </w:r>
      <w:r>
        <w:t>as</w:t>
      </w:r>
      <w:r>
        <w:rPr>
          <w:spacing w:val="38"/>
        </w:rPr>
        <w:t xml:space="preserve"> </w:t>
      </w:r>
      <w:r>
        <w:t>at</w:t>
      </w:r>
      <w:r>
        <w:rPr>
          <w:spacing w:val="34"/>
        </w:rPr>
        <w:t xml:space="preserve"> </w:t>
      </w:r>
      <w:r>
        <w:t>the</w:t>
      </w:r>
      <w:r>
        <w:rPr>
          <w:spacing w:val="36"/>
        </w:rPr>
        <w:t xml:space="preserve"> </w:t>
      </w:r>
      <w:r>
        <w:t>date</w:t>
      </w:r>
      <w:r>
        <w:rPr>
          <w:spacing w:val="39"/>
        </w:rPr>
        <w:t xml:space="preserve"> </w:t>
      </w:r>
      <w:r>
        <w:t>of this</w:t>
      </w:r>
      <w:r>
        <w:rPr>
          <w:spacing w:val="31"/>
        </w:rPr>
        <w:t xml:space="preserve"> </w:t>
      </w:r>
      <w:r>
        <w:t>Agreement</w:t>
      </w:r>
      <w:r>
        <w:rPr>
          <w:spacing w:val="40"/>
        </w:rPr>
        <w:t xml:space="preserve"> </w:t>
      </w:r>
      <w:r>
        <w:t>without</w:t>
      </w:r>
      <w:r>
        <w:rPr>
          <w:spacing w:val="40"/>
        </w:rPr>
        <w:t xml:space="preserve"> </w:t>
      </w:r>
      <w:r>
        <w:t>the</w:t>
      </w:r>
      <w:r>
        <w:rPr>
          <w:spacing w:val="40"/>
        </w:rPr>
        <w:t xml:space="preserve"> </w:t>
      </w:r>
      <w:r>
        <w:t>prior</w:t>
      </w:r>
      <w:r>
        <w:rPr>
          <w:spacing w:val="40"/>
        </w:rPr>
        <w:t xml:space="preserve"> </w:t>
      </w:r>
      <w:del w:id="171" w:author="Anna Reviewer" w:date="2025-09-18T18:06:00Z" w16du:dateUtc="2025-09-18T17:06:00Z">
        <w:r w:rsidDel="00A66695">
          <w:delText>approval</w:delText>
        </w:r>
        <w:r w:rsidDel="00A66695">
          <w:rPr>
            <w:spacing w:val="40"/>
          </w:rPr>
          <w:delText xml:space="preserve"> </w:delText>
        </w:r>
      </w:del>
      <w:ins w:id="172" w:author="Anna Reviewer" w:date="2025-09-18T18:06:00Z" w16du:dateUtc="2025-09-18T17:06:00Z">
        <w:r w:rsidR="00A66695" w:rsidRPr="00A66695">
          <w:rPr>
            <w:rPrChange w:id="173" w:author="Anna Reviewer" w:date="2025-09-18T18:06:00Z" w16du:dateUtc="2025-09-18T17:06:00Z">
              <w:rPr>
                <w:spacing w:val="40"/>
              </w:rPr>
            </w:rPrChange>
          </w:rPr>
          <w:t xml:space="preserve">written consent </w:t>
        </w:r>
      </w:ins>
      <w:r>
        <w:t>of</w:t>
      </w:r>
      <w:r>
        <w:rPr>
          <w:spacing w:val="40"/>
        </w:rPr>
        <w:t xml:space="preserve"> </w:t>
      </w:r>
      <w:r>
        <w:t>the</w:t>
      </w:r>
      <w:r>
        <w:rPr>
          <w:spacing w:val="40"/>
        </w:rPr>
        <w:t xml:space="preserve"> </w:t>
      </w:r>
      <w:r>
        <w:t>Lender</w:t>
      </w:r>
      <w:r>
        <w:rPr>
          <w:spacing w:val="40"/>
        </w:rPr>
        <w:t xml:space="preserve"> </w:t>
      </w:r>
      <w:r>
        <w:t>(</w:t>
      </w:r>
      <w:del w:id="174" w:author="Anna Reviewer" w:date="2025-09-18T18:06:00Z" w16du:dateUtc="2025-09-18T17:06:00Z">
        <w:r w:rsidDel="00A66695">
          <w:delText>not</w:delText>
        </w:r>
        <w:r w:rsidDel="00A66695">
          <w:rPr>
            <w:spacing w:val="40"/>
          </w:rPr>
          <w:delText xml:space="preserve"> </w:delText>
        </w:r>
        <w:r w:rsidDel="00A66695">
          <w:delText>to</w:delText>
        </w:r>
      </w:del>
      <w:ins w:id="175" w:author="Anna Reviewer" w:date="2025-09-18T18:06:00Z" w16du:dateUtc="2025-09-18T17:06:00Z">
        <w:r w:rsidR="00A66695" w:rsidRPr="00A66695">
          <w:rPr>
            <w:spacing w:val="40"/>
            <w:rPrChange w:id="176" w:author="Anna Reviewer" w:date="2025-09-18T18:06:00Z" w16du:dateUtc="2025-09-18T17:06:00Z">
              <w:rPr/>
            </w:rPrChange>
          </w:rPr>
          <w:t>which may</w:t>
        </w:r>
      </w:ins>
      <w:r>
        <w:rPr>
          <w:spacing w:val="40"/>
        </w:rPr>
        <w:t xml:space="preserve"> </w:t>
      </w:r>
      <w:r>
        <w:t>be</w:t>
      </w:r>
      <w:r>
        <w:rPr>
          <w:spacing w:val="40"/>
        </w:rPr>
        <w:t xml:space="preserve"> </w:t>
      </w:r>
      <w:del w:id="177" w:author="Anna Reviewer" w:date="2025-09-18T18:06:00Z" w16du:dateUtc="2025-09-18T17:06:00Z">
        <w:r w:rsidDel="00A66695">
          <w:delText>unreasonably</w:delText>
        </w:r>
        <w:r w:rsidDel="00A66695">
          <w:rPr>
            <w:spacing w:val="40"/>
          </w:rPr>
          <w:delText xml:space="preserve"> </w:delText>
        </w:r>
      </w:del>
      <w:r>
        <w:t>withheld</w:t>
      </w:r>
      <w:ins w:id="178" w:author="Anna Reviewer" w:date="2025-09-18T18:06:00Z" w16du:dateUtc="2025-09-18T17:06:00Z">
        <w:r w:rsidR="00A66695">
          <w:t xml:space="preserve"> in the Lender's sole discretion</w:t>
        </w:r>
      </w:ins>
      <w:r>
        <w:t>).</w:t>
      </w:r>
    </w:p>
    <w:p w14:paraId="6BF2D33A" w14:textId="77777777" w:rsidR="00E70012" w:rsidRDefault="00000000">
      <w:pPr>
        <w:pStyle w:val="Heading1"/>
        <w:numPr>
          <w:ilvl w:val="0"/>
          <w:numId w:val="43"/>
        </w:numPr>
        <w:tabs>
          <w:tab w:val="left" w:pos="771"/>
        </w:tabs>
        <w:spacing w:before="142"/>
        <w:ind w:left="771" w:hanging="620"/>
        <w:jc w:val="both"/>
      </w:pPr>
      <w:bookmarkStart w:id="179" w:name="14._EVENTS_OF_DEFAULT"/>
      <w:bookmarkStart w:id="180" w:name="_bookmark22"/>
      <w:bookmarkEnd w:id="179"/>
      <w:bookmarkEnd w:id="180"/>
      <w:r>
        <w:rPr>
          <w:w w:val="105"/>
        </w:rPr>
        <w:t>EVENTS</w:t>
      </w:r>
      <w:r>
        <w:rPr>
          <w:spacing w:val="-9"/>
          <w:w w:val="105"/>
        </w:rPr>
        <w:t xml:space="preserve"> </w:t>
      </w:r>
      <w:r>
        <w:rPr>
          <w:w w:val="105"/>
        </w:rPr>
        <w:t>OF</w:t>
      </w:r>
      <w:r>
        <w:rPr>
          <w:spacing w:val="-10"/>
          <w:w w:val="105"/>
        </w:rPr>
        <w:t xml:space="preserve"> </w:t>
      </w:r>
      <w:r>
        <w:rPr>
          <w:spacing w:val="-2"/>
          <w:w w:val="105"/>
        </w:rPr>
        <w:t>DEFAULT</w:t>
      </w:r>
    </w:p>
    <w:p w14:paraId="5D9E41A5" w14:textId="77777777" w:rsidR="00E70012" w:rsidRDefault="00E70012">
      <w:pPr>
        <w:pStyle w:val="BodyText"/>
        <w:spacing w:before="3"/>
        <w:ind w:left="0"/>
        <w:rPr>
          <w:b/>
        </w:rPr>
      </w:pPr>
    </w:p>
    <w:p w14:paraId="1B492E3C" w14:textId="77777777" w:rsidR="00E70012" w:rsidRDefault="00000000">
      <w:pPr>
        <w:pStyle w:val="BodyText"/>
        <w:jc w:val="both"/>
      </w:pPr>
      <w:r>
        <w:t>Each</w:t>
      </w:r>
      <w:r>
        <w:rPr>
          <w:spacing w:val="24"/>
        </w:rPr>
        <w:t xml:space="preserve"> </w:t>
      </w:r>
      <w:r>
        <w:t>of</w:t>
      </w:r>
      <w:r>
        <w:rPr>
          <w:spacing w:val="25"/>
        </w:rPr>
        <w:t xml:space="preserve"> </w:t>
      </w:r>
      <w:r>
        <w:t>the</w:t>
      </w:r>
      <w:r>
        <w:rPr>
          <w:spacing w:val="25"/>
        </w:rPr>
        <w:t xml:space="preserve"> </w:t>
      </w:r>
      <w:r>
        <w:t>events</w:t>
      </w:r>
      <w:r>
        <w:rPr>
          <w:spacing w:val="26"/>
        </w:rPr>
        <w:t xml:space="preserve"> </w:t>
      </w:r>
      <w:r>
        <w:t>or</w:t>
      </w:r>
      <w:r>
        <w:rPr>
          <w:spacing w:val="24"/>
        </w:rPr>
        <w:t xml:space="preserve"> </w:t>
      </w:r>
      <w:r>
        <w:t>circumstances</w:t>
      </w:r>
      <w:r>
        <w:rPr>
          <w:spacing w:val="27"/>
        </w:rPr>
        <w:t xml:space="preserve"> </w:t>
      </w:r>
      <w:r>
        <w:t>set</w:t>
      </w:r>
      <w:r>
        <w:rPr>
          <w:spacing w:val="25"/>
        </w:rPr>
        <w:t xml:space="preserve"> </w:t>
      </w:r>
      <w:r>
        <w:t>out</w:t>
      </w:r>
      <w:r>
        <w:rPr>
          <w:spacing w:val="27"/>
        </w:rPr>
        <w:t xml:space="preserve"> </w:t>
      </w:r>
      <w:r>
        <w:t>in</w:t>
      </w:r>
      <w:r>
        <w:rPr>
          <w:spacing w:val="25"/>
        </w:rPr>
        <w:t xml:space="preserve"> </w:t>
      </w:r>
      <w:r>
        <w:t>Clause</w:t>
      </w:r>
      <w:r>
        <w:rPr>
          <w:spacing w:val="25"/>
        </w:rPr>
        <w:t xml:space="preserve"> </w:t>
      </w:r>
      <w:r>
        <w:t>14</w:t>
      </w:r>
      <w:r>
        <w:rPr>
          <w:spacing w:val="26"/>
        </w:rPr>
        <w:t xml:space="preserve"> </w:t>
      </w:r>
      <w:r>
        <w:t>is</w:t>
      </w:r>
      <w:r>
        <w:rPr>
          <w:spacing w:val="27"/>
        </w:rPr>
        <w:t xml:space="preserve"> </w:t>
      </w:r>
      <w:r>
        <w:t>an</w:t>
      </w:r>
      <w:r>
        <w:rPr>
          <w:spacing w:val="26"/>
        </w:rPr>
        <w:t xml:space="preserve"> </w:t>
      </w:r>
      <w:r>
        <w:t>Event</w:t>
      </w:r>
      <w:r>
        <w:rPr>
          <w:spacing w:val="25"/>
        </w:rPr>
        <w:t xml:space="preserve"> </w:t>
      </w:r>
      <w:r>
        <w:t>of</w:t>
      </w:r>
      <w:r>
        <w:rPr>
          <w:spacing w:val="26"/>
        </w:rPr>
        <w:t xml:space="preserve"> </w:t>
      </w:r>
      <w:r>
        <w:t>Default</w:t>
      </w:r>
      <w:r>
        <w:rPr>
          <w:spacing w:val="26"/>
        </w:rPr>
        <w:t xml:space="preserve"> </w:t>
      </w:r>
      <w:r>
        <w:t>(save</w:t>
      </w:r>
      <w:r>
        <w:rPr>
          <w:spacing w:val="25"/>
        </w:rPr>
        <w:t xml:space="preserve"> </w:t>
      </w:r>
      <w:r>
        <w:t>for</w:t>
      </w:r>
      <w:r>
        <w:rPr>
          <w:spacing w:val="26"/>
        </w:rPr>
        <w:t xml:space="preserve"> </w:t>
      </w:r>
      <w:r>
        <w:rPr>
          <w:spacing w:val="-2"/>
        </w:rPr>
        <w:t>Clause</w:t>
      </w:r>
    </w:p>
    <w:p w14:paraId="617F7EB9" w14:textId="77777777" w:rsidR="00E70012" w:rsidRDefault="00000000">
      <w:pPr>
        <w:spacing w:before="92"/>
        <w:ind w:left="775"/>
        <w:rPr>
          <w:sz w:val="20"/>
        </w:rPr>
      </w:pPr>
      <w:r>
        <w:rPr>
          <w:sz w:val="20"/>
        </w:rPr>
        <w:t>14.11</w:t>
      </w:r>
      <w:r>
        <w:rPr>
          <w:spacing w:val="-1"/>
          <w:sz w:val="20"/>
        </w:rPr>
        <w:t xml:space="preserve"> </w:t>
      </w:r>
      <w:r>
        <w:rPr>
          <w:spacing w:val="-2"/>
          <w:sz w:val="20"/>
        </w:rPr>
        <w:t>(</w:t>
      </w:r>
      <w:r>
        <w:rPr>
          <w:i/>
          <w:spacing w:val="-2"/>
          <w:sz w:val="20"/>
        </w:rPr>
        <w:t>Acceleration</w:t>
      </w:r>
      <w:r>
        <w:rPr>
          <w:spacing w:val="-2"/>
          <w:sz w:val="20"/>
        </w:rPr>
        <w:t>)).</w:t>
      </w:r>
    </w:p>
    <w:p w14:paraId="732D719F" w14:textId="77777777" w:rsidR="00E70012" w:rsidRDefault="00000000">
      <w:pPr>
        <w:pStyle w:val="Heading2"/>
        <w:numPr>
          <w:ilvl w:val="1"/>
          <w:numId w:val="43"/>
        </w:numPr>
        <w:tabs>
          <w:tab w:val="left" w:pos="775"/>
        </w:tabs>
        <w:spacing w:before="211"/>
      </w:pPr>
      <w:bookmarkStart w:id="181" w:name="14.1_Non-payment"/>
      <w:bookmarkEnd w:id="181"/>
      <w:r>
        <w:rPr>
          <w:spacing w:val="-2"/>
        </w:rPr>
        <w:t>Non-payment</w:t>
      </w:r>
    </w:p>
    <w:p w14:paraId="316CC89D" w14:textId="77777777" w:rsidR="00E70012" w:rsidRDefault="00000000">
      <w:pPr>
        <w:pStyle w:val="BodyText"/>
        <w:spacing w:before="92" w:line="336" w:lineRule="auto"/>
        <w:ind w:right="1033"/>
      </w:pPr>
      <w:r>
        <w:t>The</w:t>
      </w:r>
      <w:r>
        <w:rPr>
          <w:spacing w:val="19"/>
        </w:rPr>
        <w:t xml:space="preserve"> </w:t>
      </w:r>
      <w:r>
        <w:t>Borrower</w:t>
      </w:r>
      <w:r>
        <w:rPr>
          <w:spacing w:val="21"/>
        </w:rPr>
        <w:t xml:space="preserve"> </w:t>
      </w:r>
      <w:r>
        <w:t>does</w:t>
      </w:r>
      <w:r>
        <w:rPr>
          <w:spacing w:val="22"/>
        </w:rPr>
        <w:t xml:space="preserve"> </w:t>
      </w:r>
      <w:r>
        <w:t>not</w:t>
      </w:r>
      <w:r>
        <w:rPr>
          <w:spacing w:val="21"/>
        </w:rPr>
        <w:t xml:space="preserve"> </w:t>
      </w:r>
      <w:r>
        <w:t>pay</w:t>
      </w:r>
      <w:r>
        <w:rPr>
          <w:spacing w:val="17"/>
        </w:rPr>
        <w:t xml:space="preserve"> </w:t>
      </w:r>
      <w:r>
        <w:t>on</w:t>
      </w:r>
      <w:r>
        <w:rPr>
          <w:spacing w:val="19"/>
        </w:rPr>
        <w:t xml:space="preserve"> </w:t>
      </w:r>
      <w:r>
        <w:t>the</w:t>
      </w:r>
      <w:r>
        <w:rPr>
          <w:spacing w:val="21"/>
        </w:rPr>
        <w:t xml:space="preserve"> </w:t>
      </w:r>
      <w:r>
        <w:t>due</w:t>
      </w:r>
      <w:r>
        <w:rPr>
          <w:spacing w:val="19"/>
        </w:rPr>
        <w:t xml:space="preserve"> </w:t>
      </w:r>
      <w:r>
        <w:t>date</w:t>
      </w:r>
      <w:r>
        <w:rPr>
          <w:spacing w:val="18"/>
        </w:rPr>
        <w:t xml:space="preserve"> </w:t>
      </w:r>
      <w:r>
        <w:t>any</w:t>
      </w:r>
      <w:r>
        <w:rPr>
          <w:spacing w:val="21"/>
        </w:rPr>
        <w:t xml:space="preserve"> </w:t>
      </w:r>
      <w:r>
        <w:t>amount</w:t>
      </w:r>
      <w:r>
        <w:rPr>
          <w:spacing w:val="21"/>
        </w:rPr>
        <w:t xml:space="preserve"> </w:t>
      </w:r>
      <w:r>
        <w:t>payable</w:t>
      </w:r>
      <w:r>
        <w:rPr>
          <w:spacing w:val="19"/>
        </w:rPr>
        <w:t xml:space="preserve"> </w:t>
      </w:r>
      <w:r>
        <w:t>pursuant</w:t>
      </w:r>
      <w:r>
        <w:rPr>
          <w:spacing w:val="21"/>
        </w:rPr>
        <w:t xml:space="preserve"> </w:t>
      </w:r>
      <w:r>
        <w:t>to this</w:t>
      </w:r>
      <w:r>
        <w:rPr>
          <w:spacing w:val="-2"/>
        </w:rPr>
        <w:t xml:space="preserve"> </w:t>
      </w:r>
      <w:r>
        <w:t>Agreement</w:t>
      </w:r>
      <w:r>
        <w:rPr>
          <w:spacing w:val="19"/>
        </w:rPr>
        <w:t xml:space="preserve"> </w:t>
      </w:r>
      <w:r>
        <w:t>at</w:t>
      </w:r>
      <w:r>
        <w:rPr>
          <w:spacing w:val="17"/>
        </w:rPr>
        <w:t xml:space="preserve"> </w:t>
      </w:r>
      <w:r>
        <w:t>the place</w:t>
      </w:r>
      <w:r>
        <w:rPr>
          <w:spacing w:val="40"/>
        </w:rPr>
        <w:t xml:space="preserve"> </w:t>
      </w:r>
      <w:r>
        <w:t>at</w:t>
      </w:r>
      <w:r>
        <w:rPr>
          <w:spacing w:val="40"/>
        </w:rPr>
        <w:t xml:space="preserve"> </w:t>
      </w:r>
      <w:r>
        <w:t>and</w:t>
      </w:r>
      <w:r>
        <w:rPr>
          <w:spacing w:val="40"/>
        </w:rPr>
        <w:t xml:space="preserve"> </w:t>
      </w:r>
      <w:r>
        <w:t>in</w:t>
      </w:r>
      <w:r>
        <w:rPr>
          <w:spacing w:val="38"/>
        </w:rPr>
        <w:t xml:space="preserve"> </w:t>
      </w:r>
      <w:r>
        <w:t>the</w:t>
      </w:r>
      <w:r>
        <w:rPr>
          <w:spacing w:val="40"/>
        </w:rPr>
        <w:t xml:space="preserve"> </w:t>
      </w:r>
      <w:r>
        <w:t>currency</w:t>
      </w:r>
      <w:r>
        <w:rPr>
          <w:spacing w:val="40"/>
        </w:rPr>
        <w:t xml:space="preserve"> </w:t>
      </w:r>
      <w:r>
        <w:t>in</w:t>
      </w:r>
      <w:r>
        <w:rPr>
          <w:spacing w:val="40"/>
        </w:rPr>
        <w:t xml:space="preserve"> </w:t>
      </w:r>
      <w:r>
        <w:t>which</w:t>
      </w:r>
      <w:r>
        <w:rPr>
          <w:spacing w:val="40"/>
        </w:rPr>
        <w:t xml:space="preserve"> </w:t>
      </w:r>
      <w:r>
        <w:t>it</w:t>
      </w:r>
      <w:r>
        <w:rPr>
          <w:spacing w:val="38"/>
        </w:rPr>
        <w:t xml:space="preserve"> </w:t>
      </w:r>
      <w:r>
        <w:t>is</w:t>
      </w:r>
      <w:r>
        <w:rPr>
          <w:spacing w:val="40"/>
        </w:rPr>
        <w:t xml:space="preserve"> </w:t>
      </w:r>
      <w:r>
        <w:t>expressed</w:t>
      </w:r>
      <w:r>
        <w:rPr>
          <w:spacing w:val="40"/>
        </w:rPr>
        <w:t xml:space="preserve"> </w:t>
      </w:r>
      <w:r>
        <w:t>to</w:t>
      </w:r>
      <w:r>
        <w:rPr>
          <w:spacing w:val="40"/>
        </w:rPr>
        <w:t xml:space="preserve"> </w:t>
      </w:r>
      <w:r>
        <w:t>be</w:t>
      </w:r>
      <w:r>
        <w:rPr>
          <w:spacing w:val="40"/>
        </w:rPr>
        <w:t xml:space="preserve"> </w:t>
      </w:r>
      <w:r>
        <w:t>payable</w:t>
      </w:r>
      <w:r>
        <w:rPr>
          <w:spacing w:val="40"/>
        </w:rPr>
        <w:t xml:space="preserve"> </w:t>
      </w:r>
      <w:r>
        <w:t>unless:</w:t>
      </w:r>
    </w:p>
    <w:p w14:paraId="3558FF6F" w14:textId="77777777" w:rsidR="00E70012" w:rsidRDefault="00000000">
      <w:pPr>
        <w:pStyle w:val="ListParagraph"/>
        <w:numPr>
          <w:ilvl w:val="2"/>
          <w:numId w:val="43"/>
        </w:numPr>
        <w:tabs>
          <w:tab w:val="left" w:pos="1512"/>
        </w:tabs>
        <w:ind w:hanging="737"/>
        <w:rPr>
          <w:sz w:val="20"/>
        </w:rPr>
      </w:pPr>
      <w:r>
        <w:rPr>
          <w:sz w:val="20"/>
        </w:rPr>
        <w:t>its</w:t>
      </w:r>
      <w:r>
        <w:rPr>
          <w:spacing w:val="12"/>
          <w:sz w:val="20"/>
        </w:rPr>
        <w:t xml:space="preserve"> </w:t>
      </w:r>
      <w:r>
        <w:rPr>
          <w:sz w:val="20"/>
        </w:rPr>
        <w:t>failure</w:t>
      </w:r>
      <w:r>
        <w:rPr>
          <w:spacing w:val="13"/>
          <w:sz w:val="20"/>
        </w:rPr>
        <w:t xml:space="preserve"> </w:t>
      </w:r>
      <w:r>
        <w:rPr>
          <w:sz w:val="20"/>
        </w:rPr>
        <w:t>to</w:t>
      </w:r>
      <w:r>
        <w:rPr>
          <w:spacing w:val="13"/>
          <w:sz w:val="20"/>
        </w:rPr>
        <w:t xml:space="preserve"> </w:t>
      </w:r>
      <w:r>
        <w:rPr>
          <w:sz w:val="20"/>
        </w:rPr>
        <w:t>pay</w:t>
      </w:r>
      <w:r>
        <w:rPr>
          <w:spacing w:val="14"/>
          <w:sz w:val="20"/>
        </w:rPr>
        <w:t xml:space="preserve"> </w:t>
      </w:r>
      <w:r>
        <w:rPr>
          <w:sz w:val="20"/>
        </w:rPr>
        <w:t>is</w:t>
      </w:r>
      <w:r>
        <w:rPr>
          <w:spacing w:val="12"/>
          <w:sz w:val="20"/>
        </w:rPr>
        <w:t xml:space="preserve"> </w:t>
      </w:r>
      <w:r>
        <w:rPr>
          <w:sz w:val="20"/>
        </w:rPr>
        <w:t>caused</w:t>
      </w:r>
      <w:r>
        <w:rPr>
          <w:spacing w:val="16"/>
          <w:sz w:val="20"/>
        </w:rPr>
        <w:t xml:space="preserve"> </w:t>
      </w:r>
      <w:r>
        <w:rPr>
          <w:spacing w:val="-5"/>
          <w:sz w:val="20"/>
        </w:rPr>
        <w:t>by:</w:t>
      </w:r>
    </w:p>
    <w:p w14:paraId="324C1B58" w14:textId="77777777" w:rsidR="00E70012" w:rsidRDefault="00000000">
      <w:pPr>
        <w:pStyle w:val="ListParagraph"/>
        <w:numPr>
          <w:ilvl w:val="3"/>
          <w:numId w:val="43"/>
        </w:numPr>
        <w:tabs>
          <w:tab w:val="left" w:pos="2188"/>
        </w:tabs>
        <w:spacing w:before="214"/>
        <w:ind w:left="2188" w:hanging="676"/>
        <w:jc w:val="both"/>
        <w:rPr>
          <w:sz w:val="20"/>
        </w:rPr>
      </w:pPr>
      <w:r>
        <w:rPr>
          <w:sz w:val="20"/>
        </w:rPr>
        <w:t>administrative</w:t>
      </w:r>
      <w:r>
        <w:rPr>
          <w:spacing w:val="21"/>
          <w:sz w:val="20"/>
        </w:rPr>
        <w:t xml:space="preserve"> </w:t>
      </w:r>
      <w:r>
        <w:rPr>
          <w:sz w:val="20"/>
        </w:rPr>
        <w:t>or</w:t>
      </w:r>
      <w:r>
        <w:rPr>
          <w:spacing w:val="19"/>
          <w:sz w:val="20"/>
        </w:rPr>
        <w:t xml:space="preserve"> </w:t>
      </w:r>
      <w:r>
        <w:rPr>
          <w:sz w:val="20"/>
        </w:rPr>
        <w:t>technical</w:t>
      </w:r>
      <w:r>
        <w:rPr>
          <w:spacing w:val="26"/>
          <w:sz w:val="20"/>
        </w:rPr>
        <w:t xml:space="preserve"> </w:t>
      </w:r>
      <w:r>
        <w:rPr>
          <w:sz w:val="20"/>
        </w:rPr>
        <w:t>error;</w:t>
      </w:r>
      <w:r>
        <w:rPr>
          <w:spacing w:val="24"/>
          <w:sz w:val="20"/>
        </w:rPr>
        <w:t xml:space="preserve"> </w:t>
      </w:r>
      <w:r>
        <w:rPr>
          <w:spacing w:val="-5"/>
          <w:sz w:val="20"/>
        </w:rPr>
        <w:t>or</w:t>
      </w:r>
    </w:p>
    <w:p w14:paraId="2CC1C687" w14:textId="77777777" w:rsidR="00E70012" w:rsidRDefault="00000000">
      <w:pPr>
        <w:pStyle w:val="ListParagraph"/>
        <w:numPr>
          <w:ilvl w:val="3"/>
          <w:numId w:val="43"/>
        </w:numPr>
        <w:tabs>
          <w:tab w:val="left" w:pos="2186"/>
        </w:tabs>
        <w:spacing w:before="212"/>
        <w:ind w:left="2186" w:hanging="674"/>
        <w:jc w:val="both"/>
        <w:rPr>
          <w:sz w:val="20"/>
        </w:rPr>
      </w:pPr>
      <w:r>
        <w:rPr>
          <w:sz w:val="20"/>
        </w:rPr>
        <w:t>a</w:t>
      </w:r>
      <w:r>
        <w:rPr>
          <w:spacing w:val="18"/>
          <w:sz w:val="20"/>
        </w:rPr>
        <w:t xml:space="preserve"> </w:t>
      </w:r>
      <w:r>
        <w:rPr>
          <w:sz w:val="20"/>
        </w:rPr>
        <w:t>Disruption</w:t>
      </w:r>
      <w:r>
        <w:rPr>
          <w:spacing w:val="19"/>
          <w:sz w:val="20"/>
        </w:rPr>
        <w:t xml:space="preserve"> </w:t>
      </w:r>
      <w:r>
        <w:rPr>
          <w:sz w:val="20"/>
        </w:rPr>
        <w:t>Event;</w:t>
      </w:r>
      <w:r>
        <w:rPr>
          <w:spacing w:val="22"/>
          <w:sz w:val="20"/>
        </w:rPr>
        <w:t xml:space="preserve"> </w:t>
      </w:r>
      <w:r>
        <w:rPr>
          <w:spacing w:val="-5"/>
          <w:sz w:val="20"/>
        </w:rPr>
        <w:t>and</w:t>
      </w:r>
    </w:p>
    <w:p w14:paraId="20E9EE6E" w14:textId="67EE10DE" w:rsidR="00E70012" w:rsidRDefault="00000000">
      <w:pPr>
        <w:pStyle w:val="ListParagraph"/>
        <w:numPr>
          <w:ilvl w:val="2"/>
          <w:numId w:val="43"/>
        </w:numPr>
        <w:tabs>
          <w:tab w:val="left" w:pos="1512"/>
        </w:tabs>
        <w:spacing w:before="212"/>
        <w:ind w:hanging="737"/>
        <w:rPr>
          <w:sz w:val="20"/>
        </w:rPr>
      </w:pPr>
      <w:bookmarkStart w:id="182" w:name="14.2_Other_obligations"/>
      <w:bookmarkEnd w:id="182"/>
      <w:r>
        <w:rPr>
          <w:sz w:val="20"/>
        </w:rPr>
        <w:t>payment</w:t>
      </w:r>
      <w:r>
        <w:rPr>
          <w:spacing w:val="12"/>
          <w:sz w:val="20"/>
        </w:rPr>
        <w:t xml:space="preserve"> </w:t>
      </w:r>
      <w:r>
        <w:rPr>
          <w:sz w:val="20"/>
        </w:rPr>
        <w:t>is</w:t>
      </w:r>
      <w:r>
        <w:rPr>
          <w:spacing w:val="17"/>
          <w:sz w:val="20"/>
        </w:rPr>
        <w:t xml:space="preserve"> </w:t>
      </w:r>
      <w:r>
        <w:rPr>
          <w:sz w:val="20"/>
        </w:rPr>
        <w:t>made</w:t>
      </w:r>
      <w:r>
        <w:rPr>
          <w:spacing w:val="17"/>
          <w:sz w:val="20"/>
        </w:rPr>
        <w:t xml:space="preserve"> </w:t>
      </w:r>
      <w:r>
        <w:rPr>
          <w:sz w:val="20"/>
        </w:rPr>
        <w:t>within</w:t>
      </w:r>
      <w:r>
        <w:rPr>
          <w:spacing w:val="15"/>
          <w:sz w:val="20"/>
        </w:rPr>
        <w:t xml:space="preserve"> </w:t>
      </w:r>
      <w:del w:id="183" w:author="Anna Reviewer" w:date="2025-09-18T18:06:00Z" w16du:dateUtc="2025-09-18T17:06:00Z">
        <w:r w:rsidDel="00A66695">
          <w:rPr>
            <w:sz w:val="20"/>
          </w:rPr>
          <w:delText>15</w:delText>
        </w:r>
      </w:del>
      <w:ins w:id="184" w:author="Anna Reviewer" w:date="2025-09-18T18:06:00Z" w16du:dateUtc="2025-09-18T17:06:00Z">
        <w:r w:rsidR="00A66695" w:rsidRPr="00A66695">
          <w:rPr>
            <w:spacing w:val="15"/>
            <w:sz w:val="20"/>
            <w:rPrChange w:id="185" w:author="Anna Reviewer" w:date="2025-09-18T18:06:00Z" w16du:dateUtc="2025-09-18T17:06:00Z">
              <w:rPr>
                <w:sz w:val="20"/>
              </w:rPr>
            </w:rPrChange>
          </w:rPr>
          <w:t>five</w:t>
        </w:r>
      </w:ins>
      <w:r>
        <w:rPr>
          <w:spacing w:val="15"/>
          <w:sz w:val="20"/>
        </w:rPr>
        <w:t xml:space="preserve"> </w:t>
      </w:r>
      <w:r>
        <w:rPr>
          <w:sz w:val="20"/>
        </w:rPr>
        <w:t>Business</w:t>
      </w:r>
      <w:r>
        <w:rPr>
          <w:spacing w:val="16"/>
          <w:sz w:val="20"/>
        </w:rPr>
        <w:t xml:space="preserve"> </w:t>
      </w:r>
      <w:r>
        <w:rPr>
          <w:sz w:val="20"/>
        </w:rPr>
        <w:t>Days</w:t>
      </w:r>
      <w:r>
        <w:rPr>
          <w:spacing w:val="20"/>
          <w:sz w:val="20"/>
        </w:rPr>
        <w:t xml:space="preserve"> </w:t>
      </w:r>
      <w:r>
        <w:rPr>
          <w:sz w:val="20"/>
        </w:rPr>
        <w:t>of</w:t>
      </w:r>
      <w:r>
        <w:rPr>
          <w:spacing w:val="13"/>
          <w:sz w:val="20"/>
        </w:rPr>
        <w:t xml:space="preserve"> </w:t>
      </w:r>
      <w:r>
        <w:rPr>
          <w:sz w:val="20"/>
        </w:rPr>
        <w:t>its</w:t>
      </w:r>
      <w:r>
        <w:rPr>
          <w:spacing w:val="16"/>
          <w:sz w:val="20"/>
        </w:rPr>
        <w:t xml:space="preserve"> </w:t>
      </w:r>
      <w:r>
        <w:rPr>
          <w:sz w:val="20"/>
        </w:rPr>
        <w:t>due</w:t>
      </w:r>
      <w:r>
        <w:rPr>
          <w:spacing w:val="16"/>
          <w:sz w:val="20"/>
        </w:rPr>
        <w:t xml:space="preserve"> </w:t>
      </w:r>
      <w:r>
        <w:rPr>
          <w:spacing w:val="-2"/>
          <w:sz w:val="20"/>
        </w:rPr>
        <w:t>date.</w:t>
      </w:r>
    </w:p>
    <w:p w14:paraId="496CAD14" w14:textId="77777777" w:rsidR="00E70012" w:rsidRDefault="00000000">
      <w:pPr>
        <w:pStyle w:val="Heading2"/>
        <w:numPr>
          <w:ilvl w:val="1"/>
          <w:numId w:val="43"/>
        </w:numPr>
        <w:tabs>
          <w:tab w:val="left" w:pos="775"/>
        </w:tabs>
        <w:spacing w:before="211"/>
      </w:pPr>
      <w:r>
        <w:rPr>
          <w:w w:val="105"/>
        </w:rPr>
        <w:t>Other</w:t>
      </w:r>
      <w:r>
        <w:rPr>
          <w:spacing w:val="-9"/>
          <w:w w:val="105"/>
        </w:rPr>
        <w:t xml:space="preserve"> </w:t>
      </w:r>
      <w:r>
        <w:rPr>
          <w:spacing w:val="-2"/>
          <w:w w:val="105"/>
        </w:rPr>
        <w:t>obligations</w:t>
      </w:r>
    </w:p>
    <w:p w14:paraId="6938BE2A" w14:textId="77777777" w:rsidR="00E70012" w:rsidRDefault="00000000">
      <w:pPr>
        <w:pStyle w:val="ListParagraph"/>
        <w:numPr>
          <w:ilvl w:val="0"/>
          <w:numId w:val="19"/>
        </w:numPr>
        <w:tabs>
          <w:tab w:val="left" w:pos="775"/>
        </w:tabs>
        <w:spacing w:before="92" w:line="336" w:lineRule="auto"/>
        <w:ind w:right="1077"/>
        <w:rPr>
          <w:sz w:val="20"/>
        </w:rPr>
      </w:pPr>
      <w:r>
        <w:rPr>
          <w:sz w:val="20"/>
        </w:rPr>
        <w:t>The</w:t>
      </w:r>
      <w:r>
        <w:rPr>
          <w:spacing w:val="19"/>
          <w:sz w:val="20"/>
        </w:rPr>
        <w:t xml:space="preserve"> </w:t>
      </w:r>
      <w:r>
        <w:rPr>
          <w:sz w:val="20"/>
        </w:rPr>
        <w:t>Borrower</w:t>
      </w:r>
      <w:r>
        <w:rPr>
          <w:spacing w:val="19"/>
          <w:sz w:val="20"/>
        </w:rPr>
        <w:t xml:space="preserve"> </w:t>
      </w:r>
      <w:r>
        <w:rPr>
          <w:sz w:val="20"/>
        </w:rPr>
        <w:t>does</w:t>
      </w:r>
      <w:r>
        <w:rPr>
          <w:spacing w:val="22"/>
          <w:sz w:val="20"/>
        </w:rPr>
        <w:t xml:space="preserve"> </w:t>
      </w:r>
      <w:r>
        <w:rPr>
          <w:sz w:val="20"/>
        </w:rPr>
        <w:t>not comply with</w:t>
      </w:r>
      <w:r>
        <w:rPr>
          <w:spacing w:val="19"/>
          <w:sz w:val="20"/>
        </w:rPr>
        <w:t xml:space="preserve"> </w:t>
      </w:r>
      <w:r>
        <w:rPr>
          <w:sz w:val="20"/>
        </w:rPr>
        <w:t>any</w:t>
      </w:r>
      <w:r>
        <w:rPr>
          <w:spacing w:val="22"/>
          <w:sz w:val="20"/>
        </w:rPr>
        <w:t xml:space="preserve"> </w:t>
      </w:r>
      <w:r>
        <w:rPr>
          <w:sz w:val="20"/>
        </w:rPr>
        <w:t>provision</w:t>
      </w:r>
      <w:r>
        <w:rPr>
          <w:spacing w:val="19"/>
          <w:sz w:val="20"/>
        </w:rPr>
        <w:t xml:space="preserve"> </w:t>
      </w:r>
      <w:r>
        <w:rPr>
          <w:sz w:val="20"/>
        </w:rPr>
        <w:t>of</w:t>
      </w:r>
      <w:r>
        <w:rPr>
          <w:spacing w:val="19"/>
          <w:sz w:val="20"/>
        </w:rPr>
        <w:t xml:space="preserve"> </w:t>
      </w:r>
      <w:r>
        <w:rPr>
          <w:sz w:val="20"/>
        </w:rPr>
        <w:t>this</w:t>
      </w:r>
      <w:r>
        <w:rPr>
          <w:spacing w:val="-2"/>
          <w:sz w:val="20"/>
        </w:rPr>
        <w:t xml:space="preserve"> </w:t>
      </w:r>
      <w:r>
        <w:rPr>
          <w:sz w:val="20"/>
        </w:rPr>
        <w:t>Agreement</w:t>
      </w:r>
      <w:r>
        <w:rPr>
          <w:spacing w:val="21"/>
          <w:sz w:val="20"/>
        </w:rPr>
        <w:t xml:space="preserve"> </w:t>
      </w:r>
      <w:r>
        <w:rPr>
          <w:sz w:val="20"/>
        </w:rPr>
        <w:t>(other</w:t>
      </w:r>
      <w:r>
        <w:rPr>
          <w:spacing w:val="20"/>
          <w:sz w:val="20"/>
        </w:rPr>
        <w:t xml:space="preserve"> </w:t>
      </w:r>
      <w:r>
        <w:rPr>
          <w:sz w:val="20"/>
        </w:rPr>
        <w:t>than those</w:t>
      </w:r>
      <w:r>
        <w:rPr>
          <w:spacing w:val="19"/>
          <w:sz w:val="20"/>
        </w:rPr>
        <w:t xml:space="preserve"> </w:t>
      </w:r>
      <w:r>
        <w:rPr>
          <w:sz w:val="20"/>
        </w:rPr>
        <w:t>referred</w:t>
      </w:r>
      <w:r>
        <w:rPr>
          <w:spacing w:val="19"/>
          <w:sz w:val="20"/>
        </w:rPr>
        <w:t xml:space="preserve"> </w:t>
      </w:r>
      <w:r>
        <w:rPr>
          <w:sz w:val="20"/>
        </w:rPr>
        <w:t>to in Clause 14.1 (</w:t>
      </w:r>
      <w:r>
        <w:rPr>
          <w:i/>
          <w:sz w:val="20"/>
        </w:rPr>
        <w:t>Non-payment</w:t>
      </w:r>
      <w:r>
        <w:rPr>
          <w:sz w:val="20"/>
        </w:rPr>
        <w:t>).</w:t>
      </w:r>
    </w:p>
    <w:p w14:paraId="40E452A9" w14:textId="77777777" w:rsidR="00E70012" w:rsidRDefault="00E70012">
      <w:pPr>
        <w:spacing w:line="336" w:lineRule="auto"/>
        <w:rPr>
          <w:sz w:val="20"/>
        </w:rPr>
        <w:sectPr w:rsidR="00E70012">
          <w:pgSz w:w="11910" w:h="16840"/>
          <w:pgMar w:top="980" w:right="0" w:bottom="1120" w:left="980" w:header="0" w:footer="881" w:gutter="0"/>
          <w:cols w:space="720"/>
        </w:sectPr>
      </w:pPr>
    </w:p>
    <w:p w14:paraId="1243EB79" w14:textId="10561304" w:rsidR="00E70012" w:rsidRDefault="00000000">
      <w:pPr>
        <w:pStyle w:val="ListParagraph"/>
        <w:numPr>
          <w:ilvl w:val="0"/>
          <w:numId w:val="19"/>
        </w:numPr>
        <w:tabs>
          <w:tab w:val="left" w:pos="771"/>
          <w:tab w:val="left" w:pos="775"/>
        </w:tabs>
        <w:spacing w:before="64" w:line="336" w:lineRule="auto"/>
        <w:ind w:right="1017"/>
        <w:jc w:val="both"/>
        <w:rPr>
          <w:sz w:val="20"/>
        </w:rPr>
      </w:pPr>
      <w:r>
        <w:rPr>
          <w:sz w:val="20"/>
        </w:rPr>
        <w:lastRenderedPageBreak/>
        <w:t>No</w:t>
      </w:r>
      <w:r>
        <w:rPr>
          <w:spacing w:val="40"/>
          <w:sz w:val="20"/>
        </w:rPr>
        <w:t xml:space="preserve"> </w:t>
      </w:r>
      <w:r>
        <w:rPr>
          <w:sz w:val="20"/>
        </w:rPr>
        <w:t>Event</w:t>
      </w:r>
      <w:r>
        <w:rPr>
          <w:spacing w:val="40"/>
          <w:sz w:val="20"/>
        </w:rPr>
        <w:t xml:space="preserve"> </w:t>
      </w:r>
      <w:r>
        <w:rPr>
          <w:sz w:val="20"/>
        </w:rPr>
        <w:t>of</w:t>
      </w:r>
      <w:r>
        <w:rPr>
          <w:spacing w:val="40"/>
          <w:sz w:val="20"/>
        </w:rPr>
        <w:t xml:space="preserve"> </w:t>
      </w:r>
      <w:r>
        <w:rPr>
          <w:sz w:val="20"/>
        </w:rPr>
        <w:t>Default</w:t>
      </w:r>
      <w:r>
        <w:rPr>
          <w:spacing w:val="40"/>
          <w:sz w:val="20"/>
        </w:rPr>
        <w:t xml:space="preserve"> </w:t>
      </w:r>
      <w:r>
        <w:rPr>
          <w:sz w:val="20"/>
        </w:rPr>
        <w:t>under</w:t>
      </w:r>
      <w:r>
        <w:rPr>
          <w:spacing w:val="40"/>
          <w:sz w:val="20"/>
        </w:rPr>
        <w:t xml:space="preserve"> </w:t>
      </w:r>
      <w:r>
        <w:rPr>
          <w:sz w:val="20"/>
        </w:rPr>
        <w:t>paragraph</w:t>
      </w:r>
      <w:r>
        <w:rPr>
          <w:spacing w:val="40"/>
          <w:sz w:val="20"/>
        </w:rPr>
        <w:t xml:space="preserve"> </w:t>
      </w:r>
      <w:r>
        <w:rPr>
          <w:sz w:val="20"/>
        </w:rPr>
        <w:t>(a)</w:t>
      </w:r>
      <w:r>
        <w:rPr>
          <w:spacing w:val="40"/>
          <w:sz w:val="20"/>
        </w:rPr>
        <w:t xml:space="preserve"> </w:t>
      </w:r>
      <w:r>
        <w:rPr>
          <w:sz w:val="20"/>
        </w:rPr>
        <w:t>above</w:t>
      </w:r>
      <w:r>
        <w:rPr>
          <w:spacing w:val="40"/>
          <w:sz w:val="20"/>
        </w:rPr>
        <w:t xml:space="preserve"> </w:t>
      </w:r>
      <w:r>
        <w:rPr>
          <w:sz w:val="20"/>
        </w:rPr>
        <w:t>will</w:t>
      </w:r>
      <w:r>
        <w:rPr>
          <w:spacing w:val="40"/>
          <w:sz w:val="20"/>
        </w:rPr>
        <w:t xml:space="preserve"> </w:t>
      </w:r>
      <w:r>
        <w:rPr>
          <w:sz w:val="20"/>
        </w:rPr>
        <w:t>occur</w:t>
      </w:r>
      <w:r>
        <w:rPr>
          <w:spacing w:val="40"/>
          <w:sz w:val="20"/>
        </w:rPr>
        <w:t xml:space="preserve"> </w:t>
      </w:r>
      <w:r>
        <w:rPr>
          <w:sz w:val="20"/>
        </w:rPr>
        <w:t>if</w:t>
      </w:r>
      <w:r>
        <w:rPr>
          <w:spacing w:val="40"/>
          <w:sz w:val="20"/>
        </w:rPr>
        <w:t xml:space="preserve"> </w:t>
      </w:r>
      <w:r>
        <w:rPr>
          <w:sz w:val="20"/>
        </w:rPr>
        <w:t>the</w:t>
      </w:r>
      <w:r>
        <w:rPr>
          <w:spacing w:val="40"/>
          <w:sz w:val="20"/>
        </w:rPr>
        <w:t xml:space="preserve"> </w:t>
      </w:r>
      <w:r>
        <w:rPr>
          <w:sz w:val="20"/>
        </w:rPr>
        <w:t>failure</w:t>
      </w:r>
      <w:r>
        <w:rPr>
          <w:spacing w:val="40"/>
          <w:sz w:val="20"/>
        </w:rPr>
        <w:t xml:space="preserve"> </w:t>
      </w:r>
      <w:r>
        <w:rPr>
          <w:sz w:val="20"/>
        </w:rPr>
        <w:t>to</w:t>
      </w:r>
      <w:r>
        <w:rPr>
          <w:spacing w:val="40"/>
          <w:sz w:val="20"/>
        </w:rPr>
        <w:t xml:space="preserve"> </w:t>
      </w:r>
      <w:r>
        <w:rPr>
          <w:sz w:val="20"/>
        </w:rPr>
        <w:t>comply</w:t>
      </w:r>
      <w:r>
        <w:rPr>
          <w:spacing w:val="40"/>
          <w:sz w:val="20"/>
        </w:rPr>
        <w:t xml:space="preserve"> </w:t>
      </w:r>
      <w:r>
        <w:rPr>
          <w:sz w:val="20"/>
        </w:rPr>
        <w:t>is</w:t>
      </w:r>
      <w:r>
        <w:rPr>
          <w:spacing w:val="40"/>
          <w:sz w:val="20"/>
        </w:rPr>
        <w:t xml:space="preserve"> </w:t>
      </w:r>
      <w:r>
        <w:rPr>
          <w:sz w:val="20"/>
        </w:rPr>
        <w:t>capable</w:t>
      </w:r>
      <w:r>
        <w:rPr>
          <w:spacing w:val="40"/>
          <w:sz w:val="20"/>
        </w:rPr>
        <w:t xml:space="preserve"> </w:t>
      </w:r>
      <w:r>
        <w:rPr>
          <w:sz w:val="20"/>
        </w:rPr>
        <w:t>of remedy</w:t>
      </w:r>
      <w:r>
        <w:rPr>
          <w:spacing w:val="37"/>
          <w:sz w:val="20"/>
        </w:rPr>
        <w:t xml:space="preserve"> </w:t>
      </w:r>
      <w:r>
        <w:rPr>
          <w:sz w:val="20"/>
        </w:rPr>
        <w:t>and</w:t>
      </w:r>
      <w:r>
        <w:rPr>
          <w:spacing w:val="34"/>
          <w:sz w:val="20"/>
        </w:rPr>
        <w:t xml:space="preserve"> </w:t>
      </w:r>
      <w:r>
        <w:rPr>
          <w:sz w:val="20"/>
        </w:rPr>
        <w:t>is</w:t>
      </w:r>
      <w:r>
        <w:rPr>
          <w:spacing w:val="38"/>
          <w:sz w:val="20"/>
        </w:rPr>
        <w:t xml:space="preserve"> </w:t>
      </w:r>
      <w:r>
        <w:rPr>
          <w:sz w:val="20"/>
        </w:rPr>
        <w:t>remedied</w:t>
      </w:r>
      <w:r>
        <w:rPr>
          <w:spacing w:val="36"/>
          <w:sz w:val="20"/>
        </w:rPr>
        <w:t xml:space="preserve"> </w:t>
      </w:r>
      <w:r>
        <w:rPr>
          <w:sz w:val="20"/>
        </w:rPr>
        <w:t>within</w:t>
      </w:r>
      <w:r>
        <w:rPr>
          <w:spacing w:val="35"/>
          <w:sz w:val="20"/>
        </w:rPr>
        <w:t xml:space="preserve"> </w:t>
      </w:r>
      <w:del w:id="186" w:author="Anna Reviewer" w:date="2025-09-18T18:06:00Z" w16du:dateUtc="2025-09-18T17:06:00Z">
        <w:r w:rsidDel="00A66695">
          <w:rPr>
            <w:sz w:val="20"/>
          </w:rPr>
          <w:delText>10</w:delText>
        </w:r>
      </w:del>
      <w:ins w:id="187" w:author="Anna Reviewer" w:date="2025-09-18T18:06:00Z" w16du:dateUtc="2025-09-18T17:06:00Z">
        <w:r w:rsidR="00A66695" w:rsidRPr="00A66695">
          <w:rPr>
            <w:spacing w:val="35"/>
            <w:sz w:val="20"/>
            <w:rPrChange w:id="188" w:author="Anna Reviewer" w:date="2025-09-18T18:06:00Z" w16du:dateUtc="2025-09-18T17:06:00Z">
              <w:rPr>
                <w:sz w:val="20"/>
              </w:rPr>
            </w:rPrChange>
          </w:rPr>
          <w:t>five</w:t>
        </w:r>
      </w:ins>
      <w:r>
        <w:rPr>
          <w:spacing w:val="35"/>
          <w:sz w:val="20"/>
        </w:rPr>
        <w:t xml:space="preserve"> </w:t>
      </w:r>
      <w:r>
        <w:rPr>
          <w:sz w:val="20"/>
        </w:rPr>
        <w:t>Business</w:t>
      </w:r>
      <w:r>
        <w:rPr>
          <w:spacing w:val="37"/>
          <w:sz w:val="20"/>
        </w:rPr>
        <w:t xml:space="preserve"> </w:t>
      </w:r>
      <w:r>
        <w:rPr>
          <w:sz w:val="20"/>
        </w:rPr>
        <w:t>Days</w:t>
      </w:r>
      <w:r>
        <w:rPr>
          <w:spacing w:val="36"/>
          <w:sz w:val="20"/>
        </w:rPr>
        <w:t xml:space="preserve"> </w:t>
      </w:r>
      <w:r>
        <w:rPr>
          <w:sz w:val="20"/>
        </w:rPr>
        <w:t>of</w:t>
      </w:r>
      <w:r>
        <w:rPr>
          <w:spacing w:val="34"/>
          <w:sz w:val="20"/>
        </w:rPr>
        <w:t xml:space="preserve"> </w:t>
      </w:r>
      <w:r>
        <w:rPr>
          <w:sz w:val="20"/>
        </w:rPr>
        <w:t>the</w:t>
      </w:r>
      <w:r>
        <w:rPr>
          <w:spacing w:val="37"/>
          <w:sz w:val="20"/>
        </w:rPr>
        <w:t xml:space="preserve"> </w:t>
      </w:r>
      <w:r>
        <w:rPr>
          <w:sz w:val="20"/>
        </w:rPr>
        <w:t>earlier</w:t>
      </w:r>
      <w:r>
        <w:rPr>
          <w:spacing w:val="37"/>
          <w:sz w:val="20"/>
        </w:rPr>
        <w:t xml:space="preserve"> </w:t>
      </w:r>
      <w:r>
        <w:rPr>
          <w:sz w:val="20"/>
        </w:rPr>
        <w:t>of</w:t>
      </w:r>
      <w:r>
        <w:rPr>
          <w:spacing w:val="37"/>
          <w:sz w:val="20"/>
        </w:rPr>
        <w:t xml:space="preserve"> </w:t>
      </w:r>
      <w:r>
        <w:rPr>
          <w:sz w:val="20"/>
        </w:rPr>
        <w:t>(A)</w:t>
      </w:r>
      <w:r>
        <w:rPr>
          <w:spacing w:val="35"/>
          <w:sz w:val="20"/>
        </w:rPr>
        <w:t xml:space="preserve"> </w:t>
      </w:r>
      <w:r>
        <w:rPr>
          <w:sz w:val="20"/>
        </w:rPr>
        <w:t>the</w:t>
      </w:r>
      <w:r>
        <w:rPr>
          <w:spacing w:val="35"/>
          <w:sz w:val="20"/>
        </w:rPr>
        <w:t xml:space="preserve"> </w:t>
      </w:r>
      <w:r>
        <w:rPr>
          <w:sz w:val="20"/>
        </w:rPr>
        <w:t>Lender</w:t>
      </w:r>
      <w:r>
        <w:rPr>
          <w:spacing w:val="35"/>
          <w:sz w:val="20"/>
        </w:rPr>
        <w:t xml:space="preserve"> </w:t>
      </w:r>
      <w:r>
        <w:rPr>
          <w:sz w:val="20"/>
        </w:rPr>
        <w:t>giving</w:t>
      </w:r>
      <w:r>
        <w:rPr>
          <w:spacing w:val="36"/>
          <w:sz w:val="20"/>
        </w:rPr>
        <w:t xml:space="preserve"> </w:t>
      </w:r>
      <w:r>
        <w:rPr>
          <w:sz w:val="20"/>
        </w:rPr>
        <w:t>notice</w:t>
      </w:r>
      <w:r>
        <w:rPr>
          <w:spacing w:val="36"/>
          <w:sz w:val="20"/>
        </w:rPr>
        <w:t xml:space="preserve"> </w:t>
      </w:r>
      <w:r>
        <w:rPr>
          <w:sz w:val="20"/>
        </w:rPr>
        <w:t>to the</w:t>
      </w:r>
      <w:r>
        <w:rPr>
          <w:spacing w:val="40"/>
          <w:sz w:val="20"/>
        </w:rPr>
        <w:t xml:space="preserve"> </w:t>
      </w:r>
      <w:r>
        <w:rPr>
          <w:sz w:val="20"/>
        </w:rPr>
        <w:t>Borrower</w:t>
      </w:r>
      <w:r>
        <w:rPr>
          <w:spacing w:val="40"/>
          <w:sz w:val="20"/>
        </w:rPr>
        <w:t xml:space="preserve"> </w:t>
      </w:r>
      <w:r>
        <w:rPr>
          <w:sz w:val="20"/>
        </w:rPr>
        <w:t>and</w:t>
      </w:r>
      <w:r>
        <w:rPr>
          <w:spacing w:val="40"/>
          <w:sz w:val="20"/>
        </w:rPr>
        <w:t xml:space="preserve"> </w:t>
      </w:r>
      <w:r>
        <w:rPr>
          <w:sz w:val="20"/>
        </w:rPr>
        <w:t>(B)</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becoming</w:t>
      </w:r>
      <w:r>
        <w:rPr>
          <w:spacing w:val="40"/>
          <w:sz w:val="20"/>
        </w:rPr>
        <w:t xml:space="preserve"> </w:t>
      </w:r>
      <w:r>
        <w:rPr>
          <w:sz w:val="20"/>
        </w:rPr>
        <w:t>aware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failure</w:t>
      </w:r>
      <w:r>
        <w:rPr>
          <w:spacing w:val="40"/>
          <w:sz w:val="20"/>
        </w:rPr>
        <w:t xml:space="preserve"> </w:t>
      </w:r>
      <w:r>
        <w:rPr>
          <w:sz w:val="20"/>
        </w:rPr>
        <w:t>to</w:t>
      </w:r>
      <w:r>
        <w:rPr>
          <w:spacing w:val="40"/>
          <w:sz w:val="20"/>
        </w:rPr>
        <w:t xml:space="preserve"> </w:t>
      </w:r>
      <w:r>
        <w:rPr>
          <w:sz w:val="20"/>
        </w:rPr>
        <w:t>comply.</w:t>
      </w:r>
    </w:p>
    <w:p w14:paraId="52AD3EC6" w14:textId="77777777" w:rsidR="00E70012" w:rsidRDefault="00000000">
      <w:pPr>
        <w:pStyle w:val="Heading2"/>
        <w:numPr>
          <w:ilvl w:val="1"/>
          <w:numId w:val="43"/>
        </w:numPr>
        <w:tabs>
          <w:tab w:val="left" w:pos="771"/>
        </w:tabs>
        <w:spacing w:before="121"/>
        <w:ind w:left="771" w:hanging="620"/>
        <w:jc w:val="both"/>
      </w:pPr>
      <w:bookmarkStart w:id="189" w:name="14.3_Misrepresentation"/>
      <w:bookmarkEnd w:id="189"/>
      <w:r>
        <w:rPr>
          <w:spacing w:val="-2"/>
          <w:w w:val="105"/>
        </w:rPr>
        <w:t>Misrepresentation</w:t>
      </w:r>
    </w:p>
    <w:p w14:paraId="5B4E0626" w14:textId="77777777" w:rsidR="00E70012" w:rsidRDefault="00000000">
      <w:pPr>
        <w:pStyle w:val="ListParagraph"/>
        <w:numPr>
          <w:ilvl w:val="0"/>
          <w:numId w:val="18"/>
        </w:numPr>
        <w:tabs>
          <w:tab w:val="left" w:pos="771"/>
          <w:tab w:val="left" w:pos="775"/>
        </w:tabs>
        <w:spacing w:before="94" w:line="336" w:lineRule="auto"/>
        <w:ind w:right="1022" w:hanging="624"/>
        <w:jc w:val="both"/>
        <w:rPr>
          <w:sz w:val="20"/>
        </w:rPr>
      </w:pPr>
      <w:r>
        <w:rPr>
          <w:sz w:val="20"/>
        </w:rPr>
        <w:t>Any representation or statement made or deemed to be made by the Borrower in this Agreement or</w:t>
      </w:r>
      <w:r>
        <w:rPr>
          <w:spacing w:val="40"/>
          <w:sz w:val="20"/>
        </w:rPr>
        <w:t xml:space="preserve"> </w:t>
      </w:r>
      <w:r>
        <w:rPr>
          <w:sz w:val="20"/>
        </w:rPr>
        <w:t>any other document delivered by or on behalf of the Borrower under or in connection with this Agreement is or proves to have been incorrect or misleading in any material respect when made or deemed to be made.</w:t>
      </w:r>
    </w:p>
    <w:p w14:paraId="5B4EBFF0" w14:textId="1E2169BB" w:rsidR="00E70012" w:rsidRDefault="00000000">
      <w:pPr>
        <w:pStyle w:val="ListParagraph"/>
        <w:numPr>
          <w:ilvl w:val="0"/>
          <w:numId w:val="18"/>
        </w:numPr>
        <w:tabs>
          <w:tab w:val="left" w:pos="771"/>
          <w:tab w:val="left" w:pos="775"/>
        </w:tabs>
        <w:spacing w:before="118" w:line="336" w:lineRule="auto"/>
        <w:ind w:right="1015" w:hanging="624"/>
        <w:jc w:val="both"/>
        <w:rPr>
          <w:sz w:val="20"/>
        </w:rPr>
      </w:pPr>
      <w:r>
        <w:rPr>
          <w:sz w:val="20"/>
        </w:rPr>
        <w:t>No Event</w:t>
      </w:r>
      <w:r>
        <w:rPr>
          <w:spacing w:val="19"/>
          <w:sz w:val="20"/>
        </w:rPr>
        <w:t xml:space="preserve"> </w:t>
      </w:r>
      <w:r>
        <w:rPr>
          <w:sz w:val="20"/>
        </w:rPr>
        <w:t>of</w:t>
      </w:r>
      <w:r>
        <w:rPr>
          <w:spacing w:val="19"/>
          <w:sz w:val="20"/>
        </w:rPr>
        <w:t xml:space="preserve"> </w:t>
      </w:r>
      <w:r>
        <w:rPr>
          <w:sz w:val="20"/>
        </w:rPr>
        <w:t>Default</w:t>
      </w:r>
      <w:r>
        <w:rPr>
          <w:spacing w:val="18"/>
          <w:sz w:val="20"/>
        </w:rPr>
        <w:t xml:space="preserve"> </w:t>
      </w:r>
      <w:r>
        <w:rPr>
          <w:sz w:val="20"/>
        </w:rPr>
        <w:t>under</w:t>
      </w:r>
      <w:r>
        <w:rPr>
          <w:spacing w:val="19"/>
          <w:sz w:val="20"/>
        </w:rPr>
        <w:t xml:space="preserve"> </w:t>
      </w:r>
      <w:r>
        <w:rPr>
          <w:sz w:val="20"/>
        </w:rPr>
        <w:t>paragraph 14.2(a) above will occur if the</w:t>
      </w:r>
      <w:r>
        <w:rPr>
          <w:spacing w:val="21"/>
          <w:sz w:val="20"/>
        </w:rPr>
        <w:t xml:space="preserve"> </w:t>
      </w:r>
      <w:r>
        <w:rPr>
          <w:sz w:val="20"/>
        </w:rPr>
        <w:t>matters leading to such incorrect or</w:t>
      </w:r>
      <w:r>
        <w:rPr>
          <w:spacing w:val="40"/>
          <w:sz w:val="20"/>
        </w:rPr>
        <w:t xml:space="preserve"> </w:t>
      </w:r>
      <w:r>
        <w:rPr>
          <w:sz w:val="20"/>
        </w:rPr>
        <w:t>misleading</w:t>
      </w:r>
      <w:r>
        <w:rPr>
          <w:spacing w:val="40"/>
          <w:sz w:val="20"/>
        </w:rPr>
        <w:t xml:space="preserve"> </w:t>
      </w:r>
      <w:r>
        <w:rPr>
          <w:sz w:val="20"/>
        </w:rPr>
        <w:t>representation</w:t>
      </w:r>
      <w:r>
        <w:rPr>
          <w:spacing w:val="40"/>
          <w:sz w:val="20"/>
        </w:rPr>
        <w:t xml:space="preserve"> </w:t>
      </w:r>
      <w:r>
        <w:rPr>
          <w:sz w:val="20"/>
        </w:rPr>
        <w:t>or</w:t>
      </w:r>
      <w:r>
        <w:rPr>
          <w:spacing w:val="40"/>
          <w:sz w:val="20"/>
        </w:rPr>
        <w:t xml:space="preserve"> </w:t>
      </w:r>
      <w:r>
        <w:rPr>
          <w:sz w:val="20"/>
        </w:rPr>
        <w:t>statement</w:t>
      </w:r>
      <w:r>
        <w:rPr>
          <w:spacing w:val="40"/>
          <w:sz w:val="20"/>
        </w:rPr>
        <w:t xml:space="preserve"> </w:t>
      </w:r>
      <w:r>
        <w:rPr>
          <w:sz w:val="20"/>
        </w:rPr>
        <w:t>are</w:t>
      </w:r>
      <w:r>
        <w:rPr>
          <w:spacing w:val="40"/>
          <w:sz w:val="20"/>
        </w:rPr>
        <w:t xml:space="preserve"> </w:t>
      </w:r>
      <w:r>
        <w:rPr>
          <w:sz w:val="20"/>
        </w:rPr>
        <w:t>capable</w:t>
      </w:r>
      <w:r>
        <w:rPr>
          <w:spacing w:val="40"/>
          <w:sz w:val="20"/>
        </w:rPr>
        <w:t xml:space="preserve"> </w:t>
      </w:r>
      <w:r>
        <w:rPr>
          <w:sz w:val="20"/>
        </w:rPr>
        <w:t>of</w:t>
      </w:r>
      <w:r>
        <w:rPr>
          <w:spacing w:val="40"/>
          <w:sz w:val="20"/>
        </w:rPr>
        <w:t xml:space="preserve"> </w:t>
      </w:r>
      <w:r>
        <w:rPr>
          <w:sz w:val="20"/>
        </w:rPr>
        <w:t>remedy</w:t>
      </w:r>
      <w:r>
        <w:rPr>
          <w:spacing w:val="40"/>
          <w:sz w:val="20"/>
        </w:rPr>
        <w:t xml:space="preserve"> </w:t>
      </w:r>
      <w:r>
        <w:rPr>
          <w:sz w:val="20"/>
        </w:rPr>
        <w:t>and</w:t>
      </w:r>
      <w:r>
        <w:rPr>
          <w:spacing w:val="40"/>
          <w:sz w:val="20"/>
        </w:rPr>
        <w:t xml:space="preserve"> </w:t>
      </w:r>
      <w:r>
        <w:rPr>
          <w:sz w:val="20"/>
        </w:rPr>
        <w:t>are</w:t>
      </w:r>
      <w:r>
        <w:rPr>
          <w:spacing w:val="40"/>
          <w:sz w:val="20"/>
        </w:rPr>
        <w:t xml:space="preserve"> </w:t>
      </w:r>
      <w:r>
        <w:rPr>
          <w:sz w:val="20"/>
        </w:rPr>
        <w:t>remedied</w:t>
      </w:r>
      <w:r>
        <w:rPr>
          <w:spacing w:val="40"/>
          <w:sz w:val="20"/>
        </w:rPr>
        <w:t xml:space="preserve"> </w:t>
      </w:r>
      <w:r>
        <w:rPr>
          <w:sz w:val="20"/>
        </w:rPr>
        <w:t>within</w:t>
      </w:r>
      <w:r>
        <w:rPr>
          <w:spacing w:val="40"/>
          <w:sz w:val="20"/>
        </w:rPr>
        <w:t xml:space="preserve"> </w:t>
      </w:r>
      <w:del w:id="190" w:author="Anna Reviewer" w:date="2025-09-18T18:06:00Z" w16du:dateUtc="2025-09-18T17:06:00Z">
        <w:r w:rsidDel="00A66695">
          <w:rPr>
            <w:sz w:val="20"/>
          </w:rPr>
          <w:delText>20</w:delText>
        </w:r>
      </w:del>
      <w:ins w:id="191" w:author="Anna Reviewer" w:date="2025-09-18T18:06:00Z" w16du:dateUtc="2025-09-18T17:06:00Z">
        <w:r w:rsidR="00A66695">
          <w:rPr>
            <w:sz w:val="20"/>
          </w:rPr>
          <w:t>ten</w:t>
        </w:r>
      </w:ins>
      <w:r>
        <w:rPr>
          <w:sz w:val="20"/>
        </w:rPr>
        <w:t xml:space="preserve"> Business Days of the earlier of (A) the Lender giving notice to the Borrower and (B) the Borrower becoming aware of such circumstances.</w:t>
      </w:r>
    </w:p>
    <w:p w14:paraId="772635BF" w14:textId="77777777" w:rsidR="00E70012" w:rsidRDefault="00000000">
      <w:pPr>
        <w:pStyle w:val="Heading2"/>
        <w:numPr>
          <w:ilvl w:val="1"/>
          <w:numId w:val="43"/>
        </w:numPr>
        <w:tabs>
          <w:tab w:val="left" w:pos="771"/>
        </w:tabs>
        <w:spacing w:before="120"/>
        <w:ind w:left="771" w:hanging="620"/>
        <w:jc w:val="both"/>
      </w:pPr>
      <w:bookmarkStart w:id="192" w:name="14.4_Cross_default"/>
      <w:bookmarkEnd w:id="192"/>
      <w:r>
        <w:rPr>
          <w:w w:val="105"/>
        </w:rPr>
        <w:t>Cross</w:t>
      </w:r>
      <w:r>
        <w:rPr>
          <w:spacing w:val="-11"/>
          <w:w w:val="105"/>
        </w:rPr>
        <w:t xml:space="preserve"> </w:t>
      </w:r>
      <w:r>
        <w:rPr>
          <w:spacing w:val="-2"/>
          <w:w w:val="105"/>
        </w:rPr>
        <w:t>default</w:t>
      </w:r>
    </w:p>
    <w:p w14:paraId="0FE8DF3E" w14:textId="77777777" w:rsidR="00E70012" w:rsidRDefault="00000000">
      <w:pPr>
        <w:pStyle w:val="ListParagraph"/>
        <w:numPr>
          <w:ilvl w:val="0"/>
          <w:numId w:val="17"/>
        </w:numPr>
        <w:tabs>
          <w:tab w:val="left" w:pos="771"/>
          <w:tab w:val="left" w:pos="775"/>
        </w:tabs>
        <w:spacing w:before="93" w:line="336" w:lineRule="auto"/>
        <w:ind w:right="1020" w:hanging="624"/>
        <w:jc w:val="both"/>
        <w:rPr>
          <w:sz w:val="20"/>
        </w:rPr>
      </w:pPr>
      <w:r>
        <w:rPr>
          <w:sz w:val="20"/>
        </w:rPr>
        <w:t>Any</w:t>
      </w:r>
      <w:r>
        <w:rPr>
          <w:spacing w:val="40"/>
          <w:sz w:val="20"/>
        </w:rPr>
        <w:t xml:space="preserve"> </w:t>
      </w:r>
      <w:r>
        <w:rPr>
          <w:sz w:val="20"/>
        </w:rPr>
        <w:t>Financial</w:t>
      </w:r>
      <w:r>
        <w:rPr>
          <w:spacing w:val="40"/>
          <w:sz w:val="20"/>
        </w:rPr>
        <w:t xml:space="preserve"> </w:t>
      </w:r>
      <w:r>
        <w:rPr>
          <w:sz w:val="20"/>
        </w:rPr>
        <w:t>Indebtedness</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member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Group</w:t>
      </w:r>
      <w:r>
        <w:rPr>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paid</w:t>
      </w:r>
      <w:r>
        <w:rPr>
          <w:spacing w:val="40"/>
          <w:sz w:val="20"/>
        </w:rPr>
        <w:t xml:space="preserve"> </w:t>
      </w:r>
      <w:r>
        <w:rPr>
          <w:sz w:val="20"/>
        </w:rPr>
        <w:t>when</w:t>
      </w:r>
      <w:r>
        <w:rPr>
          <w:spacing w:val="40"/>
          <w:sz w:val="20"/>
        </w:rPr>
        <w:t xml:space="preserve"> </w:t>
      </w:r>
      <w:r>
        <w:rPr>
          <w:sz w:val="20"/>
        </w:rPr>
        <w:t>due</w:t>
      </w:r>
      <w:r>
        <w:rPr>
          <w:spacing w:val="40"/>
          <w:sz w:val="20"/>
        </w:rPr>
        <w:t xml:space="preserve"> </w:t>
      </w:r>
      <w:r>
        <w:rPr>
          <w:sz w:val="20"/>
        </w:rPr>
        <w:t>nor</w:t>
      </w:r>
      <w:r>
        <w:rPr>
          <w:spacing w:val="40"/>
          <w:sz w:val="20"/>
        </w:rPr>
        <w:t xml:space="preserve"> </w:t>
      </w:r>
      <w:r>
        <w:rPr>
          <w:sz w:val="20"/>
        </w:rPr>
        <w:t>within</w:t>
      </w:r>
      <w:r>
        <w:rPr>
          <w:spacing w:val="40"/>
          <w:sz w:val="20"/>
        </w:rPr>
        <w:t xml:space="preserve"> </w:t>
      </w:r>
      <w:r>
        <w:rPr>
          <w:sz w:val="20"/>
        </w:rPr>
        <w:t xml:space="preserve">any originally applicable grace </w:t>
      </w:r>
      <w:proofErr w:type="gramStart"/>
      <w:r>
        <w:rPr>
          <w:sz w:val="20"/>
        </w:rPr>
        <w:t>period;</w:t>
      </w:r>
      <w:proofErr w:type="gramEnd"/>
    </w:p>
    <w:p w14:paraId="73C914ED" w14:textId="77777777" w:rsidR="00E70012" w:rsidRDefault="00000000">
      <w:pPr>
        <w:pStyle w:val="ListParagraph"/>
        <w:numPr>
          <w:ilvl w:val="0"/>
          <w:numId w:val="17"/>
        </w:numPr>
        <w:tabs>
          <w:tab w:val="left" w:pos="771"/>
          <w:tab w:val="left" w:pos="775"/>
        </w:tabs>
        <w:spacing w:line="338" w:lineRule="auto"/>
        <w:ind w:right="1017" w:hanging="624"/>
        <w:jc w:val="both"/>
        <w:rPr>
          <w:sz w:val="20"/>
        </w:rPr>
      </w:pPr>
      <w:r>
        <w:rPr>
          <w:sz w:val="20"/>
        </w:rPr>
        <w:t>Any</w:t>
      </w:r>
      <w:r>
        <w:rPr>
          <w:spacing w:val="38"/>
          <w:sz w:val="20"/>
        </w:rPr>
        <w:t xml:space="preserve"> </w:t>
      </w:r>
      <w:r>
        <w:rPr>
          <w:sz w:val="20"/>
        </w:rPr>
        <w:t>Financial</w:t>
      </w:r>
      <w:r>
        <w:rPr>
          <w:spacing w:val="35"/>
          <w:sz w:val="20"/>
        </w:rPr>
        <w:t xml:space="preserve"> </w:t>
      </w:r>
      <w:r>
        <w:rPr>
          <w:sz w:val="20"/>
        </w:rPr>
        <w:t>Indebtedness</w:t>
      </w:r>
      <w:r>
        <w:rPr>
          <w:spacing w:val="39"/>
          <w:sz w:val="20"/>
        </w:rPr>
        <w:t xml:space="preserve"> </w:t>
      </w:r>
      <w:r>
        <w:rPr>
          <w:sz w:val="20"/>
        </w:rPr>
        <w:t>of</w:t>
      </w:r>
      <w:r>
        <w:rPr>
          <w:spacing w:val="38"/>
          <w:sz w:val="20"/>
        </w:rPr>
        <w:t xml:space="preserve"> </w:t>
      </w:r>
      <w:r>
        <w:rPr>
          <w:sz w:val="20"/>
        </w:rPr>
        <w:t>any</w:t>
      </w:r>
      <w:r>
        <w:rPr>
          <w:spacing w:val="37"/>
          <w:sz w:val="20"/>
        </w:rPr>
        <w:t xml:space="preserve"> </w:t>
      </w:r>
      <w:r>
        <w:rPr>
          <w:sz w:val="20"/>
        </w:rPr>
        <w:t>member</w:t>
      </w:r>
      <w:r>
        <w:rPr>
          <w:spacing w:val="38"/>
          <w:sz w:val="20"/>
        </w:rPr>
        <w:t xml:space="preserve"> </w:t>
      </w:r>
      <w:r>
        <w:rPr>
          <w:sz w:val="20"/>
        </w:rPr>
        <w:t>of</w:t>
      </w:r>
      <w:r>
        <w:rPr>
          <w:spacing w:val="34"/>
          <w:sz w:val="20"/>
        </w:rPr>
        <w:t xml:space="preserve"> </w:t>
      </w:r>
      <w:r>
        <w:rPr>
          <w:sz w:val="20"/>
        </w:rPr>
        <w:t>the</w:t>
      </w:r>
      <w:r>
        <w:rPr>
          <w:spacing w:val="37"/>
          <w:sz w:val="20"/>
        </w:rPr>
        <w:t xml:space="preserve"> </w:t>
      </w:r>
      <w:r>
        <w:rPr>
          <w:sz w:val="20"/>
        </w:rPr>
        <w:t>Group</w:t>
      </w:r>
      <w:r>
        <w:rPr>
          <w:spacing w:val="37"/>
          <w:sz w:val="20"/>
        </w:rPr>
        <w:t xml:space="preserve"> </w:t>
      </w:r>
      <w:r>
        <w:rPr>
          <w:sz w:val="20"/>
        </w:rPr>
        <w:t>is</w:t>
      </w:r>
      <w:r>
        <w:rPr>
          <w:spacing w:val="35"/>
          <w:sz w:val="20"/>
        </w:rPr>
        <w:t xml:space="preserve"> </w:t>
      </w:r>
      <w:r>
        <w:rPr>
          <w:sz w:val="20"/>
        </w:rPr>
        <w:t>declared</w:t>
      </w:r>
      <w:r>
        <w:rPr>
          <w:spacing w:val="37"/>
          <w:sz w:val="20"/>
        </w:rPr>
        <w:t xml:space="preserve"> </w:t>
      </w:r>
      <w:r>
        <w:rPr>
          <w:sz w:val="20"/>
        </w:rPr>
        <w:t>to</w:t>
      </w:r>
      <w:r>
        <w:rPr>
          <w:spacing w:val="35"/>
          <w:sz w:val="20"/>
        </w:rPr>
        <w:t xml:space="preserve"> </w:t>
      </w:r>
      <w:r>
        <w:rPr>
          <w:sz w:val="20"/>
        </w:rPr>
        <w:t>be</w:t>
      </w:r>
      <w:r>
        <w:rPr>
          <w:spacing w:val="37"/>
          <w:sz w:val="20"/>
        </w:rPr>
        <w:t xml:space="preserve"> </w:t>
      </w:r>
      <w:r>
        <w:rPr>
          <w:sz w:val="20"/>
        </w:rPr>
        <w:t>or</w:t>
      </w:r>
      <w:r>
        <w:rPr>
          <w:spacing w:val="38"/>
          <w:sz w:val="20"/>
        </w:rPr>
        <w:t xml:space="preserve"> </w:t>
      </w:r>
      <w:r>
        <w:rPr>
          <w:sz w:val="20"/>
        </w:rPr>
        <w:t>otherwise</w:t>
      </w:r>
      <w:r>
        <w:rPr>
          <w:spacing w:val="36"/>
          <w:sz w:val="20"/>
        </w:rPr>
        <w:t xml:space="preserve"> </w:t>
      </w:r>
      <w:r>
        <w:rPr>
          <w:sz w:val="20"/>
        </w:rPr>
        <w:t>becomes due</w:t>
      </w:r>
      <w:r>
        <w:rPr>
          <w:spacing w:val="15"/>
          <w:sz w:val="20"/>
        </w:rPr>
        <w:t xml:space="preserve"> </w:t>
      </w:r>
      <w:r>
        <w:rPr>
          <w:sz w:val="20"/>
        </w:rPr>
        <w:t>and payable</w:t>
      </w:r>
      <w:r>
        <w:rPr>
          <w:spacing w:val="15"/>
          <w:sz w:val="20"/>
        </w:rPr>
        <w:t xml:space="preserve"> </w:t>
      </w:r>
      <w:r>
        <w:rPr>
          <w:sz w:val="20"/>
        </w:rPr>
        <w:t>prior to</w:t>
      </w:r>
      <w:r>
        <w:rPr>
          <w:spacing w:val="15"/>
          <w:sz w:val="20"/>
        </w:rPr>
        <w:t xml:space="preserve"> </w:t>
      </w:r>
      <w:r>
        <w:rPr>
          <w:sz w:val="20"/>
        </w:rPr>
        <w:t>its specified</w:t>
      </w:r>
      <w:r>
        <w:rPr>
          <w:spacing w:val="17"/>
          <w:sz w:val="20"/>
        </w:rPr>
        <w:t xml:space="preserve"> </w:t>
      </w:r>
      <w:r>
        <w:rPr>
          <w:sz w:val="20"/>
        </w:rPr>
        <w:t xml:space="preserve">maturity </w:t>
      </w:r>
      <w:proofErr w:type="gramStart"/>
      <w:r>
        <w:rPr>
          <w:sz w:val="20"/>
        </w:rPr>
        <w:t>as</w:t>
      </w:r>
      <w:r>
        <w:rPr>
          <w:spacing w:val="17"/>
          <w:sz w:val="20"/>
        </w:rPr>
        <w:t xml:space="preserve"> </w:t>
      </w:r>
      <w:r>
        <w:rPr>
          <w:sz w:val="20"/>
        </w:rPr>
        <w:t>a result of</w:t>
      </w:r>
      <w:proofErr w:type="gramEnd"/>
      <w:r>
        <w:rPr>
          <w:spacing w:val="16"/>
          <w:sz w:val="20"/>
        </w:rPr>
        <w:t xml:space="preserve"> </w:t>
      </w:r>
      <w:r>
        <w:rPr>
          <w:sz w:val="20"/>
        </w:rPr>
        <w:t>an event</w:t>
      </w:r>
      <w:r>
        <w:rPr>
          <w:spacing w:val="16"/>
          <w:sz w:val="20"/>
        </w:rPr>
        <w:t xml:space="preserve"> </w:t>
      </w:r>
      <w:r>
        <w:rPr>
          <w:sz w:val="20"/>
        </w:rPr>
        <w:t>of default (however</w:t>
      </w:r>
      <w:r>
        <w:rPr>
          <w:spacing w:val="15"/>
          <w:sz w:val="20"/>
        </w:rPr>
        <w:t xml:space="preserve"> </w:t>
      </w:r>
      <w:r>
        <w:rPr>
          <w:sz w:val="20"/>
        </w:rPr>
        <w:t>described</w:t>
      </w:r>
      <w:proofErr w:type="gramStart"/>
      <w:r>
        <w:rPr>
          <w:sz w:val="20"/>
        </w:rPr>
        <w:t>);</w:t>
      </w:r>
      <w:proofErr w:type="gramEnd"/>
    </w:p>
    <w:p w14:paraId="0434CC46" w14:textId="77777777" w:rsidR="00E70012" w:rsidRDefault="00000000">
      <w:pPr>
        <w:pStyle w:val="ListParagraph"/>
        <w:numPr>
          <w:ilvl w:val="0"/>
          <w:numId w:val="17"/>
        </w:numPr>
        <w:tabs>
          <w:tab w:val="left" w:pos="771"/>
          <w:tab w:val="left" w:pos="775"/>
        </w:tabs>
        <w:spacing w:before="116" w:line="336" w:lineRule="auto"/>
        <w:ind w:right="1021" w:hanging="624"/>
        <w:jc w:val="both"/>
        <w:rPr>
          <w:sz w:val="20"/>
        </w:rPr>
      </w:pPr>
      <w:r>
        <w:rPr>
          <w:sz w:val="20"/>
        </w:rPr>
        <w:t xml:space="preserve">Any commitment for any Financial Indebtedness of any member of the Group is cancelled or suspended by a creditor of any member of the Group </w:t>
      </w:r>
      <w:proofErr w:type="gramStart"/>
      <w:r>
        <w:rPr>
          <w:sz w:val="20"/>
        </w:rPr>
        <w:t>as a result of</w:t>
      </w:r>
      <w:proofErr w:type="gramEnd"/>
      <w:r>
        <w:rPr>
          <w:sz w:val="20"/>
        </w:rPr>
        <w:t xml:space="preserve"> an event of default (however </w:t>
      </w:r>
      <w:r>
        <w:rPr>
          <w:spacing w:val="-2"/>
          <w:sz w:val="20"/>
        </w:rPr>
        <w:t>described</w:t>
      </w:r>
      <w:proofErr w:type="gramStart"/>
      <w:r>
        <w:rPr>
          <w:spacing w:val="-2"/>
          <w:sz w:val="20"/>
        </w:rPr>
        <w:t>);</w:t>
      </w:r>
      <w:proofErr w:type="gramEnd"/>
    </w:p>
    <w:p w14:paraId="788D5CC9" w14:textId="77777777" w:rsidR="00E70012" w:rsidRDefault="00000000">
      <w:pPr>
        <w:pStyle w:val="ListParagraph"/>
        <w:numPr>
          <w:ilvl w:val="0"/>
          <w:numId w:val="17"/>
        </w:numPr>
        <w:tabs>
          <w:tab w:val="left" w:pos="771"/>
          <w:tab w:val="left" w:pos="775"/>
        </w:tabs>
        <w:spacing w:line="336" w:lineRule="auto"/>
        <w:ind w:right="1016" w:hanging="624"/>
        <w:jc w:val="both"/>
        <w:rPr>
          <w:sz w:val="20"/>
        </w:rPr>
      </w:pPr>
      <w:r>
        <w:rPr>
          <w:sz w:val="20"/>
        </w:rPr>
        <w:t>Any</w:t>
      </w:r>
      <w:r>
        <w:rPr>
          <w:spacing w:val="34"/>
          <w:sz w:val="20"/>
        </w:rPr>
        <w:t xml:space="preserve"> </w:t>
      </w:r>
      <w:r>
        <w:rPr>
          <w:sz w:val="20"/>
        </w:rPr>
        <w:t>creditor</w:t>
      </w:r>
      <w:r>
        <w:rPr>
          <w:spacing w:val="34"/>
          <w:sz w:val="20"/>
        </w:rPr>
        <w:t xml:space="preserve"> </w:t>
      </w:r>
      <w:r>
        <w:rPr>
          <w:sz w:val="20"/>
        </w:rPr>
        <w:t>of</w:t>
      </w:r>
      <w:r>
        <w:rPr>
          <w:spacing w:val="34"/>
          <w:sz w:val="20"/>
        </w:rPr>
        <w:t xml:space="preserve"> </w:t>
      </w:r>
      <w:r>
        <w:rPr>
          <w:sz w:val="20"/>
        </w:rPr>
        <w:t>any</w:t>
      </w:r>
      <w:r>
        <w:rPr>
          <w:spacing w:val="34"/>
          <w:sz w:val="20"/>
        </w:rPr>
        <w:t xml:space="preserve"> </w:t>
      </w:r>
      <w:r>
        <w:rPr>
          <w:sz w:val="20"/>
        </w:rPr>
        <w:t>member</w:t>
      </w:r>
      <w:r>
        <w:rPr>
          <w:spacing w:val="34"/>
          <w:sz w:val="20"/>
        </w:rPr>
        <w:t xml:space="preserve"> </w:t>
      </w:r>
      <w:r>
        <w:rPr>
          <w:sz w:val="20"/>
        </w:rPr>
        <w:t>of</w:t>
      </w:r>
      <w:r>
        <w:rPr>
          <w:spacing w:val="34"/>
          <w:sz w:val="20"/>
        </w:rPr>
        <w:t xml:space="preserve"> </w:t>
      </w:r>
      <w:r>
        <w:rPr>
          <w:sz w:val="20"/>
        </w:rPr>
        <w:t>the</w:t>
      </w:r>
      <w:r>
        <w:rPr>
          <w:spacing w:val="35"/>
          <w:sz w:val="20"/>
        </w:rPr>
        <w:t xml:space="preserve"> </w:t>
      </w:r>
      <w:r>
        <w:rPr>
          <w:sz w:val="20"/>
        </w:rPr>
        <w:t>Group</w:t>
      </w:r>
      <w:r>
        <w:rPr>
          <w:spacing w:val="34"/>
          <w:sz w:val="20"/>
        </w:rPr>
        <w:t xml:space="preserve"> </w:t>
      </w:r>
      <w:r>
        <w:rPr>
          <w:sz w:val="20"/>
        </w:rPr>
        <w:t>becomes</w:t>
      </w:r>
      <w:r>
        <w:rPr>
          <w:spacing w:val="36"/>
          <w:sz w:val="20"/>
        </w:rPr>
        <w:t xml:space="preserve"> </w:t>
      </w:r>
      <w:r>
        <w:rPr>
          <w:sz w:val="20"/>
        </w:rPr>
        <w:t>entitled</w:t>
      </w:r>
      <w:r>
        <w:rPr>
          <w:spacing w:val="35"/>
          <w:sz w:val="20"/>
        </w:rPr>
        <w:t xml:space="preserve"> </w:t>
      </w:r>
      <w:r>
        <w:rPr>
          <w:sz w:val="20"/>
        </w:rPr>
        <w:t>to</w:t>
      </w:r>
      <w:r>
        <w:rPr>
          <w:spacing w:val="34"/>
          <w:sz w:val="20"/>
        </w:rPr>
        <w:t xml:space="preserve"> </w:t>
      </w:r>
      <w:r>
        <w:rPr>
          <w:sz w:val="20"/>
        </w:rPr>
        <w:t>declare</w:t>
      </w:r>
      <w:r>
        <w:rPr>
          <w:spacing w:val="34"/>
          <w:sz w:val="20"/>
        </w:rPr>
        <w:t xml:space="preserve"> </w:t>
      </w:r>
      <w:r>
        <w:rPr>
          <w:sz w:val="20"/>
        </w:rPr>
        <w:t>any</w:t>
      </w:r>
      <w:r>
        <w:rPr>
          <w:spacing w:val="34"/>
          <w:sz w:val="20"/>
        </w:rPr>
        <w:t xml:space="preserve"> </w:t>
      </w:r>
      <w:r>
        <w:rPr>
          <w:sz w:val="20"/>
        </w:rPr>
        <w:t>Financial</w:t>
      </w:r>
      <w:r>
        <w:rPr>
          <w:spacing w:val="35"/>
          <w:sz w:val="20"/>
        </w:rPr>
        <w:t xml:space="preserve"> </w:t>
      </w:r>
      <w:r>
        <w:rPr>
          <w:sz w:val="20"/>
        </w:rPr>
        <w:t>Indebtedness of</w:t>
      </w:r>
      <w:r>
        <w:rPr>
          <w:spacing w:val="25"/>
          <w:sz w:val="20"/>
        </w:rPr>
        <w:t xml:space="preserve"> </w:t>
      </w:r>
      <w:r>
        <w:rPr>
          <w:sz w:val="20"/>
        </w:rPr>
        <w:t>any</w:t>
      </w:r>
      <w:r>
        <w:rPr>
          <w:spacing w:val="26"/>
          <w:sz w:val="20"/>
        </w:rPr>
        <w:t xml:space="preserve"> </w:t>
      </w:r>
      <w:r>
        <w:rPr>
          <w:sz w:val="20"/>
        </w:rPr>
        <w:t>member</w:t>
      </w:r>
      <w:r>
        <w:rPr>
          <w:spacing w:val="26"/>
          <w:sz w:val="20"/>
        </w:rPr>
        <w:t xml:space="preserve"> </w:t>
      </w:r>
      <w:r>
        <w:rPr>
          <w:sz w:val="20"/>
        </w:rPr>
        <w:t>of</w:t>
      </w:r>
      <w:r>
        <w:rPr>
          <w:spacing w:val="25"/>
          <w:sz w:val="20"/>
        </w:rPr>
        <w:t xml:space="preserve"> </w:t>
      </w:r>
      <w:r>
        <w:rPr>
          <w:sz w:val="20"/>
        </w:rPr>
        <w:t>the</w:t>
      </w:r>
      <w:r>
        <w:rPr>
          <w:spacing w:val="26"/>
          <w:sz w:val="20"/>
        </w:rPr>
        <w:t xml:space="preserve"> </w:t>
      </w:r>
      <w:r>
        <w:rPr>
          <w:sz w:val="20"/>
        </w:rPr>
        <w:t>Group</w:t>
      </w:r>
      <w:r>
        <w:rPr>
          <w:spacing w:val="26"/>
          <w:sz w:val="20"/>
        </w:rPr>
        <w:t xml:space="preserve"> </w:t>
      </w:r>
      <w:r>
        <w:rPr>
          <w:sz w:val="20"/>
        </w:rPr>
        <w:t>due</w:t>
      </w:r>
      <w:r>
        <w:rPr>
          <w:spacing w:val="26"/>
          <w:sz w:val="20"/>
        </w:rPr>
        <w:t xml:space="preserve"> </w:t>
      </w:r>
      <w:r>
        <w:rPr>
          <w:sz w:val="20"/>
        </w:rPr>
        <w:t>and</w:t>
      </w:r>
      <w:r>
        <w:rPr>
          <w:spacing w:val="26"/>
          <w:sz w:val="20"/>
        </w:rPr>
        <w:t xml:space="preserve"> </w:t>
      </w:r>
      <w:r>
        <w:rPr>
          <w:sz w:val="20"/>
        </w:rPr>
        <w:t>payable</w:t>
      </w:r>
      <w:r>
        <w:rPr>
          <w:spacing w:val="26"/>
          <w:sz w:val="20"/>
        </w:rPr>
        <w:t xml:space="preserve"> </w:t>
      </w:r>
      <w:r>
        <w:rPr>
          <w:sz w:val="20"/>
        </w:rPr>
        <w:t>prior</w:t>
      </w:r>
      <w:r>
        <w:rPr>
          <w:spacing w:val="27"/>
          <w:sz w:val="20"/>
        </w:rPr>
        <w:t xml:space="preserve"> </w:t>
      </w:r>
      <w:r>
        <w:rPr>
          <w:sz w:val="20"/>
        </w:rPr>
        <w:t>to</w:t>
      </w:r>
      <w:r>
        <w:rPr>
          <w:spacing w:val="25"/>
          <w:sz w:val="20"/>
        </w:rPr>
        <w:t xml:space="preserve"> </w:t>
      </w:r>
      <w:r>
        <w:rPr>
          <w:sz w:val="20"/>
        </w:rPr>
        <w:t>its</w:t>
      </w:r>
      <w:r>
        <w:rPr>
          <w:spacing w:val="26"/>
          <w:sz w:val="20"/>
        </w:rPr>
        <w:t xml:space="preserve"> </w:t>
      </w:r>
      <w:r>
        <w:rPr>
          <w:sz w:val="20"/>
        </w:rPr>
        <w:t>specified</w:t>
      </w:r>
      <w:r>
        <w:rPr>
          <w:spacing w:val="26"/>
          <w:sz w:val="20"/>
        </w:rPr>
        <w:t xml:space="preserve"> </w:t>
      </w:r>
      <w:r>
        <w:rPr>
          <w:sz w:val="20"/>
        </w:rPr>
        <w:t>maturity</w:t>
      </w:r>
      <w:r>
        <w:rPr>
          <w:spacing w:val="25"/>
          <w:sz w:val="20"/>
        </w:rPr>
        <w:t xml:space="preserve"> </w:t>
      </w:r>
      <w:proofErr w:type="gramStart"/>
      <w:r>
        <w:rPr>
          <w:sz w:val="20"/>
        </w:rPr>
        <w:t>as</w:t>
      </w:r>
      <w:r>
        <w:rPr>
          <w:spacing w:val="28"/>
          <w:sz w:val="20"/>
        </w:rPr>
        <w:t xml:space="preserve"> </w:t>
      </w:r>
      <w:r>
        <w:rPr>
          <w:sz w:val="20"/>
        </w:rPr>
        <w:t>a</w:t>
      </w:r>
      <w:r>
        <w:rPr>
          <w:spacing w:val="25"/>
          <w:sz w:val="20"/>
        </w:rPr>
        <w:t xml:space="preserve"> </w:t>
      </w:r>
      <w:r>
        <w:rPr>
          <w:sz w:val="20"/>
        </w:rPr>
        <w:t>result</w:t>
      </w:r>
      <w:r>
        <w:rPr>
          <w:spacing w:val="26"/>
          <w:sz w:val="20"/>
        </w:rPr>
        <w:t xml:space="preserve"> </w:t>
      </w:r>
      <w:r>
        <w:rPr>
          <w:sz w:val="20"/>
        </w:rPr>
        <w:t>of</w:t>
      </w:r>
      <w:proofErr w:type="gramEnd"/>
      <w:r>
        <w:rPr>
          <w:spacing w:val="25"/>
          <w:sz w:val="20"/>
        </w:rPr>
        <w:t xml:space="preserve"> </w:t>
      </w:r>
      <w:r>
        <w:rPr>
          <w:sz w:val="20"/>
        </w:rPr>
        <w:t>an</w:t>
      </w:r>
      <w:r>
        <w:rPr>
          <w:spacing w:val="26"/>
          <w:sz w:val="20"/>
        </w:rPr>
        <w:t xml:space="preserve"> </w:t>
      </w:r>
      <w:r>
        <w:rPr>
          <w:sz w:val="20"/>
        </w:rPr>
        <w:t>event of default (however described).</w:t>
      </w:r>
    </w:p>
    <w:p w14:paraId="622D9689" w14:textId="5536EA17" w:rsidR="00E70012" w:rsidRDefault="00000000">
      <w:pPr>
        <w:pStyle w:val="BodyText"/>
        <w:spacing w:before="123" w:line="336" w:lineRule="auto"/>
        <w:ind w:left="151" w:right="1015"/>
        <w:jc w:val="both"/>
      </w:pPr>
      <w:r>
        <w:t>No</w:t>
      </w:r>
      <w:r>
        <w:rPr>
          <w:spacing w:val="35"/>
        </w:rPr>
        <w:t xml:space="preserve"> </w:t>
      </w:r>
      <w:r>
        <w:t>Event</w:t>
      </w:r>
      <w:r>
        <w:rPr>
          <w:spacing w:val="36"/>
        </w:rPr>
        <w:t xml:space="preserve"> </w:t>
      </w:r>
      <w:r>
        <w:t>of</w:t>
      </w:r>
      <w:r>
        <w:rPr>
          <w:spacing w:val="34"/>
        </w:rPr>
        <w:t xml:space="preserve"> </w:t>
      </w:r>
      <w:r>
        <w:t>Default</w:t>
      </w:r>
      <w:r>
        <w:rPr>
          <w:spacing w:val="34"/>
        </w:rPr>
        <w:t xml:space="preserve"> </w:t>
      </w:r>
      <w:r>
        <w:t>will</w:t>
      </w:r>
      <w:r>
        <w:rPr>
          <w:spacing w:val="35"/>
        </w:rPr>
        <w:t xml:space="preserve"> </w:t>
      </w:r>
      <w:r>
        <w:t>occur</w:t>
      </w:r>
      <w:r>
        <w:rPr>
          <w:spacing w:val="36"/>
        </w:rPr>
        <w:t xml:space="preserve"> </w:t>
      </w:r>
      <w:r>
        <w:t>under</w:t>
      </w:r>
      <w:r>
        <w:rPr>
          <w:spacing w:val="35"/>
        </w:rPr>
        <w:t xml:space="preserve"> </w:t>
      </w:r>
      <w:r>
        <w:t>this</w:t>
      </w:r>
      <w:r>
        <w:rPr>
          <w:spacing w:val="34"/>
        </w:rPr>
        <w:t xml:space="preserve"> </w:t>
      </w:r>
      <w:r>
        <w:t>Clause</w:t>
      </w:r>
      <w:r>
        <w:rPr>
          <w:spacing w:val="30"/>
        </w:rPr>
        <w:t xml:space="preserve"> </w:t>
      </w:r>
      <w:r>
        <w:t>14.4</w:t>
      </w:r>
      <w:r>
        <w:rPr>
          <w:spacing w:val="33"/>
        </w:rPr>
        <w:t xml:space="preserve"> </w:t>
      </w:r>
      <w:r>
        <w:t>if</w:t>
      </w:r>
      <w:r>
        <w:rPr>
          <w:spacing w:val="35"/>
        </w:rPr>
        <w:t xml:space="preserve"> </w:t>
      </w:r>
      <w:r>
        <w:t>the</w:t>
      </w:r>
      <w:r>
        <w:rPr>
          <w:spacing w:val="35"/>
        </w:rPr>
        <w:t xml:space="preserve"> </w:t>
      </w:r>
      <w:r>
        <w:t>aggregate</w:t>
      </w:r>
      <w:r>
        <w:rPr>
          <w:spacing w:val="35"/>
        </w:rPr>
        <w:t xml:space="preserve"> </w:t>
      </w:r>
      <w:r>
        <w:t>amount</w:t>
      </w:r>
      <w:r>
        <w:rPr>
          <w:spacing w:val="35"/>
        </w:rPr>
        <w:t xml:space="preserve"> </w:t>
      </w:r>
      <w:r>
        <w:t>of</w:t>
      </w:r>
      <w:r>
        <w:rPr>
          <w:spacing w:val="35"/>
        </w:rPr>
        <w:t xml:space="preserve"> </w:t>
      </w:r>
      <w:r>
        <w:t>Financial</w:t>
      </w:r>
      <w:r>
        <w:rPr>
          <w:spacing w:val="34"/>
        </w:rPr>
        <w:t xml:space="preserve"> </w:t>
      </w:r>
      <w:r>
        <w:t>Indebtedness or</w:t>
      </w:r>
      <w:r>
        <w:rPr>
          <w:spacing w:val="33"/>
        </w:rPr>
        <w:t xml:space="preserve"> </w:t>
      </w:r>
      <w:r>
        <w:t>commitment</w:t>
      </w:r>
      <w:r>
        <w:rPr>
          <w:spacing w:val="33"/>
        </w:rPr>
        <w:t xml:space="preserve"> </w:t>
      </w:r>
      <w:r>
        <w:t>for</w:t>
      </w:r>
      <w:r>
        <w:rPr>
          <w:spacing w:val="33"/>
        </w:rPr>
        <w:t xml:space="preserve"> </w:t>
      </w:r>
      <w:r>
        <w:t>Financial</w:t>
      </w:r>
      <w:r>
        <w:rPr>
          <w:spacing w:val="33"/>
        </w:rPr>
        <w:t xml:space="preserve"> </w:t>
      </w:r>
      <w:r>
        <w:t>Indebtedness</w:t>
      </w:r>
      <w:r>
        <w:rPr>
          <w:spacing w:val="33"/>
        </w:rPr>
        <w:t xml:space="preserve"> </w:t>
      </w:r>
      <w:r>
        <w:t>falling</w:t>
      </w:r>
      <w:r>
        <w:rPr>
          <w:spacing w:val="31"/>
        </w:rPr>
        <w:t xml:space="preserve"> </w:t>
      </w:r>
      <w:r>
        <w:t>within</w:t>
      </w:r>
      <w:r>
        <w:rPr>
          <w:spacing w:val="32"/>
        </w:rPr>
        <w:t xml:space="preserve"> </w:t>
      </w:r>
      <w:r>
        <w:t>paragraphs</w:t>
      </w:r>
      <w:r>
        <w:rPr>
          <w:spacing w:val="78"/>
        </w:rPr>
        <w:t xml:space="preserve"> </w:t>
      </w:r>
      <w:r>
        <w:t>to</w:t>
      </w:r>
      <w:r>
        <w:rPr>
          <w:spacing w:val="77"/>
        </w:rPr>
        <w:t xml:space="preserve"> </w:t>
      </w:r>
      <w:r>
        <w:t>above</w:t>
      </w:r>
      <w:r>
        <w:rPr>
          <w:spacing w:val="31"/>
        </w:rPr>
        <w:t xml:space="preserve"> </w:t>
      </w:r>
      <w:r>
        <w:t>is</w:t>
      </w:r>
      <w:r>
        <w:rPr>
          <w:spacing w:val="33"/>
        </w:rPr>
        <w:t xml:space="preserve"> </w:t>
      </w:r>
      <w:r>
        <w:t>less</w:t>
      </w:r>
      <w:r>
        <w:rPr>
          <w:spacing w:val="33"/>
        </w:rPr>
        <w:t xml:space="preserve"> </w:t>
      </w:r>
      <w:r>
        <w:t>than</w:t>
      </w:r>
      <w:r>
        <w:rPr>
          <w:spacing w:val="32"/>
        </w:rPr>
        <w:t xml:space="preserve"> </w:t>
      </w:r>
      <w:r>
        <w:t>£</w:t>
      </w:r>
      <w:del w:id="193" w:author="Anna Reviewer" w:date="2025-09-18T18:06:00Z" w16du:dateUtc="2025-09-18T17:06:00Z">
        <w:r w:rsidDel="00A66695">
          <w:delText>5</w:delText>
        </w:r>
      </w:del>
      <w:ins w:id="194" w:author="Anna Reviewer" w:date="2025-09-18T18:06:00Z" w16du:dateUtc="2025-09-18T17:06:00Z">
        <w:r w:rsidR="00A66695">
          <w:t>2</w:t>
        </w:r>
      </w:ins>
      <w:r>
        <w:t>,</w:t>
      </w:r>
      <w:del w:id="195" w:author="Anna Reviewer" w:date="2025-09-18T18:06:00Z" w16du:dateUtc="2025-09-18T17:06:00Z">
        <w:r w:rsidDel="00A66695">
          <w:delText>000</w:delText>
        </w:r>
      </w:del>
      <w:ins w:id="196" w:author="Anna Reviewer" w:date="2025-09-18T18:06:00Z" w16du:dateUtc="2025-09-18T17:06:00Z">
        <w:r w:rsidR="00A66695">
          <w:t>500</w:t>
        </w:r>
      </w:ins>
      <w:r>
        <w:t>,000</w:t>
      </w:r>
      <w:r>
        <w:rPr>
          <w:spacing w:val="32"/>
        </w:rPr>
        <w:t xml:space="preserve"> </w:t>
      </w:r>
      <w:r>
        <w:t>(or its</w:t>
      </w:r>
      <w:r>
        <w:rPr>
          <w:spacing w:val="40"/>
        </w:rPr>
        <w:t xml:space="preserve"> </w:t>
      </w:r>
      <w:r>
        <w:t>equivalent in any</w:t>
      </w:r>
      <w:r>
        <w:rPr>
          <w:spacing w:val="40"/>
        </w:rPr>
        <w:t xml:space="preserve"> </w:t>
      </w:r>
      <w:r>
        <w:t>other</w:t>
      </w:r>
      <w:r>
        <w:rPr>
          <w:spacing w:val="40"/>
        </w:rPr>
        <w:t xml:space="preserve"> </w:t>
      </w:r>
      <w:r>
        <w:t>currency</w:t>
      </w:r>
      <w:r>
        <w:rPr>
          <w:spacing w:val="40"/>
        </w:rPr>
        <w:t xml:space="preserve"> </w:t>
      </w:r>
      <w:r>
        <w:t>or currencies).</w:t>
      </w:r>
    </w:p>
    <w:p w14:paraId="09F4E7DB" w14:textId="77777777" w:rsidR="00E70012" w:rsidRDefault="00000000">
      <w:pPr>
        <w:pStyle w:val="Heading2"/>
        <w:numPr>
          <w:ilvl w:val="1"/>
          <w:numId w:val="43"/>
        </w:numPr>
        <w:tabs>
          <w:tab w:val="left" w:pos="771"/>
        </w:tabs>
        <w:spacing w:before="117"/>
        <w:ind w:left="771" w:hanging="620"/>
        <w:jc w:val="both"/>
      </w:pPr>
      <w:bookmarkStart w:id="197" w:name="14.5_Insolvency"/>
      <w:bookmarkEnd w:id="197"/>
      <w:r>
        <w:rPr>
          <w:spacing w:val="-2"/>
          <w:w w:val="105"/>
        </w:rPr>
        <w:t>Insolvency</w:t>
      </w:r>
    </w:p>
    <w:p w14:paraId="136F671F" w14:textId="77777777" w:rsidR="00E70012" w:rsidRDefault="00000000">
      <w:pPr>
        <w:pStyle w:val="ListParagraph"/>
        <w:numPr>
          <w:ilvl w:val="0"/>
          <w:numId w:val="16"/>
        </w:numPr>
        <w:tabs>
          <w:tab w:val="left" w:pos="771"/>
        </w:tabs>
        <w:spacing w:before="92"/>
        <w:ind w:left="771" w:hanging="620"/>
        <w:jc w:val="both"/>
        <w:rPr>
          <w:sz w:val="20"/>
        </w:rPr>
      </w:pPr>
      <w:r>
        <w:rPr>
          <w:sz w:val="20"/>
        </w:rPr>
        <w:t>A member</w:t>
      </w:r>
      <w:r>
        <w:rPr>
          <w:spacing w:val="14"/>
          <w:sz w:val="20"/>
        </w:rPr>
        <w:t xml:space="preserve"> </w:t>
      </w:r>
      <w:r>
        <w:rPr>
          <w:sz w:val="20"/>
        </w:rPr>
        <w:t>of</w:t>
      </w:r>
      <w:r>
        <w:rPr>
          <w:spacing w:val="12"/>
          <w:sz w:val="20"/>
        </w:rPr>
        <w:t xml:space="preserve"> </w:t>
      </w:r>
      <w:r>
        <w:rPr>
          <w:sz w:val="20"/>
        </w:rPr>
        <w:t>the</w:t>
      </w:r>
      <w:r>
        <w:rPr>
          <w:spacing w:val="13"/>
          <w:sz w:val="20"/>
        </w:rPr>
        <w:t xml:space="preserve"> </w:t>
      </w:r>
      <w:r>
        <w:rPr>
          <w:spacing w:val="-2"/>
          <w:sz w:val="20"/>
        </w:rPr>
        <w:t>Group:</w:t>
      </w:r>
    </w:p>
    <w:p w14:paraId="33D3CA55" w14:textId="77777777" w:rsidR="00E70012" w:rsidRDefault="00000000">
      <w:pPr>
        <w:pStyle w:val="ListParagraph"/>
        <w:numPr>
          <w:ilvl w:val="1"/>
          <w:numId w:val="16"/>
        </w:numPr>
        <w:tabs>
          <w:tab w:val="left" w:pos="1512"/>
        </w:tabs>
        <w:spacing w:before="215"/>
        <w:ind w:hanging="737"/>
        <w:rPr>
          <w:sz w:val="20"/>
        </w:rPr>
      </w:pPr>
      <w:r>
        <w:rPr>
          <w:sz w:val="20"/>
        </w:rPr>
        <w:t>is</w:t>
      </w:r>
      <w:r>
        <w:rPr>
          <w:spacing w:val="11"/>
          <w:sz w:val="20"/>
        </w:rPr>
        <w:t xml:space="preserve"> </w:t>
      </w:r>
      <w:r>
        <w:rPr>
          <w:sz w:val="20"/>
        </w:rPr>
        <w:t>unable</w:t>
      </w:r>
      <w:r>
        <w:rPr>
          <w:spacing w:val="15"/>
          <w:sz w:val="20"/>
        </w:rPr>
        <w:t xml:space="preserve"> </w:t>
      </w:r>
      <w:r>
        <w:rPr>
          <w:sz w:val="20"/>
        </w:rPr>
        <w:t>or</w:t>
      </w:r>
      <w:r>
        <w:rPr>
          <w:spacing w:val="15"/>
          <w:sz w:val="20"/>
        </w:rPr>
        <w:t xml:space="preserve"> </w:t>
      </w:r>
      <w:r>
        <w:rPr>
          <w:sz w:val="20"/>
        </w:rPr>
        <w:t>admits</w:t>
      </w:r>
      <w:r>
        <w:rPr>
          <w:spacing w:val="14"/>
          <w:sz w:val="20"/>
        </w:rPr>
        <w:t xml:space="preserve"> </w:t>
      </w:r>
      <w:r>
        <w:rPr>
          <w:sz w:val="20"/>
        </w:rPr>
        <w:t>inability</w:t>
      </w:r>
      <w:r>
        <w:rPr>
          <w:spacing w:val="10"/>
          <w:sz w:val="20"/>
        </w:rPr>
        <w:t xml:space="preserve"> </w:t>
      </w:r>
      <w:r>
        <w:rPr>
          <w:sz w:val="20"/>
        </w:rPr>
        <w:t>to</w:t>
      </w:r>
      <w:r>
        <w:rPr>
          <w:spacing w:val="15"/>
          <w:sz w:val="20"/>
        </w:rPr>
        <w:t xml:space="preserve"> </w:t>
      </w:r>
      <w:r>
        <w:rPr>
          <w:sz w:val="20"/>
        </w:rPr>
        <w:t>pay</w:t>
      </w:r>
      <w:r>
        <w:rPr>
          <w:spacing w:val="13"/>
          <w:sz w:val="20"/>
        </w:rPr>
        <w:t xml:space="preserve"> </w:t>
      </w:r>
      <w:r>
        <w:rPr>
          <w:sz w:val="20"/>
        </w:rPr>
        <w:t>its</w:t>
      </w:r>
      <w:r>
        <w:rPr>
          <w:spacing w:val="16"/>
          <w:sz w:val="20"/>
        </w:rPr>
        <w:t xml:space="preserve"> </w:t>
      </w:r>
      <w:r>
        <w:rPr>
          <w:sz w:val="20"/>
        </w:rPr>
        <w:t>debts</w:t>
      </w:r>
      <w:r>
        <w:rPr>
          <w:spacing w:val="17"/>
          <w:sz w:val="20"/>
        </w:rPr>
        <w:t xml:space="preserve"> </w:t>
      </w:r>
      <w:r>
        <w:rPr>
          <w:sz w:val="20"/>
        </w:rPr>
        <w:t>as</w:t>
      </w:r>
      <w:r>
        <w:rPr>
          <w:spacing w:val="16"/>
          <w:sz w:val="20"/>
        </w:rPr>
        <w:t xml:space="preserve"> </w:t>
      </w:r>
      <w:r>
        <w:rPr>
          <w:sz w:val="20"/>
        </w:rPr>
        <w:t>they</w:t>
      </w:r>
      <w:r>
        <w:rPr>
          <w:spacing w:val="13"/>
          <w:sz w:val="20"/>
        </w:rPr>
        <w:t xml:space="preserve"> </w:t>
      </w:r>
      <w:r>
        <w:rPr>
          <w:sz w:val="20"/>
        </w:rPr>
        <w:t>fall</w:t>
      </w:r>
      <w:r>
        <w:rPr>
          <w:spacing w:val="13"/>
          <w:sz w:val="20"/>
        </w:rPr>
        <w:t xml:space="preserve"> </w:t>
      </w:r>
      <w:proofErr w:type="gramStart"/>
      <w:r>
        <w:rPr>
          <w:spacing w:val="-4"/>
          <w:sz w:val="20"/>
        </w:rPr>
        <w:t>due;</w:t>
      </w:r>
      <w:proofErr w:type="gramEnd"/>
    </w:p>
    <w:p w14:paraId="5F05EFF3" w14:textId="77777777" w:rsidR="00E70012" w:rsidRDefault="00000000">
      <w:pPr>
        <w:pStyle w:val="ListParagraph"/>
        <w:numPr>
          <w:ilvl w:val="1"/>
          <w:numId w:val="16"/>
        </w:numPr>
        <w:tabs>
          <w:tab w:val="left" w:pos="1512"/>
        </w:tabs>
        <w:spacing w:before="210"/>
        <w:ind w:hanging="737"/>
        <w:rPr>
          <w:sz w:val="20"/>
        </w:rPr>
      </w:pPr>
      <w:r>
        <w:rPr>
          <w:sz w:val="20"/>
        </w:rPr>
        <w:t>suspends</w:t>
      </w:r>
      <w:r>
        <w:rPr>
          <w:spacing w:val="21"/>
          <w:sz w:val="20"/>
        </w:rPr>
        <w:t xml:space="preserve"> </w:t>
      </w:r>
      <w:r>
        <w:rPr>
          <w:sz w:val="20"/>
        </w:rPr>
        <w:t>making</w:t>
      </w:r>
      <w:r>
        <w:rPr>
          <w:spacing w:val="17"/>
          <w:sz w:val="20"/>
        </w:rPr>
        <w:t xml:space="preserve"> </w:t>
      </w:r>
      <w:r>
        <w:rPr>
          <w:sz w:val="20"/>
        </w:rPr>
        <w:t>payments</w:t>
      </w:r>
      <w:r>
        <w:rPr>
          <w:spacing w:val="19"/>
          <w:sz w:val="20"/>
        </w:rPr>
        <w:t xml:space="preserve"> </w:t>
      </w:r>
      <w:r>
        <w:rPr>
          <w:sz w:val="20"/>
        </w:rPr>
        <w:t>on</w:t>
      </w:r>
      <w:r>
        <w:rPr>
          <w:spacing w:val="18"/>
          <w:sz w:val="20"/>
        </w:rPr>
        <w:t xml:space="preserve"> </w:t>
      </w:r>
      <w:r>
        <w:rPr>
          <w:sz w:val="20"/>
        </w:rPr>
        <w:t>any</w:t>
      </w:r>
      <w:r>
        <w:rPr>
          <w:spacing w:val="20"/>
          <w:sz w:val="20"/>
        </w:rPr>
        <w:t xml:space="preserve"> </w:t>
      </w:r>
      <w:r>
        <w:rPr>
          <w:sz w:val="20"/>
        </w:rPr>
        <w:t>of</w:t>
      </w:r>
      <w:r>
        <w:rPr>
          <w:spacing w:val="16"/>
          <w:sz w:val="20"/>
        </w:rPr>
        <w:t xml:space="preserve"> </w:t>
      </w:r>
      <w:r>
        <w:rPr>
          <w:sz w:val="20"/>
        </w:rPr>
        <w:t>its</w:t>
      </w:r>
      <w:r>
        <w:rPr>
          <w:spacing w:val="19"/>
          <w:sz w:val="20"/>
        </w:rPr>
        <w:t xml:space="preserve"> </w:t>
      </w:r>
      <w:r>
        <w:rPr>
          <w:sz w:val="20"/>
        </w:rPr>
        <w:t>debts;</w:t>
      </w:r>
      <w:r>
        <w:rPr>
          <w:spacing w:val="16"/>
          <w:sz w:val="20"/>
        </w:rPr>
        <w:t xml:space="preserve"> </w:t>
      </w:r>
      <w:r>
        <w:rPr>
          <w:spacing w:val="-5"/>
          <w:sz w:val="20"/>
        </w:rPr>
        <w:t>or</w:t>
      </w:r>
    </w:p>
    <w:p w14:paraId="01D32BA7" w14:textId="77777777" w:rsidR="00E70012" w:rsidRDefault="00000000">
      <w:pPr>
        <w:pStyle w:val="ListParagraph"/>
        <w:numPr>
          <w:ilvl w:val="1"/>
          <w:numId w:val="16"/>
        </w:numPr>
        <w:tabs>
          <w:tab w:val="left" w:pos="1506"/>
          <w:tab w:val="left" w:pos="1512"/>
        </w:tabs>
        <w:spacing w:before="212" w:line="336" w:lineRule="auto"/>
        <w:ind w:right="1020"/>
        <w:jc w:val="both"/>
        <w:rPr>
          <w:sz w:val="20"/>
        </w:rPr>
      </w:pPr>
      <w:r>
        <w:rPr>
          <w:sz w:val="20"/>
        </w:rPr>
        <w:t>by reason of actual or anticipated financial difficulties, commences negotiations with one or more</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creditors</w:t>
      </w:r>
      <w:r>
        <w:rPr>
          <w:spacing w:val="40"/>
          <w:sz w:val="20"/>
        </w:rPr>
        <w:t xml:space="preserve"> </w:t>
      </w:r>
      <w:r>
        <w:rPr>
          <w:sz w:val="20"/>
        </w:rPr>
        <w:t>(excluding</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in</w:t>
      </w:r>
      <w:r>
        <w:rPr>
          <w:spacing w:val="40"/>
          <w:sz w:val="20"/>
        </w:rPr>
        <w:t xml:space="preserve"> </w:t>
      </w:r>
      <w:r>
        <w:rPr>
          <w:sz w:val="20"/>
        </w:rPr>
        <w:t>its</w:t>
      </w:r>
      <w:r>
        <w:rPr>
          <w:spacing w:val="40"/>
          <w:sz w:val="20"/>
        </w:rPr>
        <w:t xml:space="preserve"> </w:t>
      </w:r>
      <w:r>
        <w:rPr>
          <w:sz w:val="20"/>
        </w:rPr>
        <w:t>capacity</w:t>
      </w:r>
      <w:r>
        <w:rPr>
          <w:spacing w:val="40"/>
          <w:sz w:val="20"/>
        </w:rPr>
        <w:t xml:space="preserve"> </w:t>
      </w:r>
      <w:r>
        <w:rPr>
          <w:sz w:val="20"/>
        </w:rPr>
        <w:t>as</w:t>
      </w:r>
      <w:r>
        <w:rPr>
          <w:spacing w:val="40"/>
          <w:sz w:val="20"/>
        </w:rPr>
        <w:t xml:space="preserve"> </w:t>
      </w:r>
      <w:r>
        <w:rPr>
          <w:sz w:val="20"/>
        </w:rPr>
        <w:t>such)</w:t>
      </w:r>
      <w:r>
        <w:rPr>
          <w:spacing w:val="40"/>
          <w:sz w:val="20"/>
        </w:rPr>
        <w:t xml:space="preserve"> </w:t>
      </w:r>
      <w:r>
        <w:rPr>
          <w:sz w:val="20"/>
        </w:rPr>
        <w:t>with</w:t>
      </w:r>
      <w:r>
        <w:rPr>
          <w:spacing w:val="40"/>
          <w:sz w:val="20"/>
        </w:rPr>
        <w:t xml:space="preserve"> </w:t>
      </w:r>
      <w:r>
        <w:rPr>
          <w:sz w:val="20"/>
        </w:rPr>
        <w:t>a</w:t>
      </w:r>
      <w:r>
        <w:rPr>
          <w:spacing w:val="40"/>
          <w:sz w:val="20"/>
        </w:rPr>
        <w:t xml:space="preserve"> </w:t>
      </w:r>
      <w:r>
        <w:rPr>
          <w:sz w:val="20"/>
        </w:rPr>
        <w:t>view</w:t>
      </w:r>
      <w:r>
        <w:rPr>
          <w:spacing w:val="40"/>
          <w:sz w:val="20"/>
        </w:rPr>
        <w:t xml:space="preserve"> </w:t>
      </w:r>
      <w:r>
        <w:rPr>
          <w:sz w:val="20"/>
        </w:rPr>
        <w:t>to rescheduling any of its indebtedness.</w:t>
      </w:r>
    </w:p>
    <w:p w14:paraId="1D3E4823" w14:textId="77777777" w:rsidR="00E70012" w:rsidRDefault="00000000">
      <w:pPr>
        <w:pStyle w:val="ListParagraph"/>
        <w:numPr>
          <w:ilvl w:val="0"/>
          <w:numId w:val="16"/>
        </w:numPr>
        <w:tabs>
          <w:tab w:val="left" w:pos="771"/>
          <w:tab w:val="left" w:pos="775"/>
        </w:tabs>
        <w:spacing w:line="336" w:lineRule="auto"/>
        <w:ind w:left="775" w:right="1020" w:hanging="624"/>
        <w:jc w:val="both"/>
        <w:rPr>
          <w:sz w:val="20"/>
        </w:rPr>
      </w:pPr>
      <w:r>
        <w:rPr>
          <w:sz w:val="20"/>
        </w:rPr>
        <w:t>The value of the assets of the Borrower is less than its liabilities (</w:t>
      </w:r>
      <w:proofErr w:type="gramStart"/>
      <w:r>
        <w:rPr>
          <w:sz w:val="20"/>
        </w:rPr>
        <w:t>taking into account</w:t>
      </w:r>
      <w:proofErr w:type="gramEnd"/>
      <w:r>
        <w:rPr>
          <w:sz w:val="20"/>
        </w:rPr>
        <w:t xml:space="preserve"> contingent and prospective liabilities).</w:t>
      </w:r>
    </w:p>
    <w:p w14:paraId="79622F78" w14:textId="77777777" w:rsidR="00E70012" w:rsidRDefault="00000000">
      <w:pPr>
        <w:pStyle w:val="ListParagraph"/>
        <w:numPr>
          <w:ilvl w:val="0"/>
          <w:numId w:val="16"/>
        </w:numPr>
        <w:tabs>
          <w:tab w:val="left" w:pos="771"/>
        </w:tabs>
        <w:spacing w:before="122"/>
        <w:ind w:left="771" w:hanging="620"/>
        <w:jc w:val="both"/>
        <w:rPr>
          <w:sz w:val="20"/>
        </w:rPr>
      </w:pPr>
      <w:r>
        <w:rPr>
          <w:sz w:val="20"/>
        </w:rPr>
        <w:t>A moratorium</w:t>
      </w:r>
      <w:r>
        <w:rPr>
          <w:spacing w:val="17"/>
          <w:sz w:val="20"/>
        </w:rPr>
        <w:t xml:space="preserve"> </w:t>
      </w:r>
      <w:r>
        <w:rPr>
          <w:sz w:val="20"/>
        </w:rPr>
        <w:t>is</w:t>
      </w:r>
      <w:r>
        <w:rPr>
          <w:spacing w:val="18"/>
          <w:sz w:val="20"/>
        </w:rPr>
        <w:t xml:space="preserve"> </w:t>
      </w:r>
      <w:r>
        <w:rPr>
          <w:sz w:val="20"/>
        </w:rPr>
        <w:t>declared</w:t>
      </w:r>
      <w:r>
        <w:rPr>
          <w:spacing w:val="14"/>
          <w:sz w:val="20"/>
        </w:rPr>
        <w:t xml:space="preserve"> </w:t>
      </w:r>
      <w:r>
        <w:rPr>
          <w:sz w:val="20"/>
        </w:rPr>
        <w:t>in</w:t>
      </w:r>
      <w:r>
        <w:rPr>
          <w:spacing w:val="18"/>
          <w:sz w:val="20"/>
        </w:rPr>
        <w:t xml:space="preserve"> </w:t>
      </w:r>
      <w:r>
        <w:rPr>
          <w:sz w:val="20"/>
        </w:rPr>
        <w:t>respect</w:t>
      </w:r>
      <w:r>
        <w:rPr>
          <w:spacing w:val="17"/>
          <w:sz w:val="20"/>
        </w:rPr>
        <w:t xml:space="preserve"> </w:t>
      </w:r>
      <w:r>
        <w:rPr>
          <w:sz w:val="20"/>
        </w:rPr>
        <w:t>of</w:t>
      </w:r>
      <w:r>
        <w:rPr>
          <w:spacing w:val="14"/>
          <w:sz w:val="20"/>
        </w:rPr>
        <w:t xml:space="preserve"> </w:t>
      </w:r>
      <w:r>
        <w:rPr>
          <w:sz w:val="20"/>
        </w:rPr>
        <w:t>any</w:t>
      </w:r>
      <w:r>
        <w:rPr>
          <w:spacing w:val="17"/>
          <w:sz w:val="20"/>
        </w:rPr>
        <w:t xml:space="preserve"> </w:t>
      </w:r>
      <w:r>
        <w:rPr>
          <w:sz w:val="20"/>
        </w:rPr>
        <w:t>indebtedness</w:t>
      </w:r>
      <w:r>
        <w:rPr>
          <w:spacing w:val="20"/>
          <w:sz w:val="20"/>
        </w:rPr>
        <w:t xml:space="preserve"> </w:t>
      </w:r>
      <w:r>
        <w:rPr>
          <w:sz w:val="20"/>
        </w:rPr>
        <w:t>of</w:t>
      </w:r>
      <w:r>
        <w:rPr>
          <w:spacing w:val="16"/>
          <w:sz w:val="20"/>
        </w:rPr>
        <w:t xml:space="preserve"> </w:t>
      </w:r>
      <w:r>
        <w:rPr>
          <w:sz w:val="20"/>
        </w:rPr>
        <w:t>the</w:t>
      </w:r>
      <w:r>
        <w:rPr>
          <w:spacing w:val="16"/>
          <w:sz w:val="20"/>
        </w:rPr>
        <w:t xml:space="preserve"> </w:t>
      </w:r>
      <w:r>
        <w:rPr>
          <w:spacing w:val="-2"/>
          <w:sz w:val="20"/>
        </w:rPr>
        <w:t>Borrower.</w:t>
      </w:r>
    </w:p>
    <w:p w14:paraId="46C40DBF" w14:textId="77777777" w:rsidR="00E70012" w:rsidRDefault="00000000">
      <w:pPr>
        <w:pStyle w:val="Heading2"/>
        <w:numPr>
          <w:ilvl w:val="1"/>
          <w:numId w:val="43"/>
        </w:numPr>
        <w:tabs>
          <w:tab w:val="left" w:pos="771"/>
        </w:tabs>
        <w:spacing w:before="212"/>
        <w:ind w:left="771" w:hanging="620"/>
        <w:jc w:val="both"/>
      </w:pPr>
      <w:bookmarkStart w:id="198" w:name="14.6_Insolvency_proceedings"/>
      <w:bookmarkEnd w:id="198"/>
      <w:r>
        <w:rPr>
          <w:spacing w:val="-2"/>
          <w:w w:val="105"/>
        </w:rPr>
        <w:t>Insolvency</w:t>
      </w:r>
      <w:r>
        <w:rPr>
          <w:spacing w:val="-1"/>
          <w:w w:val="105"/>
        </w:rPr>
        <w:t xml:space="preserve"> </w:t>
      </w:r>
      <w:r>
        <w:rPr>
          <w:spacing w:val="-2"/>
          <w:w w:val="105"/>
        </w:rPr>
        <w:t>proceedings</w:t>
      </w:r>
    </w:p>
    <w:p w14:paraId="6A503BAA" w14:textId="77777777" w:rsidR="00E70012" w:rsidRDefault="00000000">
      <w:pPr>
        <w:pStyle w:val="ListParagraph"/>
        <w:numPr>
          <w:ilvl w:val="0"/>
          <w:numId w:val="15"/>
        </w:numPr>
        <w:tabs>
          <w:tab w:val="left" w:pos="775"/>
        </w:tabs>
        <w:spacing w:before="91"/>
        <w:rPr>
          <w:sz w:val="20"/>
        </w:rPr>
      </w:pPr>
      <w:r>
        <w:rPr>
          <w:sz w:val="20"/>
        </w:rPr>
        <w:t>Any</w:t>
      </w:r>
      <w:r>
        <w:rPr>
          <w:spacing w:val="19"/>
          <w:sz w:val="20"/>
        </w:rPr>
        <w:t xml:space="preserve"> </w:t>
      </w:r>
      <w:r>
        <w:rPr>
          <w:sz w:val="20"/>
        </w:rPr>
        <w:t>corporate</w:t>
      </w:r>
      <w:r>
        <w:rPr>
          <w:spacing w:val="18"/>
          <w:sz w:val="20"/>
        </w:rPr>
        <w:t xml:space="preserve"> </w:t>
      </w:r>
      <w:r>
        <w:rPr>
          <w:sz w:val="20"/>
        </w:rPr>
        <w:t>action,</w:t>
      </w:r>
      <w:r>
        <w:rPr>
          <w:spacing w:val="17"/>
          <w:sz w:val="20"/>
        </w:rPr>
        <w:t xml:space="preserve"> </w:t>
      </w:r>
      <w:r>
        <w:rPr>
          <w:sz w:val="20"/>
        </w:rPr>
        <w:t>legal</w:t>
      </w:r>
      <w:r>
        <w:rPr>
          <w:spacing w:val="18"/>
          <w:sz w:val="20"/>
        </w:rPr>
        <w:t xml:space="preserve"> </w:t>
      </w:r>
      <w:r>
        <w:rPr>
          <w:sz w:val="20"/>
        </w:rPr>
        <w:t>proceedings</w:t>
      </w:r>
      <w:r>
        <w:rPr>
          <w:spacing w:val="20"/>
          <w:sz w:val="20"/>
        </w:rPr>
        <w:t xml:space="preserve"> </w:t>
      </w:r>
      <w:r>
        <w:rPr>
          <w:sz w:val="20"/>
        </w:rPr>
        <w:t>or</w:t>
      </w:r>
      <w:r>
        <w:rPr>
          <w:spacing w:val="17"/>
          <w:sz w:val="20"/>
        </w:rPr>
        <w:t xml:space="preserve"> </w:t>
      </w:r>
      <w:r>
        <w:rPr>
          <w:sz w:val="20"/>
        </w:rPr>
        <w:t>other</w:t>
      </w:r>
      <w:r>
        <w:rPr>
          <w:spacing w:val="17"/>
          <w:sz w:val="20"/>
        </w:rPr>
        <w:t xml:space="preserve"> </w:t>
      </w:r>
      <w:r>
        <w:rPr>
          <w:sz w:val="20"/>
        </w:rPr>
        <w:t>procedure</w:t>
      </w:r>
      <w:r>
        <w:rPr>
          <w:spacing w:val="18"/>
          <w:sz w:val="20"/>
        </w:rPr>
        <w:t xml:space="preserve"> </w:t>
      </w:r>
      <w:r>
        <w:rPr>
          <w:sz w:val="20"/>
        </w:rPr>
        <w:t>or</w:t>
      </w:r>
      <w:r>
        <w:rPr>
          <w:spacing w:val="17"/>
          <w:sz w:val="20"/>
        </w:rPr>
        <w:t xml:space="preserve"> </w:t>
      </w:r>
      <w:r>
        <w:rPr>
          <w:sz w:val="20"/>
        </w:rPr>
        <w:t>step</w:t>
      </w:r>
      <w:r>
        <w:rPr>
          <w:spacing w:val="17"/>
          <w:sz w:val="20"/>
        </w:rPr>
        <w:t xml:space="preserve"> </w:t>
      </w:r>
      <w:r>
        <w:rPr>
          <w:sz w:val="20"/>
        </w:rPr>
        <w:t>is</w:t>
      </w:r>
      <w:r>
        <w:rPr>
          <w:spacing w:val="15"/>
          <w:sz w:val="20"/>
        </w:rPr>
        <w:t xml:space="preserve"> </w:t>
      </w:r>
      <w:r>
        <w:rPr>
          <w:sz w:val="20"/>
        </w:rPr>
        <w:t>taken</w:t>
      </w:r>
      <w:r>
        <w:rPr>
          <w:spacing w:val="17"/>
          <w:sz w:val="20"/>
        </w:rPr>
        <w:t xml:space="preserve"> </w:t>
      </w:r>
      <w:r>
        <w:rPr>
          <w:sz w:val="20"/>
        </w:rPr>
        <w:t>in</w:t>
      </w:r>
      <w:r>
        <w:rPr>
          <w:spacing w:val="18"/>
          <w:sz w:val="20"/>
        </w:rPr>
        <w:t xml:space="preserve"> </w:t>
      </w:r>
      <w:r>
        <w:rPr>
          <w:sz w:val="20"/>
        </w:rPr>
        <w:t>relation</w:t>
      </w:r>
      <w:r>
        <w:rPr>
          <w:spacing w:val="18"/>
          <w:sz w:val="20"/>
        </w:rPr>
        <w:t xml:space="preserve"> </w:t>
      </w:r>
      <w:r>
        <w:rPr>
          <w:spacing w:val="-5"/>
          <w:sz w:val="20"/>
        </w:rPr>
        <w:t>to:</w:t>
      </w:r>
    </w:p>
    <w:p w14:paraId="230DDC73" w14:textId="77777777" w:rsidR="00E70012" w:rsidRDefault="00E70012">
      <w:pPr>
        <w:rPr>
          <w:sz w:val="20"/>
        </w:rPr>
        <w:sectPr w:rsidR="00E70012">
          <w:pgSz w:w="11910" w:h="16840"/>
          <w:pgMar w:top="980" w:right="0" w:bottom="1120" w:left="980" w:header="0" w:footer="881" w:gutter="0"/>
          <w:cols w:space="720"/>
        </w:sectPr>
      </w:pPr>
    </w:p>
    <w:p w14:paraId="65CEECA2" w14:textId="77777777" w:rsidR="00E70012" w:rsidRDefault="00000000">
      <w:pPr>
        <w:pStyle w:val="ListParagraph"/>
        <w:numPr>
          <w:ilvl w:val="1"/>
          <w:numId w:val="15"/>
        </w:numPr>
        <w:tabs>
          <w:tab w:val="left" w:pos="1507"/>
          <w:tab w:val="left" w:pos="1512"/>
        </w:tabs>
        <w:spacing w:before="64" w:line="336" w:lineRule="auto"/>
        <w:ind w:right="1020" w:hanging="738"/>
        <w:jc w:val="both"/>
        <w:rPr>
          <w:sz w:val="20"/>
        </w:rPr>
      </w:pPr>
      <w:r>
        <w:rPr>
          <w:sz w:val="20"/>
        </w:rPr>
        <w:lastRenderedPageBreak/>
        <w:t>the suspension of payments, a moratorium of any indebtedness, winding-up, dissolution, administration</w:t>
      </w:r>
      <w:r>
        <w:rPr>
          <w:spacing w:val="31"/>
          <w:sz w:val="20"/>
        </w:rPr>
        <w:t xml:space="preserve"> </w:t>
      </w:r>
      <w:r>
        <w:rPr>
          <w:sz w:val="20"/>
        </w:rPr>
        <w:t>or</w:t>
      </w:r>
      <w:r>
        <w:rPr>
          <w:spacing w:val="28"/>
          <w:sz w:val="20"/>
        </w:rPr>
        <w:t xml:space="preserve"> </w:t>
      </w:r>
      <w:r>
        <w:rPr>
          <w:sz w:val="20"/>
        </w:rPr>
        <w:t>reorganisation</w:t>
      </w:r>
      <w:r>
        <w:rPr>
          <w:spacing w:val="29"/>
          <w:sz w:val="20"/>
        </w:rPr>
        <w:t xml:space="preserve"> </w:t>
      </w:r>
      <w:r>
        <w:rPr>
          <w:sz w:val="20"/>
        </w:rPr>
        <w:t>(by</w:t>
      </w:r>
      <w:r>
        <w:rPr>
          <w:spacing w:val="31"/>
          <w:sz w:val="20"/>
        </w:rPr>
        <w:t xml:space="preserve"> </w:t>
      </w:r>
      <w:r>
        <w:rPr>
          <w:sz w:val="20"/>
        </w:rPr>
        <w:t>way</w:t>
      </w:r>
      <w:r>
        <w:rPr>
          <w:spacing w:val="30"/>
          <w:sz w:val="20"/>
        </w:rPr>
        <w:t xml:space="preserve"> </w:t>
      </w:r>
      <w:r>
        <w:rPr>
          <w:sz w:val="20"/>
        </w:rPr>
        <w:t>of</w:t>
      </w:r>
      <w:r>
        <w:rPr>
          <w:spacing w:val="30"/>
          <w:sz w:val="20"/>
        </w:rPr>
        <w:t xml:space="preserve"> </w:t>
      </w:r>
      <w:r>
        <w:rPr>
          <w:sz w:val="20"/>
        </w:rPr>
        <w:t>voluntary</w:t>
      </w:r>
      <w:r>
        <w:rPr>
          <w:spacing w:val="30"/>
          <w:sz w:val="20"/>
        </w:rPr>
        <w:t xml:space="preserve"> </w:t>
      </w:r>
      <w:r>
        <w:rPr>
          <w:sz w:val="20"/>
        </w:rPr>
        <w:t>arrangement,</w:t>
      </w:r>
      <w:r>
        <w:rPr>
          <w:spacing w:val="30"/>
          <w:sz w:val="20"/>
        </w:rPr>
        <w:t xml:space="preserve"> </w:t>
      </w:r>
      <w:r>
        <w:rPr>
          <w:sz w:val="20"/>
        </w:rPr>
        <w:t>scheme</w:t>
      </w:r>
      <w:r>
        <w:rPr>
          <w:spacing w:val="30"/>
          <w:sz w:val="20"/>
        </w:rPr>
        <w:t xml:space="preserve"> </w:t>
      </w:r>
      <w:r>
        <w:rPr>
          <w:sz w:val="20"/>
        </w:rPr>
        <w:t>of</w:t>
      </w:r>
      <w:r>
        <w:rPr>
          <w:spacing w:val="31"/>
          <w:sz w:val="20"/>
        </w:rPr>
        <w:t xml:space="preserve"> </w:t>
      </w:r>
      <w:r>
        <w:rPr>
          <w:sz w:val="20"/>
        </w:rPr>
        <w:t>arrangement or</w:t>
      </w:r>
      <w:r>
        <w:rPr>
          <w:spacing w:val="40"/>
          <w:sz w:val="20"/>
        </w:rPr>
        <w:t xml:space="preserve"> </w:t>
      </w:r>
      <w:r>
        <w:rPr>
          <w:sz w:val="20"/>
        </w:rPr>
        <w:t>otherwise)</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member</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Group</w:t>
      </w:r>
      <w:r>
        <w:rPr>
          <w:spacing w:val="40"/>
          <w:sz w:val="20"/>
        </w:rPr>
        <w:t xml:space="preserve"> </w:t>
      </w:r>
      <w:r>
        <w:rPr>
          <w:sz w:val="20"/>
        </w:rPr>
        <w:t>other</w:t>
      </w:r>
      <w:r>
        <w:rPr>
          <w:spacing w:val="40"/>
          <w:sz w:val="20"/>
        </w:rPr>
        <w:t xml:space="preserve"> </w:t>
      </w:r>
      <w:r>
        <w:rPr>
          <w:sz w:val="20"/>
        </w:rPr>
        <w:t>than</w:t>
      </w:r>
      <w:r>
        <w:rPr>
          <w:spacing w:val="40"/>
          <w:sz w:val="20"/>
        </w:rPr>
        <w:t xml:space="preserve"> </w:t>
      </w:r>
      <w:r>
        <w:rPr>
          <w:sz w:val="20"/>
        </w:rPr>
        <w:t>a</w:t>
      </w:r>
      <w:r>
        <w:rPr>
          <w:spacing w:val="40"/>
          <w:sz w:val="20"/>
        </w:rPr>
        <w:t xml:space="preserve"> </w:t>
      </w:r>
      <w:r>
        <w:rPr>
          <w:sz w:val="20"/>
        </w:rPr>
        <w:t>solvent</w:t>
      </w:r>
      <w:r>
        <w:rPr>
          <w:spacing w:val="40"/>
          <w:sz w:val="20"/>
        </w:rPr>
        <w:t xml:space="preserve"> </w:t>
      </w:r>
      <w:proofErr w:type="gramStart"/>
      <w:r>
        <w:rPr>
          <w:sz w:val="20"/>
        </w:rPr>
        <w:t>liquidation;</w:t>
      </w:r>
      <w:proofErr w:type="gramEnd"/>
    </w:p>
    <w:p w14:paraId="4E590048" w14:textId="77777777" w:rsidR="00E70012" w:rsidRDefault="00000000">
      <w:pPr>
        <w:pStyle w:val="ListParagraph"/>
        <w:numPr>
          <w:ilvl w:val="1"/>
          <w:numId w:val="15"/>
        </w:numPr>
        <w:tabs>
          <w:tab w:val="left" w:pos="1505"/>
          <w:tab w:val="left" w:pos="1512"/>
        </w:tabs>
        <w:spacing w:before="121" w:line="338" w:lineRule="auto"/>
        <w:ind w:right="1015" w:hanging="738"/>
        <w:jc w:val="both"/>
        <w:rPr>
          <w:sz w:val="20"/>
        </w:rPr>
      </w:pPr>
      <w:r>
        <w:rPr>
          <w:sz w:val="20"/>
        </w:rPr>
        <w:t>a</w:t>
      </w:r>
      <w:r>
        <w:rPr>
          <w:spacing w:val="40"/>
          <w:sz w:val="20"/>
        </w:rPr>
        <w:t xml:space="preserve"> </w:t>
      </w:r>
      <w:r>
        <w:rPr>
          <w:sz w:val="20"/>
        </w:rPr>
        <w:t>composition,</w:t>
      </w:r>
      <w:r>
        <w:rPr>
          <w:spacing w:val="40"/>
          <w:sz w:val="20"/>
        </w:rPr>
        <w:t xml:space="preserve"> </w:t>
      </w:r>
      <w:r>
        <w:rPr>
          <w:sz w:val="20"/>
        </w:rPr>
        <w:t>compromise,</w:t>
      </w:r>
      <w:r>
        <w:rPr>
          <w:spacing w:val="40"/>
          <w:sz w:val="20"/>
        </w:rPr>
        <w:t xml:space="preserve"> </w:t>
      </w:r>
      <w:r>
        <w:rPr>
          <w:sz w:val="20"/>
        </w:rPr>
        <w:t>assignment</w:t>
      </w:r>
      <w:r>
        <w:rPr>
          <w:spacing w:val="40"/>
          <w:sz w:val="20"/>
        </w:rPr>
        <w:t xml:space="preserve"> </w:t>
      </w:r>
      <w:r>
        <w:rPr>
          <w:sz w:val="20"/>
        </w:rPr>
        <w:t>or</w:t>
      </w:r>
      <w:r>
        <w:rPr>
          <w:spacing w:val="40"/>
          <w:sz w:val="20"/>
        </w:rPr>
        <w:t xml:space="preserve"> </w:t>
      </w:r>
      <w:r>
        <w:rPr>
          <w:sz w:val="20"/>
        </w:rPr>
        <w:t>arrangement</w:t>
      </w:r>
      <w:r>
        <w:rPr>
          <w:spacing w:val="40"/>
          <w:sz w:val="20"/>
        </w:rPr>
        <w:t xml:space="preserve"> </w:t>
      </w:r>
      <w:r>
        <w:rPr>
          <w:sz w:val="20"/>
        </w:rPr>
        <w:t>with</w:t>
      </w:r>
      <w:r>
        <w:rPr>
          <w:spacing w:val="40"/>
          <w:sz w:val="20"/>
        </w:rPr>
        <w:t xml:space="preserve"> </w:t>
      </w:r>
      <w:r>
        <w:rPr>
          <w:sz w:val="20"/>
        </w:rPr>
        <w:t>any</w:t>
      </w:r>
      <w:r>
        <w:rPr>
          <w:spacing w:val="40"/>
          <w:sz w:val="20"/>
        </w:rPr>
        <w:t xml:space="preserve"> </w:t>
      </w:r>
      <w:r>
        <w:rPr>
          <w:sz w:val="20"/>
        </w:rPr>
        <w:t>creditor</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 xml:space="preserve">member of the </w:t>
      </w:r>
      <w:proofErr w:type="gramStart"/>
      <w:r>
        <w:rPr>
          <w:sz w:val="20"/>
        </w:rPr>
        <w:t>Group;</w:t>
      </w:r>
      <w:proofErr w:type="gramEnd"/>
    </w:p>
    <w:p w14:paraId="476CA68B" w14:textId="77777777" w:rsidR="00E70012" w:rsidRDefault="00000000">
      <w:pPr>
        <w:pStyle w:val="ListParagraph"/>
        <w:numPr>
          <w:ilvl w:val="1"/>
          <w:numId w:val="15"/>
        </w:numPr>
        <w:tabs>
          <w:tab w:val="left" w:pos="1506"/>
          <w:tab w:val="left" w:pos="1512"/>
        </w:tabs>
        <w:spacing w:before="117" w:line="336" w:lineRule="auto"/>
        <w:ind w:right="1022" w:hanging="738"/>
        <w:jc w:val="both"/>
        <w:rPr>
          <w:sz w:val="20"/>
        </w:rPr>
      </w:pPr>
      <w:r>
        <w:rPr>
          <w:sz w:val="20"/>
        </w:rPr>
        <w:t>the appointment of a liquidator, receiver, administrative receiver, administrator, compulsory manager</w:t>
      </w:r>
      <w:r>
        <w:rPr>
          <w:spacing w:val="21"/>
          <w:sz w:val="20"/>
        </w:rPr>
        <w:t xml:space="preserve"> </w:t>
      </w:r>
      <w:r>
        <w:rPr>
          <w:sz w:val="20"/>
        </w:rPr>
        <w:t>or</w:t>
      </w:r>
      <w:r>
        <w:rPr>
          <w:spacing w:val="18"/>
          <w:sz w:val="20"/>
        </w:rPr>
        <w:t xml:space="preserve"> </w:t>
      </w:r>
      <w:r>
        <w:rPr>
          <w:sz w:val="20"/>
        </w:rPr>
        <w:t>other</w:t>
      </w:r>
      <w:r>
        <w:rPr>
          <w:spacing w:val="18"/>
          <w:sz w:val="20"/>
        </w:rPr>
        <w:t xml:space="preserve"> </w:t>
      </w:r>
      <w:r>
        <w:rPr>
          <w:sz w:val="20"/>
        </w:rPr>
        <w:t>similar</w:t>
      </w:r>
      <w:r>
        <w:rPr>
          <w:spacing w:val="18"/>
          <w:sz w:val="20"/>
        </w:rPr>
        <w:t xml:space="preserve"> </w:t>
      </w:r>
      <w:r>
        <w:rPr>
          <w:sz w:val="20"/>
        </w:rPr>
        <w:t>officer</w:t>
      </w:r>
      <w:r>
        <w:rPr>
          <w:spacing w:val="19"/>
          <w:sz w:val="20"/>
        </w:rPr>
        <w:t xml:space="preserve"> </w:t>
      </w:r>
      <w:r>
        <w:rPr>
          <w:sz w:val="20"/>
        </w:rPr>
        <w:t>in</w:t>
      </w:r>
      <w:r>
        <w:rPr>
          <w:spacing w:val="19"/>
          <w:sz w:val="20"/>
        </w:rPr>
        <w:t xml:space="preserve"> </w:t>
      </w:r>
      <w:r>
        <w:rPr>
          <w:sz w:val="20"/>
        </w:rPr>
        <w:t>respect</w:t>
      </w:r>
      <w:r>
        <w:rPr>
          <w:spacing w:val="19"/>
          <w:sz w:val="20"/>
        </w:rPr>
        <w:t xml:space="preserve"> </w:t>
      </w:r>
      <w:r>
        <w:rPr>
          <w:sz w:val="20"/>
        </w:rPr>
        <w:t>of</w:t>
      </w:r>
      <w:r>
        <w:rPr>
          <w:spacing w:val="17"/>
          <w:sz w:val="20"/>
        </w:rPr>
        <w:t xml:space="preserve"> </w:t>
      </w:r>
      <w:r>
        <w:rPr>
          <w:sz w:val="20"/>
        </w:rPr>
        <w:t>any</w:t>
      </w:r>
      <w:r>
        <w:rPr>
          <w:spacing w:val="19"/>
          <w:sz w:val="20"/>
        </w:rPr>
        <w:t xml:space="preserve"> </w:t>
      </w:r>
      <w:r>
        <w:rPr>
          <w:sz w:val="20"/>
        </w:rPr>
        <w:t>member</w:t>
      </w:r>
      <w:r>
        <w:rPr>
          <w:spacing w:val="21"/>
          <w:sz w:val="20"/>
        </w:rPr>
        <w:t xml:space="preserve"> </w:t>
      </w:r>
      <w:r>
        <w:rPr>
          <w:sz w:val="20"/>
        </w:rPr>
        <w:t>of</w:t>
      </w:r>
      <w:r>
        <w:rPr>
          <w:spacing w:val="17"/>
          <w:sz w:val="20"/>
        </w:rPr>
        <w:t xml:space="preserve"> </w:t>
      </w:r>
      <w:r>
        <w:rPr>
          <w:sz w:val="20"/>
        </w:rPr>
        <w:t>the</w:t>
      </w:r>
      <w:r>
        <w:rPr>
          <w:spacing w:val="20"/>
          <w:sz w:val="20"/>
        </w:rPr>
        <w:t xml:space="preserve"> </w:t>
      </w:r>
      <w:r>
        <w:rPr>
          <w:sz w:val="20"/>
        </w:rPr>
        <w:t>Group</w:t>
      </w:r>
      <w:r>
        <w:rPr>
          <w:spacing w:val="17"/>
          <w:sz w:val="20"/>
        </w:rPr>
        <w:t xml:space="preserve"> </w:t>
      </w:r>
      <w:r>
        <w:rPr>
          <w:sz w:val="20"/>
        </w:rPr>
        <w:t>or</w:t>
      </w:r>
      <w:r>
        <w:rPr>
          <w:spacing w:val="18"/>
          <w:sz w:val="20"/>
        </w:rPr>
        <w:t xml:space="preserve"> </w:t>
      </w:r>
      <w:r>
        <w:rPr>
          <w:sz w:val="20"/>
        </w:rPr>
        <w:t>any</w:t>
      </w:r>
      <w:r>
        <w:rPr>
          <w:spacing w:val="19"/>
          <w:sz w:val="20"/>
        </w:rPr>
        <w:t xml:space="preserve"> </w:t>
      </w:r>
      <w:r>
        <w:rPr>
          <w:sz w:val="20"/>
        </w:rPr>
        <w:t>of</w:t>
      </w:r>
      <w:r>
        <w:rPr>
          <w:spacing w:val="17"/>
          <w:sz w:val="20"/>
        </w:rPr>
        <w:t xml:space="preserve"> </w:t>
      </w:r>
      <w:r>
        <w:rPr>
          <w:sz w:val="20"/>
        </w:rPr>
        <w:t>its</w:t>
      </w:r>
      <w:r>
        <w:rPr>
          <w:spacing w:val="20"/>
          <w:sz w:val="20"/>
        </w:rPr>
        <w:t xml:space="preserve"> </w:t>
      </w:r>
      <w:r>
        <w:rPr>
          <w:sz w:val="20"/>
        </w:rPr>
        <w:t xml:space="preserve">assets; </w:t>
      </w:r>
      <w:r>
        <w:rPr>
          <w:spacing w:val="-6"/>
          <w:sz w:val="20"/>
        </w:rPr>
        <w:t>or</w:t>
      </w:r>
    </w:p>
    <w:p w14:paraId="2E3DFAEA" w14:textId="77777777" w:rsidR="00E70012" w:rsidRDefault="00000000">
      <w:pPr>
        <w:pStyle w:val="ListParagraph"/>
        <w:numPr>
          <w:ilvl w:val="1"/>
          <w:numId w:val="15"/>
        </w:numPr>
        <w:tabs>
          <w:tab w:val="left" w:pos="1507"/>
        </w:tabs>
        <w:spacing w:line="463" w:lineRule="auto"/>
        <w:ind w:left="775" w:right="2523" w:firstLine="0"/>
        <w:jc w:val="both"/>
        <w:rPr>
          <w:sz w:val="20"/>
        </w:rPr>
      </w:pPr>
      <w:r>
        <w:rPr>
          <w:sz w:val="20"/>
        </w:rPr>
        <w:t>enforcement</w:t>
      </w:r>
      <w:r>
        <w:rPr>
          <w:spacing w:val="25"/>
          <w:sz w:val="20"/>
        </w:rPr>
        <w:t xml:space="preserve"> </w:t>
      </w:r>
      <w:r>
        <w:rPr>
          <w:sz w:val="20"/>
        </w:rPr>
        <w:t>of</w:t>
      </w:r>
      <w:r>
        <w:rPr>
          <w:spacing w:val="24"/>
          <w:sz w:val="20"/>
        </w:rPr>
        <w:t xml:space="preserve"> </w:t>
      </w:r>
      <w:r>
        <w:rPr>
          <w:sz w:val="20"/>
        </w:rPr>
        <w:t>any</w:t>
      </w:r>
      <w:r>
        <w:rPr>
          <w:spacing w:val="25"/>
          <w:sz w:val="20"/>
        </w:rPr>
        <w:t xml:space="preserve"> </w:t>
      </w:r>
      <w:r>
        <w:rPr>
          <w:sz w:val="20"/>
        </w:rPr>
        <w:t>Security</w:t>
      </w:r>
      <w:r>
        <w:rPr>
          <w:spacing w:val="24"/>
          <w:sz w:val="20"/>
        </w:rPr>
        <w:t xml:space="preserve"> </w:t>
      </w:r>
      <w:r>
        <w:rPr>
          <w:sz w:val="20"/>
        </w:rPr>
        <w:t>over</w:t>
      </w:r>
      <w:r>
        <w:rPr>
          <w:spacing w:val="25"/>
          <w:sz w:val="20"/>
        </w:rPr>
        <w:t xml:space="preserve"> </w:t>
      </w:r>
      <w:r>
        <w:rPr>
          <w:sz w:val="20"/>
        </w:rPr>
        <w:t>any</w:t>
      </w:r>
      <w:r>
        <w:rPr>
          <w:spacing w:val="25"/>
          <w:sz w:val="20"/>
        </w:rPr>
        <w:t xml:space="preserve"> </w:t>
      </w:r>
      <w:r>
        <w:rPr>
          <w:sz w:val="20"/>
        </w:rPr>
        <w:t>assets</w:t>
      </w:r>
      <w:r>
        <w:rPr>
          <w:spacing w:val="25"/>
          <w:sz w:val="20"/>
        </w:rPr>
        <w:t xml:space="preserve"> </w:t>
      </w:r>
      <w:r>
        <w:rPr>
          <w:sz w:val="20"/>
        </w:rPr>
        <w:t>of</w:t>
      </w:r>
      <w:r>
        <w:rPr>
          <w:spacing w:val="25"/>
          <w:sz w:val="20"/>
        </w:rPr>
        <w:t xml:space="preserve"> </w:t>
      </w:r>
      <w:r>
        <w:rPr>
          <w:sz w:val="20"/>
        </w:rPr>
        <w:t>any</w:t>
      </w:r>
      <w:r>
        <w:rPr>
          <w:spacing w:val="24"/>
          <w:sz w:val="20"/>
        </w:rPr>
        <w:t xml:space="preserve"> </w:t>
      </w:r>
      <w:r>
        <w:rPr>
          <w:sz w:val="20"/>
        </w:rPr>
        <w:t>member</w:t>
      </w:r>
      <w:r>
        <w:rPr>
          <w:spacing w:val="25"/>
          <w:sz w:val="20"/>
        </w:rPr>
        <w:t xml:space="preserve"> </w:t>
      </w:r>
      <w:r>
        <w:rPr>
          <w:sz w:val="20"/>
        </w:rPr>
        <w:t>of</w:t>
      </w:r>
      <w:r>
        <w:rPr>
          <w:spacing w:val="24"/>
          <w:sz w:val="20"/>
        </w:rPr>
        <w:t xml:space="preserve"> </w:t>
      </w:r>
      <w:r>
        <w:rPr>
          <w:sz w:val="20"/>
        </w:rPr>
        <w:t>the</w:t>
      </w:r>
      <w:r>
        <w:rPr>
          <w:spacing w:val="25"/>
          <w:sz w:val="20"/>
        </w:rPr>
        <w:t xml:space="preserve"> </w:t>
      </w:r>
      <w:r>
        <w:rPr>
          <w:sz w:val="20"/>
        </w:rPr>
        <w:t>Group, or</w:t>
      </w:r>
      <w:r>
        <w:rPr>
          <w:spacing w:val="40"/>
          <w:sz w:val="20"/>
        </w:rPr>
        <w:t xml:space="preserve"> </w:t>
      </w:r>
      <w:r>
        <w:rPr>
          <w:sz w:val="20"/>
        </w:rPr>
        <w:t>any</w:t>
      </w:r>
      <w:r>
        <w:rPr>
          <w:spacing w:val="40"/>
          <w:sz w:val="20"/>
        </w:rPr>
        <w:t xml:space="preserve"> </w:t>
      </w:r>
      <w:r>
        <w:rPr>
          <w:sz w:val="20"/>
        </w:rPr>
        <w:t>analogous</w:t>
      </w:r>
      <w:r>
        <w:rPr>
          <w:spacing w:val="40"/>
          <w:sz w:val="20"/>
        </w:rPr>
        <w:t xml:space="preserve"> </w:t>
      </w:r>
      <w:r>
        <w:rPr>
          <w:sz w:val="20"/>
        </w:rPr>
        <w:t>procedure</w:t>
      </w:r>
      <w:r>
        <w:rPr>
          <w:spacing w:val="40"/>
          <w:sz w:val="20"/>
        </w:rPr>
        <w:t xml:space="preserve"> </w:t>
      </w:r>
      <w:r>
        <w:rPr>
          <w:sz w:val="20"/>
        </w:rPr>
        <w:t>or</w:t>
      </w:r>
      <w:r>
        <w:rPr>
          <w:spacing w:val="40"/>
          <w:sz w:val="20"/>
        </w:rPr>
        <w:t xml:space="preserve"> </w:t>
      </w:r>
      <w:r>
        <w:rPr>
          <w:sz w:val="20"/>
        </w:rPr>
        <w:t>step</w:t>
      </w:r>
      <w:r>
        <w:rPr>
          <w:spacing w:val="40"/>
          <w:sz w:val="20"/>
        </w:rPr>
        <w:t xml:space="preserve"> </w:t>
      </w:r>
      <w:r>
        <w:rPr>
          <w:sz w:val="20"/>
        </w:rPr>
        <w:t>is</w:t>
      </w:r>
      <w:r>
        <w:rPr>
          <w:spacing w:val="40"/>
          <w:sz w:val="20"/>
        </w:rPr>
        <w:t xml:space="preserve"> </w:t>
      </w:r>
      <w:r>
        <w:rPr>
          <w:sz w:val="20"/>
        </w:rPr>
        <w:t>taken</w:t>
      </w:r>
      <w:r>
        <w:rPr>
          <w:spacing w:val="40"/>
          <w:sz w:val="20"/>
        </w:rPr>
        <w:t xml:space="preserve"> </w:t>
      </w:r>
      <w:r>
        <w:rPr>
          <w:sz w:val="20"/>
        </w:rPr>
        <w:t>in</w:t>
      </w:r>
      <w:r>
        <w:rPr>
          <w:spacing w:val="40"/>
          <w:sz w:val="20"/>
        </w:rPr>
        <w:t xml:space="preserve"> </w:t>
      </w:r>
      <w:r>
        <w:rPr>
          <w:sz w:val="20"/>
        </w:rPr>
        <w:t>any</w:t>
      </w:r>
      <w:r>
        <w:rPr>
          <w:spacing w:val="40"/>
          <w:sz w:val="20"/>
        </w:rPr>
        <w:t xml:space="preserve"> </w:t>
      </w:r>
      <w:r>
        <w:rPr>
          <w:sz w:val="20"/>
        </w:rPr>
        <w:t>jurisdiction.</w:t>
      </w:r>
    </w:p>
    <w:p w14:paraId="1ACFA360" w14:textId="77777777" w:rsidR="00E70012" w:rsidRDefault="00000000">
      <w:pPr>
        <w:pStyle w:val="ListParagraph"/>
        <w:numPr>
          <w:ilvl w:val="0"/>
          <w:numId w:val="15"/>
        </w:numPr>
        <w:tabs>
          <w:tab w:val="left" w:pos="771"/>
          <w:tab w:val="left" w:pos="775"/>
        </w:tabs>
        <w:spacing w:before="0" w:line="336" w:lineRule="auto"/>
        <w:ind w:right="1018"/>
        <w:jc w:val="both"/>
        <w:rPr>
          <w:sz w:val="20"/>
        </w:rPr>
      </w:pPr>
      <w:r>
        <w:rPr>
          <w:sz w:val="20"/>
        </w:rPr>
        <w:t>This Clause 14.6 shall not apply to any winding-up petition which is frivolous or vexatious and is discharged,</w:t>
      </w:r>
      <w:r>
        <w:rPr>
          <w:spacing w:val="40"/>
          <w:sz w:val="20"/>
        </w:rPr>
        <w:t xml:space="preserve"> </w:t>
      </w:r>
      <w:r>
        <w:rPr>
          <w:sz w:val="20"/>
        </w:rPr>
        <w:t>stayed</w:t>
      </w:r>
      <w:r>
        <w:rPr>
          <w:spacing w:val="40"/>
          <w:sz w:val="20"/>
        </w:rPr>
        <w:t xml:space="preserve"> </w:t>
      </w:r>
      <w:r>
        <w:rPr>
          <w:sz w:val="20"/>
        </w:rPr>
        <w:t>or</w:t>
      </w:r>
      <w:r>
        <w:rPr>
          <w:spacing w:val="40"/>
          <w:sz w:val="20"/>
        </w:rPr>
        <w:t xml:space="preserve"> </w:t>
      </w:r>
      <w:r>
        <w:rPr>
          <w:sz w:val="20"/>
        </w:rPr>
        <w:t>dismissed</w:t>
      </w:r>
      <w:r>
        <w:rPr>
          <w:spacing w:val="40"/>
          <w:sz w:val="20"/>
        </w:rPr>
        <w:t xml:space="preserve"> </w:t>
      </w:r>
      <w:r>
        <w:rPr>
          <w:sz w:val="20"/>
        </w:rPr>
        <w:t>within</w:t>
      </w:r>
      <w:r>
        <w:rPr>
          <w:spacing w:val="40"/>
          <w:sz w:val="20"/>
        </w:rPr>
        <w:t xml:space="preserve"> </w:t>
      </w:r>
      <w:r>
        <w:rPr>
          <w:sz w:val="20"/>
        </w:rPr>
        <w:t>30</w:t>
      </w:r>
      <w:r>
        <w:rPr>
          <w:spacing w:val="40"/>
          <w:sz w:val="20"/>
        </w:rPr>
        <w:t xml:space="preserve"> </w:t>
      </w:r>
      <w:r>
        <w:rPr>
          <w:sz w:val="20"/>
        </w:rPr>
        <w:t>days</w:t>
      </w:r>
      <w:r>
        <w:rPr>
          <w:spacing w:val="40"/>
          <w:sz w:val="20"/>
        </w:rPr>
        <w:t xml:space="preserve"> </w:t>
      </w:r>
      <w:r>
        <w:rPr>
          <w:sz w:val="20"/>
        </w:rPr>
        <w:t>of</w:t>
      </w:r>
      <w:r>
        <w:rPr>
          <w:spacing w:val="40"/>
          <w:sz w:val="20"/>
        </w:rPr>
        <w:t xml:space="preserve"> </w:t>
      </w:r>
      <w:r>
        <w:rPr>
          <w:sz w:val="20"/>
        </w:rPr>
        <w:t>commencement.</w:t>
      </w:r>
    </w:p>
    <w:p w14:paraId="2ABB4E7A" w14:textId="77777777" w:rsidR="00E70012" w:rsidRDefault="00000000">
      <w:pPr>
        <w:pStyle w:val="Heading2"/>
        <w:numPr>
          <w:ilvl w:val="1"/>
          <w:numId w:val="43"/>
        </w:numPr>
        <w:tabs>
          <w:tab w:val="left" w:pos="771"/>
        </w:tabs>
        <w:spacing w:before="115"/>
        <w:ind w:left="771" w:hanging="620"/>
        <w:jc w:val="both"/>
      </w:pPr>
      <w:bookmarkStart w:id="199" w:name="14.7_Creditors'_process"/>
      <w:bookmarkEnd w:id="199"/>
      <w:r>
        <w:rPr>
          <w:spacing w:val="-2"/>
          <w:w w:val="105"/>
        </w:rPr>
        <w:t>Creditors'</w:t>
      </w:r>
      <w:r>
        <w:rPr>
          <w:spacing w:val="2"/>
          <w:w w:val="105"/>
        </w:rPr>
        <w:t xml:space="preserve"> </w:t>
      </w:r>
      <w:r>
        <w:rPr>
          <w:spacing w:val="-2"/>
          <w:w w:val="105"/>
        </w:rPr>
        <w:t>process</w:t>
      </w:r>
    </w:p>
    <w:p w14:paraId="6EBE656D" w14:textId="77777777" w:rsidR="00E70012" w:rsidRDefault="00000000">
      <w:pPr>
        <w:pStyle w:val="BodyText"/>
        <w:spacing w:before="92" w:line="336" w:lineRule="auto"/>
        <w:ind w:right="1016"/>
        <w:jc w:val="both"/>
      </w:pPr>
      <w:r>
        <w:t>Any</w:t>
      </w:r>
      <w:r>
        <w:rPr>
          <w:spacing w:val="40"/>
        </w:rPr>
        <w:t xml:space="preserve"> </w:t>
      </w:r>
      <w:r>
        <w:t>expropriation,</w:t>
      </w:r>
      <w:r>
        <w:rPr>
          <w:spacing w:val="40"/>
        </w:rPr>
        <w:t xml:space="preserve"> </w:t>
      </w:r>
      <w:r>
        <w:t>attachment,</w:t>
      </w:r>
      <w:r>
        <w:rPr>
          <w:spacing w:val="40"/>
        </w:rPr>
        <w:t xml:space="preserve"> </w:t>
      </w:r>
      <w:r>
        <w:t>sequestration,</w:t>
      </w:r>
      <w:r>
        <w:rPr>
          <w:spacing w:val="40"/>
        </w:rPr>
        <w:t xml:space="preserve"> </w:t>
      </w:r>
      <w:r>
        <w:t>distress</w:t>
      </w:r>
      <w:r>
        <w:rPr>
          <w:spacing w:val="40"/>
        </w:rPr>
        <w:t xml:space="preserve"> </w:t>
      </w:r>
      <w:r>
        <w:t>or</w:t>
      </w:r>
      <w:r>
        <w:rPr>
          <w:spacing w:val="40"/>
        </w:rPr>
        <w:t xml:space="preserve"> </w:t>
      </w:r>
      <w:r>
        <w:t>execution</w:t>
      </w:r>
      <w:r>
        <w:rPr>
          <w:spacing w:val="40"/>
        </w:rPr>
        <w:t xml:space="preserve"> </w:t>
      </w:r>
      <w:r>
        <w:t>affects</w:t>
      </w:r>
      <w:r>
        <w:rPr>
          <w:spacing w:val="40"/>
        </w:rPr>
        <w:t xml:space="preserve"> </w:t>
      </w:r>
      <w:r>
        <w:t>any</w:t>
      </w:r>
      <w:r>
        <w:rPr>
          <w:spacing w:val="40"/>
        </w:rPr>
        <w:t xml:space="preserve"> </w:t>
      </w:r>
      <w:r>
        <w:t>asset</w:t>
      </w:r>
      <w:r>
        <w:rPr>
          <w:spacing w:val="40"/>
        </w:rPr>
        <w:t xml:space="preserve"> </w:t>
      </w:r>
      <w:r>
        <w:t>or</w:t>
      </w:r>
      <w:r>
        <w:rPr>
          <w:spacing w:val="40"/>
        </w:rPr>
        <w:t xml:space="preserve"> </w:t>
      </w:r>
      <w:r>
        <w:t>assets</w:t>
      </w:r>
      <w:r>
        <w:rPr>
          <w:spacing w:val="40"/>
        </w:rPr>
        <w:t xml:space="preserve"> </w:t>
      </w:r>
      <w:r>
        <w:t>of the</w:t>
      </w:r>
      <w:r>
        <w:rPr>
          <w:spacing w:val="40"/>
        </w:rPr>
        <w:t xml:space="preserve"> </w:t>
      </w:r>
      <w:r>
        <w:t>Borrower</w:t>
      </w:r>
      <w:r>
        <w:rPr>
          <w:spacing w:val="40"/>
        </w:rPr>
        <w:t xml:space="preserve"> </w:t>
      </w:r>
      <w:r>
        <w:t>and</w:t>
      </w:r>
      <w:r>
        <w:rPr>
          <w:spacing w:val="40"/>
        </w:rPr>
        <w:t xml:space="preserve"> </w:t>
      </w:r>
      <w:r>
        <w:t>is</w:t>
      </w:r>
      <w:r>
        <w:rPr>
          <w:spacing w:val="40"/>
        </w:rPr>
        <w:t xml:space="preserve"> </w:t>
      </w:r>
      <w:r>
        <w:t>not</w:t>
      </w:r>
      <w:r>
        <w:rPr>
          <w:spacing w:val="40"/>
        </w:rPr>
        <w:t xml:space="preserve"> </w:t>
      </w:r>
      <w:r>
        <w:t>discharged</w:t>
      </w:r>
      <w:r>
        <w:rPr>
          <w:spacing w:val="40"/>
        </w:rPr>
        <w:t xml:space="preserve"> </w:t>
      </w:r>
      <w:r>
        <w:t>within</w:t>
      </w:r>
      <w:r>
        <w:rPr>
          <w:spacing w:val="40"/>
        </w:rPr>
        <w:t xml:space="preserve"> </w:t>
      </w:r>
      <w:r>
        <w:t>five</w:t>
      </w:r>
      <w:r>
        <w:rPr>
          <w:spacing w:val="40"/>
        </w:rPr>
        <w:t xml:space="preserve"> </w:t>
      </w:r>
      <w:r>
        <w:t>Business</w:t>
      </w:r>
      <w:r>
        <w:rPr>
          <w:spacing w:val="40"/>
        </w:rPr>
        <w:t xml:space="preserve"> </w:t>
      </w:r>
      <w:r>
        <w:t>Days.</w:t>
      </w:r>
    </w:p>
    <w:p w14:paraId="1945EEE7" w14:textId="77777777" w:rsidR="00E70012" w:rsidRDefault="00000000">
      <w:pPr>
        <w:pStyle w:val="Heading2"/>
        <w:numPr>
          <w:ilvl w:val="1"/>
          <w:numId w:val="43"/>
        </w:numPr>
        <w:tabs>
          <w:tab w:val="left" w:pos="771"/>
        </w:tabs>
        <w:spacing w:before="119"/>
        <w:ind w:left="771" w:hanging="620"/>
        <w:jc w:val="both"/>
      </w:pPr>
      <w:bookmarkStart w:id="200" w:name="14.8_Unlawfulness"/>
      <w:bookmarkEnd w:id="200"/>
      <w:r>
        <w:rPr>
          <w:spacing w:val="-2"/>
          <w:w w:val="105"/>
        </w:rPr>
        <w:t>Unlawfulness</w:t>
      </w:r>
    </w:p>
    <w:p w14:paraId="2AEAC167" w14:textId="77777777" w:rsidR="00E70012" w:rsidRDefault="00000000">
      <w:pPr>
        <w:pStyle w:val="BodyText"/>
        <w:spacing w:before="96"/>
        <w:jc w:val="both"/>
      </w:pPr>
      <w:r>
        <w:t>It</w:t>
      </w:r>
      <w:r>
        <w:rPr>
          <w:spacing w:val="9"/>
        </w:rPr>
        <w:t xml:space="preserve"> </w:t>
      </w:r>
      <w:r>
        <w:t>is</w:t>
      </w:r>
      <w:r>
        <w:rPr>
          <w:spacing w:val="17"/>
        </w:rPr>
        <w:t xml:space="preserve"> </w:t>
      </w:r>
      <w:r>
        <w:t>or</w:t>
      </w:r>
      <w:r>
        <w:rPr>
          <w:spacing w:val="16"/>
        </w:rPr>
        <w:t xml:space="preserve"> </w:t>
      </w:r>
      <w:r>
        <w:t>becomes</w:t>
      </w:r>
      <w:r>
        <w:rPr>
          <w:spacing w:val="19"/>
        </w:rPr>
        <w:t xml:space="preserve"> </w:t>
      </w:r>
      <w:r>
        <w:t>unlawful</w:t>
      </w:r>
      <w:r>
        <w:rPr>
          <w:spacing w:val="14"/>
        </w:rPr>
        <w:t xml:space="preserve"> </w:t>
      </w:r>
      <w:r>
        <w:t>for</w:t>
      </w:r>
      <w:r>
        <w:rPr>
          <w:spacing w:val="12"/>
        </w:rPr>
        <w:t xml:space="preserve"> </w:t>
      </w:r>
      <w:r>
        <w:t>the</w:t>
      </w:r>
      <w:r>
        <w:rPr>
          <w:spacing w:val="16"/>
        </w:rPr>
        <w:t xml:space="preserve"> </w:t>
      </w:r>
      <w:r>
        <w:t>Borrower</w:t>
      </w:r>
      <w:r>
        <w:rPr>
          <w:spacing w:val="16"/>
        </w:rPr>
        <w:t xml:space="preserve"> </w:t>
      </w:r>
      <w:r>
        <w:t>to</w:t>
      </w:r>
      <w:r>
        <w:rPr>
          <w:spacing w:val="15"/>
        </w:rPr>
        <w:t xml:space="preserve"> </w:t>
      </w:r>
      <w:r>
        <w:t>perform</w:t>
      </w:r>
      <w:r>
        <w:rPr>
          <w:spacing w:val="19"/>
        </w:rPr>
        <w:t xml:space="preserve"> </w:t>
      </w:r>
      <w:r>
        <w:t>any</w:t>
      </w:r>
      <w:r>
        <w:rPr>
          <w:spacing w:val="17"/>
        </w:rPr>
        <w:t xml:space="preserve"> </w:t>
      </w:r>
      <w:r>
        <w:t>of</w:t>
      </w:r>
      <w:r>
        <w:rPr>
          <w:spacing w:val="12"/>
        </w:rPr>
        <w:t xml:space="preserve"> </w:t>
      </w:r>
      <w:r>
        <w:t>its</w:t>
      </w:r>
      <w:r>
        <w:rPr>
          <w:spacing w:val="17"/>
        </w:rPr>
        <w:t xml:space="preserve"> </w:t>
      </w:r>
      <w:r>
        <w:t>obligations</w:t>
      </w:r>
      <w:r>
        <w:rPr>
          <w:spacing w:val="19"/>
        </w:rPr>
        <w:t xml:space="preserve"> </w:t>
      </w:r>
      <w:r>
        <w:t>under</w:t>
      </w:r>
      <w:r>
        <w:rPr>
          <w:spacing w:val="16"/>
        </w:rPr>
        <w:t xml:space="preserve"> </w:t>
      </w:r>
      <w:r>
        <w:t>this</w:t>
      </w:r>
      <w:r>
        <w:rPr>
          <w:spacing w:val="2"/>
        </w:rPr>
        <w:t xml:space="preserve"> </w:t>
      </w:r>
      <w:r>
        <w:rPr>
          <w:spacing w:val="-2"/>
        </w:rPr>
        <w:t>Agreement.</w:t>
      </w:r>
    </w:p>
    <w:p w14:paraId="0B0A49B6" w14:textId="77777777" w:rsidR="00E70012" w:rsidRDefault="00000000">
      <w:pPr>
        <w:pStyle w:val="Heading2"/>
        <w:numPr>
          <w:ilvl w:val="1"/>
          <w:numId w:val="43"/>
        </w:numPr>
        <w:tabs>
          <w:tab w:val="left" w:pos="775"/>
        </w:tabs>
        <w:spacing w:before="210"/>
      </w:pPr>
      <w:bookmarkStart w:id="201" w:name="14.9_Material_adverse_change"/>
      <w:bookmarkEnd w:id="201"/>
      <w:r>
        <w:rPr>
          <w:w w:val="105"/>
        </w:rPr>
        <w:t>Material</w:t>
      </w:r>
      <w:r>
        <w:rPr>
          <w:spacing w:val="-13"/>
          <w:w w:val="105"/>
        </w:rPr>
        <w:t xml:space="preserve"> </w:t>
      </w:r>
      <w:r>
        <w:rPr>
          <w:w w:val="105"/>
        </w:rPr>
        <w:t>adverse</w:t>
      </w:r>
      <w:r>
        <w:rPr>
          <w:spacing w:val="-14"/>
          <w:w w:val="105"/>
        </w:rPr>
        <w:t xml:space="preserve"> </w:t>
      </w:r>
      <w:r>
        <w:rPr>
          <w:spacing w:val="-2"/>
          <w:w w:val="105"/>
        </w:rPr>
        <w:t>change</w:t>
      </w:r>
    </w:p>
    <w:p w14:paraId="24BA94EC" w14:textId="77777777" w:rsidR="00E70012" w:rsidRDefault="00000000">
      <w:pPr>
        <w:pStyle w:val="BodyText"/>
        <w:spacing w:before="93" w:line="336" w:lineRule="auto"/>
        <w:ind w:right="1033"/>
      </w:pPr>
      <w:r>
        <w:t>Any</w:t>
      </w:r>
      <w:r>
        <w:rPr>
          <w:spacing w:val="40"/>
        </w:rPr>
        <w:t xml:space="preserve"> </w:t>
      </w:r>
      <w:r>
        <w:t>event</w:t>
      </w:r>
      <w:r>
        <w:rPr>
          <w:spacing w:val="40"/>
        </w:rPr>
        <w:t xml:space="preserve"> </w:t>
      </w:r>
      <w:r>
        <w:t>of</w:t>
      </w:r>
      <w:r>
        <w:rPr>
          <w:spacing w:val="37"/>
        </w:rPr>
        <w:t xml:space="preserve"> </w:t>
      </w:r>
      <w:r>
        <w:t>circumstance</w:t>
      </w:r>
      <w:r>
        <w:rPr>
          <w:spacing w:val="37"/>
        </w:rPr>
        <w:t xml:space="preserve"> </w:t>
      </w:r>
      <w:r>
        <w:t>occurs</w:t>
      </w:r>
      <w:r>
        <w:rPr>
          <w:spacing w:val="38"/>
        </w:rPr>
        <w:t xml:space="preserve"> </w:t>
      </w:r>
      <w:r>
        <w:t>which</w:t>
      </w:r>
      <w:r>
        <w:rPr>
          <w:spacing w:val="38"/>
        </w:rPr>
        <w:t xml:space="preserve"> </w:t>
      </w:r>
      <w:r>
        <w:t>in</w:t>
      </w:r>
      <w:r>
        <w:rPr>
          <w:spacing w:val="37"/>
        </w:rPr>
        <w:t xml:space="preserve"> </w:t>
      </w:r>
      <w:r>
        <w:t>the</w:t>
      </w:r>
      <w:r>
        <w:rPr>
          <w:spacing w:val="37"/>
        </w:rPr>
        <w:t xml:space="preserve"> </w:t>
      </w:r>
      <w:r>
        <w:t>reasonable</w:t>
      </w:r>
      <w:r>
        <w:rPr>
          <w:spacing w:val="38"/>
        </w:rPr>
        <w:t xml:space="preserve"> </w:t>
      </w:r>
      <w:r>
        <w:t>opinion</w:t>
      </w:r>
      <w:r>
        <w:rPr>
          <w:spacing w:val="37"/>
        </w:rPr>
        <w:t xml:space="preserve"> </w:t>
      </w:r>
      <w:r>
        <w:t>of</w:t>
      </w:r>
      <w:r>
        <w:rPr>
          <w:spacing w:val="37"/>
        </w:rPr>
        <w:t xml:space="preserve"> </w:t>
      </w:r>
      <w:r>
        <w:t>the</w:t>
      </w:r>
      <w:r>
        <w:rPr>
          <w:spacing w:val="37"/>
        </w:rPr>
        <w:t xml:space="preserve"> </w:t>
      </w:r>
      <w:r>
        <w:t>Lender</w:t>
      </w:r>
      <w:r>
        <w:rPr>
          <w:spacing w:val="37"/>
        </w:rPr>
        <w:t xml:space="preserve"> </w:t>
      </w:r>
      <w:r>
        <w:t>constitutes</w:t>
      </w:r>
      <w:r>
        <w:rPr>
          <w:spacing w:val="38"/>
        </w:rPr>
        <w:t xml:space="preserve"> </w:t>
      </w:r>
      <w:r>
        <w:t>a Material Adverse Effect.</w:t>
      </w:r>
    </w:p>
    <w:p w14:paraId="24EFF85A" w14:textId="77777777" w:rsidR="00E70012" w:rsidRDefault="00000000">
      <w:pPr>
        <w:pStyle w:val="Heading2"/>
        <w:numPr>
          <w:ilvl w:val="1"/>
          <w:numId w:val="43"/>
        </w:numPr>
        <w:tabs>
          <w:tab w:val="left" w:pos="769"/>
        </w:tabs>
        <w:spacing w:before="119"/>
        <w:ind w:left="769" w:hanging="618"/>
      </w:pPr>
      <w:bookmarkStart w:id="202" w:name="14.10_Repudiation"/>
      <w:bookmarkEnd w:id="202"/>
      <w:r>
        <w:rPr>
          <w:spacing w:val="-2"/>
          <w:w w:val="105"/>
        </w:rPr>
        <w:t>Repudiation</w:t>
      </w:r>
    </w:p>
    <w:p w14:paraId="25176DA3" w14:textId="77777777" w:rsidR="00E70012" w:rsidRDefault="00000000">
      <w:pPr>
        <w:pStyle w:val="BodyText"/>
        <w:spacing w:before="91"/>
      </w:pPr>
      <w:r>
        <w:t>The</w:t>
      </w:r>
      <w:r>
        <w:rPr>
          <w:spacing w:val="18"/>
        </w:rPr>
        <w:t xml:space="preserve"> </w:t>
      </w:r>
      <w:r>
        <w:t>Borrower</w:t>
      </w:r>
      <w:r>
        <w:rPr>
          <w:spacing w:val="20"/>
        </w:rPr>
        <w:t xml:space="preserve"> </w:t>
      </w:r>
      <w:r>
        <w:t>repudiates</w:t>
      </w:r>
      <w:r>
        <w:rPr>
          <w:spacing w:val="23"/>
        </w:rPr>
        <w:t xml:space="preserve"> </w:t>
      </w:r>
      <w:r>
        <w:t>this</w:t>
      </w:r>
      <w:r>
        <w:rPr>
          <w:spacing w:val="6"/>
        </w:rPr>
        <w:t xml:space="preserve"> </w:t>
      </w:r>
      <w:r>
        <w:t>Agreement</w:t>
      </w:r>
      <w:r>
        <w:rPr>
          <w:spacing w:val="23"/>
        </w:rPr>
        <w:t xml:space="preserve"> </w:t>
      </w:r>
      <w:r>
        <w:t>or</w:t>
      </w:r>
      <w:r>
        <w:rPr>
          <w:spacing w:val="20"/>
        </w:rPr>
        <w:t xml:space="preserve"> </w:t>
      </w:r>
      <w:r>
        <w:t>evidences</w:t>
      </w:r>
      <w:r>
        <w:rPr>
          <w:spacing w:val="23"/>
        </w:rPr>
        <w:t xml:space="preserve"> </w:t>
      </w:r>
      <w:r>
        <w:t>an</w:t>
      </w:r>
      <w:r>
        <w:rPr>
          <w:spacing w:val="19"/>
        </w:rPr>
        <w:t xml:space="preserve"> </w:t>
      </w:r>
      <w:r>
        <w:t>intention</w:t>
      </w:r>
      <w:r>
        <w:rPr>
          <w:spacing w:val="21"/>
        </w:rPr>
        <w:t xml:space="preserve"> </w:t>
      </w:r>
      <w:r>
        <w:t>to</w:t>
      </w:r>
      <w:r>
        <w:rPr>
          <w:spacing w:val="21"/>
        </w:rPr>
        <w:t xml:space="preserve"> </w:t>
      </w:r>
      <w:r>
        <w:t>repudiate</w:t>
      </w:r>
      <w:r>
        <w:rPr>
          <w:spacing w:val="17"/>
        </w:rPr>
        <w:t xml:space="preserve"> </w:t>
      </w:r>
      <w:r>
        <w:t>this</w:t>
      </w:r>
      <w:r>
        <w:rPr>
          <w:spacing w:val="7"/>
        </w:rPr>
        <w:t xml:space="preserve"> </w:t>
      </w:r>
      <w:r>
        <w:rPr>
          <w:spacing w:val="-2"/>
        </w:rPr>
        <w:t>Agreement.</w:t>
      </w:r>
    </w:p>
    <w:p w14:paraId="0ED5D0FF" w14:textId="77777777" w:rsidR="00E70012" w:rsidRDefault="00000000">
      <w:pPr>
        <w:pStyle w:val="Heading2"/>
        <w:numPr>
          <w:ilvl w:val="1"/>
          <w:numId w:val="43"/>
        </w:numPr>
        <w:tabs>
          <w:tab w:val="left" w:pos="769"/>
        </w:tabs>
        <w:spacing w:before="214"/>
        <w:ind w:left="769" w:hanging="618"/>
        <w:jc w:val="both"/>
      </w:pPr>
      <w:bookmarkStart w:id="203" w:name="14.11_Acceleration"/>
      <w:bookmarkEnd w:id="203"/>
      <w:r>
        <w:rPr>
          <w:spacing w:val="-2"/>
          <w:w w:val="105"/>
        </w:rPr>
        <w:t>Acceleration</w:t>
      </w:r>
    </w:p>
    <w:p w14:paraId="3BBF84C1" w14:textId="77777777" w:rsidR="00E70012" w:rsidRDefault="00000000">
      <w:pPr>
        <w:pStyle w:val="BodyText"/>
        <w:spacing w:before="91" w:line="336" w:lineRule="auto"/>
        <w:ind w:right="1014"/>
        <w:jc w:val="both"/>
      </w:pPr>
      <w:r>
        <w:t>On</w:t>
      </w:r>
      <w:r>
        <w:rPr>
          <w:spacing w:val="19"/>
        </w:rPr>
        <w:t xml:space="preserve"> </w:t>
      </w:r>
      <w:r>
        <w:t>and</w:t>
      </w:r>
      <w:r>
        <w:rPr>
          <w:spacing w:val="20"/>
        </w:rPr>
        <w:t xml:space="preserve"> </w:t>
      </w:r>
      <w:r>
        <w:t>at</w:t>
      </w:r>
      <w:r>
        <w:rPr>
          <w:spacing w:val="18"/>
        </w:rPr>
        <w:t xml:space="preserve"> </w:t>
      </w:r>
      <w:r>
        <w:t>any</w:t>
      </w:r>
      <w:r>
        <w:rPr>
          <w:spacing w:val="18"/>
        </w:rPr>
        <w:t xml:space="preserve"> </w:t>
      </w:r>
      <w:r>
        <w:t>time</w:t>
      </w:r>
      <w:r>
        <w:rPr>
          <w:spacing w:val="20"/>
        </w:rPr>
        <w:t xml:space="preserve"> </w:t>
      </w:r>
      <w:r>
        <w:t>after</w:t>
      </w:r>
      <w:r>
        <w:rPr>
          <w:spacing w:val="19"/>
        </w:rPr>
        <w:t xml:space="preserve"> </w:t>
      </w:r>
      <w:r>
        <w:t>the</w:t>
      </w:r>
      <w:r>
        <w:rPr>
          <w:spacing w:val="21"/>
        </w:rPr>
        <w:t xml:space="preserve"> </w:t>
      </w:r>
      <w:r>
        <w:t>occurrence</w:t>
      </w:r>
      <w:r>
        <w:rPr>
          <w:spacing w:val="18"/>
        </w:rPr>
        <w:t xml:space="preserve"> </w:t>
      </w:r>
      <w:r>
        <w:t>of</w:t>
      </w:r>
      <w:r>
        <w:rPr>
          <w:spacing w:val="19"/>
        </w:rPr>
        <w:t xml:space="preserve"> </w:t>
      </w:r>
      <w:r>
        <w:t>an</w:t>
      </w:r>
      <w:r>
        <w:rPr>
          <w:spacing w:val="19"/>
        </w:rPr>
        <w:t xml:space="preserve"> </w:t>
      </w:r>
      <w:r>
        <w:t>Event</w:t>
      </w:r>
      <w:r>
        <w:rPr>
          <w:spacing w:val="21"/>
        </w:rPr>
        <w:t xml:space="preserve"> </w:t>
      </w:r>
      <w:r>
        <w:t>of</w:t>
      </w:r>
      <w:r>
        <w:rPr>
          <w:spacing w:val="18"/>
        </w:rPr>
        <w:t xml:space="preserve"> </w:t>
      </w:r>
      <w:r>
        <w:t>Default</w:t>
      </w:r>
      <w:r>
        <w:rPr>
          <w:spacing w:val="19"/>
        </w:rPr>
        <w:t xml:space="preserve"> </w:t>
      </w:r>
      <w:r>
        <w:t>which</w:t>
      </w:r>
      <w:r>
        <w:rPr>
          <w:spacing w:val="20"/>
        </w:rPr>
        <w:t xml:space="preserve"> </w:t>
      </w:r>
      <w:r>
        <w:t>is</w:t>
      </w:r>
      <w:r>
        <w:rPr>
          <w:spacing w:val="19"/>
        </w:rPr>
        <w:t xml:space="preserve"> </w:t>
      </w:r>
      <w:r>
        <w:t>continuing</w:t>
      </w:r>
      <w:r>
        <w:rPr>
          <w:spacing w:val="19"/>
        </w:rPr>
        <w:t xml:space="preserve"> </w:t>
      </w:r>
      <w:r>
        <w:t>the</w:t>
      </w:r>
      <w:r>
        <w:rPr>
          <w:spacing w:val="19"/>
        </w:rPr>
        <w:t xml:space="preserve"> </w:t>
      </w:r>
      <w:r>
        <w:t>Lender</w:t>
      </w:r>
      <w:r>
        <w:rPr>
          <w:spacing w:val="20"/>
        </w:rPr>
        <w:t xml:space="preserve"> </w:t>
      </w:r>
      <w:r>
        <w:t>may, by notice to the Borrower:</w:t>
      </w:r>
    </w:p>
    <w:p w14:paraId="3D54A9D8" w14:textId="77777777" w:rsidR="00E70012" w:rsidRDefault="00000000">
      <w:pPr>
        <w:pStyle w:val="ListParagraph"/>
        <w:numPr>
          <w:ilvl w:val="2"/>
          <w:numId w:val="43"/>
        </w:numPr>
        <w:tabs>
          <w:tab w:val="left" w:pos="1507"/>
          <w:tab w:val="left" w:pos="1512"/>
        </w:tabs>
        <w:spacing w:before="121" w:line="336" w:lineRule="auto"/>
        <w:ind w:right="1015"/>
        <w:jc w:val="both"/>
        <w:rPr>
          <w:sz w:val="20"/>
        </w:rPr>
      </w:pPr>
      <w:r>
        <w:rPr>
          <w:sz w:val="20"/>
        </w:rPr>
        <w:t>cancel</w:t>
      </w:r>
      <w:r>
        <w:rPr>
          <w:spacing w:val="40"/>
          <w:sz w:val="20"/>
        </w:rPr>
        <w:t xml:space="preserve"> </w:t>
      </w:r>
      <w:r>
        <w:rPr>
          <w:sz w:val="20"/>
        </w:rPr>
        <w:t>the</w:t>
      </w:r>
      <w:r>
        <w:rPr>
          <w:spacing w:val="36"/>
          <w:sz w:val="20"/>
        </w:rPr>
        <w:t xml:space="preserve"> </w:t>
      </w:r>
      <w:r>
        <w:rPr>
          <w:sz w:val="20"/>
        </w:rPr>
        <w:t>Available</w:t>
      </w:r>
      <w:r>
        <w:rPr>
          <w:spacing w:val="40"/>
          <w:sz w:val="20"/>
        </w:rPr>
        <w:t xml:space="preserve"> </w:t>
      </w:r>
      <w:r>
        <w:rPr>
          <w:sz w:val="20"/>
        </w:rPr>
        <w:t>Commitment</w:t>
      </w:r>
      <w:r>
        <w:rPr>
          <w:spacing w:val="40"/>
          <w:sz w:val="20"/>
        </w:rPr>
        <w:t xml:space="preserve"> </w:t>
      </w:r>
      <w:r>
        <w:rPr>
          <w:sz w:val="20"/>
        </w:rPr>
        <w:t>whereupon</w:t>
      </w:r>
      <w:r>
        <w:rPr>
          <w:spacing w:val="40"/>
          <w:sz w:val="20"/>
        </w:rPr>
        <w:t xml:space="preserve"> </w:t>
      </w:r>
      <w:r>
        <w:rPr>
          <w:sz w:val="20"/>
        </w:rPr>
        <w:t>the</w:t>
      </w:r>
      <w:r>
        <w:rPr>
          <w:spacing w:val="35"/>
          <w:sz w:val="20"/>
        </w:rPr>
        <w:t xml:space="preserve"> </w:t>
      </w:r>
      <w:r>
        <w:rPr>
          <w:sz w:val="20"/>
        </w:rPr>
        <w:t>Available</w:t>
      </w:r>
      <w:r>
        <w:rPr>
          <w:spacing w:val="40"/>
          <w:sz w:val="20"/>
        </w:rPr>
        <w:t xml:space="preserve"> </w:t>
      </w:r>
      <w:r>
        <w:rPr>
          <w:sz w:val="20"/>
        </w:rPr>
        <w:t>Commitment</w:t>
      </w:r>
      <w:r>
        <w:rPr>
          <w:spacing w:val="40"/>
          <w:sz w:val="20"/>
        </w:rPr>
        <w:t xml:space="preserve"> </w:t>
      </w:r>
      <w:r>
        <w:rPr>
          <w:sz w:val="20"/>
        </w:rPr>
        <w:t>shall</w:t>
      </w:r>
      <w:r>
        <w:rPr>
          <w:spacing w:val="40"/>
          <w:sz w:val="20"/>
        </w:rPr>
        <w:t xml:space="preserve"> </w:t>
      </w:r>
      <w:r>
        <w:rPr>
          <w:sz w:val="20"/>
        </w:rPr>
        <w:t>immediately be</w:t>
      </w:r>
      <w:r>
        <w:rPr>
          <w:spacing w:val="34"/>
          <w:sz w:val="20"/>
        </w:rPr>
        <w:t xml:space="preserve"> </w:t>
      </w:r>
      <w:proofErr w:type="gramStart"/>
      <w:r>
        <w:rPr>
          <w:sz w:val="20"/>
        </w:rPr>
        <w:t>cancelled</w:t>
      </w:r>
      <w:proofErr w:type="gramEnd"/>
      <w:r>
        <w:rPr>
          <w:spacing w:val="34"/>
          <w:sz w:val="20"/>
        </w:rPr>
        <w:t xml:space="preserve"> </w:t>
      </w:r>
      <w:r>
        <w:rPr>
          <w:sz w:val="20"/>
        </w:rPr>
        <w:t>and</w:t>
      </w:r>
      <w:r>
        <w:rPr>
          <w:spacing w:val="32"/>
          <w:sz w:val="20"/>
        </w:rPr>
        <w:t xml:space="preserve"> </w:t>
      </w:r>
      <w:r>
        <w:rPr>
          <w:sz w:val="20"/>
        </w:rPr>
        <w:t>the</w:t>
      </w:r>
      <w:r>
        <w:rPr>
          <w:spacing w:val="34"/>
          <w:sz w:val="20"/>
        </w:rPr>
        <w:t xml:space="preserve"> </w:t>
      </w:r>
      <w:r>
        <w:rPr>
          <w:sz w:val="20"/>
        </w:rPr>
        <w:t>Facility</w:t>
      </w:r>
      <w:r>
        <w:rPr>
          <w:spacing w:val="38"/>
          <w:sz w:val="20"/>
        </w:rPr>
        <w:t xml:space="preserve"> </w:t>
      </w:r>
      <w:r>
        <w:rPr>
          <w:sz w:val="20"/>
        </w:rPr>
        <w:t>shall</w:t>
      </w:r>
      <w:r>
        <w:rPr>
          <w:spacing w:val="34"/>
          <w:sz w:val="20"/>
        </w:rPr>
        <w:t xml:space="preserve"> </w:t>
      </w:r>
      <w:r>
        <w:rPr>
          <w:sz w:val="20"/>
        </w:rPr>
        <w:t>immediately</w:t>
      </w:r>
      <w:r>
        <w:rPr>
          <w:spacing w:val="34"/>
          <w:sz w:val="20"/>
        </w:rPr>
        <w:t xml:space="preserve"> </w:t>
      </w:r>
      <w:r>
        <w:rPr>
          <w:sz w:val="20"/>
        </w:rPr>
        <w:t>cease</w:t>
      </w:r>
      <w:r>
        <w:rPr>
          <w:spacing w:val="31"/>
          <w:sz w:val="20"/>
        </w:rPr>
        <w:t xml:space="preserve"> </w:t>
      </w:r>
      <w:r>
        <w:rPr>
          <w:sz w:val="20"/>
        </w:rPr>
        <w:t>to</w:t>
      </w:r>
      <w:r>
        <w:rPr>
          <w:spacing w:val="34"/>
          <w:sz w:val="20"/>
        </w:rPr>
        <w:t xml:space="preserve"> </w:t>
      </w:r>
      <w:r>
        <w:rPr>
          <w:sz w:val="20"/>
        </w:rPr>
        <w:t>be</w:t>
      </w:r>
      <w:r>
        <w:rPr>
          <w:spacing w:val="34"/>
          <w:sz w:val="20"/>
        </w:rPr>
        <w:t xml:space="preserve"> </w:t>
      </w:r>
      <w:r>
        <w:rPr>
          <w:sz w:val="20"/>
        </w:rPr>
        <w:t>available</w:t>
      </w:r>
      <w:r>
        <w:rPr>
          <w:spacing w:val="34"/>
          <w:sz w:val="20"/>
        </w:rPr>
        <w:t xml:space="preserve"> </w:t>
      </w:r>
      <w:r>
        <w:rPr>
          <w:sz w:val="20"/>
        </w:rPr>
        <w:t>for</w:t>
      </w:r>
      <w:r>
        <w:rPr>
          <w:spacing w:val="32"/>
          <w:sz w:val="20"/>
        </w:rPr>
        <w:t xml:space="preserve"> </w:t>
      </w:r>
      <w:r>
        <w:rPr>
          <w:sz w:val="20"/>
        </w:rPr>
        <w:t>further</w:t>
      </w:r>
      <w:r>
        <w:rPr>
          <w:spacing w:val="32"/>
          <w:sz w:val="20"/>
        </w:rPr>
        <w:t xml:space="preserve"> </w:t>
      </w:r>
      <w:proofErr w:type="gramStart"/>
      <w:r>
        <w:rPr>
          <w:sz w:val="20"/>
        </w:rPr>
        <w:t>utilisation;</w:t>
      </w:r>
      <w:proofErr w:type="gramEnd"/>
    </w:p>
    <w:p w14:paraId="7404931D" w14:textId="77777777" w:rsidR="00E70012" w:rsidRDefault="00000000">
      <w:pPr>
        <w:pStyle w:val="ListParagraph"/>
        <w:numPr>
          <w:ilvl w:val="2"/>
          <w:numId w:val="43"/>
        </w:numPr>
        <w:tabs>
          <w:tab w:val="left" w:pos="1507"/>
          <w:tab w:val="left" w:pos="1512"/>
        </w:tabs>
        <w:spacing w:before="118" w:line="336" w:lineRule="auto"/>
        <w:ind w:right="1024"/>
        <w:jc w:val="both"/>
        <w:rPr>
          <w:sz w:val="20"/>
        </w:rPr>
      </w:pPr>
      <w:r>
        <w:rPr>
          <w:sz w:val="20"/>
        </w:rPr>
        <w:t>declare that all or part of the Loans, together with accrued interest, and all other amounts accrued or outstanding under this Agreement be immediately due and payable, whereupon they</w:t>
      </w:r>
      <w:r>
        <w:rPr>
          <w:spacing w:val="40"/>
          <w:sz w:val="20"/>
        </w:rPr>
        <w:t xml:space="preserve"> </w:t>
      </w:r>
      <w:r>
        <w:rPr>
          <w:sz w:val="20"/>
        </w:rPr>
        <w:t>shall</w:t>
      </w:r>
      <w:r>
        <w:rPr>
          <w:spacing w:val="40"/>
          <w:sz w:val="20"/>
        </w:rPr>
        <w:t xml:space="preserve"> </w:t>
      </w:r>
      <w:r>
        <w:rPr>
          <w:sz w:val="20"/>
        </w:rPr>
        <w:t>become</w:t>
      </w:r>
      <w:r>
        <w:rPr>
          <w:spacing w:val="40"/>
          <w:sz w:val="20"/>
        </w:rPr>
        <w:t xml:space="preserve"> </w:t>
      </w:r>
      <w:r>
        <w:rPr>
          <w:sz w:val="20"/>
        </w:rPr>
        <w:t>immediately</w:t>
      </w:r>
      <w:r>
        <w:rPr>
          <w:spacing w:val="40"/>
          <w:sz w:val="20"/>
        </w:rPr>
        <w:t xml:space="preserve"> </w:t>
      </w:r>
      <w:r>
        <w:rPr>
          <w:sz w:val="20"/>
        </w:rPr>
        <w:t>due</w:t>
      </w:r>
      <w:r>
        <w:rPr>
          <w:spacing w:val="40"/>
          <w:sz w:val="20"/>
        </w:rPr>
        <w:t xml:space="preserve"> </w:t>
      </w:r>
      <w:r>
        <w:rPr>
          <w:sz w:val="20"/>
        </w:rPr>
        <w:t>and</w:t>
      </w:r>
      <w:r>
        <w:rPr>
          <w:spacing w:val="40"/>
          <w:sz w:val="20"/>
        </w:rPr>
        <w:t xml:space="preserve"> </w:t>
      </w:r>
      <w:r>
        <w:rPr>
          <w:sz w:val="20"/>
        </w:rPr>
        <w:t>payable;</w:t>
      </w:r>
      <w:r>
        <w:rPr>
          <w:spacing w:val="40"/>
          <w:sz w:val="20"/>
        </w:rPr>
        <w:t xml:space="preserve"> </w:t>
      </w:r>
      <w:r>
        <w:rPr>
          <w:sz w:val="20"/>
        </w:rPr>
        <w:t>and/or</w:t>
      </w:r>
    </w:p>
    <w:p w14:paraId="6E8CC2F5" w14:textId="77777777" w:rsidR="00E70012" w:rsidRDefault="00000000">
      <w:pPr>
        <w:pStyle w:val="ListParagraph"/>
        <w:numPr>
          <w:ilvl w:val="2"/>
          <w:numId w:val="43"/>
        </w:numPr>
        <w:tabs>
          <w:tab w:val="left" w:pos="1507"/>
          <w:tab w:val="left" w:pos="1512"/>
        </w:tabs>
        <w:spacing w:before="121" w:line="336" w:lineRule="auto"/>
        <w:ind w:right="1018"/>
        <w:jc w:val="both"/>
        <w:rPr>
          <w:sz w:val="20"/>
        </w:rPr>
      </w:pPr>
      <w:r>
        <w:rPr>
          <w:sz w:val="20"/>
        </w:rPr>
        <w:t>declare</w:t>
      </w:r>
      <w:r>
        <w:rPr>
          <w:spacing w:val="40"/>
          <w:sz w:val="20"/>
        </w:rPr>
        <w:t xml:space="preserve"> </w:t>
      </w:r>
      <w:r>
        <w:rPr>
          <w:sz w:val="20"/>
        </w:rPr>
        <w:t>that</w:t>
      </w:r>
      <w:r>
        <w:rPr>
          <w:spacing w:val="40"/>
          <w:sz w:val="20"/>
        </w:rPr>
        <w:t xml:space="preserve"> </w:t>
      </w:r>
      <w:r>
        <w:rPr>
          <w:sz w:val="20"/>
        </w:rPr>
        <w:t>all</w:t>
      </w:r>
      <w:r>
        <w:rPr>
          <w:spacing w:val="40"/>
          <w:sz w:val="20"/>
        </w:rPr>
        <w:t xml:space="preserve"> </w:t>
      </w:r>
      <w:r>
        <w:rPr>
          <w:sz w:val="20"/>
        </w:rPr>
        <w:t>or</w:t>
      </w:r>
      <w:r>
        <w:rPr>
          <w:spacing w:val="40"/>
          <w:sz w:val="20"/>
        </w:rPr>
        <w:t xml:space="preserve"> </w:t>
      </w:r>
      <w:r>
        <w:rPr>
          <w:sz w:val="20"/>
        </w:rPr>
        <w:t>part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Loans</w:t>
      </w:r>
      <w:r>
        <w:rPr>
          <w:spacing w:val="40"/>
          <w:sz w:val="20"/>
        </w:rPr>
        <w:t xml:space="preserve"> </w:t>
      </w:r>
      <w:r>
        <w:rPr>
          <w:sz w:val="20"/>
        </w:rPr>
        <w:t>be</w:t>
      </w:r>
      <w:r>
        <w:rPr>
          <w:spacing w:val="40"/>
          <w:sz w:val="20"/>
        </w:rPr>
        <w:t xml:space="preserve"> </w:t>
      </w:r>
      <w:r>
        <w:rPr>
          <w:sz w:val="20"/>
        </w:rPr>
        <w:t>payable</w:t>
      </w:r>
      <w:r>
        <w:rPr>
          <w:spacing w:val="40"/>
          <w:sz w:val="20"/>
        </w:rPr>
        <w:t xml:space="preserve"> </w:t>
      </w:r>
      <w:r>
        <w:rPr>
          <w:sz w:val="20"/>
        </w:rPr>
        <w:t>on</w:t>
      </w:r>
      <w:r>
        <w:rPr>
          <w:spacing w:val="40"/>
          <w:sz w:val="20"/>
        </w:rPr>
        <w:t xml:space="preserve"> </w:t>
      </w:r>
      <w:r>
        <w:rPr>
          <w:sz w:val="20"/>
        </w:rPr>
        <w:t>demand,</w:t>
      </w:r>
      <w:r>
        <w:rPr>
          <w:spacing w:val="40"/>
          <w:sz w:val="20"/>
        </w:rPr>
        <w:t xml:space="preserve"> </w:t>
      </w:r>
      <w:r>
        <w:rPr>
          <w:sz w:val="20"/>
        </w:rPr>
        <w:t>whereupon</w:t>
      </w:r>
      <w:r>
        <w:rPr>
          <w:spacing w:val="40"/>
          <w:sz w:val="20"/>
        </w:rPr>
        <w:t xml:space="preserve"> </w:t>
      </w:r>
      <w:r>
        <w:rPr>
          <w:sz w:val="20"/>
        </w:rPr>
        <w:t>they</w:t>
      </w:r>
      <w:r>
        <w:rPr>
          <w:spacing w:val="40"/>
          <w:sz w:val="20"/>
        </w:rPr>
        <w:t xml:space="preserve"> </w:t>
      </w:r>
      <w:r>
        <w:rPr>
          <w:sz w:val="20"/>
        </w:rPr>
        <w:t>shall immediately</w:t>
      </w:r>
      <w:r>
        <w:rPr>
          <w:spacing w:val="40"/>
          <w:sz w:val="20"/>
        </w:rPr>
        <w:t xml:space="preserve"> </w:t>
      </w:r>
      <w:r>
        <w:rPr>
          <w:sz w:val="20"/>
        </w:rPr>
        <w:t>become</w:t>
      </w:r>
      <w:r>
        <w:rPr>
          <w:spacing w:val="40"/>
          <w:sz w:val="20"/>
        </w:rPr>
        <w:t xml:space="preserve"> </w:t>
      </w:r>
      <w:r>
        <w:rPr>
          <w:sz w:val="20"/>
        </w:rPr>
        <w:t>payable</w:t>
      </w:r>
      <w:r>
        <w:rPr>
          <w:spacing w:val="40"/>
          <w:sz w:val="20"/>
        </w:rPr>
        <w:t xml:space="preserve"> </w:t>
      </w:r>
      <w:r>
        <w:rPr>
          <w:sz w:val="20"/>
        </w:rPr>
        <w:t>on</w:t>
      </w:r>
      <w:r>
        <w:rPr>
          <w:spacing w:val="40"/>
          <w:sz w:val="20"/>
        </w:rPr>
        <w:t xml:space="preserve"> </w:t>
      </w:r>
      <w:r>
        <w:rPr>
          <w:sz w:val="20"/>
        </w:rPr>
        <w:t>demand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Lender.</w:t>
      </w:r>
    </w:p>
    <w:p w14:paraId="292021C6"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50BC6AA4" w14:textId="77777777" w:rsidR="00E70012" w:rsidRDefault="00000000">
      <w:pPr>
        <w:pStyle w:val="Heading1"/>
        <w:spacing w:line="403" w:lineRule="auto"/>
        <w:ind w:left="3852" w:right="4657" w:firstLine="619"/>
      </w:pPr>
      <w:bookmarkStart w:id="204" w:name="SECTION_8_CHANGES_TO_PARTIES"/>
      <w:bookmarkStart w:id="205" w:name="_bookmark23"/>
      <w:bookmarkEnd w:id="204"/>
      <w:bookmarkEnd w:id="205"/>
      <w:r>
        <w:rPr>
          <w:w w:val="105"/>
        </w:rPr>
        <w:lastRenderedPageBreak/>
        <w:t xml:space="preserve">SECTION 8 </w:t>
      </w:r>
      <w:r>
        <w:rPr>
          <w:spacing w:val="-2"/>
          <w:w w:val="105"/>
        </w:rPr>
        <w:t>CHANGES</w:t>
      </w:r>
      <w:r>
        <w:rPr>
          <w:spacing w:val="-16"/>
          <w:w w:val="105"/>
        </w:rPr>
        <w:t xml:space="preserve"> </w:t>
      </w:r>
      <w:r>
        <w:rPr>
          <w:spacing w:val="-2"/>
          <w:w w:val="105"/>
        </w:rPr>
        <w:t>TO</w:t>
      </w:r>
      <w:r>
        <w:rPr>
          <w:spacing w:val="-15"/>
          <w:w w:val="105"/>
        </w:rPr>
        <w:t xml:space="preserve"> </w:t>
      </w:r>
      <w:r>
        <w:rPr>
          <w:spacing w:val="-2"/>
          <w:w w:val="105"/>
        </w:rPr>
        <w:t>PARTIES</w:t>
      </w:r>
    </w:p>
    <w:p w14:paraId="6753FAE1" w14:textId="77777777" w:rsidR="00E70012" w:rsidRDefault="00000000">
      <w:pPr>
        <w:pStyle w:val="Heading1"/>
        <w:numPr>
          <w:ilvl w:val="0"/>
          <w:numId w:val="43"/>
        </w:numPr>
        <w:tabs>
          <w:tab w:val="left" w:pos="771"/>
        </w:tabs>
        <w:spacing w:before="158"/>
        <w:ind w:left="771" w:hanging="620"/>
        <w:jc w:val="both"/>
      </w:pPr>
      <w:bookmarkStart w:id="206" w:name="15._CHANGES_TO_THE_LENDER"/>
      <w:bookmarkStart w:id="207" w:name="_bookmark24"/>
      <w:bookmarkEnd w:id="206"/>
      <w:bookmarkEnd w:id="207"/>
      <w:r>
        <w:rPr>
          <w:w w:val="105"/>
        </w:rPr>
        <w:t>CHANGES</w:t>
      </w:r>
      <w:r>
        <w:rPr>
          <w:spacing w:val="-12"/>
          <w:w w:val="105"/>
        </w:rPr>
        <w:t xml:space="preserve"> </w:t>
      </w:r>
      <w:r>
        <w:rPr>
          <w:w w:val="105"/>
        </w:rPr>
        <w:t>TO</w:t>
      </w:r>
      <w:r>
        <w:rPr>
          <w:spacing w:val="-8"/>
          <w:w w:val="105"/>
        </w:rPr>
        <w:t xml:space="preserve"> </w:t>
      </w:r>
      <w:r>
        <w:rPr>
          <w:w w:val="105"/>
        </w:rPr>
        <w:t>THE</w:t>
      </w:r>
      <w:r>
        <w:rPr>
          <w:spacing w:val="-9"/>
          <w:w w:val="105"/>
        </w:rPr>
        <w:t xml:space="preserve"> </w:t>
      </w:r>
      <w:r>
        <w:rPr>
          <w:spacing w:val="-2"/>
          <w:w w:val="105"/>
        </w:rPr>
        <w:t>LENDER</w:t>
      </w:r>
    </w:p>
    <w:p w14:paraId="1BCC79C2" w14:textId="77777777" w:rsidR="00E70012" w:rsidRDefault="00E70012">
      <w:pPr>
        <w:pStyle w:val="BodyText"/>
        <w:spacing w:before="2"/>
        <w:ind w:left="0"/>
        <w:rPr>
          <w:b/>
        </w:rPr>
      </w:pPr>
    </w:p>
    <w:p w14:paraId="0E67D029" w14:textId="77777777" w:rsidR="00E70012" w:rsidRDefault="00000000">
      <w:pPr>
        <w:pStyle w:val="Heading2"/>
        <w:numPr>
          <w:ilvl w:val="1"/>
          <w:numId w:val="43"/>
        </w:numPr>
        <w:tabs>
          <w:tab w:val="left" w:pos="771"/>
        </w:tabs>
        <w:ind w:left="771" w:hanging="620"/>
        <w:jc w:val="both"/>
      </w:pPr>
      <w:bookmarkStart w:id="208" w:name="15.1_Assignments_and_transfers_by_the_Le"/>
      <w:bookmarkEnd w:id="208"/>
      <w:r>
        <w:rPr>
          <w:w w:val="105"/>
        </w:rPr>
        <w:t>Assignments</w:t>
      </w:r>
      <w:r>
        <w:rPr>
          <w:spacing w:val="-13"/>
          <w:w w:val="105"/>
        </w:rPr>
        <w:t xml:space="preserve"> </w:t>
      </w:r>
      <w:r>
        <w:rPr>
          <w:w w:val="105"/>
        </w:rPr>
        <w:t>and</w:t>
      </w:r>
      <w:r>
        <w:rPr>
          <w:spacing w:val="-10"/>
          <w:w w:val="105"/>
        </w:rPr>
        <w:t xml:space="preserve"> </w:t>
      </w:r>
      <w:r>
        <w:rPr>
          <w:w w:val="105"/>
        </w:rPr>
        <w:t>transfers</w:t>
      </w:r>
      <w:r>
        <w:rPr>
          <w:spacing w:val="-9"/>
          <w:w w:val="105"/>
        </w:rPr>
        <w:t xml:space="preserve"> </w:t>
      </w:r>
      <w:r>
        <w:rPr>
          <w:w w:val="105"/>
        </w:rPr>
        <w:t>by</w:t>
      </w:r>
      <w:r>
        <w:rPr>
          <w:spacing w:val="-12"/>
          <w:w w:val="105"/>
        </w:rPr>
        <w:t xml:space="preserve"> </w:t>
      </w:r>
      <w:r>
        <w:rPr>
          <w:w w:val="105"/>
        </w:rPr>
        <w:t>the</w:t>
      </w:r>
      <w:r>
        <w:rPr>
          <w:spacing w:val="-9"/>
          <w:w w:val="105"/>
        </w:rPr>
        <w:t xml:space="preserve"> </w:t>
      </w:r>
      <w:r>
        <w:rPr>
          <w:spacing w:val="-2"/>
          <w:w w:val="105"/>
        </w:rPr>
        <w:t>Lender</w:t>
      </w:r>
    </w:p>
    <w:p w14:paraId="3FA96FB7" w14:textId="77777777" w:rsidR="00E70012" w:rsidRDefault="00000000">
      <w:pPr>
        <w:spacing w:before="92"/>
        <w:ind w:left="775"/>
        <w:jc w:val="both"/>
        <w:rPr>
          <w:sz w:val="20"/>
        </w:rPr>
      </w:pPr>
      <w:r>
        <w:rPr>
          <w:sz w:val="20"/>
        </w:rPr>
        <w:t>Subject</w:t>
      </w:r>
      <w:r>
        <w:rPr>
          <w:spacing w:val="15"/>
          <w:sz w:val="20"/>
        </w:rPr>
        <w:t xml:space="preserve"> </w:t>
      </w:r>
      <w:r>
        <w:rPr>
          <w:sz w:val="20"/>
        </w:rPr>
        <w:t>to</w:t>
      </w:r>
      <w:r>
        <w:rPr>
          <w:spacing w:val="20"/>
          <w:sz w:val="20"/>
        </w:rPr>
        <w:t xml:space="preserve"> </w:t>
      </w:r>
      <w:r>
        <w:rPr>
          <w:sz w:val="20"/>
        </w:rPr>
        <w:t>this</w:t>
      </w:r>
      <w:r>
        <w:rPr>
          <w:spacing w:val="19"/>
          <w:sz w:val="20"/>
        </w:rPr>
        <w:t xml:space="preserve"> </w:t>
      </w:r>
      <w:r>
        <w:rPr>
          <w:sz w:val="20"/>
        </w:rPr>
        <w:t>Clause</w:t>
      </w:r>
      <w:r>
        <w:rPr>
          <w:spacing w:val="20"/>
          <w:sz w:val="20"/>
        </w:rPr>
        <w:t xml:space="preserve"> </w:t>
      </w:r>
      <w:r>
        <w:rPr>
          <w:sz w:val="20"/>
        </w:rPr>
        <w:t>15,</w:t>
      </w:r>
      <w:r>
        <w:rPr>
          <w:spacing w:val="18"/>
          <w:sz w:val="20"/>
        </w:rPr>
        <w:t xml:space="preserve"> </w:t>
      </w:r>
      <w:r>
        <w:rPr>
          <w:sz w:val="20"/>
        </w:rPr>
        <w:t>the</w:t>
      </w:r>
      <w:r>
        <w:rPr>
          <w:spacing w:val="19"/>
          <w:sz w:val="20"/>
        </w:rPr>
        <w:t xml:space="preserve"> </w:t>
      </w:r>
      <w:r>
        <w:rPr>
          <w:sz w:val="20"/>
        </w:rPr>
        <w:t>Lender</w:t>
      </w:r>
      <w:r>
        <w:rPr>
          <w:spacing w:val="19"/>
          <w:sz w:val="20"/>
        </w:rPr>
        <w:t xml:space="preserve"> </w:t>
      </w:r>
      <w:r>
        <w:rPr>
          <w:sz w:val="20"/>
        </w:rPr>
        <w:t>(the</w:t>
      </w:r>
      <w:r>
        <w:rPr>
          <w:spacing w:val="19"/>
          <w:sz w:val="20"/>
        </w:rPr>
        <w:t xml:space="preserve"> </w:t>
      </w:r>
      <w:r>
        <w:rPr>
          <w:sz w:val="20"/>
        </w:rPr>
        <w:t>"</w:t>
      </w:r>
      <w:r>
        <w:rPr>
          <w:b/>
          <w:sz w:val="20"/>
        </w:rPr>
        <w:t>Existing</w:t>
      </w:r>
      <w:r>
        <w:rPr>
          <w:b/>
          <w:spacing w:val="17"/>
          <w:sz w:val="20"/>
        </w:rPr>
        <w:t xml:space="preserve"> </w:t>
      </w:r>
      <w:r>
        <w:rPr>
          <w:b/>
          <w:sz w:val="20"/>
        </w:rPr>
        <w:t>Lender</w:t>
      </w:r>
      <w:r>
        <w:rPr>
          <w:sz w:val="20"/>
        </w:rPr>
        <w:t>")</w:t>
      </w:r>
      <w:r>
        <w:rPr>
          <w:spacing w:val="19"/>
          <w:sz w:val="20"/>
        </w:rPr>
        <w:t xml:space="preserve"> </w:t>
      </w:r>
      <w:r>
        <w:rPr>
          <w:spacing w:val="-4"/>
          <w:sz w:val="20"/>
        </w:rPr>
        <w:t>may:</w:t>
      </w:r>
    </w:p>
    <w:p w14:paraId="622F8982" w14:textId="77777777" w:rsidR="00E70012" w:rsidRDefault="00000000">
      <w:pPr>
        <w:pStyle w:val="ListParagraph"/>
        <w:numPr>
          <w:ilvl w:val="2"/>
          <w:numId w:val="43"/>
        </w:numPr>
        <w:tabs>
          <w:tab w:val="left" w:pos="1512"/>
        </w:tabs>
        <w:spacing w:before="210"/>
        <w:ind w:hanging="737"/>
        <w:rPr>
          <w:sz w:val="20"/>
        </w:rPr>
      </w:pPr>
      <w:r>
        <w:rPr>
          <w:sz w:val="20"/>
        </w:rPr>
        <w:t>assign</w:t>
      </w:r>
      <w:r>
        <w:rPr>
          <w:spacing w:val="11"/>
          <w:sz w:val="20"/>
        </w:rPr>
        <w:t xml:space="preserve"> </w:t>
      </w:r>
      <w:r>
        <w:rPr>
          <w:sz w:val="20"/>
        </w:rPr>
        <w:t>any</w:t>
      </w:r>
      <w:r>
        <w:rPr>
          <w:spacing w:val="16"/>
          <w:sz w:val="20"/>
        </w:rPr>
        <w:t xml:space="preserve"> </w:t>
      </w:r>
      <w:r>
        <w:rPr>
          <w:sz w:val="20"/>
        </w:rPr>
        <w:t>of</w:t>
      </w:r>
      <w:r>
        <w:rPr>
          <w:spacing w:val="10"/>
          <w:sz w:val="20"/>
        </w:rPr>
        <w:t xml:space="preserve"> </w:t>
      </w:r>
      <w:r>
        <w:rPr>
          <w:sz w:val="20"/>
        </w:rPr>
        <w:t>its</w:t>
      </w:r>
      <w:r>
        <w:rPr>
          <w:spacing w:val="15"/>
          <w:sz w:val="20"/>
        </w:rPr>
        <w:t xml:space="preserve"> </w:t>
      </w:r>
      <w:r>
        <w:rPr>
          <w:sz w:val="20"/>
        </w:rPr>
        <w:t>rights;</w:t>
      </w:r>
      <w:r>
        <w:rPr>
          <w:spacing w:val="13"/>
          <w:sz w:val="20"/>
        </w:rPr>
        <w:t xml:space="preserve"> </w:t>
      </w:r>
      <w:r>
        <w:rPr>
          <w:spacing w:val="-5"/>
          <w:sz w:val="20"/>
        </w:rPr>
        <w:t>or</w:t>
      </w:r>
    </w:p>
    <w:p w14:paraId="54BB2BBF" w14:textId="77777777" w:rsidR="00E70012" w:rsidRDefault="00000000">
      <w:pPr>
        <w:pStyle w:val="ListParagraph"/>
        <w:numPr>
          <w:ilvl w:val="2"/>
          <w:numId w:val="43"/>
        </w:numPr>
        <w:tabs>
          <w:tab w:val="left" w:pos="1512"/>
        </w:tabs>
        <w:spacing w:before="215"/>
        <w:ind w:hanging="737"/>
        <w:rPr>
          <w:sz w:val="20"/>
        </w:rPr>
      </w:pPr>
      <w:r>
        <w:rPr>
          <w:sz w:val="20"/>
        </w:rPr>
        <w:t>transfer</w:t>
      </w:r>
      <w:r>
        <w:rPr>
          <w:spacing w:val="13"/>
          <w:sz w:val="20"/>
        </w:rPr>
        <w:t xml:space="preserve"> </w:t>
      </w:r>
      <w:r>
        <w:rPr>
          <w:sz w:val="20"/>
        </w:rPr>
        <w:t>by</w:t>
      </w:r>
      <w:r>
        <w:rPr>
          <w:spacing w:val="18"/>
          <w:sz w:val="20"/>
        </w:rPr>
        <w:t xml:space="preserve"> </w:t>
      </w:r>
      <w:r>
        <w:rPr>
          <w:sz w:val="20"/>
        </w:rPr>
        <w:t>novation</w:t>
      </w:r>
      <w:r>
        <w:rPr>
          <w:spacing w:val="14"/>
          <w:sz w:val="20"/>
        </w:rPr>
        <w:t xml:space="preserve"> </w:t>
      </w:r>
      <w:r>
        <w:rPr>
          <w:sz w:val="20"/>
        </w:rPr>
        <w:t>any</w:t>
      </w:r>
      <w:r>
        <w:rPr>
          <w:spacing w:val="18"/>
          <w:sz w:val="20"/>
        </w:rPr>
        <w:t xml:space="preserve"> </w:t>
      </w:r>
      <w:r>
        <w:rPr>
          <w:sz w:val="20"/>
        </w:rPr>
        <w:t>of</w:t>
      </w:r>
      <w:r>
        <w:rPr>
          <w:spacing w:val="12"/>
          <w:sz w:val="20"/>
        </w:rPr>
        <w:t xml:space="preserve"> </w:t>
      </w:r>
      <w:r>
        <w:rPr>
          <w:sz w:val="20"/>
        </w:rPr>
        <w:t>its</w:t>
      </w:r>
      <w:r>
        <w:rPr>
          <w:spacing w:val="15"/>
          <w:sz w:val="20"/>
        </w:rPr>
        <w:t xml:space="preserve"> </w:t>
      </w:r>
      <w:r>
        <w:rPr>
          <w:sz w:val="20"/>
        </w:rPr>
        <w:t>rights</w:t>
      </w:r>
      <w:r>
        <w:rPr>
          <w:spacing w:val="17"/>
          <w:sz w:val="20"/>
        </w:rPr>
        <w:t xml:space="preserve"> </w:t>
      </w:r>
      <w:r>
        <w:rPr>
          <w:sz w:val="20"/>
        </w:rPr>
        <w:t>and</w:t>
      </w:r>
      <w:r>
        <w:rPr>
          <w:spacing w:val="16"/>
          <w:sz w:val="20"/>
        </w:rPr>
        <w:t xml:space="preserve"> </w:t>
      </w:r>
      <w:r>
        <w:rPr>
          <w:spacing w:val="-2"/>
          <w:sz w:val="20"/>
        </w:rPr>
        <w:t>obligations,</w:t>
      </w:r>
    </w:p>
    <w:p w14:paraId="2B8A3154" w14:textId="77777777" w:rsidR="00E70012" w:rsidRDefault="00000000">
      <w:pPr>
        <w:pStyle w:val="BodyText"/>
        <w:spacing w:before="211" w:line="336" w:lineRule="auto"/>
        <w:ind w:right="1018"/>
        <w:jc w:val="both"/>
      </w:pPr>
      <w:r>
        <w:t>to</w:t>
      </w:r>
      <w:r>
        <w:rPr>
          <w:spacing w:val="29"/>
        </w:rPr>
        <w:t xml:space="preserve"> </w:t>
      </w:r>
      <w:r>
        <w:t>another</w:t>
      </w:r>
      <w:r>
        <w:rPr>
          <w:spacing w:val="31"/>
        </w:rPr>
        <w:t xml:space="preserve"> </w:t>
      </w:r>
      <w:r>
        <w:t>bank</w:t>
      </w:r>
      <w:r>
        <w:rPr>
          <w:spacing w:val="32"/>
        </w:rPr>
        <w:t xml:space="preserve"> </w:t>
      </w:r>
      <w:r>
        <w:t>or</w:t>
      </w:r>
      <w:r>
        <w:rPr>
          <w:spacing w:val="29"/>
        </w:rPr>
        <w:t xml:space="preserve"> </w:t>
      </w:r>
      <w:r>
        <w:t>financial</w:t>
      </w:r>
      <w:r>
        <w:rPr>
          <w:spacing w:val="30"/>
        </w:rPr>
        <w:t xml:space="preserve"> </w:t>
      </w:r>
      <w:r>
        <w:t>institution</w:t>
      </w:r>
      <w:r>
        <w:rPr>
          <w:spacing w:val="29"/>
        </w:rPr>
        <w:t xml:space="preserve"> </w:t>
      </w:r>
      <w:r>
        <w:t>or</w:t>
      </w:r>
      <w:r>
        <w:rPr>
          <w:spacing w:val="29"/>
        </w:rPr>
        <w:t xml:space="preserve"> </w:t>
      </w:r>
      <w:r>
        <w:t>to</w:t>
      </w:r>
      <w:r>
        <w:rPr>
          <w:spacing w:val="30"/>
        </w:rPr>
        <w:t xml:space="preserve"> </w:t>
      </w:r>
      <w:r>
        <w:t>a</w:t>
      </w:r>
      <w:r>
        <w:rPr>
          <w:spacing w:val="29"/>
        </w:rPr>
        <w:t xml:space="preserve"> </w:t>
      </w:r>
      <w:r>
        <w:t>trust,</w:t>
      </w:r>
      <w:r>
        <w:rPr>
          <w:spacing w:val="28"/>
        </w:rPr>
        <w:t xml:space="preserve"> </w:t>
      </w:r>
      <w:r>
        <w:t>fund</w:t>
      </w:r>
      <w:r>
        <w:rPr>
          <w:spacing w:val="30"/>
        </w:rPr>
        <w:t xml:space="preserve"> </w:t>
      </w:r>
      <w:r>
        <w:t>or</w:t>
      </w:r>
      <w:r>
        <w:rPr>
          <w:spacing w:val="30"/>
        </w:rPr>
        <w:t xml:space="preserve"> </w:t>
      </w:r>
      <w:r>
        <w:t>other</w:t>
      </w:r>
      <w:r>
        <w:rPr>
          <w:spacing w:val="31"/>
        </w:rPr>
        <w:t xml:space="preserve"> </w:t>
      </w:r>
      <w:r>
        <w:t>entity</w:t>
      </w:r>
      <w:r>
        <w:rPr>
          <w:spacing w:val="29"/>
        </w:rPr>
        <w:t xml:space="preserve"> </w:t>
      </w:r>
      <w:r>
        <w:t>which</w:t>
      </w:r>
      <w:r>
        <w:rPr>
          <w:spacing w:val="29"/>
        </w:rPr>
        <w:t xml:space="preserve"> </w:t>
      </w:r>
      <w:r>
        <w:t>is</w:t>
      </w:r>
      <w:r>
        <w:rPr>
          <w:spacing w:val="31"/>
        </w:rPr>
        <w:t xml:space="preserve"> </w:t>
      </w:r>
      <w:r>
        <w:t>regularly</w:t>
      </w:r>
      <w:r>
        <w:rPr>
          <w:spacing w:val="31"/>
        </w:rPr>
        <w:t xml:space="preserve"> </w:t>
      </w:r>
      <w:r>
        <w:t>engaged in or established for the purpose of making, purchasing or investing in loans, securities or other financial assets (the "</w:t>
      </w:r>
      <w:r>
        <w:rPr>
          <w:b/>
        </w:rPr>
        <w:t>New Lender</w:t>
      </w:r>
      <w:r>
        <w:t>").</w:t>
      </w:r>
    </w:p>
    <w:p w14:paraId="6F932F6A" w14:textId="77777777" w:rsidR="00E70012" w:rsidRDefault="00000000">
      <w:pPr>
        <w:pStyle w:val="Heading2"/>
        <w:numPr>
          <w:ilvl w:val="1"/>
          <w:numId w:val="43"/>
        </w:numPr>
        <w:tabs>
          <w:tab w:val="left" w:pos="771"/>
        </w:tabs>
        <w:spacing w:before="120"/>
        <w:ind w:left="771" w:hanging="620"/>
        <w:jc w:val="both"/>
      </w:pPr>
      <w:bookmarkStart w:id="209" w:name="15.2_Borrower_consent"/>
      <w:bookmarkEnd w:id="209"/>
      <w:r>
        <w:rPr>
          <w:w w:val="105"/>
        </w:rPr>
        <w:t>Borrower</w:t>
      </w:r>
      <w:r>
        <w:rPr>
          <w:spacing w:val="-10"/>
          <w:w w:val="105"/>
        </w:rPr>
        <w:t xml:space="preserve"> </w:t>
      </w:r>
      <w:r>
        <w:rPr>
          <w:spacing w:val="-2"/>
          <w:w w:val="105"/>
        </w:rPr>
        <w:t>consent</w:t>
      </w:r>
    </w:p>
    <w:p w14:paraId="7C8EF5C8" w14:textId="6CFE0EF1" w:rsidR="00E70012" w:rsidRDefault="00000000">
      <w:pPr>
        <w:pStyle w:val="BodyText"/>
        <w:spacing w:before="91" w:line="336" w:lineRule="auto"/>
        <w:ind w:right="1018"/>
        <w:jc w:val="both"/>
      </w:pPr>
      <w:r>
        <w:t xml:space="preserve">The consent of the Borrower </w:t>
      </w:r>
      <w:del w:id="210" w:author="Anna Reviewer" w:date="2025-09-18T18:06:00Z" w16du:dateUtc="2025-09-18T17:06:00Z">
        <w:r w:rsidDel="00A66695">
          <w:delText xml:space="preserve">(not to be unreasonably withheld) </w:delText>
        </w:r>
      </w:del>
      <w:ins w:id="211" w:author="Anna Reviewer" w:date="2025-09-18T18:06:00Z" w16du:dateUtc="2025-09-18T17:06:00Z">
        <w:r w:rsidR="00A66695">
          <w:t xml:space="preserve">and the Lender </w:t>
        </w:r>
      </w:ins>
      <w:r>
        <w:t>is required for an assignment or</w:t>
      </w:r>
      <w:r>
        <w:rPr>
          <w:spacing w:val="40"/>
        </w:rPr>
        <w:t xml:space="preserve"> </w:t>
      </w:r>
      <w:r>
        <w:t>transfer by</w:t>
      </w:r>
      <w:r>
        <w:rPr>
          <w:spacing w:val="17"/>
        </w:rPr>
        <w:t xml:space="preserve"> </w:t>
      </w:r>
      <w:r>
        <w:t>the Existing</w:t>
      </w:r>
      <w:r>
        <w:rPr>
          <w:spacing w:val="17"/>
        </w:rPr>
        <w:t xml:space="preserve"> </w:t>
      </w:r>
      <w:r>
        <w:t xml:space="preserve">Lender, </w:t>
      </w:r>
      <w:del w:id="212" w:author="Anna Reviewer" w:date="2025-09-18T18:06:00Z" w16du:dateUtc="2025-09-18T17:06:00Z">
        <w:r w:rsidDel="00A66695">
          <w:delText>unless</w:delText>
        </w:r>
        <w:r w:rsidDel="00A66695">
          <w:rPr>
            <w:spacing w:val="16"/>
          </w:rPr>
          <w:delText xml:space="preserve"> </w:delText>
        </w:r>
      </w:del>
      <w:ins w:id="213" w:author="Anna Reviewer" w:date="2025-09-18T18:06:00Z" w16du:dateUtc="2025-09-18T17:06:00Z">
        <w:r w:rsidR="00A66695" w:rsidRPr="00A66695">
          <w:rPr>
            <w:rPrChange w:id="214" w:author="Anna Reviewer" w:date="2025-09-18T18:06:00Z" w16du:dateUtc="2025-09-18T17:06:00Z">
              <w:rPr>
                <w:spacing w:val="16"/>
              </w:rPr>
            </w:rPrChange>
          </w:rPr>
          <w:t xml:space="preserve">provided that the Lender's consent shall not be required if </w:t>
        </w:r>
      </w:ins>
      <w:r>
        <w:t>such assignment</w:t>
      </w:r>
      <w:r>
        <w:rPr>
          <w:spacing w:val="17"/>
        </w:rPr>
        <w:t xml:space="preserve"> </w:t>
      </w:r>
      <w:r>
        <w:t>or transfer is</w:t>
      </w:r>
      <w:r>
        <w:rPr>
          <w:spacing w:val="18"/>
        </w:rPr>
        <w:t xml:space="preserve"> </w:t>
      </w:r>
      <w:del w:id="215" w:author="Anna Reviewer" w:date="2025-09-18T18:06:00Z" w16du:dateUtc="2025-09-18T17:06:00Z">
        <w:r w:rsidDel="00A66695">
          <w:delText>made</w:delText>
        </w:r>
        <w:r w:rsidDel="00A66695">
          <w:rPr>
            <w:spacing w:val="17"/>
          </w:rPr>
          <w:delText xml:space="preserve"> </w:delText>
        </w:r>
        <w:r w:rsidDel="00A66695">
          <w:delText>at</w:delText>
        </w:r>
        <w:r w:rsidDel="00A66695">
          <w:rPr>
            <w:spacing w:val="16"/>
          </w:rPr>
          <w:delText xml:space="preserve"> </w:delText>
        </w:r>
        <w:r w:rsidDel="00A66695">
          <w:delText xml:space="preserve">a time when </w:delText>
        </w:r>
      </w:del>
      <w:ins w:id="216" w:author="Anna Reviewer" w:date="2025-09-18T18:06:00Z" w16du:dateUtc="2025-09-18T17:06:00Z">
        <w:r w:rsidR="00A66695">
          <w:t xml:space="preserve">to an Affiliate of the Lender or if </w:t>
        </w:r>
      </w:ins>
      <w:r>
        <w:t>an Event of Default is continuing.</w:t>
      </w:r>
    </w:p>
    <w:p w14:paraId="1377F8AA" w14:textId="77777777" w:rsidR="00E70012" w:rsidRDefault="00000000">
      <w:pPr>
        <w:pStyle w:val="Heading2"/>
        <w:numPr>
          <w:ilvl w:val="1"/>
          <w:numId w:val="43"/>
        </w:numPr>
        <w:tabs>
          <w:tab w:val="left" w:pos="771"/>
        </w:tabs>
        <w:spacing w:before="120"/>
        <w:ind w:left="771" w:hanging="620"/>
        <w:jc w:val="both"/>
      </w:pPr>
      <w:bookmarkStart w:id="217" w:name="15.3_Security"/>
      <w:bookmarkEnd w:id="217"/>
      <w:r>
        <w:rPr>
          <w:spacing w:val="-2"/>
          <w:w w:val="105"/>
        </w:rPr>
        <w:t>Security</w:t>
      </w:r>
    </w:p>
    <w:p w14:paraId="7C8B40BC" w14:textId="77777777" w:rsidR="00E70012" w:rsidRDefault="00000000">
      <w:pPr>
        <w:pStyle w:val="BodyText"/>
        <w:spacing w:before="93" w:line="336" w:lineRule="auto"/>
        <w:ind w:right="1026"/>
        <w:jc w:val="both"/>
      </w:pPr>
      <w:r>
        <w:t>The Lender may not charge, assign or otherwise create Security in or over (whether by way of</w:t>
      </w:r>
      <w:r>
        <w:rPr>
          <w:spacing w:val="40"/>
        </w:rPr>
        <w:t xml:space="preserve"> </w:t>
      </w:r>
      <w:r>
        <w:t>collateral</w:t>
      </w:r>
      <w:r>
        <w:rPr>
          <w:spacing w:val="40"/>
        </w:rPr>
        <w:t xml:space="preserve"> </w:t>
      </w:r>
      <w:r>
        <w:t>or</w:t>
      </w:r>
      <w:r>
        <w:rPr>
          <w:spacing w:val="40"/>
        </w:rPr>
        <w:t xml:space="preserve"> </w:t>
      </w:r>
      <w:r>
        <w:t>otherwise)</w:t>
      </w:r>
      <w:r>
        <w:rPr>
          <w:spacing w:val="40"/>
        </w:rPr>
        <w:t xml:space="preserve"> </w:t>
      </w:r>
      <w:r>
        <w:t>any</w:t>
      </w:r>
      <w:r>
        <w:rPr>
          <w:spacing w:val="40"/>
        </w:rPr>
        <w:t xml:space="preserve"> </w:t>
      </w:r>
      <w:r>
        <w:t>of</w:t>
      </w:r>
      <w:r>
        <w:rPr>
          <w:spacing w:val="40"/>
        </w:rPr>
        <w:t xml:space="preserve"> </w:t>
      </w:r>
      <w:r>
        <w:t>its</w:t>
      </w:r>
      <w:r>
        <w:rPr>
          <w:spacing w:val="40"/>
        </w:rPr>
        <w:t xml:space="preserve"> </w:t>
      </w:r>
      <w:r>
        <w:t>rights</w:t>
      </w:r>
      <w:r>
        <w:rPr>
          <w:spacing w:val="40"/>
        </w:rPr>
        <w:t xml:space="preserve"> </w:t>
      </w:r>
      <w:r>
        <w:t>under</w:t>
      </w:r>
      <w:r>
        <w:rPr>
          <w:spacing w:val="40"/>
        </w:rPr>
        <w:t xml:space="preserve"> </w:t>
      </w:r>
      <w:r>
        <w:t>this Agreement.</w:t>
      </w:r>
    </w:p>
    <w:p w14:paraId="053F683B" w14:textId="77777777" w:rsidR="00E70012" w:rsidRDefault="00000000">
      <w:pPr>
        <w:pStyle w:val="Heading1"/>
        <w:numPr>
          <w:ilvl w:val="0"/>
          <w:numId w:val="43"/>
        </w:numPr>
        <w:tabs>
          <w:tab w:val="left" w:pos="771"/>
        </w:tabs>
        <w:spacing w:before="139"/>
        <w:ind w:left="771" w:hanging="620"/>
        <w:jc w:val="both"/>
      </w:pPr>
      <w:bookmarkStart w:id="218" w:name="16._CHANGES_TO_THE_BORROWER"/>
      <w:bookmarkStart w:id="219" w:name="_bookmark25"/>
      <w:bookmarkEnd w:id="218"/>
      <w:bookmarkEnd w:id="219"/>
      <w:r>
        <w:rPr>
          <w:w w:val="105"/>
        </w:rPr>
        <w:t>CHANGES</w:t>
      </w:r>
      <w:r>
        <w:rPr>
          <w:spacing w:val="-12"/>
          <w:w w:val="105"/>
        </w:rPr>
        <w:t xml:space="preserve"> </w:t>
      </w:r>
      <w:r>
        <w:rPr>
          <w:w w:val="105"/>
        </w:rPr>
        <w:t>TO</w:t>
      </w:r>
      <w:r>
        <w:rPr>
          <w:spacing w:val="-8"/>
          <w:w w:val="105"/>
        </w:rPr>
        <w:t xml:space="preserve"> </w:t>
      </w:r>
      <w:r>
        <w:rPr>
          <w:w w:val="105"/>
        </w:rPr>
        <w:t>THE</w:t>
      </w:r>
      <w:r>
        <w:rPr>
          <w:spacing w:val="-9"/>
          <w:w w:val="105"/>
        </w:rPr>
        <w:t xml:space="preserve"> </w:t>
      </w:r>
      <w:r>
        <w:rPr>
          <w:spacing w:val="-2"/>
          <w:w w:val="105"/>
        </w:rPr>
        <w:t>BORROWER</w:t>
      </w:r>
    </w:p>
    <w:p w14:paraId="6C8E638B" w14:textId="77777777" w:rsidR="00E70012" w:rsidRDefault="00E70012">
      <w:pPr>
        <w:pStyle w:val="BodyText"/>
        <w:spacing w:before="2"/>
        <w:ind w:left="0"/>
        <w:rPr>
          <w:b/>
        </w:rPr>
      </w:pPr>
    </w:p>
    <w:p w14:paraId="2D8DA99C" w14:textId="1D1B0056" w:rsidR="00E70012" w:rsidRDefault="00000000">
      <w:pPr>
        <w:pStyle w:val="BodyText"/>
        <w:spacing w:line="336" w:lineRule="auto"/>
        <w:ind w:right="1027"/>
        <w:jc w:val="both"/>
      </w:pPr>
      <w:r>
        <w:t xml:space="preserve">The Borrower may not assign any of its rights or transfer any of its rights or obligations under this </w:t>
      </w:r>
      <w:r>
        <w:rPr>
          <w:spacing w:val="-2"/>
        </w:rPr>
        <w:t>Agreement.</w:t>
      </w:r>
    </w:p>
    <w:p w14:paraId="2EB07E8B" w14:textId="77777777" w:rsidR="00E70012" w:rsidRDefault="00E70012">
      <w:pPr>
        <w:spacing w:line="336" w:lineRule="auto"/>
        <w:jc w:val="both"/>
        <w:sectPr w:rsidR="00E70012">
          <w:pgSz w:w="11910" w:h="16840"/>
          <w:pgMar w:top="980" w:right="0" w:bottom="1120" w:left="980" w:header="0" w:footer="881" w:gutter="0"/>
          <w:cols w:space="720"/>
        </w:sectPr>
      </w:pPr>
    </w:p>
    <w:p w14:paraId="43F36F2A" w14:textId="77777777" w:rsidR="00E70012" w:rsidRDefault="00000000">
      <w:pPr>
        <w:pStyle w:val="Heading1"/>
        <w:spacing w:line="403" w:lineRule="auto"/>
        <w:ind w:left="4357" w:right="4956" w:firstLine="114"/>
      </w:pPr>
      <w:bookmarkStart w:id="220" w:name="SECTION_9_THE_LENDER"/>
      <w:bookmarkStart w:id="221" w:name="_bookmark26"/>
      <w:bookmarkEnd w:id="220"/>
      <w:bookmarkEnd w:id="221"/>
      <w:r>
        <w:rPr>
          <w:w w:val="105"/>
        </w:rPr>
        <w:lastRenderedPageBreak/>
        <w:t xml:space="preserve">SECTION 9 </w:t>
      </w:r>
      <w:r>
        <w:rPr>
          <w:spacing w:val="-2"/>
          <w:w w:val="105"/>
        </w:rPr>
        <w:t>THE</w:t>
      </w:r>
      <w:r>
        <w:rPr>
          <w:spacing w:val="-15"/>
          <w:w w:val="105"/>
        </w:rPr>
        <w:t xml:space="preserve"> </w:t>
      </w:r>
      <w:r>
        <w:rPr>
          <w:spacing w:val="-2"/>
          <w:w w:val="105"/>
        </w:rPr>
        <w:t>LENDER</w:t>
      </w:r>
    </w:p>
    <w:p w14:paraId="6CFC81D6" w14:textId="77777777" w:rsidR="00E70012" w:rsidRDefault="00000000">
      <w:pPr>
        <w:pStyle w:val="Heading1"/>
        <w:numPr>
          <w:ilvl w:val="0"/>
          <w:numId w:val="43"/>
        </w:numPr>
        <w:tabs>
          <w:tab w:val="left" w:pos="775"/>
        </w:tabs>
        <w:spacing w:before="158"/>
      </w:pPr>
      <w:bookmarkStart w:id="222" w:name="17._CONDUCT_OF_BUSINESS_BY_THE_LENDER"/>
      <w:bookmarkStart w:id="223" w:name="_bookmark27"/>
      <w:bookmarkEnd w:id="222"/>
      <w:bookmarkEnd w:id="223"/>
      <w:r>
        <w:rPr>
          <w:w w:val="105"/>
        </w:rPr>
        <w:t>CONDUCT</w:t>
      </w:r>
      <w:r>
        <w:rPr>
          <w:spacing w:val="-10"/>
          <w:w w:val="105"/>
        </w:rPr>
        <w:t xml:space="preserve"> </w:t>
      </w:r>
      <w:r>
        <w:rPr>
          <w:w w:val="105"/>
        </w:rPr>
        <w:t>OF</w:t>
      </w:r>
      <w:r>
        <w:rPr>
          <w:spacing w:val="-8"/>
          <w:w w:val="105"/>
        </w:rPr>
        <w:t xml:space="preserve"> </w:t>
      </w:r>
      <w:r>
        <w:rPr>
          <w:w w:val="105"/>
        </w:rPr>
        <w:t>BUSINESS</w:t>
      </w:r>
      <w:r>
        <w:rPr>
          <w:spacing w:val="-8"/>
          <w:w w:val="105"/>
        </w:rPr>
        <w:t xml:space="preserve"> </w:t>
      </w:r>
      <w:r>
        <w:rPr>
          <w:w w:val="105"/>
        </w:rPr>
        <w:t>BY</w:t>
      </w:r>
      <w:r>
        <w:rPr>
          <w:spacing w:val="-11"/>
          <w:w w:val="105"/>
        </w:rPr>
        <w:t xml:space="preserve"> </w:t>
      </w:r>
      <w:r>
        <w:rPr>
          <w:w w:val="105"/>
        </w:rPr>
        <w:t>THE</w:t>
      </w:r>
      <w:r>
        <w:rPr>
          <w:spacing w:val="-7"/>
          <w:w w:val="105"/>
        </w:rPr>
        <w:t xml:space="preserve"> </w:t>
      </w:r>
      <w:r>
        <w:rPr>
          <w:spacing w:val="-2"/>
          <w:w w:val="105"/>
        </w:rPr>
        <w:t>LENDER</w:t>
      </w:r>
    </w:p>
    <w:p w14:paraId="2E0DD7F1" w14:textId="77777777" w:rsidR="00E70012" w:rsidRDefault="00E70012">
      <w:pPr>
        <w:pStyle w:val="BodyText"/>
        <w:spacing w:before="2"/>
        <w:ind w:left="0"/>
        <w:rPr>
          <w:b/>
        </w:rPr>
      </w:pPr>
    </w:p>
    <w:p w14:paraId="64221349" w14:textId="77777777" w:rsidR="00E70012" w:rsidRDefault="00000000">
      <w:pPr>
        <w:pStyle w:val="ListParagraph"/>
        <w:numPr>
          <w:ilvl w:val="0"/>
          <w:numId w:val="14"/>
        </w:numPr>
        <w:tabs>
          <w:tab w:val="left" w:pos="775"/>
        </w:tabs>
        <w:spacing w:before="0"/>
        <w:rPr>
          <w:sz w:val="20"/>
        </w:rPr>
      </w:pPr>
      <w:r>
        <w:rPr>
          <w:sz w:val="20"/>
        </w:rPr>
        <w:t>No</w:t>
      </w:r>
      <w:r>
        <w:rPr>
          <w:spacing w:val="18"/>
          <w:sz w:val="20"/>
        </w:rPr>
        <w:t xml:space="preserve"> </w:t>
      </w:r>
      <w:r>
        <w:rPr>
          <w:sz w:val="20"/>
        </w:rPr>
        <w:t>provision</w:t>
      </w:r>
      <w:r>
        <w:rPr>
          <w:spacing w:val="20"/>
          <w:sz w:val="20"/>
        </w:rPr>
        <w:t xml:space="preserve"> </w:t>
      </w:r>
      <w:r>
        <w:rPr>
          <w:sz w:val="20"/>
        </w:rPr>
        <w:t>of</w:t>
      </w:r>
      <w:r>
        <w:rPr>
          <w:spacing w:val="18"/>
          <w:sz w:val="20"/>
        </w:rPr>
        <w:t xml:space="preserve"> </w:t>
      </w:r>
      <w:r>
        <w:rPr>
          <w:sz w:val="20"/>
        </w:rPr>
        <w:t>this</w:t>
      </w:r>
      <w:r>
        <w:rPr>
          <w:spacing w:val="7"/>
          <w:sz w:val="20"/>
        </w:rPr>
        <w:t xml:space="preserve"> </w:t>
      </w:r>
      <w:r>
        <w:rPr>
          <w:sz w:val="20"/>
        </w:rPr>
        <w:t>Agreement</w:t>
      </w:r>
      <w:r>
        <w:rPr>
          <w:spacing w:val="23"/>
          <w:sz w:val="20"/>
        </w:rPr>
        <w:t xml:space="preserve"> </w:t>
      </w:r>
      <w:r>
        <w:rPr>
          <w:spacing w:val="-2"/>
          <w:sz w:val="20"/>
        </w:rPr>
        <w:t>will:</w:t>
      </w:r>
    </w:p>
    <w:p w14:paraId="0A4AD674" w14:textId="2FE8B344" w:rsidR="00E70012" w:rsidRDefault="00000000">
      <w:pPr>
        <w:pStyle w:val="ListParagraph"/>
        <w:numPr>
          <w:ilvl w:val="1"/>
          <w:numId w:val="14"/>
        </w:numPr>
        <w:tabs>
          <w:tab w:val="left" w:pos="1512"/>
        </w:tabs>
        <w:spacing w:before="212" w:line="336" w:lineRule="auto"/>
        <w:ind w:right="1156"/>
        <w:rPr>
          <w:sz w:val="20"/>
        </w:rPr>
      </w:pPr>
      <w:r>
        <w:rPr>
          <w:sz w:val="20"/>
        </w:rPr>
        <w:t>interfere</w:t>
      </w:r>
      <w:r>
        <w:rPr>
          <w:spacing w:val="37"/>
          <w:sz w:val="20"/>
        </w:rPr>
        <w:t xml:space="preserve"> </w:t>
      </w:r>
      <w:r>
        <w:rPr>
          <w:sz w:val="20"/>
        </w:rPr>
        <w:t>with</w:t>
      </w:r>
      <w:r>
        <w:rPr>
          <w:spacing w:val="36"/>
          <w:sz w:val="20"/>
        </w:rPr>
        <w:t xml:space="preserve"> </w:t>
      </w:r>
      <w:r>
        <w:rPr>
          <w:sz w:val="20"/>
        </w:rPr>
        <w:t>the</w:t>
      </w:r>
      <w:r>
        <w:rPr>
          <w:spacing w:val="37"/>
          <w:sz w:val="20"/>
        </w:rPr>
        <w:t xml:space="preserve"> </w:t>
      </w:r>
      <w:r>
        <w:rPr>
          <w:sz w:val="20"/>
        </w:rPr>
        <w:t>right</w:t>
      </w:r>
      <w:r>
        <w:rPr>
          <w:spacing w:val="37"/>
          <w:sz w:val="20"/>
        </w:rPr>
        <w:t xml:space="preserve"> </w:t>
      </w:r>
      <w:r>
        <w:rPr>
          <w:sz w:val="20"/>
        </w:rPr>
        <w:t>of</w:t>
      </w:r>
      <w:r>
        <w:rPr>
          <w:spacing w:val="38"/>
          <w:sz w:val="20"/>
        </w:rPr>
        <w:t xml:space="preserve"> </w:t>
      </w:r>
      <w:r>
        <w:rPr>
          <w:sz w:val="20"/>
        </w:rPr>
        <w:t>the</w:t>
      </w:r>
      <w:r>
        <w:rPr>
          <w:spacing w:val="37"/>
          <w:sz w:val="20"/>
        </w:rPr>
        <w:t xml:space="preserve"> </w:t>
      </w:r>
      <w:r>
        <w:rPr>
          <w:sz w:val="20"/>
        </w:rPr>
        <w:t>Lender</w:t>
      </w:r>
      <w:r>
        <w:rPr>
          <w:spacing w:val="38"/>
          <w:sz w:val="20"/>
        </w:rPr>
        <w:t xml:space="preserve"> </w:t>
      </w:r>
      <w:r>
        <w:rPr>
          <w:sz w:val="20"/>
        </w:rPr>
        <w:t>to</w:t>
      </w:r>
      <w:r>
        <w:rPr>
          <w:spacing w:val="37"/>
          <w:sz w:val="20"/>
        </w:rPr>
        <w:t xml:space="preserve"> </w:t>
      </w:r>
      <w:r>
        <w:rPr>
          <w:sz w:val="20"/>
        </w:rPr>
        <w:t>arrange</w:t>
      </w:r>
      <w:r>
        <w:rPr>
          <w:spacing w:val="38"/>
          <w:sz w:val="20"/>
        </w:rPr>
        <w:t xml:space="preserve"> </w:t>
      </w:r>
      <w:r>
        <w:rPr>
          <w:sz w:val="20"/>
        </w:rPr>
        <w:t>its</w:t>
      </w:r>
      <w:r>
        <w:rPr>
          <w:spacing w:val="36"/>
          <w:sz w:val="20"/>
        </w:rPr>
        <w:t xml:space="preserve"> </w:t>
      </w:r>
      <w:r>
        <w:rPr>
          <w:sz w:val="20"/>
        </w:rPr>
        <w:t>affairs</w:t>
      </w:r>
      <w:r>
        <w:rPr>
          <w:spacing w:val="38"/>
          <w:sz w:val="20"/>
        </w:rPr>
        <w:t xml:space="preserve"> </w:t>
      </w:r>
      <w:r>
        <w:rPr>
          <w:sz w:val="20"/>
        </w:rPr>
        <w:t>(tax</w:t>
      </w:r>
      <w:r>
        <w:rPr>
          <w:spacing w:val="38"/>
          <w:sz w:val="20"/>
        </w:rPr>
        <w:t xml:space="preserve"> </w:t>
      </w:r>
      <w:r>
        <w:rPr>
          <w:sz w:val="20"/>
        </w:rPr>
        <w:t>or</w:t>
      </w:r>
      <w:r>
        <w:rPr>
          <w:spacing w:val="38"/>
          <w:sz w:val="20"/>
        </w:rPr>
        <w:t xml:space="preserve"> </w:t>
      </w:r>
      <w:r>
        <w:rPr>
          <w:sz w:val="20"/>
        </w:rPr>
        <w:t>otherwise)</w:t>
      </w:r>
      <w:r>
        <w:rPr>
          <w:spacing w:val="37"/>
          <w:sz w:val="20"/>
        </w:rPr>
        <w:t xml:space="preserve"> </w:t>
      </w:r>
      <w:r>
        <w:rPr>
          <w:sz w:val="20"/>
        </w:rPr>
        <w:t>in</w:t>
      </w:r>
      <w:r>
        <w:rPr>
          <w:spacing w:val="37"/>
          <w:sz w:val="20"/>
        </w:rPr>
        <w:t xml:space="preserve"> </w:t>
      </w:r>
      <w:r>
        <w:rPr>
          <w:sz w:val="20"/>
        </w:rPr>
        <w:t xml:space="preserve">whatever manner it thinks </w:t>
      </w:r>
      <w:proofErr w:type="gramStart"/>
      <w:r>
        <w:rPr>
          <w:sz w:val="20"/>
        </w:rPr>
        <w:t>fit;</w:t>
      </w:r>
      <w:proofErr w:type="gramEnd"/>
    </w:p>
    <w:p w14:paraId="7411C813" w14:textId="77777777" w:rsidR="00E70012" w:rsidRDefault="00000000">
      <w:pPr>
        <w:pStyle w:val="ListParagraph"/>
        <w:numPr>
          <w:ilvl w:val="1"/>
          <w:numId w:val="14"/>
        </w:numPr>
        <w:tabs>
          <w:tab w:val="left" w:pos="1512"/>
        </w:tabs>
        <w:spacing w:before="121" w:line="336" w:lineRule="auto"/>
        <w:ind w:right="1070"/>
        <w:rPr>
          <w:sz w:val="20"/>
        </w:rPr>
      </w:pPr>
      <w:r>
        <w:rPr>
          <w:sz w:val="20"/>
        </w:rPr>
        <w:t>oblige</w:t>
      </w:r>
      <w:r>
        <w:rPr>
          <w:spacing w:val="18"/>
          <w:sz w:val="20"/>
        </w:rPr>
        <w:t xml:space="preserve"> </w:t>
      </w:r>
      <w:r>
        <w:rPr>
          <w:sz w:val="20"/>
        </w:rPr>
        <w:t>the</w:t>
      </w:r>
      <w:r>
        <w:rPr>
          <w:spacing w:val="19"/>
          <w:sz w:val="20"/>
        </w:rPr>
        <w:t xml:space="preserve"> </w:t>
      </w:r>
      <w:r>
        <w:rPr>
          <w:sz w:val="20"/>
        </w:rPr>
        <w:t>Lender</w:t>
      </w:r>
      <w:r>
        <w:rPr>
          <w:spacing w:val="22"/>
          <w:sz w:val="20"/>
        </w:rPr>
        <w:t xml:space="preserve"> </w:t>
      </w:r>
      <w:r>
        <w:rPr>
          <w:sz w:val="20"/>
        </w:rPr>
        <w:t>to</w:t>
      </w:r>
      <w:r>
        <w:rPr>
          <w:spacing w:val="19"/>
          <w:sz w:val="20"/>
        </w:rPr>
        <w:t xml:space="preserve"> </w:t>
      </w:r>
      <w:r>
        <w:rPr>
          <w:sz w:val="20"/>
        </w:rPr>
        <w:t>investigate</w:t>
      </w:r>
      <w:r>
        <w:rPr>
          <w:spacing w:val="19"/>
          <w:sz w:val="20"/>
        </w:rPr>
        <w:t xml:space="preserve"> </w:t>
      </w:r>
      <w:r>
        <w:rPr>
          <w:sz w:val="20"/>
        </w:rPr>
        <w:t>or</w:t>
      </w:r>
      <w:r>
        <w:rPr>
          <w:spacing w:val="19"/>
          <w:sz w:val="20"/>
        </w:rPr>
        <w:t xml:space="preserve"> </w:t>
      </w:r>
      <w:r>
        <w:rPr>
          <w:sz w:val="20"/>
        </w:rPr>
        <w:t>claim</w:t>
      </w:r>
      <w:r>
        <w:rPr>
          <w:spacing w:val="21"/>
          <w:sz w:val="20"/>
        </w:rPr>
        <w:t xml:space="preserve"> </w:t>
      </w:r>
      <w:r>
        <w:rPr>
          <w:sz w:val="20"/>
        </w:rPr>
        <w:t>any</w:t>
      </w:r>
      <w:r>
        <w:rPr>
          <w:spacing w:val="22"/>
          <w:sz w:val="20"/>
        </w:rPr>
        <w:t xml:space="preserve"> </w:t>
      </w:r>
      <w:r>
        <w:rPr>
          <w:sz w:val="20"/>
        </w:rPr>
        <w:t>credit,</w:t>
      </w:r>
      <w:r>
        <w:rPr>
          <w:spacing w:val="18"/>
          <w:sz w:val="20"/>
        </w:rPr>
        <w:t xml:space="preserve"> </w:t>
      </w:r>
      <w:r>
        <w:rPr>
          <w:sz w:val="20"/>
        </w:rPr>
        <w:t>relief,</w:t>
      </w:r>
      <w:r>
        <w:rPr>
          <w:spacing w:val="18"/>
          <w:sz w:val="20"/>
        </w:rPr>
        <w:t xml:space="preserve"> </w:t>
      </w:r>
      <w:r>
        <w:rPr>
          <w:sz w:val="20"/>
        </w:rPr>
        <w:t>remission</w:t>
      </w:r>
      <w:r>
        <w:rPr>
          <w:spacing w:val="19"/>
          <w:sz w:val="20"/>
        </w:rPr>
        <w:t xml:space="preserve"> </w:t>
      </w:r>
      <w:r>
        <w:rPr>
          <w:sz w:val="20"/>
        </w:rPr>
        <w:t>or</w:t>
      </w:r>
      <w:r>
        <w:rPr>
          <w:spacing w:val="20"/>
          <w:sz w:val="20"/>
        </w:rPr>
        <w:t xml:space="preserve"> </w:t>
      </w:r>
      <w:r>
        <w:rPr>
          <w:sz w:val="20"/>
        </w:rPr>
        <w:t>repayment</w:t>
      </w:r>
      <w:r>
        <w:rPr>
          <w:spacing w:val="22"/>
          <w:sz w:val="20"/>
        </w:rPr>
        <w:t xml:space="preserve"> </w:t>
      </w:r>
      <w:r>
        <w:rPr>
          <w:sz w:val="20"/>
        </w:rPr>
        <w:t>available to it</w:t>
      </w:r>
      <w:r>
        <w:rPr>
          <w:spacing w:val="40"/>
          <w:sz w:val="20"/>
        </w:rPr>
        <w:t xml:space="preserve"> </w:t>
      </w:r>
      <w:r>
        <w:rPr>
          <w:sz w:val="20"/>
        </w:rPr>
        <w:t>or</w:t>
      </w:r>
      <w:r>
        <w:rPr>
          <w:spacing w:val="40"/>
          <w:sz w:val="20"/>
        </w:rPr>
        <w:t xml:space="preserve"> </w:t>
      </w:r>
      <w:r>
        <w:rPr>
          <w:sz w:val="20"/>
        </w:rPr>
        <w:t>the</w:t>
      </w:r>
      <w:r>
        <w:rPr>
          <w:spacing w:val="40"/>
          <w:sz w:val="20"/>
        </w:rPr>
        <w:t xml:space="preserve"> </w:t>
      </w:r>
      <w:r>
        <w:rPr>
          <w:sz w:val="20"/>
        </w:rPr>
        <w:t>extent, order</w:t>
      </w:r>
      <w:r>
        <w:rPr>
          <w:spacing w:val="40"/>
          <w:sz w:val="20"/>
        </w:rPr>
        <w:t xml:space="preserve"> </w:t>
      </w:r>
      <w:r>
        <w:rPr>
          <w:sz w:val="20"/>
        </w:rPr>
        <w:t>and</w:t>
      </w:r>
      <w:r>
        <w:rPr>
          <w:spacing w:val="40"/>
          <w:sz w:val="20"/>
        </w:rPr>
        <w:t xml:space="preserve"> </w:t>
      </w:r>
      <w:r>
        <w:rPr>
          <w:sz w:val="20"/>
        </w:rPr>
        <w:t>manner</w:t>
      </w:r>
      <w:r>
        <w:rPr>
          <w:spacing w:val="40"/>
          <w:sz w:val="20"/>
        </w:rPr>
        <w:t xml:space="preserve"> </w:t>
      </w:r>
      <w:r>
        <w:rPr>
          <w:sz w:val="20"/>
        </w:rPr>
        <w:t>of</w:t>
      </w:r>
      <w:r>
        <w:rPr>
          <w:spacing w:val="40"/>
          <w:sz w:val="20"/>
        </w:rPr>
        <w:t xml:space="preserve"> </w:t>
      </w:r>
      <w:r>
        <w:rPr>
          <w:sz w:val="20"/>
        </w:rPr>
        <w:t>any</w:t>
      </w:r>
      <w:r>
        <w:rPr>
          <w:spacing w:val="40"/>
          <w:sz w:val="20"/>
        </w:rPr>
        <w:t xml:space="preserve"> </w:t>
      </w:r>
      <w:r>
        <w:rPr>
          <w:sz w:val="20"/>
        </w:rPr>
        <w:t>claim;</w:t>
      </w:r>
      <w:r>
        <w:rPr>
          <w:spacing w:val="40"/>
          <w:sz w:val="20"/>
        </w:rPr>
        <w:t xml:space="preserve"> </w:t>
      </w:r>
      <w:r>
        <w:rPr>
          <w:sz w:val="20"/>
        </w:rPr>
        <w:t>or</w:t>
      </w:r>
    </w:p>
    <w:p w14:paraId="693579FC" w14:textId="0D32113F" w:rsidR="00E70012" w:rsidRDefault="00000000">
      <w:pPr>
        <w:pStyle w:val="ListParagraph"/>
        <w:numPr>
          <w:ilvl w:val="1"/>
          <w:numId w:val="14"/>
        </w:numPr>
        <w:tabs>
          <w:tab w:val="left" w:pos="1512"/>
        </w:tabs>
        <w:spacing w:before="118" w:line="336" w:lineRule="auto"/>
        <w:ind w:right="1069"/>
        <w:rPr>
          <w:sz w:val="20"/>
        </w:rPr>
      </w:pPr>
      <w:r>
        <w:rPr>
          <w:sz w:val="20"/>
        </w:rPr>
        <w:t>oblige</w:t>
      </w:r>
      <w:r>
        <w:rPr>
          <w:spacing w:val="20"/>
          <w:sz w:val="20"/>
        </w:rPr>
        <w:t xml:space="preserve"> </w:t>
      </w:r>
      <w:r>
        <w:rPr>
          <w:sz w:val="20"/>
        </w:rPr>
        <w:t>the</w:t>
      </w:r>
      <w:r>
        <w:rPr>
          <w:spacing w:val="23"/>
          <w:sz w:val="20"/>
        </w:rPr>
        <w:t xml:space="preserve"> </w:t>
      </w:r>
      <w:r>
        <w:rPr>
          <w:sz w:val="20"/>
        </w:rPr>
        <w:t>Lender</w:t>
      </w:r>
      <w:r>
        <w:rPr>
          <w:spacing w:val="21"/>
          <w:sz w:val="20"/>
        </w:rPr>
        <w:t xml:space="preserve"> </w:t>
      </w:r>
      <w:r>
        <w:rPr>
          <w:sz w:val="20"/>
        </w:rPr>
        <w:t>to</w:t>
      </w:r>
      <w:r>
        <w:rPr>
          <w:spacing w:val="23"/>
          <w:sz w:val="20"/>
        </w:rPr>
        <w:t xml:space="preserve"> </w:t>
      </w:r>
      <w:r>
        <w:rPr>
          <w:sz w:val="20"/>
        </w:rPr>
        <w:t>disclose</w:t>
      </w:r>
      <w:r>
        <w:rPr>
          <w:spacing w:val="23"/>
          <w:sz w:val="20"/>
        </w:rPr>
        <w:t xml:space="preserve"> </w:t>
      </w:r>
      <w:r>
        <w:rPr>
          <w:sz w:val="20"/>
        </w:rPr>
        <w:t>any</w:t>
      </w:r>
      <w:r>
        <w:rPr>
          <w:spacing w:val="25"/>
          <w:sz w:val="20"/>
        </w:rPr>
        <w:t xml:space="preserve"> </w:t>
      </w:r>
      <w:r>
        <w:rPr>
          <w:sz w:val="20"/>
        </w:rPr>
        <w:t>information</w:t>
      </w:r>
      <w:r>
        <w:rPr>
          <w:spacing w:val="24"/>
          <w:sz w:val="20"/>
        </w:rPr>
        <w:t xml:space="preserve"> </w:t>
      </w:r>
      <w:r>
        <w:rPr>
          <w:sz w:val="20"/>
        </w:rPr>
        <w:t>relating</w:t>
      </w:r>
      <w:r>
        <w:rPr>
          <w:spacing w:val="23"/>
          <w:sz w:val="20"/>
        </w:rPr>
        <w:t xml:space="preserve"> </w:t>
      </w:r>
      <w:r>
        <w:rPr>
          <w:sz w:val="20"/>
        </w:rPr>
        <w:t>to</w:t>
      </w:r>
      <w:r>
        <w:rPr>
          <w:spacing w:val="20"/>
          <w:sz w:val="20"/>
        </w:rPr>
        <w:t xml:space="preserve"> </w:t>
      </w:r>
      <w:r>
        <w:rPr>
          <w:sz w:val="20"/>
        </w:rPr>
        <w:t>its</w:t>
      </w:r>
      <w:r>
        <w:rPr>
          <w:spacing w:val="22"/>
          <w:sz w:val="20"/>
        </w:rPr>
        <w:t xml:space="preserve"> </w:t>
      </w:r>
      <w:r>
        <w:rPr>
          <w:sz w:val="20"/>
        </w:rPr>
        <w:t>affairs</w:t>
      </w:r>
      <w:r>
        <w:rPr>
          <w:spacing w:val="23"/>
          <w:sz w:val="20"/>
        </w:rPr>
        <w:t xml:space="preserve"> </w:t>
      </w:r>
      <w:r>
        <w:rPr>
          <w:sz w:val="20"/>
        </w:rPr>
        <w:t>(tax</w:t>
      </w:r>
      <w:r>
        <w:rPr>
          <w:spacing w:val="22"/>
          <w:sz w:val="20"/>
        </w:rPr>
        <w:t xml:space="preserve"> </w:t>
      </w:r>
      <w:r>
        <w:rPr>
          <w:sz w:val="20"/>
        </w:rPr>
        <w:t>or</w:t>
      </w:r>
      <w:r>
        <w:rPr>
          <w:spacing w:val="22"/>
          <w:sz w:val="20"/>
        </w:rPr>
        <w:t xml:space="preserve"> </w:t>
      </w:r>
      <w:r>
        <w:rPr>
          <w:sz w:val="20"/>
        </w:rPr>
        <w:t>otherwise)</w:t>
      </w:r>
      <w:r>
        <w:rPr>
          <w:spacing w:val="23"/>
          <w:sz w:val="20"/>
        </w:rPr>
        <w:t xml:space="preserve"> </w:t>
      </w:r>
      <w:r>
        <w:rPr>
          <w:sz w:val="20"/>
        </w:rPr>
        <w:t>or</w:t>
      </w:r>
      <w:r>
        <w:rPr>
          <w:spacing w:val="23"/>
          <w:sz w:val="20"/>
        </w:rPr>
        <w:t xml:space="preserve"> </w:t>
      </w:r>
      <w:r>
        <w:rPr>
          <w:sz w:val="20"/>
        </w:rPr>
        <w:t>any computations in respect of Tax.</w:t>
      </w:r>
    </w:p>
    <w:p w14:paraId="4395A6C4" w14:textId="77777777" w:rsidR="00E70012" w:rsidRDefault="00000000">
      <w:pPr>
        <w:pStyle w:val="ListParagraph"/>
        <w:numPr>
          <w:ilvl w:val="0"/>
          <w:numId w:val="14"/>
        </w:numPr>
        <w:tabs>
          <w:tab w:val="left" w:pos="775"/>
        </w:tabs>
        <w:spacing w:before="120" w:line="336" w:lineRule="auto"/>
        <w:ind w:right="1067"/>
        <w:rPr>
          <w:sz w:val="20"/>
        </w:rPr>
      </w:pPr>
      <w:r>
        <w:rPr>
          <w:sz w:val="20"/>
        </w:rPr>
        <w:t>The</w:t>
      </w:r>
      <w:r>
        <w:rPr>
          <w:spacing w:val="62"/>
          <w:sz w:val="20"/>
        </w:rPr>
        <w:t xml:space="preserve"> </w:t>
      </w:r>
      <w:r>
        <w:rPr>
          <w:sz w:val="20"/>
        </w:rPr>
        <w:t>Lender</w:t>
      </w:r>
      <w:r>
        <w:rPr>
          <w:spacing w:val="60"/>
          <w:sz w:val="20"/>
        </w:rPr>
        <w:t xml:space="preserve"> </w:t>
      </w:r>
      <w:r>
        <w:rPr>
          <w:sz w:val="20"/>
        </w:rPr>
        <w:t>may</w:t>
      </w:r>
      <w:r>
        <w:rPr>
          <w:spacing w:val="61"/>
          <w:sz w:val="20"/>
        </w:rPr>
        <w:t xml:space="preserve"> </w:t>
      </w:r>
      <w:r>
        <w:rPr>
          <w:sz w:val="20"/>
        </w:rPr>
        <w:t>engage</w:t>
      </w:r>
      <w:r>
        <w:rPr>
          <w:spacing w:val="63"/>
          <w:sz w:val="20"/>
        </w:rPr>
        <w:t xml:space="preserve"> </w:t>
      </w:r>
      <w:r>
        <w:rPr>
          <w:sz w:val="20"/>
        </w:rPr>
        <w:t>and</w:t>
      </w:r>
      <w:r>
        <w:rPr>
          <w:spacing w:val="61"/>
          <w:sz w:val="20"/>
        </w:rPr>
        <w:t xml:space="preserve"> </w:t>
      </w:r>
      <w:r>
        <w:rPr>
          <w:sz w:val="20"/>
        </w:rPr>
        <w:t>pay</w:t>
      </w:r>
      <w:r>
        <w:rPr>
          <w:spacing w:val="61"/>
          <w:sz w:val="20"/>
        </w:rPr>
        <w:t xml:space="preserve"> </w:t>
      </w:r>
      <w:r>
        <w:rPr>
          <w:sz w:val="20"/>
        </w:rPr>
        <w:t>for</w:t>
      </w:r>
      <w:r>
        <w:rPr>
          <w:spacing w:val="60"/>
          <w:sz w:val="20"/>
        </w:rPr>
        <w:t xml:space="preserve"> </w:t>
      </w:r>
      <w:r>
        <w:rPr>
          <w:sz w:val="20"/>
        </w:rPr>
        <w:t>the</w:t>
      </w:r>
      <w:r>
        <w:rPr>
          <w:spacing w:val="61"/>
          <w:sz w:val="20"/>
        </w:rPr>
        <w:t xml:space="preserve"> </w:t>
      </w:r>
      <w:r>
        <w:rPr>
          <w:sz w:val="20"/>
        </w:rPr>
        <w:t>advice</w:t>
      </w:r>
      <w:r>
        <w:rPr>
          <w:spacing w:val="61"/>
          <w:sz w:val="20"/>
        </w:rPr>
        <w:t xml:space="preserve"> </w:t>
      </w:r>
      <w:r>
        <w:rPr>
          <w:sz w:val="20"/>
        </w:rPr>
        <w:t>or</w:t>
      </w:r>
      <w:r>
        <w:rPr>
          <w:spacing w:val="60"/>
          <w:sz w:val="20"/>
        </w:rPr>
        <w:t xml:space="preserve"> </w:t>
      </w:r>
      <w:r>
        <w:rPr>
          <w:sz w:val="20"/>
        </w:rPr>
        <w:t>services</w:t>
      </w:r>
      <w:r>
        <w:rPr>
          <w:spacing w:val="60"/>
          <w:sz w:val="20"/>
        </w:rPr>
        <w:t xml:space="preserve"> </w:t>
      </w:r>
      <w:r>
        <w:rPr>
          <w:sz w:val="20"/>
        </w:rPr>
        <w:t>of</w:t>
      </w:r>
      <w:r>
        <w:rPr>
          <w:spacing w:val="61"/>
          <w:sz w:val="20"/>
        </w:rPr>
        <w:t xml:space="preserve"> </w:t>
      </w:r>
      <w:r>
        <w:rPr>
          <w:sz w:val="20"/>
        </w:rPr>
        <w:t>any</w:t>
      </w:r>
      <w:r>
        <w:rPr>
          <w:spacing w:val="62"/>
          <w:sz w:val="20"/>
        </w:rPr>
        <w:t xml:space="preserve"> </w:t>
      </w:r>
      <w:r>
        <w:rPr>
          <w:sz w:val="20"/>
        </w:rPr>
        <w:t>lawyers,</w:t>
      </w:r>
      <w:r>
        <w:rPr>
          <w:spacing w:val="61"/>
          <w:sz w:val="20"/>
        </w:rPr>
        <w:t xml:space="preserve"> </w:t>
      </w:r>
      <w:r>
        <w:rPr>
          <w:sz w:val="20"/>
        </w:rPr>
        <w:t>accountants,</w:t>
      </w:r>
      <w:r>
        <w:rPr>
          <w:spacing w:val="60"/>
          <w:sz w:val="20"/>
        </w:rPr>
        <w:t xml:space="preserve"> </w:t>
      </w:r>
      <w:r>
        <w:rPr>
          <w:sz w:val="20"/>
        </w:rPr>
        <w:t>tax advisers,</w:t>
      </w:r>
      <w:r>
        <w:rPr>
          <w:spacing w:val="40"/>
          <w:sz w:val="20"/>
        </w:rPr>
        <w:t xml:space="preserve"> </w:t>
      </w:r>
      <w:r>
        <w:rPr>
          <w:sz w:val="20"/>
        </w:rPr>
        <w:t>surveyors</w:t>
      </w:r>
      <w:r>
        <w:rPr>
          <w:spacing w:val="40"/>
          <w:sz w:val="20"/>
        </w:rPr>
        <w:t xml:space="preserve"> </w:t>
      </w:r>
      <w:r>
        <w:rPr>
          <w:sz w:val="20"/>
        </w:rPr>
        <w:t>or</w:t>
      </w:r>
      <w:r>
        <w:rPr>
          <w:spacing w:val="40"/>
          <w:sz w:val="20"/>
        </w:rPr>
        <w:t xml:space="preserve"> </w:t>
      </w:r>
      <w:r>
        <w:rPr>
          <w:sz w:val="20"/>
        </w:rPr>
        <w:t>other</w:t>
      </w:r>
      <w:r>
        <w:rPr>
          <w:spacing w:val="40"/>
          <w:sz w:val="20"/>
        </w:rPr>
        <w:t xml:space="preserve"> </w:t>
      </w:r>
      <w:r>
        <w:rPr>
          <w:sz w:val="20"/>
        </w:rPr>
        <w:t>professional</w:t>
      </w:r>
      <w:r>
        <w:rPr>
          <w:spacing w:val="40"/>
          <w:sz w:val="20"/>
        </w:rPr>
        <w:t xml:space="preserve"> </w:t>
      </w:r>
      <w:r>
        <w:rPr>
          <w:sz w:val="20"/>
        </w:rPr>
        <w:t>advisers</w:t>
      </w:r>
      <w:r>
        <w:rPr>
          <w:spacing w:val="40"/>
          <w:sz w:val="20"/>
        </w:rPr>
        <w:t xml:space="preserve"> </w:t>
      </w:r>
      <w:r>
        <w:rPr>
          <w:sz w:val="20"/>
        </w:rPr>
        <w:t>or</w:t>
      </w:r>
      <w:r>
        <w:rPr>
          <w:spacing w:val="40"/>
          <w:sz w:val="20"/>
        </w:rPr>
        <w:t xml:space="preserve"> </w:t>
      </w:r>
      <w:r>
        <w:rPr>
          <w:sz w:val="20"/>
        </w:rPr>
        <w:t>experts.</w:t>
      </w:r>
    </w:p>
    <w:p w14:paraId="5F2B8E75" w14:textId="77777777" w:rsidR="00E70012" w:rsidRDefault="00E70012">
      <w:pPr>
        <w:spacing w:line="336" w:lineRule="auto"/>
        <w:rPr>
          <w:sz w:val="20"/>
        </w:rPr>
        <w:sectPr w:rsidR="00E70012">
          <w:pgSz w:w="11910" w:h="16840"/>
          <w:pgMar w:top="980" w:right="0" w:bottom="1120" w:left="980" w:header="0" w:footer="881" w:gutter="0"/>
          <w:cols w:space="720"/>
        </w:sectPr>
      </w:pPr>
    </w:p>
    <w:p w14:paraId="250515DE" w14:textId="77777777" w:rsidR="00E70012" w:rsidRDefault="00000000">
      <w:pPr>
        <w:pStyle w:val="Heading1"/>
        <w:spacing w:line="403" w:lineRule="auto"/>
        <w:ind w:left="4133" w:right="4999" w:firstLine="2"/>
        <w:jc w:val="center"/>
      </w:pPr>
      <w:bookmarkStart w:id="224" w:name="SECTION_10_ADMINISTRATION"/>
      <w:bookmarkStart w:id="225" w:name="_bookmark28"/>
      <w:bookmarkEnd w:id="224"/>
      <w:bookmarkEnd w:id="225"/>
      <w:r>
        <w:rPr>
          <w:w w:val="105"/>
        </w:rPr>
        <w:lastRenderedPageBreak/>
        <w:t xml:space="preserve">SECTION 10 </w:t>
      </w:r>
      <w:r>
        <w:rPr>
          <w:spacing w:val="-4"/>
          <w:w w:val="105"/>
        </w:rPr>
        <w:t>ADMINISTRATION</w:t>
      </w:r>
    </w:p>
    <w:p w14:paraId="4F24A6B0" w14:textId="77777777" w:rsidR="00E70012" w:rsidRDefault="00000000">
      <w:pPr>
        <w:pStyle w:val="Heading1"/>
        <w:numPr>
          <w:ilvl w:val="0"/>
          <w:numId w:val="43"/>
        </w:numPr>
        <w:tabs>
          <w:tab w:val="left" w:pos="771"/>
        </w:tabs>
        <w:spacing w:before="158"/>
        <w:ind w:left="771" w:hanging="620"/>
        <w:jc w:val="both"/>
      </w:pPr>
      <w:bookmarkStart w:id="226" w:name="18._PAYMENT_MECHANICS"/>
      <w:bookmarkStart w:id="227" w:name="_bookmark29"/>
      <w:bookmarkEnd w:id="226"/>
      <w:bookmarkEnd w:id="227"/>
      <w:r>
        <w:t>PAYMENT</w:t>
      </w:r>
      <w:r>
        <w:rPr>
          <w:spacing w:val="5"/>
        </w:rPr>
        <w:t xml:space="preserve"> </w:t>
      </w:r>
      <w:r>
        <w:rPr>
          <w:spacing w:val="-2"/>
        </w:rPr>
        <w:t>MECHANICS</w:t>
      </w:r>
    </w:p>
    <w:p w14:paraId="4C1B7AE3" w14:textId="77777777" w:rsidR="00E70012" w:rsidRDefault="00E70012">
      <w:pPr>
        <w:pStyle w:val="BodyText"/>
        <w:spacing w:before="2"/>
        <w:ind w:left="0"/>
        <w:rPr>
          <w:b/>
        </w:rPr>
      </w:pPr>
    </w:p>
    <w:p w14:paraId="55464535" w14:textId="77777777" w:rsidR="00E70012" w:rsidRDefault="00000000">
      <w:pPr>
        <w:pStyle w:val="Heading2"/>
        <w:numPr>
          <w:ilvl w:val="1"/>
          <w:numId w:val="43"/>
        </w:numPr>
        <w:tabs>
          <w:tab w:val="left" w:pos="771"/>
        </w:tabs>
        <w:ind w:left="771" w:hanging="620"/>
        <w:jc w:val="both"/>
      </w:pPr>
      <w:bookmarkStart w:id="228" w:name="18.1_Payments_to_the_Lender"/>
      <w:bookmarkEnd w:id="228"/>
      <w:r>
        <w:rPr>
          <w:w w:val="105"/>
        </w:rPr>
        <w:t>Payments</w:t>
      </w:r>
      <w:r>
        <w:rPr>
          <w:spacing w:val="-9"/>
          <w:w w:val="105"/>
        </w:rPr>
        <w:t xml:space="preserve"> </w:t>
      </w:r>
      <w:r>
        <w:rPr>
          <w:w w:val="105"/>
        </w:rPr>
        <w:t>to</w:t>
      </w:r>
      <w:r>
        <w:rPr>
          <w:spacing w:val="-8"/>
          <w:w w:val="105"/>
        </w:rPr>
        <w:t xml:space="preserve"> </w:t>
      </w:r>
      <w:r>
        <w:rPr>
          <w:w w:val="105"/>
        </w:rPr>
        <w:t>the</w:t>
      </w:r>
      <w:r>
        <w:rPr>
          <w:spacing w:val="-10"/>
          <w:w w:val="105"/>
        </w:rPr>
        <w:t xml:space="preserve"> </w:t>
      </w:r>
      <w:r>
        <w:rPr>
          <w:spacing w:val="-2"/>
          <w:w w:val="105"/>
        </w:rPr>
        <w:t>Lender</w:t>
      </w:r>
    </w:p>
    <w:p w14:paraId="03D9EDEE" w14:textId="77777777" w:rsidR="00E70012" w:rsidRDefault="00000000">
      <w:pPr>
        <w:pStyle w:val="ListParagraph"/>
        <w:numPr>
          <w:ilvl w:val="0"/>
          <w:numId w:val="13"/>
        </w:numPr>
        <w:tabs>
          <w:tab w:val="left" w:pos="771"/>
          <w:tab w:val="left" w:pos="775"/>
        </w:tabs>
        <w:spacing w:before="92" w:line="336" w:lineRule="auto"/>
        <w:ind w:right="1021" w:hanging="624"/>
        <w:jc w:val="both"/>
        <w:rPr>
          <w:sz w:val="20"/>
        </w:rPr>
      </w:pPr>
      <w:r>
        <w:rPr>
          <w:sz w:val="20"/>
        </w:rPr>
        <w:t>On each date on which the Borrower is required to make a payment under this Agreement, it shall make the same available to the Lender for value on the due date at the time and in such funds</w:t>
      </w:r>
      <w:r>
        <w:rPr>
          <w:spacing w:val="40"/>
          <w:sz w:val="20"/>
        </w:rPr>
        <w:t xml:space="preserve"> </w:t>
      </w:r>
      <w:r>
        <w:rPr>
          <w:sz w:val="20"/>
        </w:rPr>
        <w:t>specified by the Lender as being customary at the time for settlement of transactions in the relevant currency in the place of payment.</w:t>
      </w:r>
    </w:p>
    <w:p w14:paraId="5A89779C" w14:textId="36EBE009" w:rsidR="00E70012" w:rsidRDefault="00000000">
      <w:pPr>
        <w:pStyle w:val="ListParagraph"/>
        <w:numPr>
          <w:ilvl w:val="0"/>
          <w:numId w:val="13"/>
        </w:numPr>
        <w:tabs>
          <w:tab w:val="left" w:pos="771"/>
          <w:tab w:val="left" w:pos="775"/>
        </w:tabs>
        <w:spacing w:line="336" w:lineRule="auto"/>
        <w:ind w:right="1019" w:hanging="624"/>
        <w:jc w:val="both"/>
        <w:rPr>
          <w:sz w:val="20"/>
        </w:rPr>
      </w:pPr>
      <w:r>
        <w:rPr>
          <w:sz w:val="20"/>
        </w:rPr>
        <w:t>Payment</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to</w:t>
      </w:r>
      <w:r>
        <w:rPr>
          <w:spacing w:val="40"/>
          <w:sz w:val="20"/>
        </w:rPr>
        <w:t xml:space="preserve"> </w:t>
      </w:r>
      <w:r>
        <w:rPr>
          <w:sz w:val="20"/>
        </w:rPr>
        <w:t>such</w:t>
      </w:r>
      <w:r>
        <w:rPr>
          <w:spacing w:val="40"/>
          <w:sz w:val="20"/>
        </w:rPr>
        <w:t xml:space="preserve"> </w:t>
      </w:r>
      <w:r>
        <w:rPr>
          <w:sz w:val="20"/>
        </w:rPr>
        <w:t>account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financial</w:t>
      </w:r>
      <w:r>
        <w:rPr>
          <w:spacing w:val="40"/>
          <w:sz w:val="20"/>
        </w:rPr>
        <w:t xml:space="preserve"> </w:t>
      </w:r>
      <w:r>
        <w:rPr>
          <w:sz w:val="20"/>
        </w:rPr>
        <w:t>centre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country</w:t>
      </w:r>
      <w:r>
        <w:rPr>
          <w:spacing w:val="40"/>
          <w:sz w:val="20"/>
        </w:rPr>
        <w:t xml:space="preserve"> </w:t>
      </w:r>
      <w:r>
        <w:rPr>
          <w:sz w:val="20"/>
        </w:rPr>
        <w:t>of</w:t>
      </w:r>
      <w:r>
        <w:rPr>
          <w:spacing w:val="40"/>
          <w:sz w:val="20"/>
        </w:rPr>
        <w:t xml:space="preserve"> </w:t>
      </w:r>
      <w:r>
        <w:rPr>
          <w:sz w:val="20"/>
        </w:rPr>
        <w:t>that currency</w:t>
      </w:r>
      <w:r>
        <w:rPr>
          <w:spacing w:val="34"/>
          <w:sz w:val="20"/>
        </w:rPr>
        <w:t xml:space="preserve"> </w:t>
      </w:r>
      <w:r>
        <w:rPr>
          <w:sz w:val="20"/>
        </w:rPr>
        <w:t>and</w:t>
      </w:r>
      <w:r>
        <w:rPr>
          <w:spacing w:val="31"/>
          <w:sz w:val="20"/>
        </w:rPr>
        <w:t xml:space="preserve"> </w:t>
      </w:r>
      <w:r>
        <w:rPr>
          <w:sz w:val="20"/>
        </w:rPr>
        <w:t>with</w:t>
      </w:r>
      <w:r>
        <w:rPr>
          <w:spacing w:val="31"/>
          <w:sz w:val="20"/>
        </w:rPr>
        <w:t xml:space="preserve"> </w:t>
      </w:r>
      <w:r>
        <w:rPr>
          <w:sz w:val="20"/>
        </w:rPr>
        <w:t>such</w:t>
      </w:r>
      <w:r>
        <w:rPr>
          <w:spacing w:val="33"/>
          <w:sz w:val="20"/>
        </w:rPr>
        <w:t xml:space="preserve"> </w:t>
      </w:r>
      <w:r>
        <w:rPr>
          <w:sz w:val="20"/>
        </w:rPr>
        <w:t>bank</w:t>
      </w:r>
      <w:r>
        <w:rPr>
          <w:spacing w:val="34"/>
          <w:sz w:val="20"/>
        </w:rPr>
        <w:t xml:space="preserve"> </w:t>
      </w:r>
      <w:r>
        <w:rPr>
          <w:sz w:val="20"/>
        </w:rPr>
        <w:t>as</w:t>
      </w:r>
      <w:r>
        <w:rPr>
          <w:spacing w:val="33"/>
          <w:sz w:val="20"/>
        </w:rPr>
        <w:t xml:space="preserve"> </w:t>
      </w:r>
      <w:r>
        <w:rPr>
          <w:sz w:val="20"/>
        </w:rPr>
        <w:t>the</w:t>
      </w:r>
      <w:r>
        <w:rPr>
          <w:spacing w:val="32"/>
          <w:sz w:val="20"/>
        </w:rPr>
        <w:t xml:space="preserve"> </w:t>
      </w:r>
      <w:r>
        <w:rPr>
          <w:sz w:val="20"/>
        </w:rPr>
        <w:t>Lender,</w:t>
      </w:r>
      <w:r>
        <w:rPr>
          <w:spacing w:val="30"/>
          <w:sz w:val="20"/>
        </w:rPr>
        <w:t xml:space="preserve"> </w:t>
      </w:r>
      <w:r>
        <w:rPr>
          <w:sz w:val="20"/>
        </w:rPr>
        <w:t>in</w:t>
      </w:r>
      <w:r>
        <w:rPr>
          <w:spacing w:val="33"/>
          <w:sz w:val="20"/>
        </w:rPr>
        <w:t xml:space="preserve"> </w:t>
      </w:r>
      <w:r>
        <w:rPr>
          <w:sz w:val="20"/>
        </w:rPr>
        <w:t>each</w:t>
      </w:r>
      <w:r>
        <w:rPr>
          <w:spacing w:val="32"/>
          <w:sz w:val="20"/>
        </w:rPr>
        <w:t xml:space="preserve"> </w:t>
      </w:r>
      <w:r>
        <w:rPr>
          <w:sz w:val="20"/>
        </w:rPr>
        <w:t>case,</w:t>
      </w:r>
      <w:r>
        <w:rPr>
          <w:spacing w:val="32"/>
          <w:sz w:val="20"/>
        </w:rPr>
        <w:t xml:space="preserve"> </w:t>
      </w:r>
      <w:r>
        <w:rPr>
          <w:sz w:val="20"/>
        </w:rPr>
        <w:t>may</w:t>
      </w:r>
      <w:r>
        <w:rPr>
          <w:spacing w:val="33"/>
          <w:sz w:val="20"/>
        </w:rPr>
        <w:t xml:space="preserve"> </w:t>
      </w:r>
      <w:r>
        <w:rPr>
          <w:sz w:val="20"/>
        </w:rPr>
        <w:t>notify</w:t>
      </w:r>
      <w:r>
        <w:rPr>
          <w:spacing w:val="30"/>
          <w:sz w:val="20"/>
        </w:rPr>
        <w:t xml:space="preserve"> </w:t>
      </w:r>
      <w:r>
        <w:rPr>
          <w:sz w:val="20"/>
        </w:rPr>
        <w:t>to</w:t>
      </w:r>
      <w:r>
        <w:rPr>
          <w:spacing w:val="31"/>
          <w:sz w:val="20"/>
        </w:rPr>
        <w:t xml:space="preserve"> </w:t>
      </w:r>
      <w:r>
        <w:rPr>
          <w:sz w:val="20"/>
        </w:rPr>
        <w:t>the</w:t>
      </w:r>
      <w:r>
        <w:rPr>
          <w:spacing w:val="33"/>
          <w:sz w:val="20"/>
        </w:rPr>
        <w:t xml:space="preserve"> </w:t>
      </w:r>
      <w:r>
        <w:rPr>
          <w:sz w:val="20"/>
        </w:rPr>
        <w:t>Borrower</w:t>
      </w:r>
      <w:r>
        <w:rPr>
          <w:spacing w:val="32"/>
          <w:sz w:val="20"/>
        </w:rPr>
        <w:t xml:space="preserve"> </w:t>
      </w:r>
      <w:r>
        <w:rPr>
          <w:sz w:val="20"/>
        </w:rPr>
        <w:t>by</w:t>
      </w:r>
      <w:r>
        <w:rPr>
          <w:spacing w:val="33"/>
          <w:sz w:val="20"/>
        </w:rPr>
        <w:t xml:space="preserve"> </w:t>
      </w:r>
      <w:r>
        <w:rPr>
          <w:sz w:val="20"/>
        </w:rPr>
        <w:t>not</w:t>
      </w:r>
      <w:r>
        <w:rPr>
          <w:spacing w:val="32"/>
          <w:sz w:val="20"/>
        </w:rPr>
        <w:t xml:space="preserve"> </w:t>
      </w:r>
      <w:r>
        <w:rPr>
          <w:sz w:val="20"/>
        </w:rPr>
        <w:t xml:space="preserve">less than </w:t>
      </w:r>
      <w:del w:id="229" w:author="Anna Reviewer" w:date="2025-09-18T18:06:00Z" w16du:dateUtc="2025-09-18T17:06:00Z">
        <w:r w:rsidDel="00A66695">
          <w:rPr>
            <w:sz w:val="20"/>
          </w:rPr>
          <w:delText>five</w:delText>
        </w:r>
      </w:del>
      <w:ins w:id="230" w:author="Anna Reviewer" w:date="2025-09-18T18:06:00Z" w16du:dateUtc="2025-09-18T17:06:00Z">
        <w:r w:rsidR="00A66695">
          <w:rPr>
            <w:sz w:val="20"/>
          </w:rPr>
          <w:t>three</w:t>
        </w:r>
      </w:ins>
      <w:r>
        <w:rPr>
          <w:sz w:val="20"/>
        </w:rPr>
        <w:t xml:space="preserve"> Business Days' notice.</w:t>
      </w:r>
    </w:p>
    <w:p w14:paraId="66BE85B2" w14:textId="77777777" w:rsidR="00E70012" w:rsidRDefault="00000000">
      <w:pPr>
        <w:pStyle w:val="Heading2"/>
        <w:numPr>
          <w:ilvl w:val="1"/>
          <w:numId w:val="43"/>
        </w:numPr>
        <w:tabs>
          <w:tab w:val="left" w:pos="771"/>
        </w:tabs>
        <w:spacing w:before="120"/>
        <w:ind w:left="771" w:hanging="620"/>
        <w:jc w:val="both"/>
      </w:pPr>
      <w:bookmarkStart w:id="231" w:name="18.2_Payments_by_the_Lender"/>
      <w:bookmarkEnd w:id="231"/>
      <w:r>
        <w:rPr>
          <w:w w:val="105"/>
        </w:rPr>
        <w:t>Payments</w:t>
      </w:r>
      <w:r>
        <w:rPr>
          <w:spacing w:val="-9"/>
          <w:w w:val="105"/>
        </w:rPr>
        <w:t xml:space="preserve"> </w:t>
      </w:r>
      <w:r>
        <w:rPr>
          <w:w w:val="105"/>
        </w:rPr>
        <w:t>by</w:t>
      </w:r>
      <w:r>
        <w:rPr>
          <w:spacing w:val="-11"/>
          <w:w w:val="105"/>
        </w:rPr>
        <w:t xml:space="preserve"> </w:t>
      </w:r>
      <w:r>
        <w:rPr>
          <w:w w:val="105"/>
        </w:rPr>
        <w:t>the</w:t>
      </w:r>
      <w:r>
        <w:rPr>
          <w:spacing w:val="-10"/>
          <w:w w:val="105"/>
        </w:rPr>
        <w:t xml:space="preserve"> </w:t>
      </w:r>
      <w:r>
        <w:rPr>
          <w:spacing w:val="-2"/>
          <w:w w:val="105"/>
        </w:rPr>
        <w:t>Lender</w:t>
      </w:r>
    </w:p>
    <w:p w14:paraId="361BD854" w14:textId="77777777" w:rsidR="00E70012" w:rsidRDefault="00000000">
      <w:pPr>
        <w:pStyle w:val="ListParagraph"/>
        <w:numPr>
          <w:ilvl w:val="0"/>
          <w:numId w:val="12"/>
        </w:numPr>
        <w:tabs>
          <w:tab w:val="left" w:pos="771"/>
          <w:tab w:val="left" w:pos="775"/>
        </w:tabs>
        <w:spacing w:before="94" w:line="336" w:lineRule="auto"/>
        <w:ind w:right="1017" w:hanging="624"/>
        <w:jc w:val="both"/>
        <w:rPr>
          <w:sz w:val="20"/>
        </w:rPr>
      </w:pPr>
      <w:r>
        <w:rPr>
          <w:sz w:val="20"/>
        </w:rPr>
        <w:t>On each date on which the Lender is required to make a payment under this Agreement, the Lender shall</w:t>
      </w:r>
      <w:r>
        <w:rPr>
          <w:spacing w:val="34"/>
          <w:sz w:val="20"/>
        </w:rPr>
        <w:t xml:space="preserve"> </w:t>
      </w:r>
      <w:r>
        <w:rPr>
          <w:sz w:val="20"/>
        </w:rPr>
        <w:t>make</w:t>
      </w:r>
      <w:r>
        <w:rPr>
          <w:spacing w:val="36"/>
          <w:sz w:val="20"/>
        </w:rPr>
        <w:t xml:space="preserve"> </w:t>
      </w:r>
      <w:r>
        <w:rPr>
          <w:sz w:val="20"/>
        </w:rPr>
        <w:t>the</w:t>
      </w:r>
      <w:r>
        <w:rPr>
          <w:spacing w:val="34"/>
          <w:sz w:val="20"/>
        </w:rPr>
        <w:t xml:space="preserve"> </w:t>
      </w:r>
      <w:r>
        <w:rPr>
          <w:sz w:val="20"/>
        </w:rPr>
        <w:t>same</w:t>
      </w:r>
      <w:r>
        <w:rPr>
          <w:spacing w:val="34"/>
          <w:sz w:val="20"/>
        </w:rPr>
        <w:t xml:space="preserve"> </w:t>
      </w:r>
      <w:r>
        <w:rPr>
          <w:sz w:val="20"/>
        </w:rPr>
        <w:t>available</w:t>
      </w:r>
      <w:r>
        <w:rPr>
          <w:spacing w:val="34"/>
          <w:sz w:val="20"/>
        </w:rPr>
        <w:t xml:space="preserve"> </w:t>
      </w:r>
      <w:r>
        <w:rPr>
          <w:sz w:val="20"/>
        </w:rPr>
        <w:t>to</w:t>
      </w:r>
      <w:r>
        <w:rPr>
          <w:spacing w:val="35"/>
          <w:sz w:val="20"/>
        </w:rPr>
        <w:t xml:space="preserve"> </w:t>
      </w:r>
      <w:r>
        <w:rPr>
          <w:sz w:val="20"/>
        </w:rPr>
        <w:t>the</w:t>
      </w:r>
      <w:r>
        <w:rPr>
          <w:spacing w:val="33"/>
          <w:sz w:val="20"/>
        </w:rPr>
        <w:t xml:space="preserve"> </w:t>
      </w:r>
      <w:r>
        <w:rPr>
          <w:sz w:val="20"/>
        </w:rPr>
        <w:t>Borrower</w:t>
      </w:r>
      <w:r>
        <w:rPr>
          <w:spacing w:val="35"/>
          <w:sz w:val="20"/>
        </w:rPr>
        <w:t xml:space="preserve"> </w:t>
      </w:r>
      <w:r>
        <w:rPr>
          <w:sz w:val="20"/>
        </w:rPr>
        <w:t>for</w:t>
      </w:r>
      <w:r>
        <w:rPr>
          <w:spacing w:val="34"/>
          <w:sz w:val="20"/>
        </w:rPr>
        <w:t xml:space="preserve"> </w:t>
      </w:r>
      <w:r>
        <w:rPr>
          <w:sz w:val="20"/>
        </w:rPr>
        <w:t>value</w:t>
      </w:r>
      <w:r>
        <w:rPr>
          <w:spacing w:val="33"/>
          <w:sz w:val="20"/>
        </w:rPr>
        <w:t xml:space="preserve"> </w:t>
      </w:r>
      <w:r>
        <w:rPr>
          <w:sz w:val="20"/>
        </w:rPr>
        <w:t>on</w:t>
      </w:r>
      <w:r>
        <w:rPr>
          <w:spacing w:val="34"/>
          <w:sz w:val="20"/>
        </w:rPr>
        <w:t xml:space="preserve"> </w:t>
      </w:r>
      <w:r>
        <w:rPr>
          <w:sz w:val="20"/>
        </w:rPr>
        <w:t>the</w:t>
      </w:r>
      <w:r>
        <w:rPr>
          <w:spacing w:val="35"/>
          <w:sz w:val="20"/>
        </w:rPr>
        <w:t xml:space="preserve"> </w:t>
      </w:r>
      <w:r>
        <w:rPr>
          <w:sz w:val="20"/>
        </w:rPr>
        <w:t>due</w:t>
      </w:r>
      <w:r>
        <w:rPr>
          <w:spacing w:val="34"/>
          <w:sz w:val="20"/>
        </w:rPr>
        <w:t xml:space="preserve"> </w:t>
      </w:r>
      <w:r>
        <w:rPr>
          <w:sz w:val="20"/>
        </w:rPr>
        <w:t>date</w:t>
      </w:r>
      <w:r>
        <w:rPr>
          <w:spacing w:val="34"/>
          <w:sz w:val="20"/>
        </w:rPr>
        <w:t xml:space="preserve"> </w:t>
      </w:r>
      <w:r>
        <w:rPr>
          <w:sz w:val="20"/>
        </w:rPr>
        <w:t>at</w:t>
      </w:r>
      <w:r>
        <w:rPr>
          <w:spacing w:val="33"/>
          <w:sz w:val="20"/>
        </w:rPr>
        <w:t xml:space="preserve"> </w:t>
      </w:r>
      <w:r>
        <w:rPr>
          <w:sz w:val="20"/>
        </w:rPr>
        <w:t>the</w:t>
      </w:r>
      <w:r>
        <w:rPr>
          <w:spacing w:val="35"/>
          <w:sz w:val="20"/>
        </w:rPr>
        <w:t xml:space="preserve"> </w:t>
      </w:r>
      <w:r>
        <w:rPr>
          <w:sz w:val="20"/>
        </w:rPr>
        <w:t>time</w:t>
      </w:r>
      <w:r>
        <w:rPr>
          <w:spacing w:val="34"/>
          <w:sz w:val="20"/>
        </w:rPr>
        <w:t xml:space="preserve"> </w:t>
      </w:r>
      <w:r>
        <w:rPr>
          <w:sz w:val="20"/>
        </w:rPr>
        <w:t>and</w:t>
      </w:r>
      <w:r>
        <w:rPr>
          <w:spacing w:val="34"/>
          <w:sz w:val="20"/>
        </w:rPr>
        <w:t xml:space="preserve"> </w:t>
      </w:r>
      <w:r>
        <w:rPr>
          <w:sz w:val="20"/>
        </w:rPr>
        <w:t>in</w:t>
      </w:r>
      <w:r>
        <w:rPr>
          <w:spacing w:val="34"/>
          <w:sz w:val="20"/>
        </w:rPr>
        <w:t xml:space="preserve"> </w:t>
      </w:r>
      <w:r>
        <w:rPr>
          <w:sz w:val="20"/>
        </w:rPr>
        <w:t>such funds specified by the Lender as being customary at the time for settlement of transactions in the relevant currency in the place of payment.</w:t>
      </w:r>
    </w:p>
    <w:p w14:paraId="6546E01C" w14:textId="77777777" w:rsidR="00E70012" w:rsidRDefault="00000000">
      <w:pPr>
        <w:pStyle w:val="ListParagraph"/>
        <w:numPr>
          <w:ilvl w:val="0"/>
          <w:numId w:val="12"/>
        </w:numPr>
        <w:tabs>
          <w:tab w:val="left" w:pos="771"/>
          <w:tab w:val="left" w:pos="775"/>
        </w:tabs>
        <w:spacing w:line="336" w:lineRule="auto"/>
        <w:ind w:right="1017" w:hanging="624"/>
        <w:jc w:val="both"/>
        <w:rPr>
          <w:sz w:val="20"/>
        </w:rPr>
      </w:pPr>
      <w:r>
        <w:rPr>
          <w:sz w:val="20"/>
        </w:rPr>
        <w:t>Payment</w:t>
      </w:r>
      <w:r>
        <w:rPr>
          <w:spacing w:val="40"/>
          <w:sz w:val="20"/>
        </w:rPr>
        <w:t xml:space="preserve"> </w:t>
      </w:r>
      <w:r>
        <w:rPr>
          <w:sz w:val="20"/>
        </w:rPr>
        <w:t>shall</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to</w:t>
      </w:r>
      <w:r>
        <w:rPr>
          <w:spacing w:val="40"/>
          <w:sz w:val="20"/>
        </w:rPr>
        <w:t xml:space="preserve"> </w:t>
      </w:r>
      <w:r>
        <w:rPr>
          <w:sz w:val="20"/>
        </w:rPr>
        <w:t>such</w:t>
      </w:r>
      <w:r>
        <w:rPr>
          <w:spacing w:val="40"/>
          <w:sz w:val="20"/>
        </w:rPr>
        <w:t xml:space="preserve"> </w:t>
      </w:r>
      <w:r>
        <w:rPr>
          <w:sz w:val="20"/>
        </w:rPr>
        <w:t>account</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principal</w:t>
      </w:r>
      <w:r>
        <w:rPr>
          <w:spacing w:val="40"/>
          <w:sz w:val="20"/>
        </w:rPr>
        <w:t xml:space="preserve"> </w:t>
      </w:r>
      <w:r>
        <w:rPr>
          <w:sz w:val="20"/>
        </w:rPr>
        <w:t>financial</w:t>
      </w:r>
      <w:r>
        <w:rPr>
          <w:spacing w:val="40"/>
          <w:sz w:val="20"/>
        </w:rPr>
        <w:t xml:space="preserve"> </w:t>
      </w:r>
      <w:r>
        <w:rPr>
          <w:sz w:val="20"/>
        </w:rPr>
        <w:t>centre</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country</w:t>
      </w:r>
      <w:r>
        <w:rPr>
          <w:spacing w:val="40"/>
          <w:sz w:val="20"/>
        </w:rPr>
        <w:t xml:space="preserve"> </w:t>
      </w:r>
      <w:r>
        <w:rPr>
          <w:sz w:val="20"/>
        </w:rPr>
        <w:t>of</w:t>
      </w:r>
      <w:r>
        <w:rPr>
          <w:spacing w:val="40"/>
          <w:sz w:val="20"/>
        </w:rPr>
        <w:t xml:space="preserve"> </w:t>
      </w:r>
      <w:r>
        <w:rPr>
          <w:sz w:val="20"/>
        </w:rPr>
        <w:t>that currency and with such bank as the Borrower, in each case, may notify to the Lender in the relevant Utilisation Request or Selection Notice.</w:t>
      </w:r>
    </w:p>
    <w:p w14:paraId="6B108AF4" w14:textId="77777777" w:rsidR="00E70012" w:rsidRDefault="00000000">
      <w:pPr>
        <w:pStyle w:val="Heading2"/>
        <w:numPr>
          <w:ilvl w:val="1"/>
          <w:numId w:val="43"/>
        </w:numPr>
        <w:tabs>
          <w:tab w:val="left" w:pos="771"/>
        </w:tabs>
        <w:spacing w:before="120"/>
        <w:ind w:left="771" w:hanging="620"/>
        <w:jc w:val="both"/>
      </w:pPr>
      <w:bookmarkStart w:id="232" w:name="18.3_Distributions_to_the_Borrower"/>
      <w:bookmarkEnd w:id="232"/>
      <w:r>
        <w:rPr>
          <w:w w:val="105"/>
        </w:rPr>
        <w:t>Distributions</w:t>
      </w:r>
      <w:r>
        <w:rPr>
          <w:spacing w:val="-11"/>
          <w:w w:val="105"/>
        </w:rPr>
        <w:t xml:space="preserve"> </w:t>
      </w:r>
      <w:r>
        <w:rPr>
          <w:w w:val="105"/>
        </w:rPr>
        <w:t>to</w:t>
      </w:r>
      <w:r>
        <w:rPr>
          <w:spacing w:val="-10"/>
          <w:w w:val="105"/>
        </w:rPr>
        <w:t xml:space="preserve"> </w:t>
      </w:r>
      <w:r>
        <w:rPr>
          <w:w w:val="105"/>
        </w:rPr>
        <w:t>the</w:t>
      </w:r>
      <w:r>
        <w:rPr>
          <w:spacing w:val="-9"/>
          <w:w w:val="105"/>
        </w:rPr>
        <w:t xml:space="preserve"> </w:t>
      </w:r>
      <w:r>
        <w:rPr>
          <w:spacing w:val="-2"/>
          <w:w w:val="105"/>
        </w:rPr>
        <w:t>Borrower</w:t>
      </w:r>
    </w:p>
    <w:p w14:paraId="74AFAB59" w14:textId="77777777" w:rsidR="00E70012" w:rsidRDefault="00000000">
      <w:pPr>
        <w:pStyle w:val="BodyText"/>
        <w:spacing w:before="92" w:line="336" w:lineRule="auto"/>
        <w:ind w:right="1016"/>
        <w:jc w:val="both"/>
      </w:pPr>
      <w:r>
        <w:t>The Lender may</w:t>
      </w:r>
      <w:r>
        <w:rPr>
          <w:spacing w:val="34"/>
        </w:rPr>
        <w:t xml:space="preserve"> </w:t>
      </w:r>
      <w:r>
        <w:t>(with the consent</w:t>
      </w:r>
      <w:r>
        <w:rPr>
          <w:spacing w:val="33"/>
        </w:rPr>
        <w:t xml:space="preserve"> </w:t>
      </w:r>
      <w:r>
        <w:t>of the Borrower or in accordance with Clause</w:t>
      </w:r>
      <w:r>
        <w:rPr>
          <w:spacing w:val="35"/>
        </w:rPr>
        <w:t xml:space="preserve"> </w:t>
      </w:r>
      <w:r>
        <w:t>19 (</w:t>
      </w:r>
      <w:r>
        <w:rPr>
          <w:i/>
        </w:rPr>
        <w:t>Set-off</w:t>
      </w:r>
      <w:r>
        <w:t>)) apply any</w:t>
      </w:r>
      <w:r>
        <w:rPr>
          <w:spacing w:val="32"/>
        </w:rPr>
        <w:t xml:space="preserve"> </w:t>
      </w:r>
      <w:r>
        <w:t>amount</w:t>
      </w:r>
      <w:r>
        <w:rPr>
          <w:spacing w:val="32"/>
        </w:rPr>
        <w:t xml:space="preserve"> </w:t>
      </w:r>
      <w:r>
        <w:t>payable</w:t>
      </w:r>
      <w:r>
        <w:rPr>
          <w:spacing w:val="30"/>
        </w:rPr>
        <w:t xml:space="preserve"> </w:t>
      </w:r>
      <w:r>
        <w:t>by</w:t>
      </w:r>
      <w:r>
        <w:rPr>
          <w:spacing w:val="29"/>
        </w:rPr>
        <w:t xml:space="preserve"> </w:t>
      </w:r>
      <w:r>
        <w:t>it</w:t>
      </w:r>
      <w:r>
        <w:rPr>
          <w:spacing w:val="31"/>
        </w:rPr>
        <w:t xml:space="preserve"> </w:t>
      </w:r>
      <w:r>
        <w:t>to</w:t>
      </w:r>
      <w:r>
        <w:rPr>
          <w:spacing w:val="28"/>
        </w:rPr>
        <w:t xml:space="preserve"> </w:t>
      </w:r>
      <w:r>
        <w:t>the</w:t>
      </w:r>
      <w:r>
        <w:rPr>
          <w:spacing w:val="31"/>
        </w:rPr>
        <w:t xml:space="preserve"> </w:t>
      </w:r>
      <w:r>
        <w:t>Borrower</w:t>
      </w:r>
      <w:r>
        <w:rPr>
          <w:spacing w:val="30"/>
        </w:rPr>
        <w:t xml:space="preserve"> </w:t>
      </w:r>
      <w:r>
        <w:t>in</w:t>
      </w:r>
      <w:r>
        <w:rPr>
          <w:spacing w:val="30"/>
        </w:rPr>
        <w:t xml:space="preserve"> </w:t>
      </w:r>
      <w:r>
        <w:t>or</w:t>
      </w:r>
      <w:r>
        <w:rPr>
          <w:spacing w:val="29"/>
        </w:rPr>
        <w:t xml:space="preserve"> </w:t>
      </w:r>
      <w:r>
        <w:t>towards</w:t>
      </w:r>
      <w:r>
        <w:rPr>
          <w:spacing w:val="32"/>
        </w:rPr>
        <w:t xml:space="preserve"> </w:t>
      </w:r>
      <w:r>
        <w:t>payment</w:t>
      </w:r>
      <w:r>
        <w:rPr>
          <w:spacing w:val="30"/>
        </w:rPr>
        <w:t xml:space="preserve"> </w:t>
      </w:r>
      <w:r>
        <w:t>(on</w:t>
      </w:r>
      <w:r>
        <w:rPr>
          <w:spacing w:val="29"/>
        </w:rPr>
        <w:t xml:space="preserve"> </w:t>
      </w:r>
      <w:r>
        <w:t>the</w:t>
      </w:r>
      <w:r>
        <w:rPr>
          <w:spacing w:val="31"/>
        </w:rPr>
        <w:t xml:space="preserve"> </w:t>
      </w:r>
      <w:r>
        <w:t>date</w:t>
      </w:r>
      <w:r>
        <w:rPr>
          <w:spacing w:val="30"/>
        </w:rPr>
        <w:t xml:space="preserve"> </w:t>
      </w:r>
      <w:r>
        <w:t>and</w:t>
      </w:r>
      <w:r>
        <w:rPr>
          <w:spacing w:val="29"/>
        </w:rPr>
        <w:t xml:space="preserve"> </w:t>
      </w:r>
      <w:r>
        <w:t>in</w:t>
      </w:r>
      <w:r>
        <w:rPr>
          <w:spacing w:val="29"/>
        </w:rPr>
        <w:t xml:space="preserve"> </w:t>
      </w:r>
      <w:r>
        <w:t>the</w:t>
      </w:r>
      <w:r>
        <w:rPr>
          <w:spacing w:val="30"/>
        </w:rPr>
        <w:t xml:space="preserve"> </w:t>
      </w:r>
      <w:r>
        <w:t>currency and</w:t>
      </w:r>
      <w:r>
        <w:rPr>
          <w:spacing w:val="40"/>
        </w:rPr>
        <w:t xml:space="preserve"> </w:t>
      </w:r>
      <w:r>
        <w:t>funds</w:t>
      </w:r>
      <w:r>
        <w:rPr>
          <w:spacing w:val="40"/>
        </w:rPr>
        <w:t xml:space="preserve"> </w:t>
      </w:r>
      <w:r>
        <w:t>of</w:t>
      </w:r>
      <w:r>
        <w:rPr>
          <w:spacing w:val="40"/>
        </w:rPr>
        <w:t xml:space="preserve"> </w:t>
      </w:r>
      <w:r>
        <w:t>receipt)</w:t>
      </w:r>
      <w:r>
        <w:rPr>
          <w:spacing w:val="40"/>
        </w:rPr>
        <w:t xml:space="preserve"> </w:t>
      </w:r>
      <w:r>
        <w:t>of</w:t>
      </w:r>
      <w:r>
        <w:rPr>
          <w:spacing w:val="40"/>
        </w:rPr>
        <w:t xml:space="preserve"> </w:t>
      </w:r>
      <w:r>
        <w:t>any</w:t>
      </w:r>
      <w:r>
        <w:rPr>
          <w:spacing w:val="40"/>
        </w:rPr>
        <w:t xml:space="preserve"> </w:t>
      </w:r>
      <w:r>
        <w:t>amount</w:t>
      </w:r>
      <w:r>
        <w:rPr>
          <w:spacing w:val="40"/>
        </w:rPr>
        <w:t xml:space="preserve"> </w:t>
      </w:r>
      <w:r>
        <w:t>due</w:t>
      </w:r>
      <w:r>
        <w:rPr>
          <w:spacing w:val="40"/>
        </w:rPr>
        <w:t xml:space="preserve"> </w:t>
      </w:r>
      <w:r>
        <w:t>from</w:t>
      </w:r>
      <w:r>
        <w:rPr>
          <w:spacing w:val="40"/>
        </w:rPr>
        <w:t xml:space="preserve"> </w:t>
      </w:r>
      <w:r>
        <w:t>the</w:t>
      </w:r>
      <w:r>
        <w:rPr>
          <w:spacing w:val="40"/>
        </w:rPr>
        <w:t xml:space="preserve"> </w:t>
      </w:r>
      <w:r>
        <w:t>Borrower</w:t>
      </w:r>
      <w:r>
        <w:rPr>
          <w:spacing w:val="40"/>
        </w:rPr>
        <w:t xml:space="preserve"> </w:t>
      </w:r>
      <w:r>
        <w:t>under</w:t>
      </w:r>
      <w:r>
        <w:rPr>
          <w:spacing w:val="40"/>
        </w:rPr>
        <w:t xml:space="preserve"> </w:t>
      </w:r>
      <w:r>
        <w:t>this Agreement.</w:t>
      </w:r>
    </w:p>
    <w:p w14:paraId="124D6727" w14:textId="77777777" w:rsidR="00E70012" w:rsidRDefault="00000000">
      <w:pPr>
        <w:pStyle w:val="Heading2"/>
        <w:numPr>
          <w:ilvl w:val="1"/>
          <w:numId w:val="43"/>
        </w:numPr>
        <w:tabs>
          <w:tab w:val="left" w:pos="771"/>
        </w:tabs>
        <w:spacing w:before="120"/>
        <w:ind w:left="771" w:hanging="620"/>
        <w:jc w:val="both"/>
      </w:pPr>
      <w:bookmarkStart w:id="233" w:name="18.4_Partial_payments"/>
      <w:bookmarkEnd w:id="233"/>
      <w:r>
        <w:rPr>
          <w:w w:val="105"/>
        </w:rPr>
        <w:t>Partial</w:t>
      </w:r>
      <w:r>
        <w:rPr>
          <w:spacing w:val="-11"/>
          <w:w w:val="105"/>
        </w:rPr>
        <w:t xml:space="preserve"> </w:t>
      </w:r>
      <w:r>
        <w:rPr>
          <w:spacing w:val="-2"/>
          <w:w w:val="105"/>
        </w:rPr>
        <w:t>payments</w:t>
      </w:r>
    </w:p>
    <w:p w14:paraId="3E7AF359" w14:textId="77777777" w:rsidR="00E70012" w:rsidRDefault="00000000">
      <w:pPr>
        <w:pStyle w:val="ListParagraph"/>
        <w:numPr>
          <w:ilvl w:val="0"/>
          <w:numId w:val="11"/>
        </w:numPr>
        <w:tabs>
          <w:tab w:val="left" w:pos="771"/>
          <w:tab w:val="left" w:pos="775"/>
        </w:tabs>
        <w:spacing w:before="92" w:line="336" w:lineRule="auto"/>
        <w:ind w:right="1019" w:hanging="624"/>
        <w:jc w:val="both"/>
        <w:rPr>
          <w:sz w:val="20"/>
        </w:rPr>
      </w:pPr>
      <w:r>
        <w:rPr>
          <w:sz w:val="20"/>
        </w:rPr>
        <w:t>If</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receives</w:t>
      </w:r>
      <w:r>
        <w:rPr>
          <w:spacing w:val="40"/>
          <w:sz w:val="20"/>
        </w:rPr>
        <w:t xml:space="preserve"> </w:t>
      </w:r>
      <w:r>
        <w:rPr>
          <w:sz w:val="20"/>
        </w:rPr>
        <w:t>a</w:t>
      </w:r>
      <w:r>
        <w:rPr>
          <w:spacing w:val="40"/>
          <w:sz w:val="20"/>
        </w:rPr>
        <w:t xml:space="preserve"> </w:t>
      </w:r>
      <w:r>
        <w:rPr>
          <w:sz w:val="20"/>
        </w:rPr>
        <w:t>payment</w:t>
      </w:r>
      <w:r>
        <w:rPr>
          <w:spacing w:val="40"/>
          <w:sz w:val="20"/>
        </w:rPr>
        <w:t xml:space="preserve"> </w:t>
      </w:r>
      <w:r>
        <w:rPr>
          <w:sz w:val="20"/>
        </w:rPr>
        <w:t>that</w:t>
      </w:r>
      <w:r>
        <w:rPr>
          <w:spacing w:val="40"/>
          <w:sz w:val="20"/>
        </w:rPr>
        <w:t xml:space="preserve"> </w:t>
      </w:r>
      <w:r>
        <w:rPr>
          <w:sz w:val="20"/>
        </w:rPr>
        <w:t>is</w:t>
      </w:r>
      <w:r>
        <w:rPr>
          <w:spacing w:val="40"/>
          <w:sz w:val="20"/>
        </w:rPr>
        <w:t xml:space="preserve"> </w:t>
      </w:r>
      <w:r>
        <w:rPr>
          <w:sz w:val="20"/>
        </w:rPr>
        <w:t>insufficient</w:t>
      </w:r>
      <w:r>
        <w:rPr>
          <w:spacing w:val="40"/>
          <w:sz w:val="20"/>
        </w:rPr>
        <w:t xml:space="preserve"> </w:t>
      </w:r>
      <w:r>
        <w:rPr>
          <w:sz w:val="20"/>
        </w:rPr>
        <w:t>to</w:t>
      </w:r>
      <w:r>
        <w:rPr>
          <w:spacing w:val="40"/>
          <w:sz w:val="20"/>
        </w:rPr>
        <w:t xml:space="preserve"> </w:t>
      </w:r>
      <w:r>
        <w:rPr>
          <w:sz w:val="20"/>
        </w:rPr>
        <w:t>discharge</w:t>
      </w:r>
      <w:r>
        <w:rPr>
          <w:spacing w:val="40"/>
          <w:sz w:val="20"/>
        </w:rPr>
        <w:t xml:space="preserve"> </w:t>
      </w:r>
      <w:r>
        <w:rPr>
          <w:sz w:val="20"/>
        </w:rPr>
        <w:t>all</w:t>
      </w:r>
      <w:r>
        <w:rPr>
          <w:spacing w:val="40"/>
          <w:sz w:val="20"/>
        </w:rPr>
        <w:t xml:space="preserve"> </w:t>
      </w:r>
      <w:r>
        <w:rPr>
          <w:sz w:val="20"/>
        </w:rPr>
        <w:t>the</w:t>
      </w:r>
      <w:r>
        <w:rPr>
          <w:spacing w:val="40"/>
          <w:sz w:val="20"/>
        </w:rPr>
        <w:t xml:space="preserve"> </w:t>
      </w:r>
      <w:proofErr w:type="gramStart"/>
      <w:r>
        <w:rPr>
          <w:sz w:val="20"/>
        </w:rPr>
        <w:t>amounts</w:t>
      </w:r>
      <w:proofErr w:type="gramEnd"/>
      <w:r>
        <w:rPr>
          <w:spacing w:val="40"/>
          <w:sz w:val="20"/>
        </w:rPr>
        <w:t xml:space="preserve"> </w:t>
      </w:r>
      <w:r>
        <w:rPr>
          <w:sz w:val="20"/>
        </w:rPr>
        <w:t>then</w:t>
      </w:r>
      <w:r>
        <w:rPr>
          <w:spacing w:val="40"/>
          <w:sz w:val="20"/>
        </w:rPr>
        <w:t xml:space="preserve"> </w:t>
      </w:r>
      <w:r>
        <w:rPr>
          <w:sz w:val="20"/>
        </w:rPr>
        <w:t>due</w:t>
      </w:r>
      <w:r>
        <w:rPr>
          <w:spacing w:val="40"/>
          <w:sz w:val="20"/>
        </w:rPr>
        <w:t xml:space="preserve"> </w:t>
      </w:r>
      <w:r>
        <w:rPr>
          <w:sz w:val="20"/>
        </w:rPr>
        <w:t>and payable by the Borrower under this Agreement, the Lender shall apply that payment towards the obligations</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under</w:t>
      </w:r>
      <w:r>
        <w:rPr>
          <w:spacing w:val="40"/>
          <w:sz w:val="20"/>
        </w:rPr>
        <w:t xml:space="preserve"> </w:t>
      </w:r>
      <w:r>
        <w:rPr>
          <w:sz w:val="20"/>
        </w:rPr>
        <w:t>this Agreement</w:t>
      </w:r>
      <w:r>
        <w:rPr>
          <w:spacing w:val="40"/>
          <w:sz w:val="20"/>
        </w:rPr>
        <w:t xml:space="preserve"> </w:t>
      </w:r>
      <w:r>
        <w:rPr>
          <w:sz w:val="20"/>
        </w:rPr>
        <w:t>in</w:t>
      </w:r>
      <w:r>
        <w:rPr>
          <w:spacing w:val="40"/>
          <w:sz w:val="20"/>
        </w:rPr>
        <w:t xml:space="preserve"> </w:t>
      </w:r>
      <w:r>
        <w:rPr>
          <w:sz w:val="20"/>
        </w:rPr>
        <w:t>any</w:t>
      </w:r>
      <w:r>
        <w:rPr>
          <w:spacing w:val="40"/>
          <w:sz w:val="20"/>
        </w:rPr>
        <w:t xml:space="preserve"> </w:t>
      </w:r>
      <w:r>
        <w:rPr>
          <w:sz w:val="20"/>
        </w:rPr>
        <w:t>order</w:t>
      </w:r>
      <w:r>
        <w:rPr>
          <w:spacing w:val="40"/>
          <w:sz w:val="20"/>
        </w:rPr>
        <w:t xml:space="preserve"> </w:t>
      </w:r>
      <w:r>
        <w:rPr>
          <w:sz w:val="20"/>
        </w:rPr>
        <w:t>selected</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Lender.</w:t>
      </w:r>
    </w:p>
    <w:p w14:paraId="0DD66F4F" w14:textId="77777777" w:rsidR="00E70012" w:rsidRDefault="00000000">
      <w:pPr>
        <w:pStyle w:val="ListParagraph"/>
        <w:numPr>
          <w:ilvl w:val="0"/>
          <w:numId w:val="11"/>
        </w:numPr>
        <w:tabs>
          <w:tab w:val="left" w:pos="771"/>
        </w:tabs>
        <w:spacing w:before="120"/>
        <w:ind w:left="771" w:hanging="620"/>
        <w:jc w:val="both"/>
        <w:rPr>
          <w:sz w:val="20"/>
        </w:rPr>
      </w:pPr>
      <w:r>
        <w:rPr>
          <w:sz w:val="20"/>
        </w:rPr>
        <w:t>Paragraph</w:t>
      </w:r>
      <w:r>
        <w:rPr>
          <w:spacing w:val="16"/>
          <w:sz w:val="20"/>
        </w:rPr>
        <w:t xml:space="preserve"> </w:t>
      </w:r>
      <w:r>
        <w:rPr>
          <w:sz w:val="20"/>
        </w:rPr>
        <w:t>(a)</w:t>
      </w:r>
      <w:r>
        <w:rPr>
          <w:spacing w:val="18"/>
          <w:sz w:val="20"/>
        </w:rPr>
        <w:t xml:space="preserve"> </w:t>
      </w:r>
      <w:r>
        <w:rPr>
          <w:sz w:val="20"/>
        </w:rPr>
        <w:t>above</w:t>
      </w:r>
      <w:r>
        <w:rPr>
          <w:spacing w:val="19"/>
          <w:sz w:val="20"/>
        </w:rPr>
        <w:t xml:space="preserve"> </w:t>
      </w:r>
      <w:r>
        <w:rPr>
          <w:sz w:val="20"/>
        </w:rPr>
        <w:t>will</w:t>
      </w:r>
      <w:r>
        <w:rPr>
          <w:spacing w:val="18"/>
          <w:sz w:val="20"/>
        </w:rPr>
        <w:t xml:space="preserve"> </w:t>
      </w:r>
      <w:r>
        <w:rPr>
          <w:sz w:val="20"/>
        </w:rPr>
        <w:t>override</w:t>
      </w:r>
      <w:r>
        <w:rPr>
          <w:spacing w:val="18"/>
          <w:sz w:val="20"/>
        </w:rPr>
        <w:t xml:space="preserve"> </w:t>
      </w:r>
      <w:r>
        <w:rPr>
          <w:sz w:val="20"/>
        </w:rPr>
        <w:t>any</w:t>
      </w:r>
      <w:r>
        <w:rPr>
          <w:spacing w:val="19"/>
          <w:sz w:val="20"/>
        </w:rPr>
        <w:t xml:space="preserve"> </w:t>
      </w:r>
      <w:r>
        <w:rPr>
          <w:sz w:val="20"/>
        </w:rPr>
        <w:t>appropriation</w:t>
      </w:r>
      <w:r>
        <w:rPr>
          <w:spacing w:val="17"/>
          <w:sz w:val="20"/>
        </w:rPr>
        <w:t xml:space="preserve"> </w:t>
      </w:r>
      <w:r>
        <w:rPr>
          <w:sz w:val="20"/>
        </w:rPr>
        <w:t>made</w:t>
      </w:r>
      <w:r>
        <w:rPr>
          <w:spacing w:val="19"/>
          <w:sz w:val="20"/>
        </w:rPr>
        <w:t xml:space="preserve"> </w:t>
      </w:r>
      <w:r>
        <w:rPr>
          <w:sz w:val="20"/>
        </w:rPr>
        <w:t>by</w:t>
      </w:r>
      <w:r>
        <w:rPr>
          <w:spacing w:val="17"/>
          <w:sz w:val="20"/>
        </w:rPr>
        <w:t xml:space="preserve"> </w:t>
      </w:r>
      <w:r>
        <w:rPr>
          <w:sz w:val="20"/>
        </w:rPr>
        <w:t>the</w:t>
      </w:r>
      <w:r>
        <w:rPr>
          <w:spacing w:val="19"/>
          <w:sz w:val="20"/>
        </w:rPr>
        <w:t xml:space="preserve"> </w:t>
      </w:r>
      <w:r>
        <w:rPr>
          <w:spacing w:val="-2"/>
          <w:sz w:val="20"/>
        </w:rPr>
        <w:t>Borrower.</w:t>
      </w:r>
    </w:p>
    <w:p w14:paraId="7678D23C" w14:textId="77777777" w:rsidR="00E70012" w:rsidRDefault="00000000">
      <w:pPr>
        <w:pStyle w:val="Heading2"/>
        <w:numPr>
          <w:ilvl w:val="1"/>
          <w:numId w:val="43"/>
        </w:numPr>
        <w:tabs>
          <w:tab w:val="left" w:pos="771"/>
        </w:tabs>
        <w:spacing w:before="211"/>
        <w:ind w:left="771" w:hanging="620"/>
        <w:jc w:val="both"/>
      </w:pPr>
      <w:bookmarkStart w:id="234" w:name="18.5_No_set-off_by_the_Borrower"/>
      <w:bookmarkEnd w:id="234"/>
      <w:r>
        <w:rPr>
          <w:w w:val="105"/>
        </w:rPr>
        <w:t>No</w:t>
      </w:r>
      <w:r>
        <w:rPr>
          <w:spacing w:val="-6"/>
          <w:w w:val="105"/>
        </w:rPr>
        <w:t xml:space="preserve"> </w:t>
      </w:r>
      <w:r>
        <w:rPr>
          <w:w w:val="105"/>
        </w:rPr>
        <w:t>set-off</w:t>
      </w:r>
      <w:r>
        <w:rPr>
          <w:spacing w:val="-4"/>
          <w:w w:val="105"/>
        </w:rPr>
        <w:t xml:space="preserve"> </w:t>
      </w:r>
      <w:r>
        <w:rPr>
          <w:w w:val="105"/>
        </w:rPr>
        <w:t>by</w:t>
      </w:r>
      <w:r>
        <w:rPr>
          <w:spacing w:val="-7"/>
          <w:w w:val="105"/>
        </w:rPr>
        <w:t xml:space="preserve"> </w:t>
      </w:r>
      <w:r>
        <w:rPr>
          <w:w w:val="105"/>
        </w:rPr>
        <w:t>the</w:t>
      </w:r>
      <w:r>
        <w:rPr>
          <w:spacing w:val="-5"/>
          <w:w w:val="105"/>
        </w:rPr>
        <w:t xml:space="preserve"> </w:t>
      </w:r>
      <w:r>
        <w:rPr>
          <w:spacing w:val="-2"/>
          <w:w w:val="105"/>
        </w:rPr>
        <w:t>Borrower</w:t>
      </w:r>
    </w:p>
    <w:p w14:paraId="14262BE7" w14:textId="77777777" w:rsidR="00E70012" w:rsidRDefault="00000000">
      <w:pPr>
        <w:pStyle w:val="BodyText"/>
        <w:spacing w:before="92" w:line="336" w:lineRule="auto"/>
        <w:ind w:right="1025"/>
        <w:jc w:val="both"/>
      </w:pPr>
      <w:r>
        <w:t>All payments to be made by the Borrower under this Agreement shall be calculated and be made without</w:t>
      </w:r>
      <w:r>
        <w:rPr>
          <w:spacing w:val="40"/>
        </w:rPr>
        <w:t xml:space="preserve"> </w:t>
      </w:r>
      <w:r>
        <w:t>(and</w:t>
      </w:r>
      <w:r>
        <w:rPr>
          <w:spacing w:val="40"/>
        </w:rPr>
        <w:t xml:space="preserve"> </w:t>
      </w:r>
      <w:r>
        <w:t>free</w:t>
      </w:r>
      <w:r>
        <w:rPr>
          <w:spacing w:val="40"/>
        </w:rPr>
        <w:t xml:space="preserve"> </w:t>
      </w:r>
      <w:r>
        <w:t>and</w:t>
      </w:r>
      <w:r>
        <w:rPr>
          <w:spacing w:val="40"/>
        </w:rPr>
        <w:t xml:space="preserve"> </w:t>
      </w:r>
      <w:r>
        <w:t>clear</w:t>
      </w:r>
      <w:r>
        <w:rPr>
          <w:spacing w:val="40"/>
        </w:rPr>
        <w:t xml:space="preserve"> </w:t>
      </w:r>
      <w:r>
        <w:t>of</w:t>
      </w:r>
      <w:r>
        <w:rPr>
          <w:spacing w:val="40"/>
        </w:rPr>
        <w:t xml:space="preserve"> </w:t>
      </w:r>
      <w:r>
        <w:t>any</w:t>
      </w:r>
      <w:r>
        <w:rPr>
          <w:spacing w:val="40"/>
        </w:rPr>
        <w:t xml:space="preserve"> </w:t>
      </w:r>
      <w:r>
        <w:t>deduction</w:t>
      </w:r>
      <w:r>
        <w:rPr>
          <w:spacing w:val="40"/>
        </w:rPr>
        <w:t xml:space="preserve"> </w:t>
      </w:r>
      <w:r>
        <w:t>for)</w:t>
      </w:r>
      <w:r>
        <w:rPr>
          <w:spacing w:val="40"/>
        </w:rPr>
        <w:t xml:space="preserve"> </w:t>
      </w:r>
      <w:r>
        <w:t>set-off</w:t>
      </w:r>
      <w:r>
        <w:rPr>
          <w:spacing w:val="40"/>
        </w:rPr>
        <w:t xml:space="preserve"> </w:t>
      </w:r>
      <w:r>
        <w:t>or</w:t>
      </w:r>
      <w:r>
        <w:rPr>
          <w:spacing w:val="40"/>
        </w:rPr>
        <w:t xml:space="preserve"> </w:t>
      </w:r>
      <w:r>
        <w:t>counterclaim.</w:t>
      </w:r>
    </w:p>
    <w:p w14:paraId="176F0A2C" w14:textId="77777777" w:rsidR="00E70012" w:rsidRDefault="00000000">
      <w:pPr>
        <w:pStyle w:val="Heading2"/>
        <w:numPr>
          <w:ilvl w:val="1"/>
          <w:numId w:val="43"/>
        </w:numPr>
        <w:tabs>
          <w:tab w:val="left" w:pos="771"/>
        </w:tabs>
        <w:spacing w:before="121"/>
        <w:ind w:left="771" w:hanging="620"/>
        <w:jc w:val="both"/>
      </w:pPr>
      <w:bookmarkStart w:id="235" w:name="18.6_Business_Days"/>
      <w:bookmarkEnd w:id="235"/>
      <w:r>
        <w:rPr>
          <w:spacing w:val="-2"/>
          <w:w w:val="105"/>
        </w:rPr>
        <w:t>Business</w:t>
      </w:r>
      <w:r>
        <w:rPr>
          <w:spacing w:val="1"/>
          <w:w w:val="105"/>
        </w:rPr>
        <w:t xml:space="preserve"> </w:t>
      </w:r>
      <w:r>
        <w:rPr>
          <w:spacing w:val="-4"/>
          <w:w w:val="105"/>
        </w:rPr>
        <w:t>Days</w:t>
      </w:r>
    </w:p>
    <w:p w14:paraId="19E5F7E1" w14:textId="77777777" w:rsidR="00E70012" w:rsidRDefault="00000000">
      <w:pPr>
        <w:pStyle w:val="ListParagraph"/>
        <w:numPr>
          <w:ilvl w:val="0"/>
          <w:numId w:val="10"/>
        </w:numPr>
        <w:tabs>
          <w:tab w:val="left" w:pos="771"/>
          <w:tab w:val="left" w:pos="775"/>
        </w:tabs>
        <w:spacing w:before="94" w:line="336" w:lineRule="auto"/>
        <w:ind w:right="1020" w:hanging="624"/>
        <w:jc w:val="both"/>
        <w:rPr>
          <w:sz w:val="20"/>
        </w:rPr>
      </w:pPr>
      <w:r>
        <w:rPr>
          <w:sz w:val="20"/>
        </w:rPr>
        <w:t>Any</w:t>
      </w:r>
      <w:r>
        <w:rPr>
          <w:spacing w:val="31"/>
          <w:sz w:val="20"/>
        </w:rPr>
        <w:t xml:space="preserve"> </w:t>
      </w:r>
      <w:r>
        <w:rPr>
          <w:sz w:val="20"/>
        </w:rPr>
        <w:t>payment</w:t>
      </w:r>
      <w:r>
        <w:rPr>
          <w:spacing w:val="29"/>
          <w:sz w:val="20"/>
        </w:rPr>
        <w:t xml:space="preserve"> </w:t>
      </w:r>
      <w:r>
        <w:rPr>
          <w:sz w:val="20"/>
        </w:rPr>
        <w:t>under</w:t>
      </w:r>
      <w:r>
        <w:rPr>
          <w:spacing w:val="29"/>
          <w:sz w:val="20"/>
        </w:rPr>
        <w:t xml:space="preserve"> </w:t>
      </w:r>
      <w:r>
        <w:rPr>
          <w:sz w:val="20"/>
        </w:rPr>
        <w:t>this Agreement</w:t>
      </w:r>
      <w:r>
        <w:rPr>
          <w:spacing w:val="31"/>
          <w:sz w:val="20"/>
        </w:rPr>
        <w:t xml:space="preserve"> </w:t>
      </w:r>
      <w:r>
        <w:rPr>
          <w:sz w:val="20"/>
        </w:rPr>
        <w:t>which</w:t>
      </w:r>
      <w:r>
        <w:rPr>
          <w:spacing w:val="29"/>
          <w:sz w:val="20"/>
        </w:rPr>
        <w:t xml:space="preserve"> </w:t>
      </w:r>
      <w:r>
        <w:rPr>
          <w:sz w:val="20"/>
        </w:rPr>
        <w:t>is</w:t>
      </w:r>
      <w:r>
        <w:rPr>
          <w:spacing w:val="29"/>
          <w:sz w:val="20"/>
        </w:rPr>
        <w:t xml:space="preserve"> </w:t>
      </w:r>
      <w:r>
        <w:rPr>
          <w:sz w:val="20"/>
        </w:rPr>
        <w:t>due</w:t>
      </w:r>
      <w:r>
        <w:rPr>
          <w:spacing w:val="30"/>
          <w:sz w:val="20"/>
        </w:rPr>
        <w:t xml:space="preserve"> </w:t>
      </w:r>
      <w:r>
        <w:rPr>
          <w:sz w:val="20"/>
        </w:rPr>
        <w:t>to</w:t>
      </w:r>
      <w:r>
        <w:rPr>
          <w:spacing w:val="28"/>
          <w:sz w:val="20"/>
        </w:rPr>
        <w:t xml:space="preserve"> </w:t>
      </w:r>
      <w:r>
        <w:rPr>
          <w:sz w:val="20"/>
        </w:rPr>
        <w:t>be</w:t>
      </w:r>
      <w:r>
        <w:rPr>
          <w:spacing w:val="29"/>
          <w:sz w:val="20"/>
        </w:rPr>
        <w:t xml:space="preserve"> </w:t>
      </w:r>
      <w:r>
        <w:rPr>
          <w:sz w:val="20"/>
        </w:rPr>
        <w:t>made</w:t>
      </w:r>
      <w:r>
        <w:rPr>
          <w:spacing w:val="29"/>
          <w:sz w:val="20"/>
        </w:rPr>
        <w:t xml:space="preserve"> </w:t>
      </w:r>
      <w:r>
        <w:rPr>
          <w:sz w:val="20"/>
        </w:rPr>
        <w:t>on</w:t>
      </w:r>
      <w:r>
        <w:rPr>
          <w:spacing w:val="29"/>
          <w:sz w:val="20"/>
        </w:rPr>
        <w:t xml:space="preserve"> </w:t>
      </w:r>
      <w:r>
        <w:rPr>
          <w:sz w:val="20"/>
        </w:rPr>
        <w:t>a</w:t>
      </w:r>
      <w:r>
        <w:rPr>
          <w:spacing w:val="29"/>
          <w:sz w:val="20"/>
        </w:rPr>
        <w:t xml:space="preserve"> </w:t>
      </w:r>
      <w:r>
        <w:rPr>
          <w:sz w:val="20"/>
        </w:rPr>
        <w:t>day</w:t>
      </w:r>
      <w:r>
        <w:rPr>
          <w:spacing w:val="31"/>
          <w:sz w:val="20"/>
        </w:rPr>
        <w:t xml:space="preserve"> </w:t>
      </w:r>
      <w:r>
        <w:rPr>
          <w:sz w:val="20"/>
        </w:rPr>
        <w:t>that</w:t>
      </w:r>
      <w:r>
        <w:rPr>
          <w:spacing w:val="28"/>
          <w:sz w:val="20"/>
        </w:rPr>
        <w:t xml:space="preserve"> </w:t>
      </w:r>
      <w:r>
        <w:rPr>
          <w:sz w:val="20"/>
        </w:rPr>
        <w:t>is</w:t>
      </w:r>
      <w:r>
        <w:rPr>
          <w:spacing w:val="29"/>
          <w:sz w:val="20"/>
        </w:rPr>
        <w:t xml:space="preserve"> </w:t>
      </w:r>
      <w:r>
        <w:rPr>
          <w:sz w:val="20"/>
        </w:rPr>
        <w:t>not</w:t>
      </w:r>
      <w:r>
        <w:rPr>
          <w:spacing w:val="31"/>
          <w:sz w:val="20"/>
        </w:rPr>
        <w:t xml:space="preserve"> </w:t>
      </w:r>
      <w:r>
        <w:rPr>
          <w:sz w:val="20"/>
        </w:rPr>
        <w:t>a</w:t>
      </w:r>
      <w:r>
        <w:rPr>
          <w:spacing w:val="30"/>
          <w:sz w:val="20"/>
        </w:rPr>
        <w:t xml:space="preserve"> </w:t>
      </w:r>
      <w:r>
        <w:rPr>
          <w:sz w:val="20"/>
        </w:rPr>
        <w:t>Business</w:t>
      </w:r>
      <w:r>
        <w:rPr>
          <w:spacing w:val="30"/>
          <w:sz w:val="20"/>
        </w:rPr>
        <w:t xml:space="preserve"> </w:t>
      </w:r>
      <w:r>
        <w:rPr>
          <w:sz w:val="20"/>
        </w:rPr>
        <w:t>Day shall</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next</w:t>
      </w:r>
      <w:r>
        <w:rPr>
          <w:spacing w:val="40"/>
          <w:sz w:val="20"/>
        </w:rPr>
        <w:t xml:space="preserve"> </w:t>
      </w:r>
      <w:r>
        <w:rPr>
          <w:sz w:val="20"/>
        </w:rPr>
        <w:t>Business</w:t>
      </w:r>
      <w:r>
        <w:rPr>
          <w:spacing w:val="40"/>
          <w:sz w:val="20"/>
        </w:rPr>
        <w:t xml:space="preserve"> </w:t>
      </w:r>
      <w:r>
        <w:rPr>
          <w:sz w:val="20"/>
        </w:rPr>
        <w:t>Day</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same</w:t>
      </w:r>
      <w:r>
        <w:rPr>
          <w:spacing w:val="40"/>
          <w:sz w:val="20"/>
        </w:rPr>
        <w:t xml:space="preserve"> </w:t>
      </w:r>
      <w:r>
        <w:rPr>
          <w:sz w:val="20"/>
        </w:rPr>
        <w:t>calendar</w:t>
      </w:r>
      <w:r>
        <w:rPr>
          <w:spacing w:val="40"/>
          <w:sz w:val="20"/>
        </w:rPr>
        <w:t xml:space="preserve"> </w:t>
      </w:r>
      <w:r>
        <w:rPr>
          <w:sz w:val="20"/>
        </w:rPr>
        <w:t>month</w:t>
      </w:r>
      <w:r>
        <w:rPr>
          <w:spacing w:val="40"/>
          <w:sz w:val="20"/>
        </w:rPr>
        <w:t xml:space="preserve"> </w:t>
      </w:r>
      <w:r>
        <w:rPr>
          <w:sz w:val="20"/>
        </w:rPr>
        <w:t>(if</w:t>
      </w:r>
      <w:r>
        <w:rPr>
          <w:spacing w:val="40"/>
          <w:sz w:val="20"/>
        </w:rPr>
        <w:t xml:space="preserve"> </w:t>
      </w:r>
      <w:r>
        <w:rPr>
          <w:sz w:val="20"/>
        </w:rPr>
        <w:t>there</w:t>
      </w:r>
      <w:r>
        <w:rPr>
          <w:spacing w:val="40"/>
          <w:sz w:val="20"/>
        </w:rPr>
        <w:t xml:space="preserve"> </w:t>
      </w:r>
      <w:r>
        <w:rPr>
          <w:sz w:val="20"/>
        </w:rPr>
        <w:t>is</w:t>
      </w:r>
      <w:r>
        <w:rPr>
          <w:spacing w:val="40"/>
          <w:sz w:val="20"/>
        </w:rPr>
        <w:t xml:space="preserve"> </w:t>
      </w:r>
      <w:r>
        <w:rPr>
          <w:sz w:val="20"/>
        </w:rPr>
        <w:t>one)</w:t>
      </w:r>
      <w:r>
        <w:rPr>
          <w:spacing w:val="40"/>
          <w:sz w:val="20"/>
        </w:rPr>
        <w:t xml:space="preserve"> </w:t>
      </w:r>
      <w:r>
        <w:rPr>
          <w:sz w:val="20"/>
        </w:rPr>
        <w:t>or</w:t>
      </w:r>
      <w:r>
        <w:rPr>
          <w:spacing w:val="40"/>
          <w:sz w:val="20"/>
        </w:rPr>
        <w:t xml:space="preserve"> </w:t>
      </w:r>
      <w:r>
        <w:rPr>
          <w:sz w:val="20"/>
        </w:rPr>
        <w:t>the preceding Business Day (if there is not).</w:t>
      </w:r>
    </w:p>
    <w:p w14:paraId="26632791" w14:textId="77777777" w:rsidR="00E70012" w:rsidRDefault="00000000">
      <w:pPr>
        <w:pStyle w:val="ListParagraph"/>
        <w:numPr>
          <w:ilvl w:val="0"/>
          <w:numId w:val="10"/>
        </w:numPr>
        <w:tabs>
          <w:tab w:val="left" w:pos="771"/>
          <w:tab w:val="left" w:pos="775"/>
        </w:tabs>
        <w:spacing w:line="336" w:lineRule="auto"/>
        <w:ind w:right="1019" w:hanging="624"/>
        <w:jc w:val="both"/>
        <w:rPr>
          <w:sz w:val="20"/>
        </w:rPr>
      </w:pPr>
      <w:r>
        <w:rPr>
          <w:sz w:val="20"/>
        </w:rPr>
        <w:t>During any extension of the due date for payment of any principal or an Unpaid Sum under this Agreement</w:t>
      </w:r>
      <w:r>
        <w:rPr>
          <w:spacing w:val="39"/>
          <w:sz w:val="20"/>
        </w:rPr>
        <w:t xml:space="preserve"> </w:t>
      </w:r>
      <w:r>
        <w:rPr>
          <w:sz w:val="20"/>
        </w:rPr>
        <w:t>interest</w:t>
      </w:r>
      <w:r>
        <w:rPr>
          <w:spacing w:val="39"/>
          <w:sz w:val="20"/>
        </w:rPr>
        <w:t xml:space="preserve"> </w:t>
      </w:r>
      <w:r>
        <w:rPr>
          <w:sz w:val="20"/>
        </w:rPr>
        <w:t>is</w:t>
      </w:r>
      <w:r>
        <w:rPr>
          <w:spacing w:val="39"/>
          <w:sz w:val="20"/>
        </w:rPr>
        <w:t xml:space="preserve"> </w:t>
      </w:r>
      <w:r>
        <w:rPr>
          <w:sz w:val="20"/>
        </w:rPr>
        <w:t>payable</w:t>
      </w:r>
      <w:r>
        <w:rPr>
          <w:spacing w:val="38"/>
          <w:sz w:val="20"/>
        </w:rPr>
        <w:t xml:space="preserve"> </w:t>
      </w:r>
      <w:r>
        <w:rPr>
          <w:sz w:val="20"/>
        </w:rPr>
        <w:t>on</w:t>
      </w:r>
      <w:r>
        <w:rPr>
          <w:spacing w:val="39"/>
          <w:sz w:val="20"/>
        </w:rPr>
        <w:t xml:space="preserve"> </w:t>
      </w:r>
      <w:r>
        <w:rPr>
          <w:sz w:val="20"/>
        </w:rPr>
        <w:t>the</w:t>
      </w:r>
      <w:r>
        <w:rPr>
          <w:spacing w:val="38"/>
          <w:sz w:val="20"/>
        </w:rPr>
        <w:t xml:space="preserve"> </w:t>
      </w:r>
      <w:r>
        <w:rPr>
          <w:sz w:val="20"/>
        </w:rPr>
        <w:t>principal</w:t>
      </w:r>
      <w:r>
        <w:rPr>
          <w:spacing w:val="39"/>
          <w:sz w:val="20"/>
        </w:rPr>
        <w:t xml:space="preserve"> </w:t>
      </w:r>
      <w:r>
        <w:rPr>
          <w:sz w:val="20"/>
        </w:rPr>
        <w:t>or</w:t>
      </w:r>
      <w:r>
        <w:rPr>
          <w:spacing w:val="37"/>
          <w:sz w:val="20"/>
        </w:rPr>
        <w:t xml:space="preserve"> </w:t>
      </w:r>
      <w:r>
        <w:rPr>
          <w:sz w:val="20"/>
        </w:rPr>
        <w:t>Unpaid</w:t>
      </w:r>
      <w:r>
        <w:rPr>
          <w:spacing w:val="39"/>
          <w:sz w:val="20"/>
        </w:rPr>
        <w:t xml:space="preserve"> </w:t>
      </w:r>
      <w:r>
        <w:rPr>
          <w:sz w:val="20"/>
        </w:rPr>
        <w:t>Sum</w:t>
      </w:r>
      <w:r>
        <w:rPr>
          <w:spacing w:val="37"/>
          <w:sz w:val="20"/>
        </w:rPr>
        <w:t xml:space="preserve"> </w:t>
      </w:r>
      <w:r>
        <w:rPr>
          <w:sz w:val="20"/>
        </w:rPr>
        <w:t>at</w:t>
      </w:r>
      <w:r>
        <w:rPr>
          <w:spacing w:val="38"/>
          <w:sz w:val="20"/>
        </w:rPr>
        <w:t xml:space="preserve"> </w:t>
      </w:r>
      <w:r>
        <w:rPr>
          <w:sz w:val="20"/>
        </w:rPr>
        <w:t>the</w:t>
      </w:r>
      <w:r>
        <w:rPr>
          <w:spacing w:val="37"/>
          <w:sz w:val="20"/>
        </w:rPr>
        <w:t xml:space="preserve"> </w:t>
      </w:r>
      <w:r>
        <w:rPr>
          <w:sz w:val="20"/>
        </w:rPr>
        <w:t>rate</w:t>
      </w:r>
      <w:r>
        <w:rPr>
          <w:spacing w:val="37"/>
          <w:sz w:val="20"/>
        </w:rPr>
        <w:t xml:space="preserve"> </w:t>
      </w:r>
      <w:r>
        <w:rPr>
          <w:sz w:val="20"/>
        </w:rPr>
        <w:t>payable</w:t>
      </w:r>
      <w:r>
        <w:rPr>
          <w:spacing w:val="38"/>
          <w:sz w:val="20"/>
        </w:rPr>
        <w:t xml:space="preserve"> </w:t>
      </w:r>
      <w:r>
        <w:rPr>
          <w:sz w:val="20"/>
        </w:rPr>
        <w:t>on</w:t>
      </w:r>
      <w:r>
        <w:rPr>
          <w:spacing w:val="38"/>
          <w:sz w:val="20"/>
        </w:rPr>
        <w:t xml:space="preserve"> </w:t>
      </w:r>
      <w:r>
        <w:rPr>
          <w:sz w:val="20"/>
        </w:rPr>
        <w:t>the</w:t>
      </w:r>
      <w:r>
        <w:rPr>
          <w:spacing w:val="38"/>
          <w:sz w:val="20"/>
        </w:rPr>
        <w:t xml:space="preserve"> </w:t>
      </w:r>
      <w:r>
        <w:rPr>
          <w:sz w:val="20"/>
        </w:rPr>
        <w:t>original due date.</w:t>
      </w:r>
    </w:p>
    <w:p w14:paraId="44F19B53"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03E09B18" w14:textId="77777777" w:rsidR="00E70012" w:rsidRDefault="00000000">
      <w:pPr>
        <w:pStyle w:val="Heading2"/>
        <w:numPr>
          <w:ilvl w:val="1"/>
          <w:numId w:val="43"/>
        </w:numPr>
        <w:tabs>
          <w:tab w:val="left" w:pos="771"/>
        </w:tabs>
        <w:spacing w:before="65"/>
        <w:ind w:left="771" w:hanging="620"/>
        <w:jc w:val="both"/>
      </w:pPr>
      <w:bookmarkStart w:id="236" w:name="18.7_Currency_of_account"/>
      <w:bookmarkEnd w:id="236"/>
      <w:r>
        <w:rPr>
          <w:w w:val="105"/>
        </w:rPr>
        <w:lastRenderedPageBreak/>
        <w:t>Currency</w:t>
      </w:r>
      <w:r>
        <w:rPr>
          <w:spacing w:val="-10"/>
          <w:w w:val="105"/>
        </w:rPr>
        <w:t xml:space="preserve"> </w:t>
      </w:r>
      <w:r>
        <w:rPr>
          <w:w w:val="105"/>
        </w:rPr>
        <w:t>of</w:t>
      </w:r>
      <w:r>
        <w:rPr>
          <w:spacing w:val="-11"/>
          <w:w w:val="105"/>
        </w:rPr>
        <w:t xml:space="preserve"> </w:t>
      </w:r>
      <w:r>
        <w:rPr>
          <w:spacing w:val="-2"/>
          <w:w w:val="105"/>
        </w:rPr>
        <w:t>account</w:t>
      </w:r>
    </w:p>
    <w:p w14:paraId="5AAA9653" w14:textId="77777777" w:rsidR="00E70012" w:rsidRDefault="00000000">
      <w:pPr>
        <w:pStyle w:val="ListParagraph"/>
        <w:numPr>
          <w:ilvl w:val="0"/>
          <w:numId w:val="9"/>
        </w:numPr>
        <w:tabs>
          <w:tab w:val="left" w:pos="771"/>
          <w:tab w:val="left" w:pos="775"/>
        </w:tabs>
        <w:spacing w:before="92" w:line="336" w:lineRule="auto"/>
        <w:ind w:right="1017" w:hanging="624"/>
        <w:jc w:val="both"/>
        <w:rPr>
          <w:sz w:val="20"/>
        </w:rPr>
      </w:pPr>
      <w:r>
        <w:rPr>
          <w:sz w:val="20"/>
        </w:rPr>
        <w:t>Subject</w:t>
      </w:r>
      <w:r>
        <w:rPr>
          <w:spacing w:val="26"/>
          <w:sz w:val="20"/>
        </w:rPr>
        <w:t xml:space="preserve"> </w:t>
      </w:r>
      <w:r>
        <w:rPr>
          <w:sz w:val="20"/>
        </w:rPr>
        <w:t>to</w:t>
      </w:r>
      <w:r>
        <w:rPr>
          <w:spacing w:val="27"/>
          <w:sz w:val="20"/>
        </w:rPr>
        <w:t xml:space="preserve"> </w:t>
      </w:r>
      <w:r>
        <w:rPr>
          <w:sz w:val="20"/>
        </w:rPr>
        <w:t>paragraphs</w:t>
      </w:r>
      <w:r>
        <w:rPr>
          <w:spacing w:val="29"/>
          <w:sz w:val="20"/>
        </w:rPr>
        <w:t xml:space="preserve"> </w:t>
      </w:r>
      <w:r>
        <w:rPr>
          <w:sz w:val="20"/>
        </w:rPr>
        <w:t>(b)</w:t>
      </w:r>
      <w:r>
        <w:rPr>
          <w:spacing w:val="26"/>
          <w:sz w:val="20"/>
        </w:rPr>
        <w:t xml:space="preserve"> </w:t>
      </w:r>
      <w:r>
        <w:rPr>
          <w:sz w:val="20"/>
        </w:rPr>
        <w:t>to</w:t>
      </w:r>
      <w:r>
        <w:rPr>
          <w:spacing w:val="26"/>
          <w:sz w:val="20"/>
        </w:rPr>
        <w:t xml:space="preserve"> </w:t>
      </w:r>
      <w:r>
        <w:rPr>
          <w:sz w:val="20"/>
        </w:rPr>
        <w:t>(d)</w:t>
      </w:r>
      <w:r>
        <w:rPr>
          <w:spacing w:val="27"/>
          <w:sz w:val="20"/>
        </w:rPr>
        <w:t xml:space="preserve"> </w:t>
      </w:r>
      <w:r>
        <w:rPr>
          <w:sz w:val="20"/>
        </w:rPr>
        <w:t>below,</w:t>
      </w:r>
      <w:r>
        <w:rPr>
          <w:spacing w:val="26"/>
          <w:sz w:val="20"/>
        </w:rPr>
        <w:t xml:space="preserve"> </w:t>
      </w:r>
      <w:r>
        <w:rPr>
          <w:sz w:val="20"/>
        </w:rPr>
        <w:t>the</w:t>
      </w:r>
      <w:r>
        <w:rPr>
          <w:spacing w:val="26"/>
          <w:sz w:val="20"/>
        </w:rPr>
        <w:t xml:space="preserve"> </w:t>
      </w:r>
      <w:r>
        <w:rPr>
          <w:sz w:val="20"/>
        </w:rPr>
        <w:t>Base</w:t>
      </w:r>
      <w:r>
        <w:rPr>
          <w:spacing w:val="27"/>
          <w:sz w:val="20"/>
        </w:rPr>
        <w:t xml:space="preserve"> </w:t>
      </w:r>
      <w:r>
        <w:rPr>
          <w:sz w:val="20"/>
        </w:rPr>
        <w:t>Currency</w:t>
      </w:r>
      <w:r>
        <w:rPr>
          <w:spacing w:val="28"/>
          <w:sz w:val="20"/>
        </w:rPr>
        <w:t xml:space="preserve"> </w:t>
      </w:r>
      <w:r>
        <w:rPr>
          <w:sz w:val="20"/>
        </w:rPr>
        <w:t>is</w:t>
      </w:r>
      <w:r>
        <w:rPr>
          <w:spacing w:val="27"/>
          <w:sz w:val="20"/>
        </w:rPr>
        <w:t xml:space="preserve"> </w:t>
      </w:r>
      <w:r>
        <w:rPr>
          <w:sz w:val="20"/>
        </w:rPr>
        <w:t>the</w:t>
      </w:r>
      <w:r>
        <w:rPr>
          <w:spacing w:val="27"/>
          <w:sz w:val="20"/>
        </w:rPr>
        <w:t xml:space="preserve"> </w:t>
      </w:r>
      <w:r>
        <w:rPr>
          <w:sz w:val="20"/>
        </w:rPr>
        <w:t>currency</w:t>
      </w:r>
      <w:r>
        <w:rPr>
          <w:spacing w:val="26"/>
          <w:sz w:val="20"/>
        </w:rPr>
        <w:t xml:space="preserve"> </w:t>
      </w:r>
      <w:r>
        <w:rPr>
          <w:sz w:val="20"/>
        </w:rPr>
        <w:t>of</w:t>
      </w:r>
      <w:r>
        <w:rPr>
          <w:spacing w:val="26"/>
          <w:sz w:val="20"/>
        </w:rPr>
        <w:t xml:space="preserve"> </w:t>
      </w:r>
      <w:r>
        <w:rPr>
          <w:sz w:val="20"/>
        </w:rPr>
        <w:t>account</w:t>
      </w:r>
      <w:r>
        <w:rPr>
          <w:spacing w:val="27"/>
          <w:sz w:val="20"/>
        </w:rPr>
        <w:t xml:space="preserve"> </w:t>
      </w:r>
      <w:r>
        <w:rPr>
          <w:sz w:val="20"/>
        </w:rPr>
        <w:t>and</w:t>
      </w:r>
      <w:r>
        <w:rPr>
          <w:spacing w:val="26"/>
          <w:sz w:val="20"/>
        </w:rPr>
        <w:t xml:space="preserve"> </w:t>
      </w:r>
      <w:r>
        <w:rPr>
          <w:sz w:val="20"/>
        </w:rPr>
        <w:t>payment for</w:t>
      </w:r>
      <w:r>
        <w:rPr>
          <w:spacing w:val="40"/>
          <w:sz w:val="20"/>
        </w:rPr>
        <w:t xml:space="preserve"> </w:t>
      </w:r>
      <w:r>
        <w:rPr>
          <w:sz w:val="20"/>
        </w:rPr>
        <w:t>any</w:t>
      </w:r>
      <w:r>
        <w:rPr>
          <w:spacing w:val="40"/>
          <w:sz w:val="20"/>
        </w:rPr>
        <w:t xml:space="preserve"> </w:t>
      </w:r>
      <w:r>
        <w:rPr>
          <w:sz w:val="20"/>
        </w:rPr>
        <w:t>sum</w:t>
      </w:r>
      <w:r>
        <w:rPr>
          <w:spacing w:val="40"/>
          <w:sz w:val="20"/>
        </w:rPr>
        <w:t xml:space="preserve"> </w:t>
      </w:r>
      <w:r>
        <w:rPr>
          <w:sz w:val="20"/>
        </w:rPr>
        <w:t>due</w:t>
      </w:r>
      <w:r>
        <w:rPr>
          <w:spacing w:val="40"/>
          <w:sz w:val="20"/>
        </w:rPr>
        <w:t xml:space="preserve"> </w:t>
      </w:r>
      <w:r>
        <w:rPr>
          <w:sz w:val="20"/>
        </w:rPr>
        <w:t>from</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under</w:t>
      </w:r>
      <w:r>
        <w:rPr>
          <w:spacing w:val="40"/>
          <w:sz w:val="20"/>
        </w:rPr>
        <w:t xml:space="preserve"> </w:t>
      </w:r>
      <w:r>
        <w:rPr>
          <w:sz w:val="20"/>
        </w:rPr>
        <w:t>this Agreement.</w:t>
      </w:r>
    </w:p>
    <w:p w14:paraId="5D55C73E" w14:textId="77777777" w:rsidR="00E70012" w:rsidRDefault="00000000">
      <w:pPr>
        <w:pStyle w:val="ListParagraph"/>
        <w:numPr>
          <w:ilvl w:val="0"/>
          <w:numId w:val="9"/>
        </w:numPr>
        <w:tabs>
          <w:tab w:val="left" w:pos="771"/>
          <w:tab w:val="left" w:pos="775"/>
        </w:tabs>
        <w:spacing w:before="120" w:line="336" w:lineRule="auto"/>
        <w:ind w:right="1022" w:hanging="624"/>
        <w:jc w:val="both"/>
        <w:rPr>
          <w:sz w:val="20"/>
        </w:rPr>
      </w:pPr>
      <w:r>
        <w:rPr>
          <w:sz w:val="20"/>
        </w:rPr>
        <w:t>A repayment of a Loan or Unpaid Sum or a part of a Loan or Unpaid Sum shall be made in the</w:t>
      </w:r>
      <w:r>
        <w:rPr>
          <w:spacing w:val="40"/>
          <w:sz w:val="20"/>
        </w:rPr>
        <w:t xml:space="preserve"> </w:t>
      </w:r>
      <w:r>
        <w:rPr>
          <w:sz w:val="20"/>
        </w:rPr>
        <w:t xml:space="preserve">currency in which that Loan or Unpaid Sum is denominated, pursuant to this Agreement, on its due </w:t>
      </w:r>
      <w:r>
        <w:rPr>
          <w:spacing w:val="-2"/>
          <w:sz w:val="20"/>
        </w:rPr>
        <w:t>date.</w:t>
      </w:r>
    </w:p>
    <w:p w14:paraId="3EC96E3D" w14:textId="77777777" w:rsidR="00E70012" w:rsidRDefault="00000000">
      <w:pPr>
        <w:pStyle w:val="ListParagraph"/>
        <w:numPr>
          <w:ilvl w:val="0"/>
          <w:numId w:val="9"/>
        </w:numPr>
        <w:tabs>
          <w:tab w:val="left" w:pos="771"/>
          <w:tab w:val="left" w:pos="775"/>
        </w:tabs>
        <w:spacing w:before="120" w:line="336" w:lineRule="auto"/>
        <w:ind w:right="1025" w:hanging="624"/>
        <w:jc w:val="both"/>
        <w:rPr>
          <w:sz w:val="20"/>
        </w:rPr>
      </w:pPr>
      <w:r>
        <w:rPr>
          <w:sz w:val="20"/>
        </w:rPr>
        <w:t>Each payment of interest shall be made in the currency in which the sum in respect of which the interest</w:t>
      </w:r>
      <w:r>
        <w:rPr>
          <w:spacing w:val="40"/>
          <w:sz w:val="20"/>
        </w:rPr>
        <w:t xml:space="preserve"> </w:t>
      </w:r>
      <w:r>
        <w:rPr>
          <w:sz w:val="20"/>
        </w:rPr>
        <w:t>is</w:t>
      </w:r>
      <w:r>
        <w:rPr>
          <w:spacing w:val="40"/>
          <w:sz w:val="20"/>
        </w:rPr>
        <w:t xml:space="preserve"> </w:t>
      </w:r>
      <w:r>
        <w:rPr>
          <w:sz w:val="20"/>
        </w:rPr>
        <w:t>payable</w:t>
      </w:r>
      <w:r>
        <w:rPr>
          <w:spacing w:val="40"/>
          <w:sz w:val="20"/>
        </w:rPr>
        <w:t xml:space="preserve"> </w:t>
      </w:r>
      <w:r>
        <w:rPr>
          <w:sz w:val="20"/>
        </w:rPr>
        <w:t>was</w:t>
      </w:r>
      <w:r>
        <w:rPr>
          <w:spacing w:val="40"/>
          <w:sz w:val="20"/>
        </w:rPr>
        <w:t xml:space="preserve"> </w:t>
      </w:r>
      <w:r>
        <w:rPr>
          <w:sz w:val="20"/>
        </w:rPr>
        <w:t>denominated,</w:t>
      </w:r>
      <w:r>
        <w:rPr>
          <w:spacing w:val="40"/>
          <w:sz w:val="20"/>
        </w:rPr>
        <w:t xml:space="preserve"> </w:t>
      </w:r>
      <w:r>
        <w:rPr>
          <w:sz w:val="20"/>
        </w:rPr>
        <w:t>pursuant</w:t>
      </w:r>
      <w:r>
        <w:rPr>
          <w:spacing w:val="40"/>
          <w:sz w:val="20"/>
        </w:rPr>
        <w:t xml:space="preserve"> </w:t>
      </w:r>
      <w:r>
        <w:rPr>
          <w:sz w:val="20"/>
        </w:rPr>
        <w:t>to</w:t>
      </w:r>
      <w:r>
        <w:rPr>
          <w:spacing w:val="40"/>
          <w:sz w:val="20"/>
        </w:rPr>
        <w:t xml:space="preserve"> </w:t>
      </w:r>
      <w:r>
        <w:rPr>
          <w:sz w:val="20"/>
        </w:rPr>
        <w:t>this Agreement,</w:t>
      </w:r>
      <w:r>
        <w:rPr>
          <w:spacing w:val="40"/>
          <w:sz w:val="20"/>
        </w:rPr>
        <w:t xml:space="preserve"> </w:t>
      </w:r>
      <w:r>
        <w:rPr>
          <w:sz w:val="20"/>
        </w:rPr>
        <w:t>when</w:t>
      </w:r>
      <w:r>
        <w:rPr>
          <w:spacing w:val="40"/>
          <w:sz w:val="20"/>
        </w:rPr>
        <w:t xml:space="preserve"> </w:t>
      </w:r>
      <w:r>
        <w:rPr>
          <w:sz w:val="20"/>
        </w:rPr>
        <w:t>that</w:t>
      </w:r>
      <w:r>
        <w:rPr>
          <w:spacing w:val="40"/>
          <w:sz w:val="20"/>
        </w:rPr>
        <w:t xml:space="preserve"> </w:t>
      </w:r>
      <w:r>
        <w:rPr>
          <w:sz w:val="20"/>
        </w:rPr>
        <w:t>interest</w:t>
      </w:r>
      <w:r>
        <w:rPr>
          <w:spacing w:val="40"/>
          <w:sz w:val="20"/>
        </w:rPr>
        <w:t xml:space="preserve"> </w:t>
      </w:r>
      <w:r>
        <w:rPr>
          <w:sz w:val="20"/>
        </w:rPr>
        <w:t>accrued.</w:t>
      </w:r>
    </w:p>
    <w:p w14:paraId="5096F665" w14:textId="77777777" w:rsidR="00E70012" w:rsidRDefault="00000000">
      <w:pPr>
        <w:pStyle w:val="ListParagraph"/>
        <w:numPr>
          <w:ilvl w:val="0"/>
          <w:numId w:val="9"/>
        </w:numPr>
        <w:tabs>
          <w:tab w:val="left" w:pos="771"/>
          <w:tab w:val="left" w:pos="775"/>
        </w:tabs>
        <w:spacing w:before="120" w:line="338" w:lineRule="auto"/>
        <w:ind w:right="1016" w:hanging="624"/>
        <w:jc w:val="both"/>
        <w:rPr>
          <w:sz w:val="20"/>
        </w:rPr>
      </w:pPr>
      <w:r>
        <w:rPr>
          <w:sz w:val="20"/>
        </w:rPr>
        <w:t>Any</w:t>
      </w:r>
      <w:r>
        <w:rPr>
          <w:spacing w:val="32"/>
          <w:sz w:val="20"/>
        </w:rPr>
        <w:t xml:space="preserve"> </w:t>
      </w:r>
      <w:r>
        <w:rPr>
          <w:sz w:val="20"/>
        </w:rPr>
        <w:t>amount</w:t>
      </w:r>
      <w:r>
        <w:rPr>
          <w:spacing w:val="31"/>
          <w:sz w:val="20"/>
        </w:rPr>
        <w:t xml:space="preserve"> </w:t>
      </w:r>
      <w:r>
        <w:rPr>
          <w:sz w:val="20"/>
        </w:rPr>
        <w:t>expressed</w:t>
      </w:r>
      <w:r>
        <w:rPr>
          <w:spacing w:val="32"/>
          <w:sz w:val="20"/>
        </w:rPr>
        <w:t xml:space="preserve"> </w:t>
      </w:r>
      <w:r>
        <w:rPr>
          <w:sz w:val="20"/>
        </w:rPr>
        <w:t>to</w:t>
      </w:r>
      <w:r>
        <w:rPr>
          <w:spacing w:val="30"/>
          <w:sz w:val="20"/>
        </w:rPr>
        <w:t xml:space="preserve"> </w:t>
      </w:r>
      <w:r>
        <w:rPr>
          <w:sz w:val="20"/>
        </w:rPr>
        <w:t>be</w:t>
      </w:r>
      <w:r>
        <w:rPr>
          <w:spacing w:val="31"/>
          <w:sz w:val="20"/>
        </w:rPr>
        <w:t xml:space="preserve"> </w:t>
      </w:r>
      <w:r>
        <w:rPr>
          <w:sz w:val="20"/>
        </w:rPr>
        <w:t>payable</w:t>
      </w:r>
      <w:r>
        <w:rPr>
          <w:spacing w:val="31"/>
          <w:sz w:val="20"/>
        </w:rPr>
        <w:t xml:space="preserve"> </w:t>
      </w:r>
      <w:r>
        <w:rPr>
          <w:sz w:val="20"/>
        </w:rPr>
        <w:t>in</w:t>
      </w:r>
      <w:r>
        <w:rPr>
          <w:spacing w:val="33"/>
          <w:sz w:val="20"/>
        </w:rPr>
        <w:t xml:space="preserve"> </w:t>
      </w:r>
      <w:r>
        <w:rPr>
          <w:sz w:val="20"/>
        </w:rPr>
        <w:t>a</w:t>
      </w:r>
      <w:r>
        <w:rPr>
          <w:spacing w:val="31"/>
          <w:sz w:val="20"/>
        </w:rPr>
        <w:t xml:space="preserve"> </w:t>
      </w:r>
      <w:r>
        <w:rPr>
          <w:sz w:val="20"/>
        </w:rPr>
        <w:t>currency</w:t>
      </w:r>
      <w:r>
        <w:rPr>
          <w:spacing w:val="34"/>
          <w:sz w:val="20"/>
        </w:rPr>
        <w:t xml:space="preserve"> </w:t>
      </w:r>
      <w:r>
        <w:rPr>
          <w:sz w:val="20"/>
        </w:rPr>
        <w:t>other</w:t>
      </w:r>
      <w:r>
        <w:rPr>
          <w:spacing w:val="32"/>
          <w:sz w:val="20"/>
        </w:rPr>
        <w:t xml:space="preserve"> </w:t>
      </w:r>
      <w:r>
        <w:rPr>
          <w:sz w:val="20"/>
        </w:rPr>
        <w:t>than</w:t>
      </w:r>
      <w:r>
        <w:rPr>
          <w:spacing w:val="31"/>
          <w:sz w:val="20"/>
        </w:rPr>
        <w:t xml:space="preserve"> </w:t>
      </w:r>
      <w:r>
        <w:rPr>
          <w:sz w:val="20"/>
        </w:rPr>
        <w:t>the</w:t>
      </w:r>
      <w:r>
        <w:rPr>
          <w:spacing w:val="32"/>
          <w:sz w:val="20"/>
        </w:rPr>
        <w:t xml:space="preserve"> </w:t>
      </w:r>
      <w:r>
        <w:rPr>
          <w:sz w:val="20"/>
        </w:rPr>
        <w:t>Base</w:t>
      </w:r>
      <w:r>
        <w:rPr>
          <w:spacing w:val="31"/>
          <w:sz w:val="20"/>
        </w:rPr>
        <w:t xml:space="preserve"> </w:t>
      </w:r>
      <w:r>
        <w:rPr>
          <w:sz w:val="20"/>
        </w:rPr>
        <w:t>Currency</w:t>
      </w:r>
      <w:r>
        <w:rPr>
          <w:spacing w:val="33"/>
          <w:sz w:val="20"/>
        </w:rPr>
        <w:t xml:space="preserve"> </w:t>
      </w:r>
      <w:r>
        <w:rPr>
          <w:sz w:val="20"/>
        </w:rPr>
        <w:t>shall</w:t>
      </w:r>
      <w:r>
        <w:rPr>
          <w:spacing w:val="32"/>
          <w:sz w:val="20"/>
        </w:rPr>
        <w:t xml:space="preserve"> </w:t>
      </w:r>
      <w:r>
        <w:rPr>
          <w:sz w:val="20"/>
        </w:rPr>
        <w:t>be</w:t>
      </w:r>
      <w:r>
        <w:rPr>
          <w:spacing w:val="31"/>
          <w:sz w:val="20"/>
        </w:rPr>
        <w:t xml:space="preserve"> </w:t>
      </w:r>
      <w:r>
        <w:rPr>
          <w:sz w:val="20"/>
        </w:rPr>
        <w:t>paid</w:t>
      </w:r>
      <w:r>
        <w:rPr>
          <w:spacing w:val="32"/>
          <w:sz w:val="20"/>
        </w:rPr>
        <w:t xml:space="preserve"> </w:t>
      </w:r>
      <w:r>
        <w:rPr>
          <w:sz w:val="20"/>
        </w:rPr>
        <w:t>in that other currency.</w:t>
      </w:r>
    </w:p>
    <w:p w14:paraId="4A777188" w14:textId="77777777" w:rsidR="00E70012" w:rsidRDefault="00000000">
      <w:pPr>
        <w:pStyle w:val="Heading2"/>
        <w:numPr>
          <w:ilvl w:val="1"/>
          <w:numId w:val="43"/>
        </w:numPr>
        <w:tabs>
          <w:tab w:val="left" w:pos="771"/>
        </w:tabs>
        <w:spacing w:before="116"/>
        <w:ind w:left="771" w:hanging="620"/>
        <w:jc w:val="both"/>
      </w:pPr>
      <w:bookmarkStart w:id="237" w:name="18.8_Disruption_to_payment_systems_etc."/>
      <w:bookmarkEnd w:id="237"/>
      <w:r>
        <w:rPr>
          <w:w w:val="105"/>
        </w:rPr>
        <w:t>Disruption</w:t>
      </w:r>
      <w:r>
        <w:rPr>
          <w:spacing w:val="-11"/>
          <w:w w:val="105"/>
        </w:rPr>
        <w:t xml:space="preserve"> </w:t>
      </w:r>
      <w:r>
        <w:rPr>
          <w:w w:val="105"/>
        </w:rPr>
        <w:t>to</w:t>
      </w:r>
      <w:r>
        <w:rPr>
          <w:spacing w:val="-9"/>
          <w:w w:val="105"/>
        </w:rPr>
        <w:t xml:space="preserve"> </w:t>
      </w:r>
      <w:r>
        <w:rPr>
          <w:w w:val="105"/>
        </w:rPr>
        <w:t>payment</w:t>
      </w:r>
      <w:r>
        <w:rPr>
          <w:spacing w:val="-10"/>
          <w:w w:val="105"/>
        </w:rPr>
        <w:t xml:space="preserve"> </w:t>
      </w:r>
      <w:r>
        <w:rPr>
          <w:w w:val="105"/>
        </w:rPr>
        <w:t>systems</w:t>
      </w:r>
      <w:r>
        <w:rPr>
          <w:spacing w:val="-11"/>
          <w:w w:val="105"/>
        </w:rPr>
        <w:t xml:space="preserve"> </w:t>
      </w:r>
      <w:r>
        <w:rPr>
          <w:spacing w:val="-4"/>
          <w:w w:val="105"/>
        </w:rPr>
        <w:t>etc.</w:t>
      </w:r>
    </w:p>
    <w:p w14:paraId="634B5D60" w14:textId="77777777" w:rsidR="00E70012" w:rsidRDefault="00000000">
      <w:pPr>
        <w:pStyle w:val="BodyText"/>
        <w:spacing w:before="92" w:line="336" w:lineRule="auto"/>
        <w:ind w:right="1015"/>
        <w:jc w:val="both"/>
      </w:pPr>
      <w:r>
        <w:t>If</w:t>
      </w:r>
      <w:r>
        <w:rPr>
          <w:spacing w:val="19"/>
        </w:rPr>
        <w:t xml:space="preserve"> </w:t>
      </w:r>
      <w:r>
        <w:t>either</w:t>
      </w:r>
      <w:r>
        <w:rPr>
          <w:spacing w:val="19"/>
        </w:rPr>
        <w:t xml:space="preserve"> </w:t>
      </w:r>
      <w:r>
        <w:t>the</w:t>
      </w:r>
      <w:r>
        <w:rPr>
          <w:spacing w:val="19"/>
        </w:rPr>
        <w:t xml:space="preserve"> </w:t>
      </w:r>
      <w:r>
        <w:t>Lender</w:t>
      </w:r>
      <w:r>
        <w:rPr>
          <w:spacing w:val="20"/>
        </w:rPr>
        <w:t xml:space="preserve"> </w:t>
      </w:r>
      <w:r>
        <w:t>determines</w:t>
      </w:r>
      <w:r>
        <w:rPr>
          <w:spacing w:val="20"/>
        </w:rPr>
        <w:t xml:space="preserve"> </w:t>
      </w:r>
      <w:r>
        <w:t>(in</w:t>
      </w:r>
      <w:r>
        <w:rPr>
          <w:spacing w:val="20"/>
        </w:rPr>
        <w:t xml:space="preserve"> </w:t>
      </w:r>
      <w:r>
        <w:t>its</w:t>
      </w:r>
      <w:r>
        <w:rPr>
          <w:spacing w:val="19"/>
        </w:rPr>
        <w:t xml:space="preserve"> </w:t>
      </w:r>
      <w:r>
        <w:t>discretion)</w:t>
      </w:r>
      <w:r>
        <w:rPr>
          <w:spacing w:val="21"/>
        </w:rPr>
        <w:t xml:space="preserve"> </w:t>
      </w:r>
      <w:r>
        <w:t>that</w:t>
      </w:r>
      <w:r>
        <w:rPr>
          <w:spacing w:val="21"/>
        </w:rPr>
        <w:t xml:space="preserve"> </w:t>
      </w:r>
      <w:r>
        <w:t>a</w:t>
      </w:r>
      <w:r>
        <w:rPr>
          <w:spacing w:val="20"/>
        </w:rPr>
        <w:t xml:space="preserve"> </w:t>
      </w:r>
      <w:r>
        <w:t>Disruption</w:t>
      </w:r>
      <w:r>
        <w:rPr>
          <w:spacing w:val="20"/>
        </w:rPr>
        <w:t xml:space="preserve"> </w:t>
      </w:r>
      <w:r>
        <w:t>Event</w:t>
      </w:r>
      <w:r>
        <w:rPr>
          <w:spacing w:val="21"/>
        </w:rPr>
        <w:t xml:space="preserve"> </w:t>
      </w:r>
      <w:r>
        <w:t>has</w:t>
      </w:r>
      <w:r>
        <w:rPr>
          <w:spacing w:val="20"/>
        </w:rPr>
        <w:t xml:space="preserve"> </w:t>
      </w:r>
      <w:r>
        <w:t>occurred</w:t>
      </w:r>
      <w:r>
        <w:rPr>
          <w:spacing w:val="20"/>
        </w:rPr>
        <w:t xml:space="preserve"> </w:t>
      </w:r>
      <w:r>
        <w:t>or</w:t>
      </w:r>
      <w:r>
        <w:rPr>
          <w:spacing w:val="20"/>
        </w:rPr>
        <w:t xml:space="preserve"> </w:t>
      </w:r>
      <w:r>
        <w:t>the</w:t>
      </w:r>
      <w:r>
        <w:rPr>
          <w:spacing w:val="20"/>
        </w:rPr>
        <w:t xml:space="preserve"> </w:t>
      </w:r>
      <w:r>
        <w:t>Lender is</w:t>
      </w:r>
      <w:r>
        <w:rPr>
          <w:spacing w:val="40"/>
        </w:rPr>
        <w:t xml:space="preserve"> </w:t>
      </w:r>
      <w:r>
        <w:t>notified</w:t>
      </w:r>
      <w:r>
        <w:rPr>
          <w:spacing w:val="40"/>
        </w:rPr>
        <w:t xml:space="preserve"> </w:t>
      </w:r>
      <w:r>
        <w:t>by</w:t>
      </w:r>
      <w:r>
        <w:rPr>
          <w:spacing w:val="40"/>
        </w:rPr>
        <w:t xml:space="preserve"> </w:t>
      </w:r>
      <w:r>
        <w:t>the</w:t>
      </w:r>
      <w:r>
        <w:rPr>
          <w:spacing w:val="40"/>
        </w:rPr>
        <w:t xml:space="preserve"> </w:t>
      </w:r>
      <w:r>
        <w:t>Company</w:t>
      </w:r>
      <w:r>
        <w:rPr>
          <w:spacing w:val="40"/>
        </w:rPr>
        <w:t xml:space="preserve"> </w:t>
      </w:r>
      <w:r>
        <w:t>that</w:t>
      </w:r>
      <w:r>
        <w:rPr>
          <w:spacing w:val="40"/>
        </w:rPr>
        <w:t xml:space="preserve"> </w:t>
      </w:r>
      <w:r>
        <w:t>a</w:t>
      </w:r>
      <w:r>
        <w:rPr>
          <w:spacing w:val="40"/>
        </w:rPr>
        <w:t xml:space="preserve"> </w:t>
      </w:r>
      <w:r>
        <w:t>Disruption</w:t>
      </w:r>
      <w:r>
        <w:rPr>
          <w:spacing w:val="40"/>
        </w:rPr>
        <w:t xml:space="preserve"> </w:t>
      </w:r>
      <w:r>
        <w:t>Event</w:t>
      </w:r>
      <w:r>
        <w:rPr>
          <w:spacing w:val="40"/>
        </w:rPr>
        <w:t xml:space="preserve"> </w:t>
      </w:r>
      <w:r>
        <w:t>has</w:t>
      </w:r>
      <w:r>
        <w:rPr>
          <w:spacing w:val="40"/>
        </w:rPr>
        <w:t xml:space="preserve"> </w:t>
      </w:r>
      <w:r>
        <w:t>occurred:</w:t>
      </w:r>
    </w:p>
    <w:p w14:paraId="5D4A0616" w14:textId="77777777" w:rsidR="00E70012" w:rsidRDefault="00000000">
      <w:pPr>
        <w:pStyle w:val="ListParagraph"/>
        <w:numPr>
          <w:ilvl w:val="2"/>
          <w:numId w:val="43"/>
        </w:numPr>
        <w:tabs>
          <w:tab w:val="left" w:pos="1507"/>
          <w:tab w:val="left" w:pos="1512"/>
        </w:tabs>
        <w:spacing w:before="118" w:line="336" w:lineRule="auto"/>
        <w:ind w:right="1021"/>
        <w:jc w:val="both"/>
        <w:rPr>
          <w:sz w:val="20"/>
        </w:rPr>
      </w:pPr>
      <w:r>
        <w:rPr>
          <w:sz w:val="20"/>
        </w:rPr>
        <w:t>the Lender may, and shall if requested to do so by the Company, consult with the Company with</w:t>
      </w:r>
      <w:r>
        <w:rPr>
          <w:spacing w:val="28"/>
          <w:sz w:val="20"/>
        </w:rPr>
        <w:t xml:space="preserve"> </w:t>
      </w:r>
      <w:r>
        <w:rPr>
          <w:sz w:val="20"/>
        </w:rPr>
        <w:t>a</w:t>
      </w:r>
      <w:r>
        <w:rPr>
          <w:spacing w:val="28"/>
          <w:sz w:val="20"/>
        </w:rPr>
        <w:t xml:space="preserve"> </w:t>
      </w:r>
      <w:r>
        <w:rPr>
          <w:sz w:val="20"/>
        </w:rPr>
        <w:t>view</w:t>
      </w:r>
      <w:r>
        <w:rPr>
          <w:spacing w:val="30"/>
          <w:sz w:val="20"/>
        </w:rPr>
        <w:t xml:space="preserve"> </w:t>
      </w:r>
      <w:r>
        <w:rPr>
          <w:sz w:val="20"/>
        </w:rPr>
        <w:t>to</w:t>
      </w:r>
      <w:r>
        <w:rPr>
          <w:spacing w:val="28"/>
          <w:sz w:val="20"/>
        </w:rPr>
        <w:t xml:space="preserve"> </w:t>
      </w:r>
      <w:r>
        <w:rPr>
          <w:sz w:val="20"/>
        </w:rPr>
        <w:t>agreeing</w:t>
      </w:r>
      <w:r>
        <w:rPr>
          <w:spacing w:val="28"/>
          <w:sz w:val="20"/>
        </w:rPr>
        <w:t xml:space="preserve"> </w:t>
      </w:r>
      <w:r>
        <w:rPr>
          <w:sz w:val="20"/>
        </w:rPr>
        <w:t>with</w:t>
      </w:r>
      <w:r>
        <w:rPr>
          <w:spacing w:val="25"/>
          <w:sz w:val="20"/>
        </w:rPr>
        <w:t xml:space="preserve"> </w:t>
      </w:r>
      <w:r>
        <w:rPr>
          <w:sz w:val="20"/>
        </w:rPr>
        <w:t>the</w:t>
      </w:r>
      <w:r>
        <w:rPr>
          <w:spacing w:val="28"/>
          <w:sz w:val="20"/>
        </w:rPr>
        <w:t xml:space="preserve"> </w:t>
      </w:r>
      <w:r>
        <w:rPr>
          <w:sz w:val="20"/>
        </w:rPr>
        <w:t>Company</w:t>
      </w:r>
      <w:r>
        <w:rPr>
          <w:spacing w:val="29"/>
          <w:sz w:val="20"/>
        </w:rPr>
        <w:t xml:space="preserve"> </w:t>
      </w:r>
      <w:r>
        <w:rPr>
          <w:sz w:val="20"/>
        </w:rPr>
        <w:t>such</w:t>
      </w:r>
      <w:r>
        <w:rPr>
          <w:spacing w:val="27"/>
          <w:sz w:val="20"/>
        </w:rPr>
        <w:t xml:space="preserve"> </w:t>
      </w:r>
      <w:r>
        <w:rPr>
          <w:sz w:val="20"/>
        </w:rPr>
        <w:t>changes</w:t>
      </w:r>
      <w:r>
        <w:rPr>
          <w:spacing w:val="28"/>
          <w:sz w:val="20"/>
        </w:rPr>
        <w:t xml:space="preserve"> </w:t>
      </w:r>
      <w:r>
        <w:rPr>
          <w:sz w:val="20"/>
        </w:rPr>
        <w:t>to</w:t>
      </w:r>
      <w:r>
        <w:rPr>
          <w:spacing w:val="28"/>
          <w:sz w:val="20"/>
        </w:rPr>
        <w:t xml:space="preserve"> </w:t>
      </w:r>
      <w:r>
        <w:rPr>
          <w:sz w:val="20"/>
        </w:rPr>
        <w:t>the</w:t>
      </w:r>
      <w:r>
        <w:rPr>
          <w:spacing w:val="26"/>
          <w:sz w:val="20"/>
        </w:rPr>
        <w:t xml:space="preserve"> </w:t>
      </w:r>
      <w:r>
        <w:rPr>
          <w:sz w:val="20"/>
        </w:rPr>
        <w:t>operation</w:t>
      </w:r>
      <w:r>
        <w:rPr>
          <w:spacing w:val="28"/>
          <w:sz w:val="20"/>
        </w:rPr>
        <w:t xml:space="preserve"> </w:t>
      </w:r>
      <w:r>
        <w:rPr>
          <w:sz w:val="20"/>
        </w:rPr>
        <w:t>or</w:t>
      </w:r>
      <w:r>
        <w:rPr>
          <w:spacing w:val="27"/>
          <w:sz w:val="20"/>
        </w:rPr>
        <w:t xml:space="preserve"> </w:t>
      </w:r>
      <w:r>
        <w:rPr>
          <w:sz w:val="20"/>
        </w:rPr>
        <w:t>administration of</w:t>
      </w:r>
      <w:r>
        <w:rPr>
          <w:spacing w:val="40"/>
          <w:sz w:val="20"/>
        </w:rPr>
        <w:t xml:space="preserve"> </w:t>
      </w:r>
      <w:r>
        <w:rPr>
          <w:sz w:val="20"/>
        </w:rPr>
        <w:t>the</w:t>
      </w:r>
      <w:r>
        <w:rPr>
          <w:spacing w:val="40"/>
          <w:sz w:val="20"/>
        </w:rPr>
        <w:t xml:space="preserve"> </w:t>
      </w:r>
      <w:r>
        <w:rPr>
          <w:sz w:val="20"/>
        </w:rPr>
        <w:t>Facilities</w:t>
      </w:r>
      <w:r>
        <w:rPr>
          <w:spacing w:val="40"/>
          <w:sz w:val="20"/>
        </w:rPr>
        <w:t xml:space="preserve"> </w:t>
      </w:r>
      <w:r>
        <w:rPr>
          <w:sz w:val="20"/>
        </w:rPr>
        <w:t>as</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may</w:t>
      </w:r>
      <w:r>
        <w:rPr>
          <w:spacing w:val="40"/>
          <w:sz w:val="20"/>
        </w:rPr>
        <w:t xml:space="preserve"> </w:t>
      </w:r>
      <w:r>
        <w:rPr>
          <w:sz w:val="20"/>
        </w:rPr>
        <w:t>deem</w:t>
      </w:r>
      <w:r>
        <w:rPr>
          <w:spacing w:val="40"/>
          <w:sz w:val="20"/>
        </w:rPr>
        <w:t xml:space="preserve"> </w:t>
      </w:r>
      <w:r>
        <w:rPr>
          <w:sz w:val="20"/>
        </w:rPr>
        <w:t>necessary</w:t>
      </w:r>
      <w:r>
        <w:rPr>
          <w:spacing w:val="40"/>
          <w:sz w:val="20"/>
        </w:rPr>
        <w:t xml:space="preserve"> </w:t>
      </w:r>
      <w:r>
        <w:rPr>
          <w:sz w:val="20"/>
        </w:rPr>
        <w:t>in</w:t>
      </w:r>
      <w:r>
        <w:rPr>
          <w:spacing w:val="40"/>
          <w:sz w:val="20"/>
        </w:rPr>
        <w:t xml:space="preserve"> </w:t>
      </w:r>
      <w:r>
        <w:rPr>
          <w:sz w:val="20"/>
        </w:rPr>
        <w:t>the</w:t>
      </w:r>
      <w:r>
        <w:rPr>
          <w:spacing w:val="40"/>
          <w:sz w:val="20"/>
        </w:rPr>
        <w:t xml:space="preserve"> </w:t>
      </w:r>
      <w:proofErr w:type="gramStart"/>
      <w:r>
        <w:rPr>
          <w:sz w:val="20"/>
        </w:rPr>
        <w:t>circumstances;</w:t>
      </w:r>
      <w:proofErr w:type="gramEnd"/>
    </w:p>
    <w:p w14:paraId="7BD86E81" w14:textId="77777777" w:rsidR="00E70012" w:rsidRDefault="00000000">
      <w:pPr>
        <w:pStyle w:val="ListParagraph"/>
        <w:numPr>
          <w:ilvl w:val="2"/>
          <w:numId w:val="43"/>
        </w:numPr>
        <w:tabs>
          <w:tab w:val="left" w:pos="1507"/>
          <w:tab w:val="left" w:pos="1512"/>
        </w:tabs>
        <w:spacing w:before="123" w:line="336" w:lineRule="auto"/>
        <w:ind w:right="1022"/>
        <w:jc w:val="both"/>
        <w:rPr>
          <w:sz w:val="20"/>
        </w:rPr>
      </w:pPr>
      <w:r>
        <w:rPr>
          <w:sz w:val="20"/>
        </w:rPr>
        <w:t>the Lender shall not be obliged to consult with the Company in relation to any changes mentioned in paragraph (a) if, in its opinion, it is not practicable to do so in the circumstances and,</w:t>
      </w:r>
      <w:r>
        <w:rPr>
          <w:spacing w:val="40"/>
          <w:sz w:val="20"/>
        </w:rPr>
        <w:t xml:space="preserve"> </w:t>
      </w:r>
      <w:r>
        <w:rPr>
          <w:sz w:val="20"/>
        </w:rPr>
        <w:t>in</w:t>
      </w:r>
      <w:r>
        <w:rPr>
          <w:spacing w:val="40"/>
          <w:sz w:val="20"/>
        </w:rPr>
        <w:t xml:space="preserve"> </w:t>
      </w:r>
      <w:r>
        <w:rPr>
          <w:sz w:val="20"/>
        </w:rPr>
        <w:t>any</w:t>
      </w:r>
      <w:r>
        <w:rPr>
          <w:spacing w:val="40"/>
          <w:sz w:val="20"/>
        </w:rPr>
        <w:t xml:space="preserve"> </w:t>
      </w:r>
      <w:r>
        <w:rPr>
          <w:sz w:val="20"/>
        </w:rPr>
        <w:t>event,</w:t>
      </w:r>
      <w:r>
        <w:rPr>
          <w:spacing w:val="40"/>
          <w:sz w:val="20"/>
        </w:rPr>
        <w:t xml:space="preserve"> </w:t>
      </w:r>
      <w:r>
        <w:rPr>
          <w:sz w:val="20"/>
        </w:rPr>
        <w:t>shall</w:t>
      </w:r>
      <w:r>
        <w:rPr>
          <w:spacing w:val="40"/>
          <w:sz w:val="20"/>
        </w:rPr>
        <w:t xml:space="preserve"> </w:t>
      </w:r>
      <w:r>
        <w:rPr>
          <w:sz w:val="20"/>
        </w:rPr>
        <w:t>have</w:t>
      </w:r>
      <w:r>
        <w:rPr>
          <w:spacing w:val="40"/>
          <w:sz w:val="20"/>
        </w:rPr>
        <w:t xml:space="preserve"> </w:t>
      </w:r>
      <w:r>
        <w:rPr>
          <w:sz w:val="20"/>
        </w:rPr>
        <w:t>no</w:t>
      </w:r>
      <w:r>
        <w:rPr>
          <w:spacing w:val="40"/>
          <w:sz w:val="20"/>
        </w:rPr>
        <w:t xml:space="preserve"> </w:t>
      </w:r>
      <w:r>
        <w:rPr>
          <w:sz w:val="20"/>
        </w:rPr>
        <w:t>obligation</w:t>
      </w:r>
      <w:r>
        <w:rPr>
          <w:spacing w:val="40"/>
          <w:sz w:val="20"/>
        </w:rPr>
        <w:t xml:space="preserve"> </w:t>
      </w:r>
      <w:r>
        <w:rPr>
          <w:sz w:val="20"/>
        </w:rPr>
        <w:t>to</w:t>
      </w:r>
      <w:r>
        <w:rPr>
          <w:spacing w:val="40"/>
          <w:sz w:val="20"/>
        </w:rPr>
        <w:t xml:space="preserve"> </w:t>
      </w:r>
      <w:r>
        <w:rPr>
          <w:sz w:val="20"/>
        </w:rPr>
        <w:t>agree</w:t>
      </w:r>
      <w:r>
        <w:rPr>
          <w:spacing w:val="40"/>
          <w:sz w:val="20"/>
        </w:rPr>
        <w:t xml:space="preserve"> </w:t>
      </w:r>
      <w:r>
        <w:rPr>
          <w:sz w:val="20"/>
        </w:rPr>
        <w:t>to</w:t>
      </w:r>
      <w:r>
        <w:rPr>
          <w:spacing w:val="40"/>
          <w:sz w:val="20"/>
        </w:rPr>
        <w:t xml:space="preserve"> </w:t>
      </w:r>
      <w:r>
        <w:rPr>
          <w:sz w:val="20"/>
        </w:rPr>
        <w:t>such</w:t>
      </w:r>
      <w:r>
        <w:rPr>
          <w:spacing w:val="40"/>
          <w:sz w:val="20"/>
        </w:rPr>
        <w:t xml:space="preserve"> </w:t>
      </w:r>
      <w:proofErr w:type="gramStart"/>
      <w:r>
        <w:rPr>
          <w:sz w:val="20"/>
        </w:rPr>
        <w:t>changes;</w:t>
      </w:r>
      <w:proofErr w:type="gramEnd"/>
    </w:p>
    <w:p w14:paraId="39143603" w14:textId="77777777" w:rsidR="00E70012" w:rsidRDefault="00000000">
      <w:pPr>
        <w:pStyle w:val="ListParagraph"/>
        <w:numPr>
          <w:ilvl w:val="2"/>
          <w:numId w:val="43"/>
        </w:numPr>
        <w:tabs>
          <w:tab w:val="left" w:pos="1507"/>
          <w:tab w:val="left" w:pos="1512"/>
        </w:tabs>
        <w:spacing w:before="118" w:line="336" w:lineRule="auto"/>
        <w:ind w:right="1017"/>
        <w:jc w:val="both"/>
        <w:rPr>
          <w:sz w:val="20"/>
        </w:rPr>
      </w:pPr>
      <w:r>
        <w:rPr>
          <w:sz w:val="20"/>
        </w:rPr>
        <w:t>any such changes agreed upon by the Lender and the Company shall (whether or not it is finally determined that a Disruption Event has occurred) be binding upon the Parties as an amendment to</w:t>
      </w:r>
      <w:r>
        <w:rPr>
          <w:spacing w:val="40"/>
          <w:sz w:val="20"/>
        </w:rPr>
        <w:t xml:space="preserve"> </w:t>
      </w:r>
      <w:r>
        <w:rPr>
          <w:sz w:val="20"/>
        </w:rPr>
        <w:t>(or, as the</w:t>
      </w:r>
      <w:r>
        <w:rPr>
          <w:spacing w:val="40"/>
          <w:sz w:val="20"/>
        </w:rPr>
        <w:t xml:space="preserve"> </w:t>
      </w:r>
      <w:r>
        <w:rPr>
          <w:sz w:val="20"/>
        </w:rPr>
        <w:t>case</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waiver</w:t>
      </w:r>
      <w:r>
        <w:rPr>
          <w:spacing w:val="40"/>
          <w:sz w:val="20"/>
        </w:rPr>
        <w:t xml:space="preserve"> </w:t>
      </w:r>
      <w:r>
        <w:rPr>
          <w:sz w:val="20"/>
        </w:rPr>
        <w:t>of) the terms</w:t>
      </w:r>
      <w:r>
        <w:rPr>
          <w:spacing w:val="40"/>
          <w:sz w:val="20"/>
        </w:rPr>
        <w:t xml:space="preserve"> </w:t>
      </w:r>
      <w:r>
        <w:rPr>
          <w:sz w:val="20"/>
        </w:rPr>
        <w:t>of this Agreement notwithstanding</w:t>
      </w:r>
      <w:r>
        <w:rPr>
          <w:spacing w:val="40"/>
          <w:sz w:val="20"/>
        </w:rPr>
        <w:t xml:space="preserve"> </w:t>
      </w:r>
      <w:r>
        <w:rPr>
          <w:sz w:val="20"/>
        </w:rPr>
        <w:t>the</w:t>
      </w:r>
      <w:r>
        <w:rPr>
          <w:spacing w:val="40"/>
          <w:sz w:val="20"/>
        </w:rPr>
        <w:t xml:space="preserve"> </w:t>
      </w:r>
      <w:r>
        <w:rPr>
          <w:sz w:val="20"/>
        </w:rPr>
        <w:t>provisions</w:t>
      </w:r>
      <w:r>
        <w:rPr>
          <w:spacing w:val="40"/>
          <w:sz w:val="20"/>
        </w:rPr>
        <w:t xml:space="preserve"> </w:t>
      </w:r>
      <w:r>
        <w:rPr>
          <w:sz w:val="20"/>
        </w:rPr>
        <w:t>of</w:t>
      </w:r>
      <w:r>
        <w:rPr>
          <w:spacing w:val="40"/>
          <w:sz w:val="20"/>
        </w:rPr>
        <w:t xml:space="preserve"> </w:t>
      </w:r>
      <w:r>
        <w:rPr>
          <w:sz w:val="20"/>
        </w:rPr>
        <w:t>Clause</w:t>
      </w:r>
      <w:r>
        <w:rPr>
          <w:spacing w:val="40"/>
          <w:sz w:val="20"/>
        </w:rPr>
        <w:t xml:space="preserve"> </w:t>
      </w:r>
      <w:r>
        <w:rPr>
          <w:sz w:val="20"/>
        </w:rPr>
        <w:t>25</w:t>
      </w:r>
      <w:r>
        <w:rPr>
          <w:spacing w:val="40"/>
          <w:sz w:val="20"/>
        </w:rPr>
        <w:t xml:space="preserve"> </w:t>
      </w:r>
      <w:r>
        <w:rPr>
          <w:sz w:val="20"/>
        </w:rPr>
        <w:t>(</w:t>
      </w:r>
      <w:r>
        <w:rPr>
          <w:i/>
          <w:sz w:val="20"/>
        </w:rPr>
        <w:t>Amendments</w:t>
      </w:r>
      <w:r>
        <w:rPr>
          <w:i/>
          <w:spacing w:val="40"/>
          <w:sz w:val="20"/>
        </w:rPr>
        <w:t xml:space="preserve"> </w:t>
      </w:r>
      <w:r>
        <w:rPr>
          <w:i/>
          <w:sz w:val="20"/>
        </w:rPr>
        <w:t>and</w:t>
      </w:r>
      <w:r>
        <w:rPr>
          <w:i/>
          <w:spacing w:val="40"/>
          <w:sz w:val="20"/>
        </w:rPr>
        <w:t xml:space="preserve"> </w:t>
      </w:r>
      <w:r>
        <w:rPr>
          <w:i/>
          <w:sz w:val="20"/>
        </w:rPr>
        <w:t>Waivers</w:t>
      </w:r>
      <w:r>
        <w:rPr>
          <w:sz w:val="20"/>
        </w:rPr>
        <w:t>);</w:t>
      </w:r>
      <w:r>
        <w:rPr>
          <w:spacing w:val="40"/>
          <w:sz w:val="20"/>
        </w:rPr>
        <w:t xml:space="preserve"> </w:t>
      </w:r>
      <w:r>
        <w:rPr>
          <w:sz w:val="20"/>
        </w:rPr>
        <w:t>and</w:t>
      </w:r>
    </w:p>
    <w:p w14:paraId="5768E130" w14:textId="77777777" w:rsidR="00E70012" w:rsidRDefault="00000000">
      <w:pPr>
        <w:pStyle w:val="ListParagraph"/>
        <w:numPr>
          <w:ilvl w:val="2"/>
          <w:numId w:val="43"/>
        </w:numPr>
        <w:tabs>
          <w:tab w:val="left" w:pos="1507"/>
          <w:tab w:val="left" w:pos="1512"/>
        </w:tabs>
        <w:spacing w:before="123" w:line="336" w:lineRule="auto"/>
        <w:ind w:right="1018"/>
        <w:jc w:val="both"/>
        <w:rPr>
          <w:sz w:val="20"/>
        </w:rPr>
      </w:pPr>
      <w:r>
        <w:rPr>
          <w:sz w:val="20"/>
        </w:rPr>
        <w:t>the Lender shall not be liable for any damages, costs or losses to any person, any diminution</w:t>
      </w:r>
      <w:r>
        <w:rPr>
          <w:spacing w:val="40"/>
          <w:sz w:val="20"/>
        </w:rPr>
        <w:t xml:space="preserve"> </w:t>
      </w:r>
      <w:r>
        <w:rPr>
          <w:sz w:val="20"/>
        </w:rPr>
        <w:t>in value or any liability whatsoever (including, without limitation for negligence, gross negligence</w:t>
      </w:r>
      <w:r>
        <w:rPr>
          <w:spacing w:val="36"/>
          <w:sz w:val="20"/>
        </w:rPr>
        <w:t xml:space="preserve"> </w:t>
      </w:r>
      <w:r>
        <w:rPr>
          <w:sz w:val="20"/>
        </w:rPr>
        <w:t>or</w:t>
      </w:r>
      <w:r>
        <w:rPr>
          <w:spacing w:val="37"/>
          <w:sz w:val="20"/>
        </w:rPr>
        <w:t xml:space="preserve"> </w:t>
      </w:r>
      <w:r>
        <w:rPr>
          <w:sz w:val="20"/>
        </w:rPr>
        <w:t>any</w:t>
      </w:r>
      <w:r>
        <w:rPr>
          <w:spacing w:val="38"/>
          <w:sz w:val="20"/>
        </w:rPr>
        <w:t xml:space="preserve"> </w:t>
      </w:r>
      <w:r>
        <w:rPr>
          <w:sz w:val="20"/>
        </w:rPr>
        <w:t>other</w:t>
      </w:r>
      <w:r>
        <w:rPr>
          <w:spacing w:val="35"/>
          <w:sz w:val="20"/>
        </w:rPr>
        <w:t xml:space="preserve"> </w:t>
      </w:r>
      <w:r>
        <w:rPr>
          <w:sz w:val="20"/>
        </w:rPr>
        <w:t>category</w:t>
      </w:r>
      <w:r>
        <w:rPr>
          <w:spacing w:val="37"/>
          <w:sz w:val="20"/>
        </w:rPr>
        <w:t xml:space="preserve"> </w:t>
      </w:r>
      <w:r>
        <w:rPr>
          <w:sz w:val="20"/>
        </w:rPr>
        <w:t>of</w:t>
      </w:r>
      <w:r>
        <w:rPr>
          <w:spacing w:val="34"/>
          <w:sz w:val="20"/>
        </w:rPr>
        <w:t xml:space="preserve"> </w:t>
      </w:r>
      <w:r>
        <w:rPr>
          <w:sz w:val="20"/>
        </w:rPr>
        <w:t>liability</w:t>
      </w:r>
      <w:r>
        <w:rPr>
          <w:spacing w:val="34"/>
          <w:sz w:val="20"/>
        </w:rPr>
        <w:t xml:space="preserve"> </w:t>
      </w:r>
      <w:r>
        <w:rPr>
          <w:sz w:val="20"/>
        </w:rPr>
        <w:t>whatsoever</w:t>
      </w:r>
      <w:r>
        <w:rPr>
          <w:spacing w:val="37"/>
          <w:sz w:val="20"/>
        </w:rPr>
        <w:t xml:space="preserve"> </w:t>
      </w:r>
      <w:r>
        <w:rPr>
          <w:sz w:val="20"/>
        </w:rPr>
        <w:t>but</w:t>
      </w:r>
      <w:r>
        <w:rPr>
          <w:spacing w:val="34"/>
          <w:sz w:val="20"/>
        </w:rPr>
        <w:t xml:space="preserve"> </w:t>
      </w:r>
      <w:r>
        <w:rPr>
          <w:sz w:val="20"/>
        </w:rPr>
        <w:t>not</w:t>
      </w:r>
      <w:r>
        <w:rPr>
          <w:spacing w:val="34"/>
          <w:sz w:val="20"/>
        </w:rPr>
        <w:t xml:space="preserve"> </w:t>
      </w:r>
      <w:r>
        <w:rPr>
          <w:sz w:val="20"/>
        </w:rPr>
        <w:t>including</w:t>
      </w:r>
      <w:r>
        <w:rPr>
          <w:spacing w:val="36"/>
          <w:sz w:val="20"/>
        </w:rPr>
        <w:t xml:space="preserve"> </w:t>
      </w:r>
      <w:r>
        <w:rPr>
          <w:sz w:val="20"/>
        </w:rPr>
        <w:t>any</w:t>
      </w:r>
      <w:r>
        <w:rPr>
          <w:spacing w:val="38"/>
          <w:sz w:val="20"/>
        </w:rPr>
        <w:t xml:space="preserve"> </w:t>
      </w:r>
      <w:r>
        <w:rPr>
          <w:sz w:val="20"/>
        </w:rPr>
        <w:t>claim</w:t>
      </w:r>
      <w:r>
        <w:rPr>
          <w:spacing w:val="37"/>
          <w:sz w:val="20"/>
        </w:rPr>
        <w:t xml:space="preserve"> </w:t>
      </w:r>
      <w:r>
        <w:rPr>
          <w:sz w:val="20"/>
        </w:rPr>
        <w:t>based on the fraud of the Lender) arising as a result of its taking, or failing to take, any actions pursuant to or in connection with this Clause</w:t>
      </w:r>
      <w:r>
        <w:rPr>
          <w:spacing w:val="40"/>
          <w:sz w:val="20"/>
        </w:rPr>
        <w:t xml:space="preserve"> </w:t>
      </w:r>
      <w:r>
        <w:rPr>
          <w:sz w:val="20"/>
        </w:rPr>
        <w:t>18.8.</w:t>
      </w:r>
    </w:p>
    <w:p w14:paraId="6D93CEF1" w14:textId="77777777" w:rsidR="00E70012" w:rsidRDefault="00000000">
      <w:pPr>
        <w:pStyle w:val="Heading1"/>
        <w:numPr>
          <w:ilvl w:val="0"/>
          <w:numId w:val="43"/>
        </w:numPr>
        <w:tabs>
          <w:tab w:val="left" w:pos="771"/>
        </w:tabs>
        <w:spacing w:before="138"/>
        <w:ind w:left="771" w:hanging="620"/>
        <w:jc w:val="both"/>
      </w:pPr>
      <w:bookmarkStart w:id="238" w:name="19._SET-OFF"/>
      <w:bookmarkStart w:id="239" w:name="_bookmark30"/>
      <w:bookmarkEnd w:id="238"/>
      <w:bookmarkEnd w:id="239"/>
      <w:r>
        <w:rPr>
          <w:spacing w:val="-2"/>
        </w:rPr>
        <w:t>SET-</w:t>
      </w:r>
      <w:r>
        <w:rPr>
          <w:spacing w:val="-5"/>
        </w:rPr>
        <w:t>OFF</w:t>
      </w:r>
    </w:p>
    <w:p w14:paraId="5A76F1F4" w14:textId="77777777" w:rsidR="00E70012" w:rsidRDefault="00E70012">
      <w:pPr>
        <w:pStyle w:val="BodyText"/>
        <w:spacing w:before="1"/>
        <w:ind w:left="0"/>
        <w:rPr>
          <w:b/>
        </w:rPr>
      </w:pPr>
    </w:p>
    <w:p w14:paraId="202D07F7" w14:textId="77777777" w:rsidR="00E70012" w:rsidRDefault="00000000">
      <w:pPr>
        <w:pStyle w:val="BodyText"/>
        <w:spacing w:line="336" w:lineRule="auto"/>
        <w:ind w:right="1018"/>
        <w:jc w:val="both"/>
      </w:pPr>
      <w:r>
        <w:t>The Lender may set off any matured obligation due from the Borrower under this Agreement (to the extent beneficially owned by the Lender) against any matured obligation owed by the Lender to the Borrower, regardless of the place of payment, booking branch or currency of either obligation. If the obligations are in different currencies, the Lender may convert either obligation at a market rate of exchange</w:t>
      </w:r>
      <w:r>
        <w:rPr>
          <w:spacing w:val="40"/>
        </w:rPr>
        <w:t xml:space="preserve"> </w:t>
      </w:r>
      <w:r>
        <w:t>in</w:t>
      </w:r>
      <w:r>
        <w:rPr>
          <w:spacing w:val="40"/>
        </w:rPr>
        <w:t xml:space="preserve"> </w:t>
      </w:r>
      <w:r>
        <w:t>its</w:t>
      </w:r>
      <w:r>
        <w:rPr>
          <w:spacing w:val="40"/>
        </w:rPr>
        <w:t xml:space="preserve"> </w:t>
      </w:r>
      <w:r>
        <w:t>usual</w:t>
      </w:r>
      <w:r>
        <w:rPr>
          <w:spacing w:val="40"/>
        </w:rPr>
        <w:t xml:space="preserve"> </w:t>
      </w:r>
      <w:r>
        <w:t>course</w:t>
      </w:r>
      <w:r>
        <w:rPr>
          <w:spacing w:val="40"/>
        </w:rPr>
        <w:t xml:space="preserve"> </w:t>
      </w:r>
      <w:r>
        <w:t>of</w:t>
      </w:r>
      <w:r>
        <w:rPr>
          <w:spacing w:val="40"/>
        </w:rPr>
        <w:t xml:space="preserve"> </w:t>
      </w:r>
      <w:r>
        <w:t>business</w:t>
      </w:r>
      <w:r>
        <w:rPr>
          <w:spacing w:val="40"/>
        </w:rPr>
        <w:t xml:space="preserve"> </w:t>
      </w:r>
      <w:r>
        <w:t>for</w:t>
      </w:r>
      <w:r>
        <w:rPr>
          <w:spacing w:val="40"/>
        </w:rPr>
        <w:t xml:space="preserve"> </w:t>
      </w:r>
      <w:r>
        <w:t>the</w:t>
      </w:r>
      <w:r>
        <w:rPr>
          <w:spacing w:val="40"/>
        </w:rPr>
        <w:t xml:space="preserve"> </w:t>
      </w:r>
      <w:r>
        <w:t>purpose</w:t>
      </w:r>
      <w:r>
        <w:rPr>
          <w:spacing w:val="40"/>
        </w:rPr>
        <w:t xml:space="preserve"> </w:t>
      </w:r>
      <w:r>
        <w:t>of</w:t>
      </w:r>
      <w:r>
        <w:rPr>
          <w:spacing w:val="40"/>
        </w:rPr>
        <w:t xml:space="preserve"> </w:t>
      </w:r>
      <w:r>
        <w:t>the</w:t>
      </w:r>
      <w:r>
        <w:rPr>
          <w:spacing w:val="40"/>
        </w:rPr>
        <w:t xml:space="preserve"> </w:t>
      </w:r>
      <w:r>
        <w:t>set-off.</w:t>
      </w:r>
    </w:p>
    <w:p w14:paraId="7A975EE7" w14:textId="77777777" w:rsidR="00E70012" w:rsidRDefault="00000000">
      <w:pPr>
        <w:pStyle w:val="Heading1"/>
        <w:numPr>
          <w:ilvl w:val="0"/>
          <w:numId w:val="43"/>
        </w:numPr>
        <w:tabs>
          <w:tab w:val="left" w:pos="771"/>
        </w:tabs>
        <w:spacing w:before="140"/>
        <w:ind w:left="771" w:hanging="620"/>
        <w:jc w:val="both"/>
      </w:pPr>
      <w:bookmarkStart w:id="240" w:name="20._NOTICES"/>
      <w:bookmarkStart w:id="241" w:name="_bookmark31"/>
      <w:bookmarkEnd w:id="240"/>
      <w:bookmarkEnd w:id="241"/>
      <w:r>
        <w:rPr>
          <w:spacing w:val="-2"/>
          <w:w w:val="105"/>
        </w:rPr>
        <w:t>NOTICES</w:t>
      </w:r>
    </w:p>
    <w:p w14:paraId="1C20AB65" w14:textId="77777777" w:rsidR="00E70012" w:rsidRDefault="00E70012">
      <w:pPr>
        <w:pStyle w:val="BodyText"/>
        <w:spacing w:before="4"/>
        <w:ind w:left="0"/>
        <w:rPr>
          <w:b/>
        </w:rPr>
      </w:pPr>
    </w:p>
    <w:p w14:paraId="2C5C15B0" w14:textId="77777777" w:rsidR="00E70012" w:rsidRDefault="00000000">
      <w:pPr>
        <w:pStyle w:val="Heading2"/>
        <w:numPr>
          <w:ilvl w:val="1"/>
          <w:numId w:val="43"/>
        </w:numPr>
        <w:tabs>
          <w:tab w:val="left" w:pos="771"/>
        </w:tabs>
        <w:ind w:left="771" w:hanging="620"/>
        <w:jc w:val="both"/>
      </w:pPr>
      <w:bookmarkStart w:id="242" w:name="20.1_Communications_in_writing"/>
      <w:bookmarkEnd w:id="242"/>
      <w:r>
        <w:rPr>
          <w:spacing w:val="-2"/>
          <w:w w:val="105"/>
        </w:rPr>
        <w:t>Communications</w:t>
      </w:r>
      <w:r>
        <w:rPr>
          <w:spacing w:val="-1"/>
          <w:w w:val="105"/>
        </w:rPr>
        <w:t xml:space="preserve"> </w:t>
      </w:r>
      <w:r>
        <w:rPr>
          <w:spacing w:val="-2"/>
          <w:w w:val="105"/>
        </w:rPr>
        <w:t>in</w:t>
      </w:r>
      <w:r>
        <w:rPr>
          <w:w w:val="105"/>
        </w:rPr>
        <w:t xml:space="preserve"> </w:t>
      </w:r>
      <w:r>
        <w:rPr>
          <w:spacing w:val="-2"/>
          <w:w w:val="105"/>
        </w:rPr>
        <w:t>writing</w:t>
      </w:r>
    </w:p>
    <w:p w14:paraId="63B8CC2A" w14:textId="77777777" w:rsidR="00E70012" w:rsidRDefault="00000000">
      <w:pPr>
        <w:pStyle w:val="BodyText"/>
        <w:spacing w:before="91" w:line="336" w:lineRule="auto"/>
        <w:ind w:right="1022"/>
        <w:jc w:val="both"/>
      </w:pPr>
      <w:r>
        <w:t>Any communication to be made under or in connection with this Agreement shall be made in writing and,</w:t>
      </w:r>
      <w:r>
        <w:rPr>
          <w:spacing w:val="40"/>
        </w:rPr>
        <w:t xml:space="preserve"> </w:t>
      </w:r>
      <w:r>
        <w:t>unless</w:t>
      </w:r>
      <w:r>
        <w:rPr>
          <w:spacing w:val="40"/>
        </w:rPr>
        <w:t xml:space="preserve"> </w:t>
      </w:r>
      <w:r>
        <w:t>otherwise</w:t>
      </w:r>
      <w:r>
        <w:rPr>
          <w:spacing w:val="40"/>
        </w:rPr>
        <w:t xml:space="preserve"> </w:t>
      </w:r>
      <w:r>
        <w:t>stated,</w:t>
      </w:r>
      <w:r>
        <w:rPr>
          <w:spacing w:val="40"/>
        </w:rPr>
        <w:t xml:space="preserve"> </w:t>
      </w:r>
      <w:r>
        <w:t>may</w:t>
      </w:r>
      <w:r>
        <w:rPr>
          <w:spacing w:val="40"/>
        </w:rPr>
        <w:t xml:space="preserve"> </w:t>
      </w:r>
      <w:r>
        <w:t>be</w:t>
      </w:r>
      <w:r>
        <w:rPr>
          <w:spacing w:val="40"/>
        </w:rPr>
        <w:t xml:space="preserve"> </w:t>
      </w:r>
      <w:r>
        <w:t>made</w:t>
      </w:r>
      <w:r>
        <w:rPr>
          <w:spacing w:val="40"/>
        </w:rPr>
        <w:t xml:space="preserve"> </w:t>
      </w:r>
      <w:r>
        <w:t>by</w:t>
      </w:r>
      <w:r>
        <w:rPr>
          <w:spacing w:val="40"/>
        </w:rPr>
        <w:t xml:space="preserve"> </w:t>
      </w:r>
      <w:r>
        <w:t>fax</w:t>
      </w:r>
      <w:r>
        <w:rPr>
          <w:spacing w:val="40"/>
        </w:rPr>
        <w:t xml:space="preserve"> </w:t>
      </w:r>
      <w:r>
        <w:t>or letter.</w:t>
      </w:r>
    </w:p>
    <w:p w14:paraId="437D4F2F" w14:textId="77777777" w:rsidR="00E70012" w:rsidRDefault="00E70012">
      <w:pPr>
        <w:spacing w:line="336" w:lineRule="auto"/>
        <w:jc w:val="both"/>
        <w:sectPr w:rsidR="00E70012">
          <w:pgSz w:w="11910" w:h="16840"/>
          <w:pgMar w:top="980" w:right="0" w:bottom="1120" w:left="980" w:header="0" w:footer="881" w:gutter="0"/>
          <w:cols w:space="720"/>
        </w:sectPr>
      </w:pPr>
    </w:p>
    <w:p w14:paraId="39539571" w14:textId="77777777" w:rsidR="00E70012" w:rsidRDefault="00000000">
      <w:pPr>
        <w:pStyle w:val="Heading2"/>
        <w:numPr>
          <w:ilvl w:val="1"/>
          <w:numId w:val="43"/>
        </w:numPr>
        <w:tabs>
          <w:tab w:val="left" w:pos="771"/>
        </w:tabs>
        <w:spacing w:before="65"/>
        <w:ind w:left="771" w:hanging="620"/>
        <w:jc w:val="both"/>
      </w:pPr>
      <w:bookmarkStart w:id="243" w:name="20.2_Addresses"/>
      <w:bookmarkEnd w:id="243"/>
      <w:r>
        <w:rPr>
          <w:spacing w:val="-2"/>
          <w:w w:val="105"/>
        </w:rPr>
        <w:lastRenderedPageBreak/>
        <w:t>Addresses</w:t>
      </w:r>
    </w:p>
    <w:p w14:paraId="5698E1F2" w14:textId="1EF745CF" w:rsidR="00E70012" w:rsidRDefault="00000000">
      <w:pPr>
        <w:pStyle w:val="BodyText"/>
        <w:spacing w:before="92" w:line="336" w:lineRule="auto"/>
        <w:ind w:right="1020"/>
        <w:jc w:val="both"/>
      </w:pPr>
      <w:r>
        <w:t>The address and fax number (and the department or officer, if any, for whose attention the communication is to be made) of each Party for any communication or document to be made or delivered under or in connection with this Agreement is that identified with its name below, or any substitute address or fax number or department or officer as the Party may notify to the other Parties</w:t>
      </w:r>
      <w:r>
        <w:rPr>
          <w:spacing w:val="40"/>
        </w:rPr>
        <w:t xml:space="preserve"> </w:t>
      </w:r>
      <w:r>
        <w:t xml:space="preserve">by not less than </w:t>
      </w:r>
      <w:del w:id="244" w:author="Anna Reviewer" w:date="2025-09-18T18:06:00Z" w16du:dateUtc="2025-09-18T17:06:00Z">
        <w:r w:rsidDel="00A66695">
          <w:delText>five</w:delText>
        </w:r>
      </w:del>
      <w:ins w:id="245" w:author="Anna Reviewer" w:date="2025-09-18T18:06:00Z" w16du:dateUtc="2025-09-18T17:06:00Z">
        <w:r w:rsidR="00A66695">
          <w:t>three</w:t>
        </w:r>
      </w:ins>
      <w:r>
        <w:t xml:space="preserve"> Business Days' notice.</w:t>
      </w:r>
    </w:p>
    <w:p w14:paraId="4220EF35" w14:textId="77777777" w:rsidR="00E70012" w:rsidRDefault="00000000">
      <w:pPr>
        <w:pStyle w:val="Heading2"/>
        <w:numPr>
          <w:ilvl w:val="1"/>
          <w:numId w:val="43"/>
        </w:numPr>
        <w:tabs>
          <w:tab w:val="left" w:pos="771"/>
        </w:tabs>
        <w:spacing w:before="121"/>
        <w:ind w:left="771" w:hanging="620"/>
        <w:jc w:val="both"/>
      </w:pPr>
      <w:bookmarkStart w:id="246" w:name="20.3_Delivery"/>
      <w:bookmarkEnd w:id="246"/>
      <w:r>
        <w:rPr>
          <w:spacing w:val="-2"/>
          <w:w w:val="105"/>
        </w:rPr>
        <w:t>Delivery</w:t>
      </w:r>
    </w:p>
    <w:p w14:paraId="0485AC7C" w14:textId="77777777" w:rsidR="00E70012" w:rsidRDefault="00000000">
      <w:pPr>
        <w:pStyle w:val="ListParagraph"/>
        <w:numPr>
          <w:ilvl w:val="0"/>
          <w:numId w:val="8"/>
        </w:numPr>
        <w:tabs>
          <w:tab w:val="left" w:pos="771"/>
          <w:tab w:val="left" w:pos="775"/>
        </w:tabs>
        <w:spacing w:before="91" w:line="336" w:lineRule="auto"/>
        <w:ind w:right="1018" w:hanging="624"/>
        <w:jc w:val="both"/>
        <w:rPr>
          <w:sz w:val="20"/>
        </w:rPr>
      </w:pPr>
      <w:r>
        <w:rPr>
          <w:sz w:val="20"/>
        </w:rPr>
        <w:t>Any communication or document made or delivered by the Lender to another Party under or in connection</w:t>
      </w:r>
      <w:r>
        <w:rPr>
          <w:spacing w:val="40"/>
          <w:sz w:val="20"/>
        </w:rPr>
        <w:t xml:space="preserve"> </w:t>
      </w:r>
      <w:r>
        <w:rPr>
          <w:sz w:val="20"/>
        </w:rPr>
        <w:t>with</w:t>
      </w:r>
      <w:r>
        <w:rPr>
          <w:spacing w:val="40"/>
          <w:sz w:val="20"/>
        </w:rPr>
        <w:t xml:space="preserve"> </w:t>
      </w:r>
      <w:r>
        <w:rPr>
          <w:sz w:val="20"/>
        </w:rPr>
        <w:t>this Agreement</w:t>
      </w:r>
      <w:r>
        <w:rPr>
          <w:spacing w:val="40"/>
          <w:sz w:val="20"/>
        </w:rPr>
        <w:t xml:space="preserve"> </w:t>
      </w:r>
      <w:r>
        <w:rPr>
          <w:sz w:val="20"/>
        </w:rPr>
        <w:t>will</w:t>
      </w:r>
      <w:r>
        <w:rPr>
          <w:spacing w:val="40"/>
          <w:sz w:val="20"/>
        </w:rPr>
        <w:t xml:space="preserve"> </w:t>
      </w:r>
      <w:r>
        <w:rPr>
          <w:sz w:val="20"/>
        </w:rPr>
        <w:t>only</w:t>
      </w:r>
      <w:r>
        <w:rPr>
          <w:spacing w:val="40"/>
          <w:sz w:val="20"/>
        </w:rPr>
        <w:t xml:space="preserve"> </w:t>
      </w:r>
      <w:r>
        <w:rPr>
          <w:sz w:val="20"/>
        </w:rPr>
        <w:t>be</w:t>
      </w:r>
      <w:r>
        <w:rPr>
          <w:spacing w:val="40"/>
          <w:sz w:val="20"/>
        </w:rPr>
        <w:t xml:space="preserve"> </w:t>
      </w:r>
      <w:r>
        <w:rPr>
          <w:sz w:val="20"/>
        </w:rPr>
        <w:t>effective:</w:t>
      </w:r>
    </w:p>
    <w:p w14:paraId="1736B790" w14:textId="77777777" w:rsidR="00E70012" w:rsidRDefault="00000000">
      <w:pPr>
        <w:pStyle w:val="ListParagraph"/>
        <w:numPr>
          <w:ilvl w:val="1"/>
          <w:numId w:val="8"/>
        </w:numPr>
        <w:tabs>
          <w:tab w:val="left" w:pos="1508"/>
        </w:tabs>
        <w:spacing w:before="122"/>
        <w:ind w:left="1508" w:hanging="733"/>
        <w:jc w:val="both"/>
        <w:rPr>
          <w:sz w:val="20"/>
        </w:rPr>
      </w:pPr>
      <w:r>
        <w:rPr>
          <w:sz w:val="20"/>
        </w:rPr>
        <w:t>if</w:t>
      </w:r>
      <w:r>
        <w:rPr>
          <w:spacing w:val="12"/>
          <w:sz w:val="20"/>
        </w:rPr>
        <w:t xml:space="preserve"> </w:t>
      </w:r>
      <w:r>
        <w:rPr>
          <w:sz w:val="20"/>
        </w:rPr>
        <w:t>by</w:t>
      </w:r>
      <w:r>
        <w:rPr>
          <w:spacing w:val="16"/>
          <w:sz w:val="20"/>
        </w:rPr>
        <w:t xml:space="preserve"> </w:t>
      </w:r>
      <w:r>
        <w:rPr>
          <w:sz w:val="20"/>
        </w:rPr>
        <w:t>way</w:t>
      </w:r>
      <w:r>
        <w:rPr>
          <w:spacing w:val="16"/>
          <w:sz w:val="20"/>
        </w:rPr>
        <w:t xml:space="preserve"> </w:t>
      </w:r>
      <w:r>
        <w:rPr>
          <w:sz w:val="20"/>
        </w:rPr>
        <w:t>of</w:t>
      </w:r>
      <w:r>
        <w:rPr>
          <w:spacing w:val="10"/>
          <w:sz w:val="20"/>
        </w:rPr>
        <w:t xml:space="preserve"> </w:t>
      </w:r>
      <w:r>
        <w:rPr>
          <w:sz w:val="20"/>
        </w:rPr>
        <w:t>fax,</w:t>
      </w:r>
      <w:r>
        <w:rPr>
          <w:spacing w:val="15"/>
          <w:sz w:val="20"/>
        </w:rPr>
        <w:t xml:space="preserve"> </w:t>
      </w:r>
      <w:r>
        <w:rPr>
          <w:sz w:val="20"/>
        </w:rPr>
        <w:t>when</w:t>
      </w:r>
      <w:r>
        <w:rPr>
          <w:spacing w:val="13"/>
          <w:sz w:val="20"/>
        </w:rPr>
        <w:t xml:space="preserve"> </w:t>
      </w:r>
      <w:r>
        <w:rPr>
          <w:sz w:val="20"/>
        </w:rPr>
        <w:t>received</w:t>
      </w:r>
      <w:r>
        <w:rPr>
          <w:spacing w:val="14"/>
          <w:sz w:val="20"/>
        </w:rPr>
        <w:t xml:space="preserve"> </w:t>
      </w:r>
      <w:r>
        <w:rPr>
          <w:sz w:val="20"/>
        </w:rPr>
        <w:t>in</w:t>
      </w:r>
      <w:r>
        <w:rPr>
          <w:spacing w:val="12"/>
          <w:sz w:val="20"/>
        </w:rPr>
        <w:t xml:space="preserve"> </w:t>
      </w:r>
      <w:r>
        <w:rPr>
          <w:sz w:val="20"/>
        </w:rPr>
        <w:t>legible</w:t>
      </w:r>
      <w:r>
        <w:rPr>
          <w:spacing w:val="14"/>
          <w:sz w:val="20"/>
        </w:rPr>
        <w:t xml:space="preserve"> </w:t>
      </w:r>
      <w:r>
        <w:rPr>
          <w:sz w:val="20"/>
        </w:rPr>
        <w:t>form;</w:t>
      </w:r>
      <w:r>
        <w:rPr>
          <w:spacing w:val="17"/>
          <w:sz w:val="20"/>
        </w:rPr>
        <w:t xml:space="preserve"> </w:t>
      </w:r>
      <w:r>
        <w:rPr>
          <w:spacing w:val="-5"/>
          <w:sz w:val="20"/>
        </w:rPr>
        <w:t>or</w:t>
      </w:r>
    </w:p>
    <w:p w14:paraId="292CD0BA" w14:textId="77777777" w:rsidR="00E70012" w:rsidRDefault="00000000">
      <w:pPr>
        <w:pStyle w:val="ListParagraph"/>
        <w:numPr>
          <w:ilvl w:val="1"/>
          <w:numId w:val="8"/>
        </w:numPr>
        <w:tabs>
          <w:tab w:val="left" w:pos="1505"/>
          <w:tab w:val="left" w:pos="1512"/>
        </w:tabs>
        <w:spacing w:before="212" w:line="336" w:lineRule="auto"/>
        <w:ind w:left="1512" w:right="1022" w:hanging="738"/>
        <w:jc w:val="both"/>
        <w:rPr>
          <w:sz w:val="20"/>
        </w:rPr>
      </w:pPr>
      <w:r>
        <w:rPr>
          <w:sz w:val="20"/>
        </w:rPr>
        <w:t>if by way of letter, when it has been left at the relevant address or five Business Days after being</w:t>
      </w:r>
      <w:r>
        <w:rPr>
          <w:spacing w:val="22"/>
          <w:sz w:val="20"/>
        </w:rPr>
        <w:t xml:space="preserve"> </w:t>
      </w:r>
      <w:r>
        <w:rPr>
          <w:sz w:val="20"/>
        </w:rPr>
        <w:t>deposited</w:t>
      </w:r>
      <w:r>
        <w:rPr>
          <w:spacing w:val="18"/>
          <w:sz w:val="20"/>
        </w:rPr>
        <w:t xml:space="preserve"> </w:t>
      </w:r>
      <w:r>
        <w:rPr>
          <w:sz w:val="20"/>
        </w:rPr>
        <w:t>in</w:t>
      </w:r>
      <w:r>
        <w:rPr>
          <w:spacing w:val="18"/>
          <w:sz w:val="20"/>
        </w:rPr>
        <w:t xml:space="preserve"> </w:t>
      </w:r>
      <w:r>
        <w:rPr>
          <w:sz w:val="20"/>
        </w:rPr>
        <w:t>the</w:t>
      </w:r>
      <w:r>
        <w:rPr>
          <w:spacing w:val="22"/>
          <w:sz w:val="20"/>
        </w:rPr>
        <w:t xml:space="preserve"> </w:t>
      </w:r>
      <w:r>
        <w:rPr>
          <w:sz w:val="20"/>
        </w:rPr>
        <w:t>post</w:t>
      </w:r>
      <w:r>
        <w:rPr>
          <w:spacing w:val="21"/>
          <w:sz w:val="20"/>
        </w:rPr>
        <w:t xml:space="preserve"> </w:t>
      </w:r>
      <w:r>
        <w:rPr>
          <w:sz w:val="20"/>
        </w:rPr>
        <w:t>postage</w:t>
      </w:r>
      <w:r>
        <w:rPr>
          <w:spacing w:val="22"/>
          <w:sz w:val="20"/>
        </w:rPr>
        <w:t xml:space="preserve"> </w:t>
      </w:r>
      <w:r>
        <w:rPr>
          <w:sz w:val="20"/>
        </w:rPr>
        <w:t>prepaid</w:t>
      </w:r>
      <w:r>
        <w:rPr>
          <w:spacing w:val="23"/>
          <w:sz w:val="20"/>
        </w:rPr>
        <w:t xml:space="preserve"> </w:t>
      </w:r>
      <w:r>
        <w:rPr>
          <w:sz w:val="20"/>
        </w:rPr>
        <w:t>in</w:t>
      </w:r>
      <w:r>
        <w:rPr>
          <w:spacing w:val="18"/>
          <w:sz w:val="20"/>
        </w:rPr>
        <w:t xml:space="preserve"> </w:t>
      </w:r>
      <w:r>
        <w:rPr>
          <w:sz w:val="20"/>
        </w:rPr>
        <w:t>an</w:t>
      </w:r>
      <w:r>
        <w:rPr>
          <w:spacing w:val="22"/>
          <w:sz w:val="20"/>
        </w:rPr>
        <w:t xml:space="preserve"> </w:t>
      </w:r>
      <w:r>
        <w:rPr>
          <w:sz w:val="20"/>
        </w:rPr>
        <w:t>envelope</w:t>
      </w:r>
      <w:r>
        <w:rPr>
          <w:spacing w:val="22"/>
          <w:sz w:val="20"/>
        </w:rPr>
        <w:t xml:space="preserve"> </w:t>
      </w:r>
      <w:r>
        <w:rPr>
          <w:sz w:val="20"/>
        </w:rPr>
        <w:t>addressed</w:t>
      </w:r>
      <w:r>
        <w:rPr>
          <w:spacing w:val="22"/>
          <w:sz w:val="20"/>
        </w:rPr>
        <w:t xml:space="preserve"> </w:t>
      </w:r>
      <w:r>
        <w:rPr>
          <w:sz w:val="20"/>
        </w:rPr>
        <w:t>to</w:t>
      </w:r>
      <w:r>
        <w:rPr>
          <w:spacing w:val="18"/>
          <w:sz w:val="20"/>
        </w:rPr>
        <w:t xml:space="preserve"> </w:t>
      </w:r>
      <w:r>
        <w:rPr>
          <w:sz w:val="20"/>
        </w:rPr>
        <w:t>it</w:t>
      </w:r>
      <w:r>
        <w:rPr>
          <w:spacing w:val="21"/>
          <w:sz w:val="20"/>
        </w:rPr>
        <w:t xml:space="preserve"> </w:t>
      </w:r>
      <w:r>
        <w:rPr>
          <w:sz w:val="20"/>
        </w:rPr>
        <w:t>at</w:t>
      </w:r>
      <w:r>
        <w:rPr>
          <w:spacing w:val="18"/>
          <w:sz w:val="20"/>
        </w:rPr>
        <w:t xml:space="preserve"> </w:t>
      </w:r>
      <w:r>
        <w:rPr>
          <w:sz w:val="20"/>
        </w:rPr>
        <w:t>that</w:t>
      </w:r>
      <w:r>
        <w:rPr>
          <w:spacing w:val="25"/>
          <w:sz w:val="20"/>
        </w:rPr>
        <w:t xml:space="preserve"> </w:t>
      </w:r>
      <w:r>
        <w:rPr>
          <w:sz w:val="20"/>
        </w:rPr>
        <w:t>address,</w:t>
      </w:r>
    </w:p>
    <w:p w14:paraId="37503900" w14:textId="77777777" w:rsidR="00E70012" w:rsidRDefault="00000000">
      <w:pPr>
        <w:pStyle w:val="BodyText"/>
        <w:spacing w:before="118" w:line="336" w:lineRule="auto"/>
        <w:ind w:right="1023"/>
        <w:jc w:val="both"/>
      </w:pPr>
      <w:r>
        <w:t>and, if a particular department or officer is specified as part of its address details provided under</w:t>
      </w:r>
      <w:r>
        <w:rPr>
          <w:spacing w:val="40"/>
        </w:rPr>
        <w:t xml:space="preserve"> </w:t>
      </w:r>
      <w:r>
        <w:t>Clause</w:t>
      </w:r>
      <w:r>
        <w:rPr>
          <w:spacing w:val="40"/>
        </w:rPr>
        <w:t xml:space="preserve"> </w:t>
      </w:r>
      <w:r>
        <w:t>20.2</w:t>
      </w:r>
      <w:r>
        <w:rPr>
          <w:spacing w:val="40"/>
        </w:rPr>
        <w:t xml:space="preserve"> </w:t>
      </w:r>
      <w:r>
        <w:t>(</w:t>
      </w:r>
      <w:r>
        <w:rPr>
          <w:i/>
        </w:rPr>
        <w:t>Addresses</w:t>
      </w:r>
      <w:r>
        <w:t>),</w:t>
      </w:r>
      <w:r>
        <w:rPr>
          <w:spacing w:val="40"/>
        </w:rPr>
        <w:t xml:space="preserve"> </w:t>
      </w:r>
      <w:r>
        <w:t>if</w:t>
      </w:r>
      <w:r>
        <w:rPr>
          <w:spacing w:val="40"/>
        </w:rPr>
        <w:t xml:space="preserve"> </w:t>
      </w:r>
      <w:r>
        <w:t>addressed</w:t>
      </w:r>
      <w:r>
        <w:rPr>
          <w:spacing w:val="40"/>
        </w:rPr>
        <w:t xml:space="preserve"> </w:t>
      </w:r>
      <w:r>
        <w:t>to</w:t>
      </w:r>
      <w:r>
        <w:rPr>
          <w:spacing w:val="40"/>
        </w:rPr>
        <w:t xml:space="preserve"> </w:t>
      </w:r>
      <w:r>
        <w:t>that</w:t>
      </w:r>
      <w:r>
        <w:rPr>
          <w:spacing w:val="40"/>
        </w:rPr>
        <w:t xml:space="preserve"> </w:t>
      </w:r>
      <w:r>
        <w:t>department</w:t>
      </w:r>
      <w:r>
        <w:rPr>
          <w:spacing w:val="40"/>
        </w:rPr>
        <w:t xml:space="preserve"> </w:t>
      </w:r>
      <w:r>
        <w:t>or</w:t>
      </w:r>
      <w:r>
        <w:rPr>
          <w:spacing w:val="40"/>
        </w:rPr>
        <w:t xml:space="preserve"> </w:t>
      </w:r>
      <w:r>
        <w:t>officer.</w:t>
      </w:r>
    </w:p>
    <w:p w14:paraId="1BA78F24" w14:textId="77777777" w:rsidR="00E70012" w:rsidRDefault="00000000">
      <w:pPr>
        <w:pStyle w:val="ListParagraph"/>
        <w:numPr>
          <w:ilvl w:val="0"/>
          <w:numId w:val="8"/>
        </w:numPr>
        <w:tabs>
          <w:tab w:val="left" w:pos="771"/>
          <w:tab w:val="left" w:pos="775"/>
        </w:tabs>
        <w:spacing w:line="336" w:lineRule="auto"/>
        <w:ind w:right="1020" w:hanging="624"/>
        <w:jc w:val="both"/>
        <w:rPr>
          <w:sz w:val="20"/>
        </w:rPr>
      </w:pPr>
      <w:r>
        <w:rPr>
          <w:sz w:val="20"/>
        </w:rPr>
        <w:t xml:space="preserve">Any communication or document to be made or delivered to the Lender will be effective only when </w:t>
      </w:r>
      <w:proofErr w:type="gramStart"/>
      <w:r>
        <w:rPr>
          <w:sz w:val="20"/>
        </w:rPr>
        <w:t>actually received</w:t>
      </w:r>
      <w:proofErr w:type="gramEnd"/>
      <w:r>
        <w:rPr>
          <w:sz w:val="20"/>
        </w:rPr>
        <w:t xml:space="preserve"> by the Lender and then only if it is expressly marked for the attention of the department or officer identified with the Lender's signature below (or any substitute department or officer as the Lender shall specify for this</w:t>
      </w:r>
      <w:r>
        <w:rPr>
          <w:spacing w:val="40"/>
          <w:sz w:val="20"/>
        </w:rPr>
        <w:t xml:space="preserve"> </w:t>
      </w:r>
      <w:r>
        <w:rPr>
          <w:sz w:val="20"/>
        </w:rPr>
        <w:t>purpose).</w:t>
      </w:r>
    </w:p>
    <w:p w14:paraId="062B1F44" w14:textId="77777777" w:rsidR="00E70012" w:rsidRDefault="00000000">
      <w:pPr>
        <w:pStyle w:val="ListParagraph"/>
        <w:numPr>
          <w:ilvl w:val="0"/>
          <w:numId w:val="8"/>
        </w:numPr>
        <w:tabs>
          <w:tab w:val="left" w:pos="771"/>
          <w:tab w:val="left" w:pos="775"/>
        </w:tabs>
        <w:spacing w:before="122" w:line="336" w:lineRule="auto"/>
        <w:ind w:right="1023" w:hanging="624"/>
        <w:jc w:val="both"/>
        <w:rPr>
          <w:sz w:val="20"/>
        </w:rPr>
      </w:pPr>
      <w:r>
        <w:rPr>
          <w:sz w:val="20"/>
        </w:rPr>
        <w:t>Any communication or document made or delivered to the Company in accordance with this Clause</w:t>
      </w:r>
      <w:r>
        <w:rPr>
          <w:spacing w:val="80"/>
          <w:sz w:val="20"/>
        </w:rPr>
        <w:t xml:space="preserve"> </w:t>
      </w:r>
      <w:r>
        <w:rPr>
          <w:sz w:val="20"/>
        </w:rPr>
        <w:t>will</w:t>
      </w:r>
      <w:r>
        <w:rPr>
          <w:spacing w:val="40"/>
          <w:sz w:val="20"/>
        </w:rPr>
        <w:t xml:space="preserve"> </w:t>
      </w:r>
      <w:r>
        <w:rPr>
          <w:sz w:val="20"/>
        </w:rPr>
        <w:t>be</w:t>
      </w:r>
      <w:r>
        <w:rPr>
          <w:spacing w:val="40"/>
          <w:sz w:val="20"/>
        </w:rPr>
        <w:t xml:space="preserve"> </w:t>
      </w:r>
      <w:r>
        <w:rPr>
          <w:sz w:val="20"/>
        </w:rPr>
        <w:t>deemed</w:t>
      </w:r>
      <w:r>
        <w:rPr>
          <w:spacing w:val="40"/>
          <w:sz w:val="20"/>
        </w:rPr>
        <w:t xml:space="preserve"> </w:t>
      </w:r>
      <w:r>
        <w:rPr>
          <w:sz w:val="20"/>
        </w:rPr>
        <w:t>to</w:t>
      </w:r>
      <w:r>
        <w:rPr>
          <w:spacing w:val="40"/>
          <w:sz w:val="20"/>
        </w:rPr>
        <w:t xml:space="preserve"> </w:t>
      </w:r>
      <w:r>
        <w:rPr>
          <w:sz w:val="20"/>
        </w:rPr>
        <w:t>have</w:t>
      </w:r>
      <w:r>
        <w:rPr>
          <w:spacing w:val="40"/>
          <w:sz w:val="20"/>
        </w:rPr>
        <w:t xml:space="preserve"> </w:t>
      </w:r>
      <w:r>
        <w:rPr>
          <w:sz w:val="20"/>
        </w:rPr>
        <w:t>been</w:t>
      </w:r>
      <w:r>
        <w:rPr>
          <w:spacing w:val="40"/>
          <w:sz w:val="20"/>
        </w:rPr>
        <w:t xml:space="preserve"> </w:t>
      </w:r>
      <w:r>
        <w:rPr>
          <w:sz w:val="20"/>
        </w:rPr>
        <w:t>made</w:t>
      </w:r>
      <w:r>
        <w:rPr>
          <w:spacing w:val="40"/>
          <w:sz w:val="20"/>
        </w:rPr>
        <w:t xml:space="preserve"> </w:t>
      </w:r>
      <w:r>
        <w:rPr>
          <w:sz w:val="20"/>
        </w:rPr>
        <w:t>or</w:t>
      </w:r>
      <w:r>
        <w:rPr>
          <w:spacing w:val="40"/>
          <w:sz w:val="20"/>
        </w:rPr>
        <w:t xml:space="preserve"> </w:t>
      </w:r>
      <w:r>
        <w:rPr>
          <w:sz w:val="20"/>
        </w:rPr>
        <w:t>delivered</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Borrower.</w:t>
      </w:r>
    </w:p>
    <w:p w14:paraId="3F5B163F" w14:textId="77777777" w:rsidR="00E70012" w:rsidRDefault="00000000">
      <w:pPr>
        <w:pStyle w:val="ListParagraph"/>
        <w:numPr>
          <w:ilvl w:val="0"/>
          <w:numId w:val="8"/>
        </w:numPr>
        <w:tabs>
          <w:tab w:val="left" w:pos="771"/>
          <w:tab w:val="left" w:pos="775"/>
        </w:tabs>
        <w:spacing w:before="120" w:line="336" w:lineRule="auto"/>
        <w:ind w:right="1015" w:hanging="624"/>
        <w:jc w:val="both"/>
        <w:rPr>
          <w:sz w:val="20"/>
        </w:rPr>
      </w:pPr>
      <w:r>
        <w:rPr>
          <w:sz w:val="20"/>
        </w:rPr>
        <w:t>Any communication or document which becomes effective, in accordance with paragraphs (a) to (c) above,</w:t>
      </w:r>
      <w:r>
        <w:rPr>
          <w:spacing w:val="40"/>
          <w:sz w:val="20"/>
        </w:rPr>
        <w:t xml:space="preserve"> </w:t>
      </w:r>
      <w:r>
        <w:rPr>
          <w:sz w:val="20"/>
        </w:rPr>
        <w:t>after 5.00</w:t>
      </w:r>
      <w:r>
        <w:rPr>
          <w:spacing w:val="40"/>
          <w:sz w:val="20"/>
        </w:rPr>
        <w:t xml:space="preserve"> </w:t>
      </w:r>
      <w:r>
        <w:rPr>
          <w:sz w:val="20"/>
        </w:rPr>
        <w:t>p.m. in</w:t>
      </w:r>
      <w:r>
        <w:rPr>
          <w:spacing w:val="40"/>
          <w:sz w:val="20"/>
        </w:rPr>
        <w:t xml:space="preserve"> </w:t>
      </w:r>
      <w:r>
        <w:rPr>
          <w:sz w:val="20"/>
        </w:rPr>
        <w:t>the place of</w:t>
      </w:r>
      <w:r>
        <w:rPr>
          <w:spacing w:val="40"/>
          <w:sz w:val="20"/>
        </w:rPr>
        <w:t xml:space="preserve"> </w:t>
      </w:r>
      <w:r>
        <w:rPr>
          <w:sz w:val="20"/>
        </w:rPr>
        <w:t>receipt shall</w:t>
      </w:r>
      <w:r>
        <w:rPr>
          <w:spacing w:val="40"/>
          <w:sz w:val="20"/>
        </w:rPr>
        <w:t xml:space="preserve"> </w:t>
      </w:r>
      <w:r>
        <w:rPr>
          <w:sz w:val="20"/>
        </w:rPr>
        <w:t>be deemed</w:t>
      </w:r>
      <w:r>
        <w:rPr>
          <w:spacing w:val="40"/>
          <w:sz w:val="20"/>
        </w:rPr>
        <w:t xml:space="preserve"> </w:t>
      </w:r>
      <w:r>
        <w:rPr>
          <w:sz w:val="20"/>
        </w:rPr>
        <w:t>only to</w:t>
      </w:r>
      <w:r>
        <w:rPr>
          <w:spacing w:val="40"/>
          <w:sz w:val="20"/>
        </w:rPr>
        <w:t xml:space="preserve"> </w:t>
      </w:r>
      <w:r>
        <w:rPr>
          <w:sz w:val="20"/>
        </w:rPr>
        <w:t>become</w:t>
      </w:r>
      <w:r>
        <w:rPr>
          <w:spacing w:val="40"/>
          <w:sz w:val="20"/>
        </w:rPr>
        <w:t xml:space="preserve"> </w:t>
      </w:r>
      <w:r>
        <w:rPr>
          <w:sz w:val="20"/>
        </w:rPr>
        <w:t>effective on</w:t>
      </w:r>
      <w:r>
        <w:rPr>
          <w:spacing w:val="40"/>
          <w:sz w:val="20"/>
        </w:rPr>
        <w:t xml:space="preserve"> </w:t>
      </w:r>
      <w:r>
        <w:rPr>
          <w:sz w:val="20"/>
        </w:rPr>
        <w:t>the following day.</w:t>
      </w:r>
    </w:p>
    <w:p w14:paraId="24713E9D" w14:textId="77777777" w:rsidR="00E70012" w:rsidRDefault="00000000">
      <w:pPr>
        <w:pStyle w:val="Heading2"/>
        <w:numPr>
          <w:ilvl w:val="1"/>
          <w:numId w:val="43"/>
        </w:numPr>
        <w:tabs>
          <w:tab w:val="left" w:pos="771"/>
        </w:tabs>
        <w:spacing w:before="121"/>
        <w:ind w:left="771" w:hanging="620"/>
        <w:jc w:val="both"/>
      </w:pPr>
      <w:bookmarkStart w:id="247" w:name="20.4_Electronic_communication"/>
      <w:bookmarkEnd w:id="247"/>
      <w:r>
        <w:rPr>
          <w:w w:val="105"/>
        </w:rPr>
        <w:t>Electronic</w:t>
      </w:r>
      <w:r>
        <w:rPr>
          <w:spacing w:val="-14"/>
          <w:w w:val="105"/>
        </w:rPr>
        <w:t xml:space="preserve"> </w:t>
      </w:r>
      <w:r>
        <w:rPr>
          <w:spacing w:val="-2"/>
          <w:w w:val="105"/>
        </w:rPr>
        <w:t>communication</w:t>
      </w:r>
    </w:p>
    <w:p w14:paraId="277BCAB4" w14:textId="77777777" w:rsidR="00E70012" w:rsidRDefault="00000000">
      <w:pPr>
        <w:pStyle w:val="ListParagraph"/>
        <w:numPr>
          <w:ilvl w:val="0"/>
          <w:numId w:val="7"/>
        </w:numPr>
        <w:tabs>
          <w:tab w:val="left" w:pos="771"/>
          <w:tab w:val="left" w:pos="775"/>
        </w:tabs>
        <w:spacing w:before="92" w:line="336" w:lineRule="auto"/>
        <w:ind w:right="1018" w:hanging="624"/>
        <w:jc w:val="both"/>
        <w:rPr>
          <w:sz w:val="20"/>
        </w:rPr>
      </w:pPr>
      <w:r>
        <w:rPr>
          <w:sz w:val="20"/>
        </w:rPr>
        <w:t>Any communication or document to be made or delivered by one Party to another under or in connection</w:t>
      </w:r>
      <w:r>
        <w:rPr>
          <w:spacing w:val="40"/>
          <w:sz w:val="20"/>
        </w:rPr>
        <w:t xml:space="preserve"> </w:t>
      </w:r>
      <w:r>
        <w:rPr>
          <w:sz w:val="20"/>
        </w:rPr>
        <w:t>with</w:t>
      </w:r>
      <w:r>
        <w:rPr>
          <w:spacing w:val="40"/>
          <w:sz w:val="20"/>
        </w:rPr>
        <w:t xml:space="preserve"> </w:t>
      </w:r>
      <w:r>
        <w:rPr>
          <w:sz w:val="20"/>
        </w:rPr>
        <w:t>this Agreement</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made</w:t>
      </w:r>
      <w:r>
        <w:rPr>
          <w:spacing w:val="40"/>
          <w:sz w:val="20"/>
        </w:rPr>
        <w:t xml:space="preserve"> </w:t>
      </w:r>
      <w:r>
        <w:rPr>
          <w:sz w:val="20"/>
        </w:rPr>
        <w:t>or</w:t>
      </w:r>
      <w:r>
        <w:rPr>
          <w:spacing w:val="40"/>
          <w:sz w:val="20"/>
        </w:rPr>
        <w:t xml:space="preserve"> </w:t>
      </w:r>
      <w:r>
        <w:rPr>
          <w:sz w:val="20"/>
        </w:rPr>
        <w:t>delivered</w:t>
      </w:r>
      <w:r>
        <w:rPr>
          <w:spacing w:val="40"/>
          <w:sz w:val="20"/>
        </w:rPr>
        <w:t xml:space="preserve"> </w:t>
      </w:r>
      <w:r>
        <w:rPr>
          <w:sz w:val="20"/>
        </w:rPr>
        <w:t>by</w:t>
      </w:r>
      <w:r>
        <w:rPr>
          <w:spacing w:val="40"/>
          <w:sz w:val="20"/>
        </w:rPr>
        <w:t xml:space="preserve"> </w:t>
      </w:r>
      <w:r>
        <w:rPr>
          <w:sz w:val="20"/>
        </w:rPr>
        <w:t>electronic</w:t>
      </w:r>
      <w:r>
        <w:rPr>
          <w:spacing w:val="40"/>
          <w:sz w:val="20"/>
        </w:rPr>
        <w:t xml:space="preserve"> </w:t>
      </w:r>
      <w:r>
        <w:rPr>
          <w:sz w:val="20"/>
        </w:rPr>
        <w:t>mail</w:t>
      </w:r>
      <w:r>
        <w:rPr>
          <w:spacing w:val="40"/>
          <w:sz w:val="20"/>
        </w:rPr>
        <w:t xml:space="preserve"> </w:t>
      </w:r>
      <w:r>
        <w:rPr>
          <w:sz w:val="20"/>
        </w:rPr>
        <w:t>or</w:t>
      </w:r>
      <w:r>
        <w:rPr>
          <w:spacing w:val="40"/>
          <w:sz w:val="20"/>
        </w:rPr>
        <w:t xml:space="preserve"> </w:t>
      </w:r>
      <w:r>
        <w:rPr>
          <w:sz w:val="20"/>
        </w:rPr>
        <w:t>other</w:t>
      </w:r>
      <w:r>
        <w:rPr>
          <w:spacing w:val="40"/>
          <w:sz w:val="20"/>
        </w:rPr>
        <w:t xml:space="preserve"> </w:t>
      </w:r>
      <w:r>
        <w:rPr>
          <w:sz w:val="20"/>
        </w:rPr>
        <w:t>electronic means</w:t>
      </w:r>
      <w:r>
        <w:rPr>
          <w:spacing w:val="40"/>
          <w:sz w:val="20"/>
        </w:rPr>
        <w:t xml:space="preserve"> </w:t>
      </w:r>
      <w:r>
        <w:rPr>
          <w:sz w:val="20"/>
        </w:rPr>
        <w:t>(including,</w:t>
      </w:r>
      <w:r>
        <w:rPr>
          <w:spacing w:val="40"/>
          <w:sz w:val="20"/>
        </w:rPr>
        <w:t xml:space="preserve"> </w:t>
      </w:r>
      <w:r>
        <w:rPr>
          <w:sz w:val="20"/>
        </w:rPr>
        <w:t>without</w:t>
      </w:r>
      <w:r>
        <w:rPr>
          <w:spacing w:val="40"/>
          <w:sz w:val="20"/>
        </w:rPr>
        <w:t xml:space="preserve"> </w:t>
      </w:r>
      <w:r>
        <w:rPr>
          <w:sz w:val="20"/>
        </w:rPr>
        <w:t>limitation,</w:t>
      </w:r>
      <w:r>
        <w:rPr>
          <w:spacing w:val="40"/>
          <w:sz w:val="20"/>
        </w:rPr>
        <w:t xml:space="preserve"> </w:t>
      </w:r>
      <w:r>
        <w:rPr>
          <w:sz w:val="20"/>
        </w:rPr>
        <w:t>by</w:t>
      </w:r>
      <w:r>
        <w:rPr>
          <w:spacing w:val="40"/>
          <w:sz w:val="20"/>
        </w:rPr>
        <w:t xml:space="preserve"> </w:t>
      </w:r>
      <w:r>
        <w:rPr>
          <w:sz w:val="20"/>
        </w:rPr>
        <w:t>way</w:t>
      </w:r>
      <w:r>
        <w:rPr>
          <w:spacing w:val="40"/>
          <w:sz w:val="20"/>
        </w:rPr>
        <w:t xml:space="preserve"> </w:t>
      </w:r>
      <w:r>
        <w:rPr>
          <w:sz w:val="20"/>
        </w:rPr>
        <w:t>of</w:t>
      </w:r>
      <w:r>
        <w:rPr>
          <w:spacing w:val="40"/>
          <w:sz w:val="20"/>
        </w:rPr>
        <w:t xml:space="preserve"> </w:t>
      </w:r>
      <w:r>
        <w:rPr>
          <w:sz w:val="20"/>
        </w:rPr>
        <w:t>posting</w:t>
      </w:r>
      <w:r>
        <w:rPr>
          <w:spacing w:val="40"/>
          <w:sz w:val="20"/>
        </w:rPr>
        <w:t xml:space="preserve"> </w:t>
      </w:r>
      <w:r>
        <w:rPr>
          <w:sz w:val="20"/>
        </w:rPr>
        <w:t>to</w:t>
      </w:r>
      <w:r>
        <w:rPr>
          <w:spacing w:val="40"/>
          <w:sz w:val="20"/>
        </w:rPr>
        <w:t xml:space="preserve"> </w:t>
      </w:r>
      <w:r>
        <w:rPr>
          <w:sz w:val="20"/>
        </w:rPr>
        <w:t>a</w:t>
      </w:r>
      <w:r>
        <w:rPr>
          <w:spacing w:val="40"/>
          <w:sz w:val="20"/>
        </w:rPr>
        <w:t xml:space="preserve"> </w:t>
      </w:r>
      <w:r>
        <w:rPr>
          <w:sz w:val="20"/>
        </w:rPr>
        <w:t>secure</w:t>
      </w:r>
      <w:r>
        <w:rPr>
          <w:spacing w:val="40"/>
          <w:sz w:val="20"/>
        </w:rPr>
        <w:t xml:space="preserve"> </w:t>
      </w:r>
      <w:r>
        <w:rPr>
          <w:sz w:val="20"/>
        </w:rPr>
        <w:t>website)</w:t>
      </w:r>
      <w:r>
        <w:rPr>
          <w:spacing w:val="40"/>
          <w:sz w:val="20"/>
        </w:rPr>
        <w:t xml:space="preserve"> </w:t>
      </w:r>
      <w:r>
        <w:rPr>
          <w:sz w:val="20"/>
        </w:rPr>
        <w:t>if</w:t>
      </w:r>
      <w:r>
        <w:rPr>
          <w:spacing w:val="40"/>
          <w:sz w:val="20"/>
        </w:rPr>
        <w:t xml:space="preserve"> </w:t>
      </w:r>
      <w:r>
        <w:rPr>
          <w:sz w:val="20"/>
        </w:rPr>
        <w:t>those</w:t>
      </w:r>
      <w:r>
        <w:rPr>
          <w:spacing w:val="40"/>
          <w:sz w:val="20"/>
        </w:rPr>
        <w:t xml:space="preserve"> </w:t>
      </w:r>
      <w:r>
        <w:rPr>
          <w:sz w:val="20"/>
        </w:rPr>
        <w:t>two</w:t>
      </w:r>
      <w:r>
        <w:rPr>
          <w:spacing w:val="40"/>
          <w:sz w:val="20"/>
        </w:rPr>
        <w:t xml:space="preserve"> </w:t>
      </w:r>
      <w:r>
        <w:rPr>
          <w:sz w:val="20"/>
        </w:rPr>
        <w:t>Parties:</w:t>
      </w:r>
    </w:p>
    <w:p w14:paraId="531C21AC" w14:textId="77777777" w:rsidR="00E70012" w:rsidRDefault="00000000">
      <w:pPr>
        <w:pStyle w:val="ListParagraph"/>
        <w:numPr>
          <w:ilvl w:val="1"/>
          <w:numId w:val="7"/>
        </w:numPr>
        <w:tabs>
          <w:tab w:val="left" w:pos="1507"/>
          <w:tab w:val="left" w:pos="1512"/>
        </w:tabs>
        <w:spacing w:before="120" w:line="338" w:lineRule="auto"/>
        <w:ind w:right="1020" w:hanging="738"/>
        <w:jc w:val="both"/>
        <w:rPr>
          <w:sz w:val="20"/>
        </w:rPr>
      </w:pPr>
      <w:r>
        <w:rPr>
          <w:sz w:val="20"/>
        </w:rPr>
        <w:t>notify each other in writing of their electronic mail address and/or any other information</w:t>
      </w:r>
      <w:r>
        <w:rPr>
          <w:spacing w:val="40"/>
          <w:sz w:val="20"/>
        </w:rPr>
        <w:t xml:space="preserve"> </w:t>
      </w:r>
      <w:r>
        <w:rPr>
          <w:sz w:val="20"/>
        </w:rPr>
        <w:t>required</w:t>
      </w:r>
      <w:r>
        <w:rPr>
          <w:spacing w:val="40"/>
          <w:sz w:val="20"/>
        </w:rPr>
        <w:t xml:space="preserve"> </w:t>
      </w:r>
      <w:r>
        <w:rPr>
          <w:sz w:val="20"/>
        </w:rPr>
        <w:t>to</w:t>
      </w:r>
      <w:r>
        <w:rPr>
          <w:spacing w:val="40"/>
          <w:sz w:val="20"/>
        </w:rPr>
        <w:t xml:space="preserve"> </w:t>
      </w:r>
      <w:r>
        <w:rPr>
          <w:sz w:val="20"/>
        </w:rPr>
        <w:t>enable</w:t>
      </w:r>
      <w:r>
        <w:rPr>
          <w:spacing w:val="40"/>
          <w:sz w:val="20"/>
        </w:rPr>
        <w:t xml:space="preserve"> </w:t>
      </w:r>
      <w:r>
        <w:rPr>
          <w:sz w:val="20"/>
        </w:rPr>
        <w:t>the</w:t>
      </w:r>
      <w:r>
        <w:rPr>
          <w:spacing w:val="40"/>
          <w:sz w:val="20"/>
        </w:rPr>
        <w:t xml:space="preserve"> </w:t>
      </w:r>
      <w:r>
        <w:rPr>
          <w:sz w:val="20"/>
        </w:rPr>
        <w:t>transmission</w:t>
      </w:r>
      <w:r>
        <w:rPr>
          <w:spacing w:val="40"/>
          <w:sz w:val="20"/>
        </w:rPr>
        <w:t xml:space="preserve"> </w:t>
      </w:r>
      <w:r>
        <w:rPr>
          <w:sz w:val="20"/>
        </w:rPr>
        <w:t>of</w:t>
      </w:r>
      <w:r>
        <w:rPr>
          <w:spacing w:val="40"/>
          <w:sz w:val="20"/>
        </w:rPr>
        <w:t xml:space="preserve"> </w:t>
      </w:r>
      <w:r>
        <w:rPr>
          <w:sz w:val="20"/>
        </w:rPr>
        <w:t>information</w:t>
      </w:r>
      <w:r>
        <w:rPr>
          <w:spacing w:val="40"/>
          <w:sz w:val="20"/>
        </w:rPr>
        <w:t xml:space="preserve"> </w:t>
      </w:r>
      <w:r>
        <w:rPr>
          <w:sz w:val="20"/>
        </w:rPr>
        <w:t>by</w:t>
      </w:r>
      <w:r>
        <w:rPr>
          <w:spacing w:val="40"/>
          <w:sz w:val="20"/>
        </w:rPr>
        <w:t xml:space="preserve"> </w:t>
      </w:r>
      <w:r>
        <w:rPr>
          <w:sz w:val="20"/>
        </w:rPr>
        <w:t>that</w:t>
      </w:r>
      <w:r>
        <w:rPr>
          <w:spacing w:val="40"/>
          <w:sz w:val="20"/>
        </w:rPr>
        <w:t xml:space="preserve"> </w:t>
      </w:r>
      <w:r>
        <w:rPr>
          <w:sz w:val="20"/>
        </w:rPr>
        <w:t>means;</w:t>
      </w:r>
      <w:r>
        <w:rPr>
          <w:spacing w:val="40"/>
          <w:sz w:val="20"/>
        </w:rPr>
        <w:t xml:space="preserve"> </w:t>
      </w:r>
      <w:r>
        <w:rPr>
          <w:sz w:val="20"/>
        </w:rPr>
        <w:t>and</w:t>
      </w:r>
    </w:p>
    <w:p w14:paraId="7944ABDB" w14:textId="06A13976" w:rsidR="00E70012" w:rsidRDefault="00000000">
      <w:pPr>
        <w:pStyle w:val="ListParagraph"/>
        <w:numPr>
          <w:ilvl w:val="1"/>
          <w:numId w:val="7"/>
        </w:numPr>
        <w:tabs>
          <w:tab w:val="left" w:pos="1505"/>
          <w:tab w:val="left" w:pos="1512"/>
        </w:tabs>
        <w:spacing w:before="114" w:line="336" w:lineRule="auto"/>
        <w:ind w:right="1022" w:hanging="738"/>
        <w:jc w:val="both"/>
        <w:rPr>
          <w:sz w:val="20"/>
        </w:rPr>
      </w:pPr>
      <w:r>
        <w:rPr>
          <w:sz w:val="20"/>
        </w:rPr>
        <w:t>notify each other of any change to their address or any other such information supplied by</w:t>
      </w:r>
      <w:r>
        <w:rPr>
          <w:spacing w:val="40"/>
          <w:sz w:val="20"/>
        </w:rPr>
        <w:t xml:space="preserve"> </w:t>
      </w:r>
      <w:r>
        <w:rPr>
          <w:sz w:val="20"/>
        </w:rPr>
        <w:t>them</w:t>
      </w:r>
      <w:r>
        <w:rPr>
          <w:spacing w:val="40"/>
          <w:sz w:val="20"/>
        </w:rPr>
        <w:t xml:space="preserve"> </w:t>
      </w:r>
      <w:r>
        <w:rPr>
          <w:sz w:val="20"/>
        </w:rPr>
        <w:t>by</w:t>
      </w:r>
      <w:r>
        <w:rPr>
          <w:spacing w:val="40"/>
          <w:sz w:val="20"/>
        </w:rPr>
        <w:t xml:space="preserve"> </w:t>
      </w:r>
      <w:r>
        <w:rPr>
          <w:sz w:val="20"/>
        </w:rPr>
        <w:t xml:space="preserve">not less than </w:t>
      </w:r>
      <w:del w:id="248" w:author="Anna Reviewer" w:date="2025-09-18T18:06:00Z" w16du:dateUtc="2025-09-18T17:06:00Z">
        <w:r w:rsidDel="00A66695">
          <w:rPr>
            <w:sz w:val="20"/>
          </w:rPr>
          <w:delText>five</w:delText>
        </w:r>
      </w:del>
      <w:ins w:id="249" w:author="Anna Reviewer" w:date="2025-09-18T18:06:00Z" w16du:dateUtc="2025-09-18T17:06:00Z">
        <w:r w:rsidR="00A66695">
          <w:rPr>
            <w:sz w:val="20"/>
          </w:rPr>
          <w:t>three</w:t>
        </w:r>
      </w:ins>
      <w:r>
        <w:rPr>
          <w:sz w:val="20"/>
        </w:rPr>
        <w:t xml:space="preserve"> Business Days'</w:t>
      </w:r>
      <w:r>
        <w:rPr>
          <w:spacing w:val="40"/>
          <w:sz w:val="20"/>
        </w:rPr>
        <w:t xml:space="preserve"> </w:t>
      </w:r>
      <w:r>
        <w:rPr>
          <w:sz w:val="20"/>
        </w:rPr>
        <w:t>notice.</w:t>
      </w:r>
    </w:p>
    <w:p w14:paraId="5A81F1BC" w14:textId="77777777" w:rsidR="00E70012" w:rsidRDefault="00000000">
      <w:pPr>
        <w:pStyle w:val="ListParagraph"/>
        <w:numPr>
          <w:ilvl w:val="0"/>
          <w:numId w:val="7"/>
        </w:numPr>
        <w:tabs>
          <w:tab w:val="left" w:pos="771"/>
          <w:tab w:val="left" w:pos="775"/>
        </w:tabs>
        <w:spacing w:before="120" w:line="336" w:lineRule="auto"/>
        <w:ind w:right="1017" w:hanging="624"/>
        <w:jc w:val="both"/>
        <w:rPr>
          <w:sz w:val="20"/>
        </w:rPr>
      </w:pPr>
      <w:r>
        <w:rPr>
          <w:sz w:val="20"/>
        </w:rPr>
        <w:t>Any such electronic communication or delivery as specified in paragraph (a) above to be made</w:t>
      </w:r>
      <w:r>
        <w:rPr>
          <w:spacing w:val="40"/>
          <w:sz w:val="20"/>
        </w:rPr>
        <w:t xml:space="preserve"> </w:t>
      </w:r>
      <w:r>
        <w:rPr>
          <w:sz w:val="20"/>
        </w:rPr>
        <w:t>between the Borrower and the Lender may only be made in that way to the extent that those two Parties agree that, unless and until notified to the contrary, this is to be an accepted form of communication or delivery.</w:t>
      </w:r>
    </w:p>
    <w:p w14:paraId="462398D5" w14:textId="77777777" w:rsidR="00E70012" w:rsidRDefault="00000000">
      <w:pPr>
        <w:pStyle w:val="ListParagraph"/>
        <w:numPr>
          <w:ilvl w:val="0"/>
          <w:numId w:val="7"/>
        </w:numPr>
        <w:tabs>
          <w:tab w:val="left" w:pos="771"/>
          <w:tab w:val="left" w:pos="775"/>
        </w:tabs>
        <w:spacing w:before="121" w:line="336" w:lineRule="auto"/>
        <w:ind w:right="1016" w:hanging="624"/>
        <w:jc w:val="both"/>
        <w:rPr>
          <w:sz w:val="20"/>
        </w:rPr>
      </w:pPr>
      <w:r>
        <w:rPr>
          <w:sz w:val="20"/>
        </w:rPr>
        <w:t>Any such electronic communication or document as specified in paragraph (a) above made or</w:t>
      </w:r>
      <w:r>
        <w:rPr>
          <w:spacing w:val="40"/>
          <w:sz w:val="20"/>
        </w:rPr>
        <w:t xml:space="preserve"> </w:t>
      </w:r>
      <w:r>
        <w:rPr>
          <w:sz w:val="20"/>
        </w:rPr>
        <w:t>delivered</w:t>
      </w:r>
      <w:r>
        <w:rPr>
          <w:spacing w:val="32"/>
          <w:sz w:val="20"/>
        </w:rPr>
        <w:t xml:space="preserve"> </w:t>
      </w:r>
      <w:r>
        <w:rPr>
          <w:sz w:val="20"/>
        </w:rPr>
        <w:t>by</w:t>
      </w:r>
      <w:r>
        <w:rPr>
          <w:spacing w:val="32"/>
          <w:sz w:val="20"/>
        </w:rPr>
        <w:t xml:space="preserve"> </w:t>
      </w:r>
      <w:r>
        <w:rPr>
          <w:sz w:val="20"/>
        </w:rPr>
        <w:t>one</w:t>
      </w:r>
      <w:r>
        <w:rPr>
          <w:spacing w:val="31"/>
          <w:sz w:val="20"/>
        </w:rPr>
        <w:t xml:space="preserve"> </w:t>
      </w:r>
      <w:r>
        <w:rPr>
          <w:sz w:val="20"/>
        </w:rPr>
        <w:t>Party</w:t>
      </w:r>
      <w:r>
        <w:rPr>
          <w:spacing w:val="29"/>
          <w:sz w:val="20"/>
        </w:rPr>
        <w:t xml:space="preserve"> </w:t>
      </w:r>
      <w:r>
        <w:rPr>
          <w:sz w:val="20"/>
        </w:rPr>
        <w:t>to</w:t>
      </w:r>
      <w:r>
        <w:rPr>
          <w:spacing w:val="33"/>
          <w:sz w:val="20"/>
        </w:rPr>
        <w:t xml:space="preserve"> </w:t>
      </w:r>
      <w:r>
        <w:rPr>
          <w:sz w:val="20"/>
        </w:rPr>
        <w:t>another</w:t>
      </w:r>
      <w:r>
        <w:rPr>
          <w:spacing w:val="32"/>
          <w:sz w:val="20"/>
        </w:rPr>
        <w:t xml:space="preserve"> </w:t>
      </w:r>
      <w:r>
        <w:rPr>
          <w:sz w:val="20"/>
        </w:rPr>
        <w:t>will</w:t>
      </w:r>
      <w:r>
        <w:rPr>
          <w:spacing w:val="29"/>
          <w:sz w:val="20"/>
        </w:rPr>
        <w:t xml:space="preserve"> </w:t>
      </w:r>
      <w:r>
        <w:rPr>
          <w:sz w:val="20"/>
        </w:rPr>
        <w:t>be</w:t>
      </w:r>
      <w:r>
        <w:rPr>
          <w:spacing w:val="31"/>
          <w:sz w:val="20"/>
        </w:rPr>
        <w:t xml:space="preserve"> </w:t>
      </w:r>
      <w:r>
        <w:rPr>
          <w:sz w:val="20"/>
        </w:rPr>
        <w:t>effective</w:t>
      </w:r>
      <w:r>
        <w:rPr>
          <w:spacing w:val="32"/>
          <w:sz w:val="20"/>
        </w:rPr>
        <w:t xml:space="preserve"> </w:t>
      </w:r>
      <w:r>
        <w:rPr>
          <w:sz w:val="20"/>
        </w:rPr>
        <w:t>only</w:t>
      </w:r>
      <w:r>
        <w:rPr>
          <w:spacing w:val="30"/>
          <w:sz w:val="20"/>
        </w:rPr>
        <w:t xml:space="preserve"> </w:t>
      </w:r>
      <w:r>
        <w:rPr>
          <w:sz w:val="20"/>
        </w:rPr>
        <w:t>when</w:t>
      </w:r>
      <w:r>
        <w:rPr>
          <w:spacing w:val="32"/>
          <w:sz w:val="20"/>
        </w:rPr>
        <w:t xml:space="preserve"> </w:t>
      </w:r>
      <w:r>
        <w:rPr>
          <w:sz w:val="20"/>
        </w:rPr>
        <w:t>actually</w:t>
      </w:r>
      <w:r>
        <w:rPr>
          <w:spacing w:val="32"/>
          <w:sz w:val="20"/>
        </w:rPr>
        <w:t xml:space="preserve"> </w:t>
      </w:r>
      <w:r>
        <w:rPr>
          <w:sz w:val="20"/>
        </w:rPr>
        <w:t>received</w:t>
      </w:r>
      <w:r>
        <w:rPr>
          <w:spacing w:val="31"/>
          <w:sz w:val="20"/>
        </w:rPr>
        <w:t xml:space="preserve"> </w:t>
      </w:r>
      <w:r>
        <w:rPr>
          <w:sz w:val="20"/>
        </w:rPr>
        <w:t>(or</w:t>
      </w:r>
      <w:r>
        <w:rPr>
          <w:spacing w:val="32"/>
          <w:sz w:val="20"/>
        </w:rPr>
        <w:t xml:space="preserve"> </w:t>
      </w:r>
      <w:r>
        <w:rPr>
          <w:sz w:val="20"/>
        </w:rPr>
        <w:t>made</w:t>
      </w:r>
      <w:r>
        <w:rPr>
          <w:spacing w:val="30"/>
          <w:sz w:val="20"/>
        </w:rPr>
        <w:t xml:space="preserve"> </w:t>
      </w:r>
      <w:r>
        <w:rPr>
          <w:sz w:val="20"/>
        </w:rPr>
        <w:t>available) in</w:t>
      </w:r>
      <w:r>
        <w:rPr>
          <w:spacing w:val="32"/>
          <w:sz w:val="20"/>
        </w:rPr>
        <w:t xml:space="preserve"> </w:t>
      </w:r>
      <w:r>
        <w:rPr>
          <w:sz w:val="20"/>
        </w:rPr>
        <w:t>readable</w:t>
      </w:r>
      <w:r>
        <w:rPr>
          <w:spacing w:val="33"/>
          <w:sz w:val="20"/>
        </w:rPr>
        <w:t xml:space="preserve"> </w:t>
      </w:r>
      <w:r>
        <w:rPr>
          <w:sz w:val="20"/>
        </w:rPr>
        <w:t>form</w:t>
      </w:r>
      <w:r>
        <w:rPr>
          <w:spacing w:val="33"/>
          <w:sz w:val="20"/>
        </w:rPr>
        <w:t xml:space="preserve"> </w:t>
      </w:r>
      <w:r>
        <w:rPr>
          <w:sz w:val="20"/>
        </w:rPr>
        <w:t>and</w:t>
      </w:r>
      <w:r>
        <w:rPr>
          <w:spacing w:val="33"/>
          <w:sz w:val="20"/>
        </w:rPr>
        <w:t xml:space="preserve"> </w:t>
      </w:r>
      <w:r>
        <w:rPr>
          <w:sz w:val="20"/>
        </w:rPr>
        <w:t>in</w:t>
      </w:r>
      <w:r>
        <w:rPr>
          <w:spacing w:val="32"/>
          <w:sz w:val="20"/>
        </w:rPr>
        <w:t xml:space="preserve"> </w:t>
      </w:r>
      <w:r>
        <w:rPr>
          <w:sz w:val="20"/>
        </w:rPr>
        <w:t>the</w:t>
      </w:r>
      <w:r>
        <w:rPr>
          <w:spacing w:val="32"/>
          <w:sz w:val="20"/>
        </w:rPr>
        <w:t xml:space="preserve"> </w:t>
      </w:r>
      <w:r>
        <w:rPr>
          <w:sz w:val="20"/>
        </w:rPr>
        <w:t>case</w:t>
      </w:r>
      <w:r>
        <w:rPr>
          <w:spacing w:val="33"/>
          <w:sz w:val="20"/>
        </w:rPr>
        <w:t xml:space="preserve"> </w:t>
      </w:r>
      <w:r>
        <w:rPr>
          <w:sz w:val="20"/>
        </w:rPr>
        <w:t>of</w:t>
      </w:r>
      <w:r>
        <w:rPr>
          <w:spacing w:val="32"/>
          <w:sz w:val="20"/>
        </w:rPr>
        <w:t xml:space="preserve"> </w:t>
      </w:r>
      <w:r>
        <w:rPr>
          <w:sz w:val="20"/>
        </w:rPr>
        <w:t>any</w:t>
      </w:r>
      <w:r>
        <w:rPr>
          <w:spacing w:val="33"/>
          <w:sz w:val="20"/>
        </w:rPr>
        <w:t xml:space="preserve"> </w:t>
      </w:r>
      <w:r>
        <w:rPr>
          <w:sz w:val="20"/>
        </w:rPr>
        <w:t>electronic</w:t>
      </w:r>
      <w:r>
        <w:rPr>
          <w:spacing w:val="34"/>
          <w:sz w:val="20"/>
        </w:rPr>
        <w:t xml:space="preserve"> </w:t>
      </w:r>
      <w:r>
        <w:rPr>
          <w:sz w:val="20"/>
        </w:rPr>
        <w:t>communication</w:t>
      </w:r>
      <w:r>
        <w:rPr>
          <w:spacing w:val="34"/>
          <w:sz w:val="20"/>
        </w:rPr>
        <w:t xml:space="preserve"> </w:t>
      </w:r>
      <w:r>
        <w:rPr>
          <w:sz w:val="20"/>
        </w:rPr>
        <w:t>or</w:t>
      </w:r>
      <w:r>
        <w:rPr>
          <w:spacing w:val="33"/>
          <w:sz w:val="20"/>
        </w:rPr>
        <w:t xml:space="preserve"> </w:t>
      </w:r>
      <w:r>
        <w:rPr>
          <w:sz w:val="20"/>
        </w:rPr>
        <w:t>document</w:t>
      </w:r>
      <w:r>
        <w:rPr>
          <w:spacing w:val="34"/>
          <w:sz w:val="20"/>
        </w:rPr>
        <w:t xml:space="preserve"> </w:t>
      </w:r>
      <w:r>
        <w:rPr>
          <w:sz w:val="20"/>
        </w:rPr>
        <w:t>made</w:t>
      </w:r>
      <w:r>
        <w:rPr>
          <w:spacing w:val="33"/>
          <w:sz w:val="20"/>
        </w:rPr>
        <w:t xml:space="preserve"> </w:t>
      </w:r>
      <w:r>
        <w:rPr>
          <w:sz w:val="20"/>
        </w:rPr>
        <w:t>or</w:t>
      </w:r>
      <w:r>
        <w:rPr>
          <w:spacing w:val="33"/>
          <w:sz w:val="20"/>
        </w:rPr>
        <w:t xml:space="preserve"> </w:t>
      </w:r>
      <w:r>
        <w:rPr>
          <w:sz w:val="20"/>
        </w:rPr>
        <w:t xml:space="preserve">delivered by a Party to the Lender only if it is addressed in such a manner as the Lender shall specify for this </w:t>
      </w:r>
      <w:r>
        <w:rPr>
          <w:spacing w:val="-2"/>
          <w:sz w:val="20"/>
        </w:rPr>
        <w:t>purpose.</w:t>
      </w:r>
    </w:p>
    <w:p w14:paraId="5EAAED8E"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5E685A0B" w14:textId="77777777" w:rsidR="00E70012" w:rsidRDefault="00000000">
      <w:pPr>
        <w:pStyle w:val="ListParagraph"/>
        <w:numPr>
          <w:ilvl w:val="0"/>
          <w:numId w:val="7"/>
        </w:numPr>
        <w:tabs>
          <w:tab w:val="left" w:pos="771"/>
        </w:tabs>
        <w:spacing w:before="65"/>
        <w:ind w:left="771" w:hanging="620"/>
        <w:jc w:val="both"/>
        <w:rPr>
          <w:sz w:val="20"/>
        </w:rPr>
      </w:pPr>
      <w:r>
        <w:rPr>
          <w:sz w:val="20"/>
        </w:rPr>
        <w:lastRenderedPageBreak/>
        <w:t>Any</w:t>
      </w:r>
      <w:r>
        <w:rPr>
          <w:spacing w:val="13"/>
          <w:sz w:val="20"/>
        </w:rPr>
        <w:t xml:space="preserve"> </w:t>
      </w:r>
      <w:r>
        <w:rPr>
          <w:sz w:val="20"/>
        </w:rPr>
        <w:t>electronic</w:t>
      </w:r>
      <w:r>
        <w:rPr>
          <w:spacing w:val="14"/>
          <w:sz w:val="20"/>
        </w:rPr>
        <w:t xml:space="preserve"> </w:t>
      </w:r>
      <w:r>
        <w:rPr>
          <w:sz w:val="20"/>
        </w:rPr>
        <w:t>communication</w:t>
      </w:r>
      <w:r>
        <w:rPr>
          <w:spacing w:val="14"/>
          <w:sz w:val="20"/>
        </w:rPr>
        <w:t xml:space="preserve"> </w:t>
      </w:r>
      <w:r>
        <w:rPr>
          <w:sz w:val="20"/>
        </w:rPr>
        <w:t>or</w:t>
      </w:r>
      <w:r>
        <w:rPr>
          <w:spacing w:val="17"/>
          <w:sz w:val="20"/>
        </w:rPr>
        <w:t xml:space="preserve"> </w:t>
      </w:r>
      <w:r>
        <w:rPr>
          <w:sz w:val="20"/>
        </w:rPr>
        <w:t>document</w:t>
      </w:r>
      <w:r>
        <w:rPr>
          <w:spacing w:val="15"/>
          <w:sz w:val="20"/>
        </w:rPr>
        <w:t xml:space="preserve"> </w:t>
      </w:r>
      <w:r>
        <w:rPr>
          <w:sz w:val="20"/>
        </w:rPr>
        <w:t>which</w:t>
      </w:r>
      <w:r>
        <w:rPr>
          <w:spacing w:val="15"/>
          <w:sz w:val="20"/>
        </w:rPr>
        <w:t xml:space="preserve"> </w:t>
      </w:r>
      <w:r>
        <w:rPr>
          <w:sz w:val="20"/>
        </w:rPr>
        <w:t>becomes</w:t>
      </w:r>
      <w:r>
        <w:rPr>
          <w:spacing w:val="17"/>
          <w:sz w:val="20"/>
        </w:rPr>
        <w:t xml:space="preserve"> </w:t>
      </w:r>
      <w:r>
        <w:rPr>
          <w:sz w:val="20"/>
        </w:rPr>
        <w:t>effective,</w:t>
      </w:r>
      <w:r>
        <w:rPr>
          <w:spacing w:val="11"/>
          <w:sz w:val="20"/>
        </w:rPr>
        <w:t xml:space="preserve"> </w:t>
      </w:r>
      <w:r>
        <w:rPr>
          <w:sz w:val="20"/>
        </w:rPr>
        <w:t>in</w:t>
      </w:r>
      <w:r>
        <w:rPr>
          <w:spacing w:val="14"/>
          <w:sz w:val="20"/>
        </w:rPr>
        <w:t xml:space="preserve"> </w:t>
      </w:r>
      <w:r>
        <w:rPr>
          <w:sz w:val="20"/>
        </w:rPr>
        <w:t>accordance</w:t>
      </w:r>
      <w:r>
        <w:rPr>
          <w:spacing w:val="14"/>
          <w:sz w:val="20"/>
        </w:rPr>
        <w:t xml:space="preserve"> </w:t>
      </w:r>
      <w:r>
        <w:rPr>
          <w:sz w:val="20"/>
        </w:rPr>
        <w:t>with</w:t>
      </w:r>
      <w:r>
        <w:rPr>
          <w:spacing w:val="15"/>
          <w:sz w:val="20"/>
        </w:rPr>
        <w:t xml:space="preserve"> </w:t>
      </w:r>
      <w:r>
        <w:rPr>
          <w:spacing w:val="-2"/>
          <w:sz w:val="20"/>
        </w:rPr>
        <w:t>paragraph</w:t>
      </w:r>
    </w:p>
    <w:p w14:paraId="645342B1" w14:textId="77777777" w:rsidR="00E70012" w:rsidRDefault="00000000">
      <w:pPr>
        <w:pStyle w:val="ListParagraph"/>
        <w:numPr>
          <w:ilvl w:val="0"/>
          <w:numId w:val="10"/>
        </w:numPr>
        <w:tabs>
          <w:tab w:val="left" w:pos="1086"/>
        </w:tabs>
        <w:spacing w:before="92" w:line="336" w:lineRule="auto"/>
        <w:ind w:right="1019" w:firstLine="0"/>
        <w:jc w:val="both"/>
        <w:rPr>
          <w:sz w:val="20"/>
        </w:rPr>
      </w:pPr>
      <w:r>
        <w:rPr>
          <w:sz w:val="20"/>
        </w:rPr>
        <w:t>above, after 5:00 p.m. in the place in which the Party to whom the relevant communication or document</w:t>
      </w:r>
      <w:r>
        <w:rPr>
          <w:spacing w:val="40"/>
          <w:sz w:val="20"/>
        </w:rPr>
        <w:t xml:space="preserve"> </w:t>
      </w:r>
      <w:r>
        <w:rPr>
          <w:sz w:val="20"/>
        </w:rPr>
        <w:t>is sent</w:t>
      </w:r>
      <w:r>
        <w:rPr>
          <w:spacing w:val="40"/>
          <w:sz w:val="20"/>
        </w:rPr>
        <w:t xml:space="preserve"> </w:t>
      </w:r>
      <w:r>
        <w:rPr>
          <w:sz w:val="20"/>
        </w:rPr>
        <w:t>or</w:t>
      </w:r>
      <w:r>
        <w:rPr>
          <w:spacing w:val="40"/>
          <w:sz w:val="20"/>
        </w:rPr>
        <w:t xml:space="preserve"> </w:t>
      </w:r>
      <w:r>
        <w:rPr>
          <w:sz w:val="20"/>
        </w:rPr>
        <w:t>made</w:t>
      </w:r>
      <w:r>
        <w:rPr>
          <w:spacing w:val="40"/>
          <w:sz w:val="20"/>
        </w:rPr>
        <w:t xml:space="preserve"> </w:t>
      </w:r>
      <w:r>
        <w:rPr>
          <w:sz w:val="20"/>
        </w:rPr>
        <w:t>available</w:t>
      </w:r>
      <w:r>
        <w:rPr>
          <w:spacing w:val="40"/>
          <w:sz w:val="20"/>
        </w:rPr>
        <w:t xml:space="preserve"> </w:t>
      </w:r>
      <w:r>
        <w:rPr>
          <w:sz w:val="20"/>
        </w:rPr>
        <w:t>has</w:t>
      </w:r>
      <w:r>
        <w:rPr>
          <w:spacing w:val="40"/>
          <w:sz w:val="20"/>
        </w:rPr>
        <w:t xml:space="preserve"> </w:t>
      </w:r>
      <w:r>
        <w:rPr>
          <w:sz w:val="20"/>
        </w:rPr>
        <w:t>its</w:t>
      </w:r>
      <w:r>
        <w:rPr>
          <w:spacing w:val="40"/>
          <w:sz w:val="20"/>
        </w:rPr>
        <w:t xml:space="preserve"> </w:t>
      </w:r>
      <w:r>
        <w:rPr>
          <w:sz w:val="20"/>
        </w:rPr>
        <w:t>address</w:t>
      </w:r>
      <w:r>
        <w:rPr>
          <w:spacing w:val="40"/>
          <w:sz w:val="20"/>
        </w:rPr>
        <w:t xml:space="preserve"> </w:t>
      </w:r>
      <w:r>
        <w:rPr>
          <w:sz w:val="20"/>
        </w:rPr>
        <w:t>for the</w:t>
      </w:r>
      <w:r>
        <w:rPr>
          <w:spacing w:val="40"/>
          <w:sz w:val="20"/>
        </w:rPr>
        <w:t xml:space="preserve"> </w:t>
      </w:r>
      <w:r>
        <w:rPr>
          <w:sz w:val="20"/>
        </w:rPr>
        <w:t>purpose</w:t>
      </w:r>
      <w:r>
        <w:rPr>
          <w:spacing w:val="40"/>
          <w:sz w:val="20"/>
        </w:rPr>
        <w:t xml:space="preserve"> </w:t>
      </w:r>
      <w:r>
        <w:rPr>
          <w:sz w:val="20"/>
        </w:rPr>
        <w:t>of this Agreement</w:t>
      </w:r>
      <w:r>
        <w:rPr>
          <w:spacing w:val="40"/>
          <w:sz w:val="20"/>
        </w:rPr>
        <w:t xml:space="preserve"> </w:t>
      </w:r>
      <w:r>
        <w:rPr>
          <w:sz w:val="20"/>
        </w:rPr>
        <w:t>shall be deemed only to become effective on the following day.</w:t>
      </w:r>
    </w:p>
    <w:p w14:paraId="69327350" w14:textId="77777777" w:rsidR="00E70012" w:rsidRDefault="00000000">
      <w:pPr>
        <w:pStyle w:val="ListParagraph"/>
        <w:numPr>
          <w:ilvl w:val="0"/>
          <w:numId w:val="7"/>
        </w:numPr>
        <w:tabs>
          <w:tab w:val="left" w:pos="771"/>
          <w:tab w:val="left" w:pos="775"/>
        </w:tabs>
        <w:spacing w:before="122" w:line="336" w:lineRule="auto"/>
        <w:ind w:right="1021" w:hanging="624"/>
        <w:jc w:val="both"/>
        <w:rPr>
          <w:sz w:val="20"/>
        </w:rPr>
      </w:pPr>
      <w:r>
        <w:rPr>
          <w:sz w:val="20"/>
        </w:rPr>
        <w:t>Any reference in this Agreement to a communication being sent or received or a document being delivered shall be construed to include that communication or document being made available in accordance with this Clause 20.4.</w:t>
      </w:r>
    </w:p>
    <w:p w14:paraId="4F7EBD4C" w14:textId="77777777" w:rsidR="00E70012" w:rsidRDefault="00000000">
      <w:pPr>
        <w:pStyle w:val="Heading2"/>
        <w:numPr>
          <w:ilvl w:val="1"/>
          <w:numId w:val="43"/>
        </w:numPr>
        <w:tabs>
          <w:tab w:val="left" w:pos="771"/>
        </w:tabs>
        <w:spacing w:before="118"/>
        <w:ind w:left="771" w:hanging="620"/>
        <w:jc w:val="both"/>
      </w:pPr>
      <w:bookmarkStart w:id="250" w:name="20.5_English_language"/>
      <w:bookmarkEnd w:id="250"/>
      <w:r>
        <w:rPr>
          <w:w w:val="105"/>
        </w:rPr>
        <w:t>English</w:t>
      </w:r>
      <w:r>
        <w:rPr>
          <w:spacing w:val="-11"/>
          <w:w w:val="105"/>
        </w:rPr>
        <w:t xml:space="preserve"> </w:t>
      </w:r>
      <w:r>
        <w:rPr>
          <w:spacing w:val="-2"/>
          <w:w w:val="105"/>
        </w:rPr>
        <w:t>language</w:t>
      </w:r>
    </w:p>
    <w:p w14:paraId="4C30E267" w14:textId="77777777" w:rsidR="00E70012" w:rsidRDefault="00000000">
      <w:pPr>
        <w:pStyle w:val="ListParagraph"/>
        <w:numPr>
          <w:ilvl w:val="0"/>
          <w:numId w:val="6"/>
        </w:numPr>
        <w:tabs>
          <w:tab w:val="left" w:pos="771"/>
        </w:tabs>
        <w:spacing w:before="91"/>
        <w:ind w:left="771" w:hanging="620"/>
        <w:jc w:val="both"/>
        <w:rPr>
          <w:sz w:val="20"/>
        </w:rPr>
      </w:pPr>
      <w:r>
        <w:rPr>
          <w:sz w:val="20"/>
        </w:rPr>
        <w:t>Any</w:t>
      </w:r>
      <w:r>
        <w:rPr>
          <w:spacing w:val="15"/>
          <w:sz w:val="20"/>
        </w:rPr>
        <w:t xml:space="preserve"> </w:t>
      </w:r>
      <w:r>
        <w:rPr>
          <w:sz w:val="20"/>
        </w:rPr>
        <w:t>notice</w:t>
      </w:r>
      <w:r>
        <w:rPr>
          <w:spacing w:val="16"/>
          <w:sz w:val="20"/>
        </w:rPr>
        <w:t xml:space="preserve"> </w:t>
      </w:r>
      <w:r>
        <w:rPr>
          <w:sz w:val="20"/>
        </w:rPr>
        <w:t>given</w:t>
      </w:r>
      <w:r>
        <w:rPr>
          <w:spacing w:val="16"/>
          <w:sz w:val="20"/>
        </w:rPr>
        <w:t xml:space="preserve"> </w:t>
      </w:r>
      <w:r>
        <w:rPr>
          <w:sz w:val="20"/>
        </w:rPr>
        <w:t>under</w:t>
      </w:r>
      <w:r>
        <w:rPr>
          <w:spacing w:val="17"/>
          <w:sz w:val="20"/>
        </w:rPr>
        <w:t xml:space="preserve"> </w:t>
      </w:r>
      <w:r>
        <w:rPr>
          <w:sz w:val="20"/>
        </w:rPr>
        <w:t>or</w:t>
      </w:r>
      <w:r>
        <w:rPr>
          <w:spacing w:val="17"/>
          <w:sz w:val="20"/>
        </w:rPr>
        <w:t xml:space="preserve"> </w:t>
      </w:r>
      <w:r>
        <w:rPr>
          <w:sz w:val="20"/>
        </w:rPr>
        <w:t>in</w:t>
      </w:r>
      <w:r>
        <w:rPr>
          <w:spacing w:val="14"/>
          <w:sz w:val="20"/>
        </w:rPr>
        <w:t xml:space="preserve"> </w:t>
      </w:r>
      <w:r>
        <w:rPr>
          <w:sz w:val="20"/>
        </w:rPr>
        <w:t>connection</w:t>
      </w:r>
      <w:r>
        <w:rPr>
          <w:spacing w:val="17"/>
          <w:sz w:val="20"/>
        </w:rPr>
        <w:t xml:space="preserve"> </w:t>
      </w:r>
      <w:r>
        <w:rPr>
          <w:sz w:val="20"/>
        </w:rPr>
        <w:t>with</w:t>
      </w:r>
      <w:r>
        <w:rPr>
          <w:spacing w:val="13"/>
          <w:sz w:val="20"/>
        </w:rPr>
        <w:t xml:space="preserve"> </w:t>
      </w:r>
      <w:r>
        <w:rPr>
          <w:sz w:val="20"/>
        </w:rPr>
        <w:t>this</w:t>
      </w:r>
      <w:r>
        <w:rPr>
          <w:spacing w:val="4"/>
          <w:sz w:val="20"/>
        </w:rPr>
        <w:t xml:space="preserve"> </w:t>
      </w:r>
      <w:r>
        <w:rPr>
          <w:sz w:val="20"/>
        </w:rPr>
        <w:t>Agreement</w:t>
      </w:r>
      <w:r>
        <w:rPr>
          <w:spacing w:val="17"/>
          <w:sz w:val="20"/>
        </w:rPr>
        <w:t xml:space="preserve"> </w:t>
      </w:r>
      <w:r>
        <w:rPr>
          <w:sz w:val="20"/>
        </w:rPr>
        <w:t>must</w:t>
      </w:r>
      <w:r>
        <w:rPr>
          <w:spacing w:val="17"/>
          <w:sz w:val="20"/>
        </w:rPr>
        <w:t xml:space="preserve"> </w:t>
      </w:r>
      <w:r>
        <w:rPr>
          <w:sz w:val="20"/>
        </w:rPr>
        <w:t>be</w:t>
      </w:r>
      <w:r>
        <w:rPr>
          <w:spacing w:val="15"/>
          <w:sz w:val="20"/>
        </w:rPr>
        <w:t xml:space="preserve"> </w:t>
      </w:r>
      <w:r>
        <w:rPr>
          <w:sz w:val="20"/>
        </w:rPr>
        <w:t>in</w:t>
      </w:r>
      <w:r>
        <w:rPr>
          <w:spacing w:val="18"/>
          <w:sz w:val="20"/>
        </w:rPr>
        <w:t xml:space="preserve"> </w:t>
      </w:r>
      <w:r>
        <w:rPr>
          <w:spacing w:val="-2"/>
          <w:sz w:val="20"/>
        </w:rPr>
        <w:t>English.</w:t>
      </w:r>
    </w:p>
    <w:p w14:paraId="0A6A6270" w14:textId="77777777" w:rsidR="00E70012" w:rsidRDefault="00000000">
      <w:pPr>
        <w:pStyle w:val="ListParagraph"/>
        <w:numPr>
          <w:ilvl w:val="0"/>
          <w:numId w:val="6"/>
        </w:numPr>
        <w:tabs>
          <w:tab w:val="left" w:pos="771"/>
        </w:tabs>
        <w:spacing w:before="216"/>
        <w:ind w:left="771" w:hanging="620"/>
        <w:jc w:val="both"/>
        <w:rPr>
          <w:sz w:val="20"/>
        </w:rPr>
      </w:pPr>
      <w:r>
        <w:rPr>
          <w:sz w:val="20"/>
        </w:rPr>
        <w:t>All</w:t>
      </w:r>
      <w:r>
        <w:rPr>
          <w:spacing w:val="18"/>
          <w:sz w:val="20"/>
        </w:rPr>
        <w:t xml:space="preserve"> </w:t>
      </w:r>
      <w:r>
        <w:rPr>
          <w:sz w:val="20"/>
        </w:rPr>
        <w:t>other</w:t>
      </w:r>
      <w:r>
        <w:rPr>
          <w:spacing w:val="19"/>
          <w:sz w:val="20"/>
        </w:rPr>
        <w:t xml:space="preserve"> </w:t>
      </w:r>
      <w:r>
        <w:rPr>
          <w:sz w:val="20"/>
        </w:rPr>
        <w:t>documents</w:t>
      </w:r>
      <w:r>
        <w:rPr>
          <w:spacing w:val="20"/>
          <w:sz w:val="20"/>
        </w:rPr>
        <w:t xml:space="preserve"> </w:t>
      </w:r>
      <w:r>
        <w:rPr>
          <w:sz w:val="20"/>
        </w:rPr>
        <w:t>provided</w:t>
      </w:r>
      <w:r>
        <w:rPr>
          <w:spacing w:val="20"/>
          <w:sz w:val="20"/>
        </w:rPr>
        <w:t xml:space="preserve"> </w:t>
      </w:r>
      <w:r>
        <w:rPr>
          <w:sz w:val="20"/>
        </w:rPr>
        <w:t>under</w:t>
      </w:r>
      <w:r>
        <w:rPr>
          <w:spacing w:val="19"/>
          <w:sz w:val="20"/>
        </w:rPr>
        <w:t xml:space="preserve"> </w:t>
      </w:r>
      <w:r>
        <w:rPr>
          <w:sz w:val="20"/>
        </w:rPr>
        <w:t>or</w:t>
      </w:r>
      <w:r>
        <w:rPr>
          <w:spacing w:val="18"/>
          <w:sz w:val="20"/>
        </w:rPr>
        <w:t xml:space="preserve"> </w:t>
      </w:r>
      <w:r>
        <w:rPr>
          <w:sz w:val="20"/>
        </w:rPr>
        <w:t>in</w:t>
      </w:r>
      <w:r>
        <w:rPr>
          <w:spacing w:val="19"/>
          <w:sz w:val="20"/>
        </w:rPr>
        <w:t xml:space="preserve"> </w:t>
      </w:r>
      <w:r>
        <w:rPr>
          <w:sz w:val="20"/>
        </w:rPr>
        <w:t>connection</w:t>
      </w:r>
      <w:r>
        <w:rPr>
          <w:spacing w:val="20"/>
          <w:sz w:val="20"/>
        </w:rPr>
        <w:t xml:space="preserve"> </w:t>
      </w:r>
      <w:r>
        <w:rPr>
          <w:sz w:val="20"/>
        </w:rPr>
        <w:t>with</w:t>
      </w:r>
      <w:r>
        <w:rPr>
          <w:spacing w:val="16"/>
          <w:sz w:val="20"/>
        </w:rPr>
        <w:t xml:space="preserve"> </w:t>
      </w:r>
      <w:r>
        <w:rPr>
          <w:sz w:val="20"/>
        </w:rPr>
        <w:t>this</w:t>
      </w:r>
      <w:r>
        <w:rPr>
          <w:spacing w:val="6"/>
          <w:sz w:val="20"/>
        </w:rPr>
        <w:t xml:space="preserve"> </w:t>
      </w:r>
      <w:r>
        <w:rPr>
          <w:sz w:val="20"/>
        </w:rPr>
        <w:t>Agreement</w:t>
      </w:r>
      <w:r>
        <w:rPr>
          <w:spacing w:val="22"/>
          <w:sz w:val="20"/>
        </w:rPr>
        <w:t xml:space="preserve"> </w:t>
      </w:r>
      <w:r>
        <w:rPr>
          <w:sz w:val="20"/>
        </w:rPr>
        <w:t>must</w:t>
      </w:r>
      <w:r>
        <w:rPr>
          <w:spacing w:val="20"/>
          <w:sz w:val="20"/>
        </w:rPr>
        <w:t xml:space="preserve"> </w:t>
      </w:r>
      <w:r>
        <w:rPr>
          <w:spacing w:val="-5"/>
          <w:sz w:val="20"/>
        </w:rPr>
        <w:t>be:</w:t>
      </w:r>
    </w:p>
    <w:p w14:paraId="2E4F0E13" w14:textId="77777777" w:rsidR="00E70012" w:rsidRDefault="00000000">
      <w:pPr>
        <w:pStyle w:val="ListParagraph"/>
        <w:numPr>
          <w:ilvl w:val="1"/>
          <w:numId w:val="6"/>
        </w:numPr>
        <w:tabs>
          <w:tab w:val="left" w:pos="1508"/>
        </w:tabs>
        <w:spacing w:before="211"/>
        <w:ind w:left="1508" w:hanging="733"/>
        <w:jc w:val="both"/>
        <w:rPr>
          <w:sz w:val="20"/>
        </w:rPr>
      </w:pPr>
      <w:r>
        <w:rPr>
          <w:sz w:val="20"/>
        </w:rPr>
        <w:t>in</w:t>
      </w:r>
      <w:r>
        <w:rPr>
          <w:spacing w:val="17"/>
          <w:sz w:val="20"/>
        </w:rPr>
        <w:t xml:space="preserve"> </w:t>
      </w:r>
      <w:r>
        <w:rPr>
          <w:sz w:val="20"/>
        </w:rPr>
        <w:t>English;</w:t>
      </w:r>
      <w:r>
        <w:rPr>
          <w:spacing w:val="18"/>
          <w:sz w:val="20"/>
        </w:rPr>
        <w:t xml:space="preserve"> </w:t>
      </w:r>
      <w:r>
        <w:rPr>
          <w:spacing w:val="-7"/>
          <w:sz w:val="20"/>
        </w:rPr>
        <w:t>or</w:t>
      </w:r>
    </w:p>
    <w:p w14:paraId="29DBA8E6" w14:textId="77777777" w:rsidR="00E70012" w:rsidRDefault="00000000">
      <w:pPr>
        <w:pStyle w:val="ListParagraph"/>
        <w:numPr>
          <w:ilvl w:val="1"/>
          <w:numId w:val="6"/>
        </w:numPr>
        <w:tabs>
          <w:tab w:val="left" w:pos="1505"/>
          <w:tab w:val="left" w:pos="1512"/>
        </w:tabs>
        <w:spacing w:before="211" w:line="336" w:lineRule="auto"/>
        <w:ind w:left="1512" w:right="1022" w:hanging="738"/>
        <w:jc w:val="both"/>
        <w:rPr>
          <w:sz w:val="20"/>
        </w:rPr>
      </w:pPr>
      <w:r>
        <w:rPr>
          <w:sz w:val="20"/>
        </w:rPr>
        <w:t xml:space="preserve">if not in English, and if </w:t>
      </w:r>
      <w:proofErr w:type="gramStart"/>
      <w:r>
        <w:rPr>
          <w:sz w:val="20"/>
        </w:rPr>
        <w:t>so</w:t>
      </w:r>
      <w:proofErr w:type="gramEnd"/>
      <w:r>
        <w:rPr>
          <w:sz w:val="20"/>
        </w:rPr>
        <w:t xml:space="preserve"> required by the Lender, accompanied by a certified English translation and, in this case, the English translation will prevail unless the document is a constitutional, statutory or other official document.</w:t>
      </w:r>
    </w:p>
    <w:p w14:paraId="6AEB49A8" w14:textId="77777777" w:rsidR="00E70012" w:rsidRDefault="00000000">
      <w:pPr>
        <w:pStyle w:val="Heading1"/>
        <w:numPr>
          <w:ilvl w:val="0"/>
          <w:numId w:val="43"/>
        </w:numPr>
        <w:tabs>
          <w:tab w:val="left" w:pos="775"/>
        </w:tabs>
        <w:spacing w:before="138"/>
      </w:pPr>
      <w:bookmarkStart w:id="251" w:name="21._CALCULATIONS_AND_CERTIFICATES"/>
      <w:bookmarkStart w:id="252" w:name="_bookmark32"/>
      <w:bookmarkEnd w:id="251"/>
      <w:bookmarkEnd w:id="252"/>
      <w:r>
        <w:t>CALCULATIONS</w:t>
      </w:r>
      <w:r>
        <w:rPr>
          <w:spacing w:val="16"/>
        </w:rPr>
        <w:t xml:space="preserve"> </w:t>
      </w:r>
      <w:r>
        <w:t>AND</w:t>
      </w:r>
      <w:r>
        <w:rPr>
          <w:spacing w:val="33"/>
        </w:rPr>
        <w:t xml:space="preserve"> </w:t>
      </w:r>
      <w:r>
        <w:rPr>
          <w:spacing w:val="-2"/>
        </w:rPr>
        <w:t>CERTIFICATES</w:t>
      </w:r>
    </w:p>
    <w:p w14:paraId="5F75A485" w14:textId="77777777" w:rsidR="00E70012" w:rsidRDefault="00E70012">
      <w:pPr>
        <w:pStyle w:val="BodyText"/>
        <w:spacing w:before="3"/>
        <w:ind w:left="0"/>
        <w:rPr>
          <w:b/>
        </w:rPr>
      </w:pPr>
    </w:p>
    <w:p w14:paraId="3F357123" w14:textId="77777777" w:rsidR="00E70012" w:rsidRDefault="00000000">
      <w:pPr>
        <w:pStyle w:val="Heading2"/>
        <w:numPr>
          <w:ilvl w:val="1"/>
          <w:numId w:val="43"/>
        </w:numPr>
        <w:tabs>
          <w:tab w:val="left" w:pos="771"/>
        </w:tabs>
        <w:spacing w:before="1"/>
        <w:ind w:left="771" w:hanging="620"/>
        <w:jc w:val="both"/>
      </w:pPr>
      <w:bookmarkStart w:id="253" w:name="21.1_Accounts"/>
      <w:bookmarkEnd w:id="253"/>
      <w:r>
        <w:rPr>
          <w:spacing w:val="-2"/>
          <w:w w:val="105"/>
        </w:rPr>
        <w:t>Accounts</w:t>
      </w:r>
    </w:p>
    <w:p w14:paraId="004217FF" w14:textId="77777777" w:rsidR="00E70012" w:rsidRDefault="00000000">
      <w:pPr>
        <w:pStyle w:val="BodyText"/>
        <w:spacing w:before="91" w:line="336" w:lineRule="auto"/>
        <w:ind w:right="1022"/>
        <w:jc w:val="both"/>
      </w:pPr>
      <w:r>
        <w:t>In any litigation or arbitration proceedings arising out of or in connection with this Agreement, the entries made in the accounts maintained by the Lender are prima facie evidence of the matters to</w:t>
      </w:r>
      <w:r>
        <w:rPr>
          <w:spacing w:val="40"/>
        </w:rPr>
        <w:t xml:space="preserve"> </w:t>
      </w:r>
      <w:r>
        <w:t>which they relate.</w:t>
      </w:r>
    </w:p>
    <w:p w14:paraId="029F41AB" w14:textId="77777777" w:rsidR="00E70012" w:rsidRDefault="00000000">
      <w:pPr>
        <w:pStyle w:val="Heading2"/>
        <w:numPr>
          <w:ilvl w:val="1"/>
          <w:numId w:val="43"/>
        </w:numPr>
        <w:tabs>
          <w:tab w:val="left" w:pos="771"/>
        </w:tabs>
        <w:spacing w:before="122"/>
        <w:ind w:left="771" w:hanging="620"/>
        <w:jc w:val="both"/>
      </w:pPr>
      <w:bookmarkStart w:id="254" w:name="21.2_Certificates_and_determinations"/>
      <w:bookmarkEnd w:id="254"/>
      <w:r>
        <w:rPr>
          <w:spacing w:val="-2"/>
          <w:w w:val="105"/>
        </w:rPr>
        <w:t>Certificates</w:t>
      </w:r>
      <w:r>
        <w:rPr>
          <w:spacing w:val="-1"/>
          <w:w w:val="105"/>
        </w:rPr>
        <w:t xml:space="preserve"> </w:t>
      </w:r>
      <w:r>
        <w:rPr>
          <w:spacing w:val="-2"/>
          <w:w w:val="105"/>
        </w:rPr>
        <w:t>and</w:t>
      </w:r>
      <w:r>
        <w:rPr>
          <w:spacing w:val="1"/>
          <w:w w:val="105"/>
        </w:rPr>
        <w:t xml:space="preserve"> </w:t>
      </w:r>
      <w:r>
        <w:rPr>
          <w:spacing w:val="-2"/>
          <w:w w:val="105"/>
        </w:rPr>
        <w:t>determinations</w:t>
      </w:r>
    </w:p>
    <w:p w14:paraId="32A70129" w14:textId="77777777" w:rsidR="00E70012" w:rsidRDefault="00000000">
      <w:pPr>
        <w:pStyle w:val="BodyText"/>
        <w:spacing w:before="92" w:line="336" w:lineRule="auto"/>
        <w:ind w:right="1025"/>
        <w:jc w:val="both"/>
      </w:pPr>
      <w:r>
        <w:t>Any certification or determination by the Lender of a rate or amount under this Agreement is, in the absence</w:t>
      </w:r>
      <w:r>
        <w:rPr>
          <w:spacing w:val="40"/>
        </w:rPr>
        <w:t xml:space="preserve"> </w:t>
      </w:r>
      <w:r>
        <w:t>of</w:t>
      </w:r>
      <w:r>
        <w:rPr>
          <w:spacing w:val="40"/>
        </w:rPr>
        <w:t xml:space="preserve"> </w:t>
      </w:r>
      <w:r>
        <w:t>manifest</w:t>
      </w:r>
      <w:r>
        <w:rPr>
          <w:spacing w:val="40"/>
        </w:rPr>
        <w:t xml:space="preserve"> </w:t>
      </w:r>
      <w:r>
        <w:t>error,</w:t>
      </w:r>
      <w:r>
        <w:rPr>
          <w:spacing w:val="40"/>
        </w:rPr>
        <w:t xml:space="preserve"> </w:t>
      </w:r>
      <w:r>
        <w:t>conclusive</w:t>
      </w:r>
      <w:r>
        <w:rPr>
          <w:spacing w:val="40"/>
        </w:rPr>
        <w:t xml:space="preserve"> </w:t>
      </w:r>
      <w:r>
        <w:t>evidence</w:t>
      </w:r>
      <w:r>
        <w:rPr>
          <w:spacing w:val="40"/>
        </w:rPr>
        <w:t xml:space="preserve"> </w:t>
      </w:r>
      <w:r>
        <w:t>of</w:t>
      </w:r>
      <w:r>
        <w:rPr>
          <w:spacing w:val="40"/>
        </w:rPr>
        <w:t xml:space="preserve"> </w:t>
      </w:r>
      <w:r>
        <w:t>the</w:t>
      </w:r>
      <w:r>
        <w:rPr>
          <w:spacing w:val="40"/>
        </w:rPr>
        <w:t xml:space="preserve"> </w:t>
      </w:r>
      <w:r>
        <w:t>matters</w:t>
      </w:r>
      <w:r>
        <w:rPr>
          <w:spacing w:val="40"/>
        </w:rPr>
        <w:t xml:space="preserve"> </w:t>
      </w:r>
      <w:r>
        <w:t>to</w:t>
      </w:r>
      <w:r>
        <w:rPr>
          <w:spacing w:val="40"/>
        </w:rPr>
        <w:t xml:space="preserve"> </w:t>
      </w:r>
      <w:r>
        <w:t>which</w:t>
      </w:r>
      <w:r>
        <w:rPr>
          <w:spacing w:val="40"/>
        </w:rPr>
        <w:t xml:space="preserve"> </w:t>
      </w:r>
      <w:r>
        <w:t>it</w:t>
      </w:r>
      <w:r>
        <w:rPr>
          <w:spacing w:val="40"/>
        </w:rPr>
        <w:t xml:space="preserve"> </w:t>
      </w:r>
      <w:r>
        <w:t>relates.</w:t>
      </w:r>
    </w:p>
    <w:p w14:paraId="4BE4410C" w14:textId="77777777" w:rsidR="00E70012" w:rsidRDefault="00000000">
      <w:pPr>
        <w:pStyle w:val="Heading2"/>
        <w:numPr>
          <w:ilvl w:val="1"/>
          <w:numId w:val="43"/>
        </w:numPr>
        <w:tabs>
          <w:tab w:val="left" w:pos="771"/>
        </w:tabs>
        <w:spacing w:before="119"/>
        <w:ind w:left="771" w:hanging="620"/>
        <w:jc w:val="both"/>
      </w:pPr>
      <w:bookmarkStart w:id="255" w:name="21.3_Day_count_convention"/>
      <w:bookmarkEnd w:id="255"/>
      <w:r>
        <w:rPr>
          <w:w w:val="105"/>
        </w:rPr>
        <w:t>Day</w:t>
      </w:r>
      <w:r>
        <w:rPr>
          <w:spacing w:val="-10"/>
          <w:w w:val="105"/>
        </w:rPr>
        <w:t xml:space="preserve"> </w:t>
      </w:r>
      <w:r>
        <w:rPr>
          <w:w w:val="105"/>
        </w:rPr>
        <w:t>count</w:t>
      </w:r>
      <w:r>
        <w:rPr>
          <w:spacing w:val="-5"/>
          <w:w w:val="105"/>
        </w:rPr>
        <w:t xml:space="preserve"> </w:t>
      </w:r>
      <w:r>
        <w:rPr>
          <w:spacing w:val="-2"/>
          <w:w w:val="105"/>
        </w:rPr>
        <w:t>convention</w:t>
      </w:r>
    </w:p>
    <w:p w14:paraId="0EA04809" w14:textId="77777777" w:rsidR="00E70012" w:rsidRDefault="00000000">
      <w:pPr>
        <w:pStyle w:val="BodyText"/>
        <w:spacing w:before="90" w:line="336" w:lineRule="auto"/>
        <w:ind w:right="1020"/>
        <w:jc w:val="both"/>
      </w:pPr>
      <w:r>
        <w:t xml:space="preserve">Any interest, commission or fee accruing under this Agreement will accrue from day to day and is calculated </w:t>
      </w:r>
      <w:proofErr w:type="gramStart"/>
      <w:r>
        <w:t>on the basis of</w:t>
      </w:r>
      <w:proofErr w:type="gramEnd"/>
      <w:r>
        <w:t xml:space="preserve"> the actual number of days elapsed and a year of 360 days or, in any case where</w:t>
      </w:r>
      <w:r>
        <w:rPr>
          <w:spacing w:val="40"/>
        </w:rPr>
        <w:t xml:space="preserve"> </w:t>
      </w:r>
      <w:r>
        <w:t>the</w:t>
      </w:r>
      <w:r>
        <w:rPr>
          <w:spacing w:val="40"/>
        </w:rPr>
        <w:t xml:space="preserve"> </w:t>
      </w:r>
      <w:r>
        <w:t>practice</w:t>
      </w:r>
      <w:r>
        <w:rPr>
          <w:spacing w:val="40"/>
        </w:rPr>
        <w:t xml:space="preserve"> </w:t>
      </w:r>
      <w:r>
        <w:t>in</w:t>
      </w:r>
      <w:r>
        <w:rPr>
          <w:spacing w:val="40"/>
        </w:rPr>
        <w:t xml:space="preserve"> </w:t>
      </w:r>
      <w:r>
        <w:t>the</w:t>
      </w:r>
      <w:r>
        <w:rPr>
          <w:spacing w:val="40"/>
        </w:rPr>
        <w:t xml:space="preserve"> </w:t>
      </w:r>
      <w:r>
        <w:t>Relevant</w:t>
      </w:r>
      <w:r>
        <w:rPr>
          <w:spacing w:val="40"/>
        </w:rPr>
        <w:t xml:space="preserve"> </w:t>
      </w:r>
      <w:r>
        <w:t>Market</w:t>
      </w:r>
      <w:r>
        <w:rPr>
          <w:spacing w:val="40"/>
        </w:rPr>
        <w:t xml:space="preserve"> </w:t>
      </w:r>
      <w:r>
        <w:t>differs,</w:t>
      </w:r>
      <w:r>
        <w:rPr>
          <w:spacing w:val="40"/>
        </w:rPr>
        <w:t xml:space="preserve"> </w:t>
      </w:r>
      <w:r>
        <w:t>in</w:t>
      </w:r>
      <w:r>
        <w:rPr>
          <w:spacing w:val="40"/>
        </w:rPr>
        <w:t xml:space="preserve"> </w:t>
      </w:r>
      <w:r>
        <w:t>accordance</w:t>
      </w:r>
      <w:r>
        <w:rPr>
          <w:spacing w:val="40"/>
        </w:rPr>
        <w:t xml:space="preserve"> </w:t>
      </w:r>
      <w:r>
        <w:t>with</w:t>
      </w:r>
      <w:r>
        <w:rPr>
          <w:spacing w:val="40"/>
        </w:rPr>
        <w:t xml:space="preserve"> </w:t>
      </w:r>
      <w:r>
        <w:t>that</w:t>
      </w:r>
      <w:r>
        <w:rPr>
          <w:spacing w:val="40"/>
        </w:rPr>
        <w:t xml:space="preserve"> </w:t>
      </w:r>
      <w:r>
        <w:t>market</w:t>
      </w:r>
      <w:r>
        <w:rPr>
          <w:spacing w:val="40"/>
        </w:rPr>
        <w:t xml:space="preserve"> </w:t>
      </w:r>
      <w:r>
        <w:t>practice.</w:t>
      </w:r>
    </w:p>
    <w:p w14:paraId="35F834E5" w14:textId="77777777" w:rsidR="00E70012" w:rsidRDefault="00000000">
      <w:pPr>
        <w:pStyle w:val="Heading1"/>
        <w:numPr>
          <w:ilvl w:val="0"/>
          <w:numId w:val="43"/>
        </w:numPr>
        <w:tabs>
          <w:tab w:val="left" w:pos="775"/>
        </w:tabs>
        <w:spacing w:before="142"/>
      </w:pPr>
      <w:bookmarkStart w:id="256" w:name="22._INDEMNITY"/>
      <w:bookmarkStart w:id="257" w:name="_bookmark33"/>
      <w:bookmarkEnd w:id="256"/>
      <w:bookmarkEnd w:id="257"/>
      <w:r>
        <w:rPr>
          <w:spacing w:val="-2"/>
          <w:w w:val="105"/>
        </w:rPr>
        <w:t>INDEMNITY</w:t>
      </w:r>
    </w:p>
    <w:p w14:paraId="0E1214CE" w14:textId="77777777" w:rsidR="00E70012" w:rsidRDefault="00E70012">
      <w:pPr>
        <w:pStyle w:val="BodyText"/>
        <w:spacing w:before="2"/>
        <w:ind w:left="0"/>
        <w:rPr>
          <w:b/>
        </w:rPr>
      </w:pPr>
    </w:p>
    <w:p w14:paraId="66B4CD9E" w14:textId="62025631" w:rsidR="00E70012" w:rsidRDefault="00000000">
      <w:pPr>
        <w:pStyle w:val="BodyText"/>
        <w:spacing w:line="336" w:lineRule="auto"/>
        <w:ind w:right="1021"/>
        <w:jc w:val="both"/>
      </w:pPr>
      <w:r>
        <w:t xml:space="preserve">The Borrower shall, within </w:t>
      </w:r>
      <w:del w:id="258" w:author="Anna Reviewer" w:date="2025-09-18T18:06:00Z" w16du:dateUtc="2025-09-18T17:06:00Z">
        <w:r w:rsidDel="00A66695">
          <w:delText>three</w:delText>
        </w:r>
      </w:del>
      <w:ins w:id="259" w:author="Anna Reviewer" w:date="2025-09-18T18:06:00Z" w16du:dateUtc="2025-09-18T17:06:00Z">
        <w:r w:rsidR="00A66695">
          <w:t>one</w:t>
        </w:r>
      </w:ins>
      <w:r>
        <w:t xml:space="preserve"> Business </w:t>
      </w:r>
      <w:del w:id="260" w:author="Anna Reviewer" w:date="2025-09-18T18:06:00Z" w16du:dateUtc="2025-09-18T17:06:00Z">
        <w:r w:rsidDel="00A66695">
          <w:delText>Days</w:delText>
        </w:r>
      </w:del>
      <w:ins w:id="261" w:author="Anna Reviewer" w:date="2025-09-18T18:06:00Z" w16du:dateUtc="2025-09-18T17:06:00Z">
        <w:r w:rsidR="00A66695">
          <w:t>Day</w:t>
        </w:r>
      </w:ins>
      <w:r>
        <w:t xml:space="preserve"> of demand, indemnify the Lender against any cost,</w:t>
      </w:r>
      <w:r>
        <w:rPr>
          <w:spacing w:val="40"/>
        </w:rPr>
        <w:t xml:space="preserve"> </w:t>
      </w:r>
      <w:r>
        <w:t xml:space="preserve">loss or liability incurred by it </w:t>
      </w:r>
      <w:proofErr w:type="gramStart"/>
      <w:r>
        <w:t>as a result of</w:t>
      </w:r>
      <w:proofErr w:type="gramEnd"/>
      <w:r>
        <w:t>:</w:t>
      </w:r>
    </w:p>
    <w:p w14:paraId="41411BBD" w14:textId="77777777" w:rsidR="00E70012" w:rsidRDefault="00000000">
      <w:pPr>
        <w:pStyle w:val="ListParagraph"/>
        <w:numPr>
          <w:ilvl w:val="0"/>
          <w:numId w:val="5"/>
        </w:numPr>
        <w:tabs>
          <w:tab w:val="left" w:pos="771"/>
        </w:tabs>
        <w:spacing w:before="120"/>
        <w:ind w:left="771" w:hanging="620"/>
        <w:jc w:val="both"/>
        <w:rPr>
          <w:sz w:val="20"/>
        </w:rPr>
      </w:pPr>
      <w:r>
        <w:rPr>
          <w:sz w:val="20"/>
        </w:rPr>
        <w:t>the</w:t>
      </w:r>
      <w:r>
        <w:rPr>
          <w:spacing w:val="14"/>
          <w:sz w:val="20"/>
        </w:rPr>
        <w:t xml:space="preserve"> </w:t>
      </w:r>
      <w:r>
        <w:rPr>
          <w:sz w:val="20"/>
        </w:rPr>
        <w:t>occurrence</w:t>
      </w:r>
      <w:r>
        <w:rPr>
          <w:spacing w:val="16"/>
          <w:sz w:val="20"/>
        </w:rPr>
        <w:t xml:space="preserve"> </w:t>
      </w:r>
      <w:r>
        <w:rPr>
          <w:sz w:val="20"/>
        </w:rPr>
        <w:t>of</w:t>
      </w:r>
      <w:r>
        <w:rPr>
          <w:spacing w:val="13"/>
          <w:sz w:val="20"/>
        </w:rPr>
        <w:t xml:space="preserve"> </w:t>
      </w:r>
      <w:r>
        <w:rPr>
          <w:sz w:val="20"/>
        </w:rPr>
        <w:t>any</w:t>
      </w:r>
      <w:r>
        <w:rPr>
          <w:spacing w:val="17"/>
          <w:sz w:val="20"/>
        </w:rPr>
        <w:t xml:space="preserve"> </w:t>
      </w:r>
      <w:r>
        <w:rPr>
          <w:sz w:val="20"/>
        </w:rPr>
        <w:t>Event</w:t>
      </w:r>
      <w:r>
        <w:rPr>
          <w:spacing w:val="15"/>
          <w:sz w:val="20"/>
        </w:rPr>
        <w:t xml:space="preserve"> </w:t>
      </w:r>
      <w:r>
        <w:rPr>
          <w:sz w:val="20"/>
        </w:rPr>
        <w:t>of</w:t>
      </w:r>
      <w:r>
        <w:rPr>
          <w:spacing w:val="18"/>
          <w:sz w:val="20"/>
        </w:rPr>
        <w:t xml:space="preserve"> </w:t>
      </w:r>
      <w:proofErr w:type="gramStart"/>
      <w:r>
        <w:rPr>
          <w:spacing w:val="-2"/>
          <w:sz w:val="20"/>
        </w:rPr>
        <w:t>Default;</w:t>
      </w:r>
      <w:proofErr w:type="gramEnd"/>
    </w:p>
    <w:p w14:paraId="79D1E65E" w14:textId="77777777" w:rsidR="00E70012" w:rsidRDefault="00000000">
      <w:pPr>
        <w:pStyle w:val="ListParagraph"/>
        <w:numPr>
          <w:ilvl w:val="0"/>
          <w:numId w:val="5"/>
        </w:numPr>
        <w:tabs>
          <w:tab w:val="left" w:pos="771"/>
        </w:tabs>
        <w:spacing w:before="212"/>
        <w:ind w:left="771" w:hanging="620"/>
        <w:jc w:val="both"/>
        <w:rPr>
          <w:sz w:val="20"/>
        </w:rPr>
      </w:pPr>
      <w:r>
        <w:rPr>
          <w:sz w:val="20"/>
        </w:rPr>
        <w:t>a</w:t>
      </w:r>
      <w:r>
        <w:rPr>
          <w:spacing w:val="11"/>
          <w:sz w:val="20"/>
        </w:rPr>
        <w:t xml:space="preserve"> </w:t>
      </w:r>
      <w:r>
        <w:rPr>
          <w:sz w:val="20"/>
        </w:rPr>
        <w:t>failure</w:t>
      </w:r>
      <w:r>
        <w:rPr>
          <w:spacing w:val="17"/>
          <w:sz w:val="20"/>
        </w:rPr>
        <w:t xml:space="preserve"> </w:t>
      </w:r>
      <w:r>
        <w:rPr>
          <w:sz w:val="20"/>
        </w:rPr>
        <w:t>by</w:t>
      </w:r>
      <w:r>
        <w:rPr>
          <w:spacing w:val="18"/>
          <w:sz w:val="20"/>
        </w:rPr>
        <w:t xml:space="preserve"> </w:t>
      </w:r>
      <w:r>
        <w:rPr>
          <w:sz w:val="20"/>
        </w:rPr>
        <w:t>the</w:t>
      </w:r>
      <w:r>
        <w:rPr>
          <w:spacing w:val="16"/>
          <w:sz w:val="20"/>
        </w:rPr>
        <w:t xml:space="preserve"> </w:t>
      </w:r>
      <w:r>
        <w:rPr>
          <w:sz w:val="20"/>
        </w:rPr>
        <w:t>Borrower</w:t>
      </w:r>
      <w:r>
        <w:rPr>
          <w:spacing w:val="15"/>
          <w:sz w:val="20"/>
        </w:rPr>
        <w:t xml:space="preserve"> </w:t>
      </w:r>
      <w:r>
        <w:rPr>
          <w:sz w:val="20"/>
        </w:rPr>
        <w:t>to</w:t>
      </w:r>
      <w:r>
        <w:rPr>
          <w:spacing w:val="16"/>
          <w:sz w:val="20"/>
        </w:rPr>
        <w:t xml:space="preserve"> </w:t>
      </w:r>
      <w:r>
        <w:rPr>
          <w:sz w:val="20"/>
        </w:rPr>
        <w:t>pay</w:t>
      </w:r>
      <w:r>
        <w:rPr>
          <w:spacing w:val="18"/>
          <w:sz w:val="20"/>
        </w:rPr>
        <w:t xml:space="preserve"> </w:t>
      </w:r>
      <w:r>
        <w:rPr>
          <w:sz w:val="20"/>
        </w:rPr>
        <w:t>any</w:t>
      </w:r>
      <w:r>
        <w:rPr>
          <w:spacing w:val="18"/>
          <w:sz w:val="20"/>
        </w:rPr>
        <w:t xml:space="preserve"> </w:t>
      </w:r>
      <w:r>
        <w:rPr>
          <w:sz w:val="20"/>
        </w:rPr>
        <w:t>amount</w:t>
      </w:r>
      <w:r>
        <w:rPr>
          <w:spacing w:val="18"/>
          <w:sz w:val="20"/>
        </w:rPr>
        <w:t xml:space="preserve"> </w:t>
      </w:r>
      <w:r>
        <w:rPr>
          <w:sz w:val="20"/>
        </w:rPr>
        <w:t>due</w:t>
      </w:r>
      <w:r>
        <w:rPr>
          <w:spacing w:val="16"/>
          <w:sz w:val="20"/>
        </w:rPr>
        <w:t xml:space="preserve"> </w:t>
      </w:r>
      <w:r>
        <w:rPr>
          <w:sz w:val="20"/>
        </w:rPr>
        <w:t>under</w:t>
      </w:r>
      <w:r>
        <w:rPr>
          <w:spacing w:val="16"/>
          <w:sz w:val="20"/>
        </w:rPr>
        <w:t xml:space="preserve"> </w:t>
      </w:r>
      <w:r>
        <w:rPr>
          <w:sz w:val="20"/>
        </w:rPr>
        <w:t>this</w:t>
      </w:r>
      <w:r>
        <w:rPr>
          <w:spacing w:val="1"/>
          <w:sz w:val="20"/>
        </w:rPr>
        <w:t xml:space="preserve"> </w:t>
      </w:r>
      <w:r>
        <w:rPr>
          <w:sz w:val="20"/>
        </w:rPr>
        <w:t>Agreement</w:t>
      </w:r>
      <w:r>
        <w:rPr>
          <w:spacing w:val="18"/>
          <w:sz w:val="20"/>
        </w:rPr>
        <w:t xml:space="preserve"> </w:t>
      </w:r>
      <w:r>
        <w:rPr>
          <w:sz w:val="20"/>
        </w:rPr>
        <w:t>on</w:t>
      </w:r>
      <w:r>
        <w:rPr>
          <w:spacing w:val="15"/>
          <w:sz w:val="20"/>
        </w:rPr>
        <w:t xml:space="preserve"> </w:t>
      </w:r>
      <w:r>
        <w:rPr>
          <w:sz w:val="20"/>
        </w:rPr>
        <w:t>its</w:t>
      </w:r>
      <w:r>
        <w:rPr>
          <w:spacing w:val="16"/>
          <w:sz w:val="20"/>
        </w:rPr>
        <w:t xml:space="preserve"> </w:t>
      </w:r>
      <w:r>
        <w:rPr>
          <w:sz w:val="20"/>
        </w:rPr>
        <w:t>due</w:t>
      </w:r>
      <w:r>
        <w:rPr>
          <w:spacing w:val="16"/>
          <w:sz w:val="20"/>
        </w:rPr>
        <w:t xml:space="preserve"> </w:t>
      </w:r>
      <w:proofErr w:type="gramStart"/>
      <w:r>
        <w:rPr>
          <w:spacing w:val="-2"/>
          <w:sz w:val="20"/>
        </w:rPr>
        <w:t>date;</w:t>
      </w:r>
      <w:proofErr w:type="gramEnd"/>
    </w:p>
    <w:p w14:paraId="047F93A5" w14:textId="77777777" w:rsidR="00E70012" w:rsidRDefault="00000000">
      <w:pPr>
        <w:pStyle w:val="ListParagraph"/>
        <w:numPr>
          <w:ilvl w:val="0"/>
          <w:numId w:val="5"/>
        </w:numPr>
        <w:tabs>
          <w:tab w:val="left" w:pos="771"/>
          <w:tab w:val="left" w:pos="775"/>
        </w:tabs>
        <w:spacing w:before="210" w:line="336" w:lineRule="auto"/>
        <w:ind w:left="775" w:right="1019" w:hanging="624"/>
        <w:jc w:val="both"/>
        <w:rPr>
          <w:sz w:val="20"/>
        </w:rPr>
      </w:pPr>
      <w:r>
        <w:rPr>
          <w:sz w:val="20"/>
        </w:rPr>
        <w:t xml:space="preserve">funding, or </w:t>
      </w:r>
      <w:proofErr w:type="gramStart"/>
      <w:r>
        <w:rPr>
          <w:sz w:val="20"/>
        </w:rPr>
        <w:t>making arrangements</w:t>
      </w:r>
      <w:proofErr w:type="gramEnd"/>
      <w:r>
        <w:rPr>
          <w:sz w:val="20"/>
        </w:rPr>
        <w:t xml:space="preserve"> to fund a Utilisation requested by the Borrower in a Utilisation Request but not made by reason of the operation of any one or more of the provisions of this Agreement</w:t>
      </w:r>
      <w:r>
        <w:rPr>
          <w:spacing w:val="40"/>
          <w:sz w:val="20"/>
        </w:rPr>
        <w:t xml:space="preserve"> </w:t>
      </w:r>
      <w:r>
        <w:rPr>
          <w:sz w:val="20"/>
        </w:rPr>
        <w:t>(other</w:t>
      </w:r>
      <w:r>
        <w:rPr>
          <w:spacing w:val="40"/>
          <w:sz w:val="20"/>
        </w:rPr>
        <w:t xml:space="preserve"> </w:t>
      </w:r>
      <w:r>
        <w:rPr>
          <w:sz w:val="20"/>
        </w:rPr>
        <w:t>than</w:t>
      </w:r>
      <w:r>
        <w:rPr>
          <w:spacing w:val="40"/>
          <w:sz w:val="20"/>
        </w:rPr>
        <w:t xml:space="preserve"> </w:t>
      </w:r>
      <w:r>
        <w:rPr>
          <w:sz w:val="20"/>
        </w:rPr>
        <w:t>by</w:t>
      </w:r>
      <w:r>
        <w:rPr>
          <w:spacing w:val="40"/>
          <w:sz w:val="20"/>
        </w:rPr>
        <w:t xml:space="preserve"> </w:t>
      </w:r>
      <w:r>
        <w:rPr>
          <w:sz w:val="20"/>
        </w:rPr>
        <w:t>reason</w:t>
      </w:r>
      <w:r>
        <w:rPr>
          <w:spacing w:val="40"/>
          <w:sz w:val="20"/>
        </w:rPr>
        <w:t xml:space="preserve"> </w:t>
      </w:r>
      <w:r>
        <w:rPr>
          <w:sz w:val="20"/>
        </w:rPr>
        <w:t>of</w:t>
      </w:r>
      <w:r>
        <w:rPr>
          <w:spacing w:val="40"/>
          <w:sz w:val="20"/>
        </w:rPr>
        <w:t xml:space="preserve"> </w:t>
      </w:r>
      <w:r>
        <w:rPr>
          <w:sz w:val="20"/>
        </w:rPr>
        <w:t>default</w:t>
      </w:r>
      <w:r>
        <w:rPr>
          <w:spacing w:val="40"/>
          <w:sz w:val="20"/>
        </w:rPr>
        <w:t xml:space="preserve"> </w:t>
      </w:r>
      <w:r>
        <w:rPr>
          <w:sz w:val="20"/>
        </w:rPr>
        <w:t>or</w:t>
      </w:r>
      <w:r>
        <w:rPr>
          <w:spacing w:val="40"/>
          <w:sz w:val="20"/>
        </w:rPr>
        <w:t xml:space="preserve"> </w:t>
      </w:r>
      <w:r>
        <w:rPr>
          <w:sz w:val="20"/>
        </w:rPr>
        <w:t>negligence</w:t>
      </w:r>
      <w:r>
        <w:rPr>
          <w:spacing w:val="40"/>
          <w:sz w:val="20"/>
        </w:rPr>
        <w:t xml:space="preserve"> </w:t>
      </w:r>
      <w:r>
        <w:rPr>
          <w:sz w:val="20"/>
        </w:rPr>
        <w:t>by</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or</w:t>
      </w:r>
    </w:p>
    <w:p w14:paraId="2D4FDF35" w14:textId="77777777" w:rsidR="00E70012" w:rsidRDefault="00000000">
      <w:pPr>
        <w:pStyle w:val="ListParagraph"/>
        <w:numPr>
          <w:ilvl w:val="0"/>
          <w:numId w:val="5"/>
        </w:numPr>
        <w:tabs>
          <w:tab w:val="left" w:pos="771"/>
          <w:tab w:val="left" w:pos="775"/>
        </w:tabs>
        <w:spacing w:before="123" w:line="336" w:lineRule="auto"/>
        <w:ind w:left="775" w:right="1018" w:hanging="624"/>
        <w:jc w:val="both"/>
        <w:rPr>
          <w:sz w:val="20"/>
        </w:rPr>
      </w:pPr>
      <w:r>
        <w:rPr>
          <w:sz w:val="20"/>
        </w:rPr>
        <w:t>a</w:t>
      </w:r>
      <w:r>
        <w:rPr>
          <w:spacing w:val="36"/>
          <w:sz w:val="20"/>
        </w:rPr>
        <w:t xml:space="preserve"> </w:t>
      </w:r>
      <w:r>
        <w:rPr>
          <w:sz w:val="20"/>
        </w:rPr>
        <w:t>Utilisation</w:t>
      </w:r>
      <w:r>
        <w:rPr>
          <w:spacing w:val="37"/>
          <w:sz w:val="20"/>
        </w:rPr>
        <w:t xml:space="preserve"> </w:t>
      </w:r>
      <w:r>
        <w:rPr>
          <w:sz w:val="20"/>
        </w:rPr>
        <w:t>(or</w:t>
      </w:r>
      <w:r>
        <w:rPr>
          <w:spacing w:val="37"/>
          <w:sz w:val="20"/>
        </w:rPr>
        <w:t xml:space="preserve"> </w:t>
      </w:r>
      <w:r>
        <w:rPr>
          <w:sz w:val="20"/>
        </w:rPr>
        <w:t>part</w:t>
      </w:r>
      <w:r>
        <w:rPr>
          <w:spacing w:val="36"/>
          <w:sz w:val="20"/>
        </w:rPr>
        <w:t xml:space="preserve"> </w:t>
      </w:r>
      <w:r>
        <w:rPr>
          <w:sz w:val="20"/>
        </w:rPr>
        <w:t>of</w:t>
      </w:r>
      <w:r>
        <w:rPr>
          <w:spacing w:val="38"/>
          <w:sz w:val="20"/>
        </w:rPr>
        <w:t xml:space="preserve"> </w:t>
      </w:r>
      <w:r>
        <w:rPr>
          <w:sz w:val="20"/>
        </w:rPr>
        <w:t>a</w:t>
      </w:r>
      <w:r>
        <w:rPr>
          <w:spacing w:val="34"/>
          <w:sz w:val="20"/>
        </w:rPr>
        <w:t xml:space="preserve"> </w:t>
      </w:r>
      <w:r>
        <w:rPr>
          <w:sz w:val="20"/>
        </w:rPr>
        <w:t>Utilisation)</w:t>
      </w:r>
      <w:r>
        <w:rPr>
          <w:spacing w:val="37"/>
          <w:sz w:val="20"/>
        </w:rPr>
        <w:t xml:space="preserve"> </w:t>
      </w:r>
      <w:r>
        <w:rPr>
          <w:sz w:val="20"/>
        </w:rPr>
        <w:t>not</w:t>
      </w:r>
      <w:r>
        <w:rPr>
          <w:spacing w:val="35"/>
          <w:sz w:val="20"/>
        </w:rPr>
        <w:t xml:space="preserve"> </w:t>
      </w:r>
      <w:r>
        <w:rPr>
          <w:sz w:val="20"/>
        </w:rPr>
        <w:t>being</w:t>
      </w:r>
      <w:r>
        <w:rPr>
          <w:spacing w:val="37"/>
          <w:sz w:val="20"/>
        </w:rPr>
        <w:t xml:space="preserve"> </w:t>
      </w:r>
      <w:r>
        <w:rPr>
          <w:sz w:val="20"/>
        </w:rPr>
        <w:t>prepaid</w:t>
      </w:r>
      <w:r>
        <w:rPr>
          <w:spacing w:val="35"/>
          <w:sz w:val="20"/>
        </w:rPr>
        <w:t xml:space="preserve"> </w:t>
      </w:r>
      <w:r>
        <w:rPr>
          <w:sz w:val="20"/>
        </w:rPr>
        <w:t>in</w:t>
      </w:r>
      <w:r>
        <w:rPr>
          <w:spacing w:val="36"/>
          <w:sz w:val="20"/>
        </w:rPr>
        <w:t xml:space="preserve"> </w:t>
      </w:r>
      <w:r>
        <w:rPr>
          <w:sz w:val="20"/>
        </w:rPr>
        <w:t>accordance</w:t>
      </w:r>
      <w:r>
        <w:rPr>
          <w:spacing w:val="36"/>
          <w:sz w:val="20"/>
        </w:rPr>
        <w:t xml:space="preserve"> </w:t>
      </w:r>
      <w:r>
        <w:rPr>
          <w:sz w:val="20"/>
        </w:rPr>
        <w:t>with</w:t>
      </w:r>
      <w:r>
        <w:rPr>
          <w:spacing w:val="35"/>
          <w:sz w:val="20"/>
        </w:rPr>
        <w:t xml:space="preserve"> </w:t>
      </w:r>
      <w:r>
        <w:rPr>
          <w:sz w:val="20"/>
        </w:rPr>
        <w:t>a</w:t>
      </w:r>
      <w:r>
        <w:rPr>
          <w:spacing w:val="35"/>
          <w:sz w:val="20"/>
        </w:rPr>
        <w:t xml:space="preserve"> </w:t>
      </w:r>
      <w:r>
        <w:rPr>
          <w:sz w:val="20"/>
        </w:rPr>
        <w:t>notice</w:t>
      </w:r>
      <w:r>
        <w:rPr>
          <w:spacing w:val="37"/>
          <w:sz w:val="20"/>
        </w:rPr>
        <w:t xml:space="preserve"> </w:t>
      </w:r>
      <w:r>
        <w:rPr>
          <w:sz w:val="20"/>
        </w:rPr>
        <w:t>of</w:t>
      </w:r>
      <w:r>
        <w:rPr>
          <w:spacing w:val="37"/>
          <w:sz w:val="20"/>
        </w:rPr>
        <w:t xml:space="preserve"> </w:t>
      </w:r>
      <w:r>
        <w:rPr>
          <w:sz w:val="20"/>
        </w:rPr>
        <w:t>prepayment given by a Borrower.</w:t>
      </w:r>
    </w:p>
    <w:p w14:paraId="6C32CBEB" w14:textId="77777777" w:rsidR="00E70012" w:rsidRDefault="00000000">
      <w:pPr>
        <w:pStyle w:val="Heading1"/>
        <w:numPr>
          <w:ilvl w:val="0"/>
          <w:numId w:val="43"/>
        </w:numPr>
        <w:tabs>
          <w:tab w:val="left" w:pos="775"/>
        </w:tabs>
        <w:spacing w:before="139"/>
      </w:pPr>
      <w:bookmarkStart w:id="262" w:name="23._PARTIAL_INVALIDITY"/>
      <w:bookmarkStart w:id="263" w:name="_bookmark34"/>
      <w:bookmarkEnd w:id="262"/>
      <w:bookmarkEnd w:id="263"/>
      <w:r>
        <w:rPr>
          <w:spacing w:val="-4"/>
          <w:w w:val="105"/>
        </w:rPr>
        <w:t>PARTIAL</w:t>
      </w:r>
      <w:r>
        <w:rPr>
          <w:spacing w:val="-6"/>
          <w:w w:val="105"/>
        </w:rPr>
        <w:t xml:space="preserve"> </w:t>
      </w:r>
      <w:r>
        <w:rPr>
          <w:spacing w:val="-2"/>
          <w:w w:val="105"/>
        </w:rPr>
        <w:t>INVALIDITY</w:t>
      </w:r>
    </w:p>
    <w:p w14:paraId="73C5E423" w14:textId="77777777" w:rsidR="00E70012" w:rsidRDefault="00000000">
      <w:pPr>
        <w:pStyle w:val="BodyText"/>
        <w:spacing w:before="208" w:line="336" w:lineRule="auto"/>
        <w:ind w:right="1024"/>
        <w:jc w:val="both"/>
      </w:pPr>
      <w:r>
        <w:t>If, at any time, any provision of this Agreement is or becomes illegal, invalid or unenforceable in any respect</w:t>
      </w:r>
      <w:r>
        <w:rPr>
          <w:spacing w:val="75"/>
        </w:rPr>
        <w:t xml:space="preserve"> </w:t>
      </w:r>
      <w:r>
        <w:t>under</w:t>
      </w:r>
      <w:r>
        <w:rPr>
          <w:spacing w:val="76"/>
        </w:rPr>
        <w:t xml:space="preserve"> </w:t>
      </w:r>
      <w:r>
        <w:t>any</w:t>
      </w:r>
      <w:r>
        <w:rPr>
          <w:spacing w:val="74"/>
        </w:rPr>
        <w:t xml:space="preserve"> </w:t>
      </w:r>
      <w:r>
        <w:t>law</w:t>
      </w:r>
      <w:r>
        <w:rPr>
          <w:spacing w:val="76"/>
        </w:rPr>
        <w:t xml:space="preserve"> </w:t>
      </w:r>
      <w:r>
        <w:t>of</w:t>
      </w:r>
      <w:r>
        <w:rPr>
          <w:spacing w:val="75"/>
        </w:rPr>
        <w:t xml:space="preserve"> </w:t>
      </w:r>
      <w:r>
        <w:t>any</w:t>
      </w:r>
      <w:r>
        <w:rPr>
          <w:spacing w:val="73"/>
        </w:rPr>
        <w:t xml:space="preserve"> </w:t>
      </w:r>
      <w:r>
        <w:t>jurisdiction,</w:t>
      </w:r>
      <w:r>
        <w:rPr>
          <w:spacing w:val="75"/>
        </w:rPr>
        <w:t xml:space="preserve"> </w:t>
      </w:r>
      <w:r>
        <w:t>neither</w:t>
      </w:r>
      <w:r>
        <w:rPr>
          <w:spacing w:val="76"/>
        </w:rPr>
        <w:t xml:space="preserve"> </w:t>
      </w:r>
      <w:r>
        <w:t>the</w:t>
      </w:r>
      <w:r>
        <w:rPr>
          <w:spacing w:val="75"/>
        </w:rPr>
        <w:t xml:space="preserve"> </w:t>
      </w:r>
      <w:r>
        <w:t>legality,</w:t>
      </w:r>
      <w:r>
        <w:rPr>
          <w:spacing w:val="74"/>
        </w:rPr>
        <w:t xml:space="preserve"> </w:t>
      </w:r>
      <w:r>
        <w:t>validity</w:t>
      </w:r>
      <w:r>
        <w:rPr>
          <w:spacing w:val="73"/>
        </w:rPr>
        <w:t xml:space="preserve"> </w:t>
      </w:r>
      <w:proofErr w:type="gramStart"/>
      <w:r>
        <w:t>or</w:t>
      </w:r>
      <w:proofErr w:type="gramEnd"/>
      <w:r>
        <w:rPr>
          <w:spacing w:val="76"/>
        </w:rPr>
        <w:t xml:space="preserve"> </w:t>
      </w:r>
      <w:r>
        <w:t>enforceability</w:t>
      </w:r>
      <w:r>
        <w:rPr>
          <w:spacing w:val="73"/>
        </w:rPr>
        <w:t xml:space="preserve"> </w:t>
      </w:r>
      <w:r>
        <w:t>of</w:t>
      </w:r>
      <w:r>
        <w:rPr>
          <w:spacing w:val="70"/>
        </w:rPr>
        <w:t xml:space="preserve"> </w:t>
      </w:r>
      <w:r>
        <w:t>the</w:t>
      </w:r>
    </w:p>
    <w:p w14:paraId="09CE16F8" w14:textId="77777777" w:rsidR="00E70012" w:rsidRDefault="00E70012">
      <w:pPr>
        <w:spacing w:line="336" w:lineRule="auto"/>
        <w:jc w:val="both"/>
        <w:sectPr w:rsidR="00E70012">
          <w:pgSz w:w="11910" w:h="16840"/>
          <w:pgMar w:top="980" w:right="0" w:bottom="1080" w:left="980" w:header="0" w:footer="881" w:gutter="0"/>
          <w:cols w:space="720"/>
        </w:sectPr>
      </w:pPr>
    </w:p>
    <w:p w14:paraId="4253CC22" w14:textId="77777777" w:rsidR="00E70012" w:rsidRDefault="00000000">
      <w:pPr>
        <w:pStyle w:val="BodyText"/>
        <w:spacing w:before="64" w:line="336" w:lineRule="auto"/>
        <w:ind w:right="1026"/>
        <w:jc w:val="both"/>
      </w:pPr>
      <w:r>
        <w:lastRenderedPageBreak/>
        <w:t>remaining provisions nor the legality, validity or enforceability of such provision under the law of any other</w:t>
      </w:r>
      <w:r>
        <w:rPr>
          <w:spacing w:val="40"/>
        </w:rPr>
        <w:t xml:space="preserve"> </w:t>
      </w:r>
      <w:r>
        <w:t>jurisdiction</w:t>
      </w:r>
      <w:r>
        <w:rPr>
          <w:spacing w:val="40"/>
        </w:rPr>
        <w:t xml:space="preserve"> </w:t>
      </w:r>
      <w:r>
        <w:t>will</w:t>
      </w:r>
      <w:r>
        <w:rPr>
          <w:spacing w:val="40"/>
        </w:rPr>
        <w:t xml:space="preserve"> </w:t>
      </w:r>
      <w:r>
        <w:t>in</w:t>
      </w:r>
      <w:r>
        <w:rPr>
          <w:spacing w:val="40"/>
        </w:rPr>
        <w:t xml:space="preserve"> </w:t>
      </w:r>
      <w:r>
        <w:t>any</w:t>
      </w:r>
      <w:r>
        <w:rPr>
          <w:spacing w:val="40"/>
        </w:rPr>
        <w:t xml:space="preserve"> </w:t>
      </w:r>
      <w:r>
        <w:t>way</w:t>
      </w:r>
      <w:r>
        <w:rPr>
          <w:spacing w:val="40"/>
        </w:rPr>
        <w:t xml:space="preserve"> </w:t>
      </w:r>
      <w:r>
        <w:t>be</w:t>
      </w:r>
      <w:r>
        <w:rPr>
          <w:spacing w:val="40"/>
        </w:rPr>
        <w:t xml:space="preserve"> </w:t>
      </w:r>
      <w:r>
        <w:t>affected</w:t>
      </w:r>
      <w:r>
        <w:rPr>
          <w:spacing w:val="40"/>
        </w:rPr>
        <w:t xml:space="preserve"> </w:t>
      </w:r>
      <w:r>
        <w:t>or</w:t>
      </w:r>
      <w:r>
        <w:rPr>
          <w:spacing w:val="40"/>
        </w:rPr>
        <w:t xml:space="preserve"> </w:t>
      </w:r>
      <w:r>
        <w:t>impaired.</w:t>
      </w:r>
    </w:p>
    <w:p w14:paraId="23CB1C5B" w14:textId="77777777" w:rsidR="00E70012" w:rsidRDefault="00000000">
      <w:pPr>
        <w:pStyle w:val="Heading1"/>
        <w:numPr>
          <w:ilvl w:val="0"/>
          <w:numId w:val="43"/>
        </w:numPr>
        <w:tabs>
          <w:tab w:val="left" w:pos="775"/>
        </w:tabs>
        <w:spacing w:before="140"/>
      </w:pPr>
      <w:bookmarkStart w:id="264" w:name="24._REMEDIES_AND_WAIVERS"/>
      <w:bookmarkStart w:id="265" w:name="_bookmark35"/>
      <w:bookmarkEnd w:id="264"/>
      <w:bookmarkEnd w:id="265"/>
      <w:r>
        <w:rPr>
          <w:w w:val="105"/>
        </w:rPr>
        <w:t>REMEDIES</w:t>
      </w:r>
      <w:r>
        <w:rPr>
          <w:spacing w:val="-16"/>
          <w:w w:val="105"/>
        </w:rPr>
        <w:t xml:space="preserve"> </w:t>
      </w:r>
      <w:r>
        <w:rPr>
          <w:w w:val="105"/>
        </w:rPr>
        <w:t>AND</w:t>
      </w:r>
      <w:r>
        <w:rPr>
          <w:spacing w:val="-11"/>
          <w:w w:val="105"/>
        </w:rPr>
        <w:t xml:space="preserve"> </w:t>
      </w:r>
      <w:r>
        <w:rPr>
          <w:spacing w:val="-2"/>
          <w:w w:val="105"/>
        </w:rPr>
        <w:t>WAIVERS</w:t>
      </w:r>
    </w:p>
    <w:p w14:paraId="420B8708" w14:textId="77777777" w:rsidR="00E70012" w:rsidRDefault="00E70012">
      <w:pPr>
        <w:pStyle w:val="BodyText"/>
        <w:spacing w:before="3"/>
        <w:ind w:left="0"/>
        <w:rPr>
          <w:b/>
        </w:rPr>
      </w:pPr>
    </w:p>
    <w:p w14:paraId="4F480BAE" w14:textId="77777777" w:rsidR="00E70012" w:rsidRDefault="00000000">
      <w:pPr>
        <w:pStyle w:val="BodyText"/>
        <w:spacing w:line="336" w:lineRule="auto"/>
        <w:ind w:right="1015"/>
        <w:jc w:val="both"/>
      </w:pPr>
      <w:r>
        <w:t>No</w:t>
      </w:r>
      <w:r>
        <w:rPr>
          <w:spacing w:val="34"/>
        </w:rPr>
        <w:t xml:space="preserve"> </w:t>
      </w:r>
      <w:r>
        <w:t>failure to</w:t>
      </w:r>
      <w:r>
        <w:rPr>
          <w:spacing w:val="32"/>
        </w:rPr>
        <w:t xml:space="preserve"> </w:t>
      </w:r>
      <w:r>
        <w:t>exercise,</w:t>
      </w:r>
      <w:r>
        <w:rPr>
          <w:spacing w:val="33"/>
        </w:rPr>
        <w:t xml:space="preserve"> </w:t>
      </w:r>
      <w:r>
        <w:t>nor</w:t>
      </w:r>
      <w:r>
        <w:rPr>
          <w:spacing w:val="34"/>
        </w:rPr>
        <w:t xml:space="preserve"> </w:t>
      </w:r>
      <w:r>
        <w:t>any</w:t>
      </w:r>
      <w:r>
        <w:rPr>
          <w:spacing w:val="33"/>
        </w:rPr>
        <w:t xml:space="preserve"> </w:t>
      </w:r>
      <w:r>
        <w:t>delay</w:t>
      </w:r>
      <w:r>
        <w:rPr>
          <w:spacing w:val="34"/>
        </w:rPr>
        <w:t xml:space="preserve"> </w:t>
      </w:r>
      <w:r>
        <w:t>in</w:t>
      </w:r>
      <w:r>
        <w:rPr>
          <w:spacing w:val="34"/>
        </w:rPr>
        <w:t xml:space="preserve"> </w:t>
      </w:r>
      <w:r>
        <w:t>exercising,</w:t>
      </w:r>
      <w:r>
        <w:rPr>
          <w:spacing w:val="34"/>
        </w:rPr>
        <w:t xml:space="preserve"> </w:t>
      </w:r>
      <w:r>
        <w:t>on</w:t>
      </w:r>
      <w:r>
        <w:rPr>
          <w:spacing w:val="34"/>
        </w:rPr>
        <w:t xml:space="preserve"> </w:t>
      </w:r>
      <w:r>
        <w:t>the</w:t>
      </w:r>
      <w:r>
        <w:rPr>
          <w:spacing w:val="33"/>
        </w:rPr>
        <w:t xml:space="preserve"> </w:t>
      </w:r>
      <w:r>
        <w:t>part</w:t>
      </w:r>
      <w:r>
        <w:rPr>
          <w:spacing w:val="36"/>
        </w:rPr>
        <w:t xml:space="preserve"> </w:t>
      </w:r>
      <w:r>
        <w:t>of</w:t>
      </w:r>
      <w:r>
        <w:rPr>
          <w:spacing w:val="33"/>
        </w:rPr>
        <w:t xml:space="preserve"> </w:t>
      </w:r>
      <w:r>
        <w:t>the</w:t>
      </w:r>
      <w:r>
        <w:rPr>
          <w:spacing w:val="33"/>
        </w:rPr>
        <w:t xml:space="preserve"> </w:t>
      </w:r>
      <w:r>
        <w:t>Lender,</w:t>
      </w:r>
      <w:r>
        <w:rPr>
          <w:spacing w:val="34"/>
        </w:rPr>
        <w:t xml:space="preserve"> </w:t>
      </w:r>
      <w:r>
        <w:t>any</w:t>
      </w:r>
      <w:r>
        <w:rPr>
          <w:spacing w:val="34"/>
        </w:rPr>
        <w:t xml:space="preserve"> </w:t>
      </w:r>
      <w:r>
        <w:t>right</w:t>
      </w:r>
      <w:r>
        <w:rPr>
          <w:spacing w:val="33"/>
        </w:rPr>
        <w:t xml:space="preserve"> </w:t>
      </w:r>
      <w:r>
        <w:t>or</w:t>
      </w:r>
      <w:r>
        <w:rPr>
          <w:spacing w:val="34"/>
        </w:rPr>
        <w:t xml:space="preserve"> </w:t>
      </w:r>
      <w:r>
        <w:t>remedy under</w:t>
      </w:r>
      <w:r>
        <w:rPr>
          <w:spacing w:val="16"/>
        </w:rPr>
        <w:t xml:space="preserve"> </w:t>
      </w:r>
      <w:r>
        <w:t>this Agreement</w:t>
      </w:r>
      <w:r>
        <w:rPr>
          <w:spacing w:val="16"/>
        </w:rPr>
        <w:t xml:space="preserve"> </w:t>
      </w:r>
      <w:r>
        <w:t>shall</w:t>
      </w:r>
      <w:r>
        <w:rPr>
          <w:spacing w:val="16"/>
        </w:rPr>
        <w:t xml:space="preserve"> </w:t>
      </w:r>
      <w:r>
        <w:t>operate</w:t>
      </w:r>
      <w:r>
        <w:rPr>
          <w:spacing w:val="16"/>
        </w:rPr>
        <w:t xml:space="preserve"> </w:t>
      </w:r>
      <w:r>
        <w:t>as</w:t>
      </w:r>
      <w:r>
        <w:rPr>
          <w:spacing w:val="19"/>
        </w:rPr>
        <w:t xml:space="preserve"> </w:t>
      </w:r>
      <w:r>
        <w:t>a</w:t>
      </w:r>
      <w:r>
        <w:rPr>
          <w:spacing w:val="15"/>
        </w:rPr>
        <w:t xml:space="preserve"> </w:t>
      </w:r>
      <w:r>
        <w:t>waiver</w:t>
      </w:r>
      <w:r>
        <w:rPr>
          <w:spacing w:val="17"/>
        </w:rPr>
        <w:t xml:space="preserve"> </w:t>
      </w:r>
      <w:r>
        <w:t>of</w:t>
      </w:r>
      <w:r>
        <w:rPr>
          <w:spacing w:val="17"/>
        </w:rPr>
        <w:t xml:space="preserve"> </w:t>
      </w:r>
      <w:r>
        <w:t>any</w:t>
      </w:r>
      <w:r>
        <w:rPr>
          <w:spacing w:val="17"/>
        </w:rPr>
        <w:t xml:space="preserve"> </w:t>
      </w:r>
      <w:r>
        <w:t>such</w:t>
      </w:r>
      <w:r>
        <w:rPr>
          <w:spacing w:val="17"/>
        </w:rPr>
        <w:t xml:space="preserve"> </w:t>
      </w:r>
      <w:r>
        <w:t>right</w:t>
      </w:r>
      <w:r>
        <w:rPr>
          <w:spacing w:val="16"/>
        </w:rPr>
        <w:t xml:space="preserve"> </w:t>
      </w:r>
      <w:r>
        <w:t>or</w:t>
      </w:r>
      <w:r>
        <w:rPr>
          <w:spacing w:val="17"/>
        </w:rPr>
        <w:t xml:space="preserve"> </w:t>
      </w:r>
      <w:r>
        <w:t>remedy</w:t>
      </w:r>
      <w:r>
        <w:rPr>
          <w:spacing w:val="18"/>
        </w:rPr>
        <w:t xml:space="preserve"> </w:t>
      </w:r>
      <w:r>
        <w:t>or</w:t>
      </w:r>
      <w:r>
        <w:rPr>
          <w:spacing w:val="15"/>
        </w:rPr>
        <w:t xml:space="preserve"> </w:t>
      </w:r>
      <w:r>
        <w:t>constitute</w:t>
      </w:r>
      <w:r>
        <w:rPr>
          <w:spacing w:val="16"/>
        </w:rPr>
        <w:t xml:space="preserve"> </w:t>
      </w:r>
      <w:r>
        <w:t>an</w:t>
      </w:r>
      <w:r>
        <w:rPr>
          <w:spacing w:val="15"/>
        </w:rPr>
        <w:t xml:space="preserve"> </w:t>
      </w:r>
      <w:r>
        <w:t>election to</w:t>
      </w:r>
      <w:r>
        <w:rPr>
          <w:spacing w:val="35"/>
        </w:rPr>
        <w:t xml:space="preserve"> </w:t>
      </w:r>
      <w:r>
        <w:t>affirm</w:t>
      </w:r>
      <w:r>
        <w:rPr>
          <w:spacing w:val="35"/>
        </w:rPr>
        <w:t xml:space="preserve"> </w:t>
      </w:r>
      <w:r>
        <w:t>this Agreement.</w:t>
      </w:r>
      <w:r>
        <w:rPr>
          <w:spacing w:val="37"/>
        </w:rPr>
        <w:t xml:space="preserve"> </w:t>
      </w:r>
      <w:r>
        <w:t>No</w:t>
      </w:r>
      <w:r>
        <w:rPr>
          <w:spacing w:val="35"/>
        </w:rPr>
        <w:t xml:space="preserve"> </w:t>
      </w:r>
      <w:r>
        <w:t>waiver</w:t>
      </w:r>
      <w:r>
        <w:rPr>
          <w:spacing w:val="36"/>
        </w:rPr>
        <w:t xml:space="preserve"> </w:t>
      </w:r>
      <w:r>
        <w:t>or</w:t>
      </w:r>
      <w:r>
        <w:rPr>
          <w:spacing w:val="35"/>
        </w:rPr>
        <w:t xml:space="preserve"> </w:t>
      </w:r>
      <w:r>
        <w:t>election</w:t>
      </w:r>
      <w:r>
        <w:rPr>
          <w:spacing w:val="35"/>
        </w:rPr>
        <w:t xml:space="preserve"> </w:t>
      </w:r>
      <w:r>
        <w:t>to</w:t>
      </w:r>
      <w:r>
        <w:rPr>
          <w:spacing w:val="37"/>
        </w:rPr>
        <w:t xml:space="preserve"> </w:t>
      </w:r>
      <w:r>
        <w:t>affirm</w:t>
      </w:r>
      <w:r>
        <w:rPr>
          <w:spacing w:val="36"/>
        </w:rPr>
        <w:t xml:space="preserve"> </w:t>
      </w:r>
      <w:r>
        <w:t>this Agreement</w:t>
      </w:r>
      <w:r>
        <w:rPr>
          <w:spacing w:val="36"/>
        </w:rPr>
        <w:t xml:space="preserve"> </w:t>
      </w:r>
      <w:r>
        <w:t>on</w:t>
      </w:r>
      <w:r>
        <w:rPr>
          <w:spacing w:val="34"/>
        </w:rPr>
        <w:t xml:space="preserve"> </w:t>
      </w:r>
      <w:r>
        <w:t>the</w:t>
      </w:r>
      <w:r>
        <w:rPr>
          <w:spacing w:val="36"/>
        </w:rPr>
        <w:t xml:space="preserve"> </w:t>
      </w:r>
      <w:r>
        <w:t>part</w:t>
      </w:r>
      <w:r>
        <w:rPr>
          <w:spacing w:val="35"/>
        </w:rPr>
        <w:t xml:space="preserve"> </w:t>
      </w:r>
      <w:r>
        <w:t>of</w:t>
      </w:r>
      <w:r>
        <w:rPr>
          <w:spacing w:val="35"/>
        </w:rPr>
        <w:t xml:space="preserve"> </w:t>
      </w:r>
      <w:r>
        <w:t>the</w:t>
      </w:r>
      <w:r>
        <w:rPr>
          <w:spacing w:val="36"/>
        </w:rPr>
        <w:t xml:space="preserve"> </w:t>
      </w:r>
      <w:r>
        <w:t>Lender shall be effective unless in writing.</w:t>
      </w:r>
      <w:r>
        <w:rPr>
          <w:spacing w:val="31"/>
        </w:rPr>
        <w:t xml:space="preserve"> </w:t>
      </w:r>
      <w:r>
        <w:t>No single or partial exercise of any</w:t>
      </w:r>
      <w:r>
        <w:rPr>
          <w:spacing w:val="31"/>
        </w:rPr>
        <w:t xml:space="preserve"> </w:t>
      </w:r>
      <w:r>
        <w:t>right</w:t>
      </w:r>
      <w:r>
        <w:rPr>
          <w:spacing w:val="29"/>
        </w:rPr>
        <w:t xml:space="preserve"> </w:t>
      </w:r>
      <w:r>
        <w:t>or remedy</w:t>
      </w:r>
      <w:r>
        <w:rPr>
          <w:spacing w:val="29"/>
        </w:rPr>
        <w:t xml:space="preserve"> </w:t>
      </w:r>
      <w:r>
        <w:t>shall prevent any further or other exercise or the exercise of any other right or remedy. The rights and remedies provided in this Agreement</w:t>
      </w:r>
      <w:r>
        <w:rPr>
          <w:spacing w:val="31"/>
        </w:rPr>
        <w:t xml:space="preserve"> </w:t>
      </w:r>
      <w:r>
        <w:t>are cumulative</w:t>
      </w:r>
      <w:r>
        <w:rPr>
          <w:spacing w:val="31"/>
        </w:rPr>
        <w:t xml:space="preserve"> </w:t>
      </w:r>
      <w:r>
        <w:t>and</w:t>
      </w:r>
      <w:r>
        <w:rPr>
          <w:spacing w:val="31"/>
        </w:rPr>
        <w:t xml:space="preserve"> </w:t>
      </w:r>
      <w:r>
        <w:t>not</w:t>
      </w:r>
      <w:r>
        <w:rPr>
          <w:spacing w:val="35"/>
        </w:rPr>
        <w:t xml:space="preserve"> </w:t>
      </w:r>
      <w:r>
        <w:t>exclusive of</w:t>
      </w:r>
      <w:r>
        <w:rPr>
          <w:spacing w:val="30"/>
        </w:rPr>
        <w:t xml:space="preserve"> </w:t>
      </w:r>
      <w:r>
        <w:t>any</w:t>
      </w:r>
      <w:r>
        <w:rPr>
          <w:spacing w:val="32"/>
        </w:rPr>
        <w:t xml:space="preserve"> </w:t>
      </w:r>
      <w:r>
        <w:t>rights</w:t>
      </w:r>
      <w:r>
        <w:rPr>
          <w:spacing w:val="31"/>
        </w:rPr>
        <w:t xml:space="preserve"> </w:t>
      </w:r>
      <w:r>
        <w:t>or</w:t>
      </w:r>
      <w:r>
        <w:rPr>
          <w:spacing w:val="32"/>
        </w:rPr>
        <w:t xml:space="preserve"> </w:t>
      </w:r>
      <w:r>
        <w:t>remedies</w:t>
      </w:r>
      <w:r>
        <w:rPr>
          <w:spacing w:val="35"/>
        </w:rPr>
        <w:t xml:space="preserve"> </w:t>
      </w:r>
      <w:r>
        <w:t>provided</w:t>
      </w:r>
      <w:r>
        <w:rPr>
          <w:spacing w:val="32"/>
        </w:rPr>
        <w:t xml:space="preserve"> </w:t>
      </w:r>
      <w:r>
        <w:t xml:space="preserve">by </w:t>
      </w:r>
      <w:r>
        <w:rPr>
          <w:spacing w:val="-4"/>
        </w:rPr>
        <w:t>law.</w:t>
      </w:r>
    </w:p>
    <w:p w14:paraId="19F500E2" w14:textId="77777777" w:rsidR="00E70012" w:rsidRDefault="00000000">
      <w:pPr>
        <w:pStyle w:val="Heading1"/>
        <w:numPr>
          <w:ilvl w:val="0"/>
          <w:numId w:val="43"/>
        </w:numPr>
        <w:tabs>
          <w:tab w:val="left" w:pos="775"/>
        </w:tabs>
        <w:spacing w:before="139"/>
      </w:pPr>
      <w:bookmarkStart w:id="266" w:name="25._AMENDMENTS_AND_WAIVERS"/>
      <w:bookmarkStart w:id="267" w:name="_bookmark36"/>
      <w:bookmarkEnd w:id="266"/>
      <w:bookmarkEnd w:id="267"/>
      <w:r>
        <w:rPr>
          <w:spacing w:val="-2"/>
          <w:w w:val="105"/>
        </w:rPr>
        <w:t>AMENDMENTS</w:t>
      </w:r>
      <w:r>
        <w:rPr>
          <w:spacing w:val="-6"/>
          <w:w w:val="105"/>
        </w:rPr>
        <w:t xml:space="preserve"> </w:t>
      </w:r>
      <w:r>
        <w:rPr>
          <w:spacing w:val="-2"/>
          <w:w w:val="105"/>
        </w:rPr>
        <w:t>AND</w:t>
      </w:r>
      <w:r>
        <w:rPr>
          <w:w w:val="105"/>
        </w:rPr>
        <w:t xml:space="preserve"> </w:t>
      </w:r>
      <w:r>
        <w:rPr>
          <w:spacing w:val="-2"/>
          <w:w w:val="105"/>
        </w:rPr>
        <w:t>WAIVERS</w:t>
      </w:r>
    </w:p>
    <w:p w14:paraId="672F9C71" w14:textId="77777777" w:rsidR="00E70012" w:rsidRDefault="00E70012">
      <w:pPr>
        <w:pStyle w:val="BodyText"/>
        <w:spacing w:before="3"/>
        <w:ind w:left="0"/>
        <w:rPr>
          <w:b/>
        </w:rPr>
      </w:pPr>
    </w:p>
    <w:p w14:paraId="289179B0" w14:textId="77777777" w:rsidR="00E70012" w:rsidRDefault="00000000">
      <w:pPr>
        <w:pStyle w:val="BodyText"/>
        <w:spacing w:before="1" w:line="336" w:lineRule="auto"/>
        <w:ind w:right="1023"/>
        <w:jc w:val="both"/>
      </w:pPr>
      <w:r>
        <w:t>No term of any of this Agreement may be amended or waived without the prior consent of the Lender and</w:t>
      </w:r>
      <w:r>
        <w:rPr>
          <w:spacing w:val="40"/>
        </w:rPr>
        <w:t xml:space="preserve"> </w:t>
      </w:r>
      <w:r>
        <w:t>the</w:t>
      </w:r>
      <w:r>
        <w:rPr>
          <w:spacing w:val="40"/>
        </w:rPr>
        <w:t xml:space="preserve"> </w:t>
      </w:r>
      <w:r>
        <w:t>Borrower</w:t>
      </w:r>
      <w:r>
        <w:rPr>
          <w:spacing w:val="40"/>
        </w:rPr>
        <w:t xml:space="preserve"> </w:t>
      </w:r>
      <w:r>
        <w:t>and</w:t>
      </w:r>
      <w:r>
        <w:rPr>
          <w:spacing w:val="40"/>
        </w:rPr>
        <w:t xml:space="preserve"> </w:t>
      </w:r>
      <w:r>
        <w:t>any</w:t>
      </w:r>
      <w:r>
        <w:rPr>
          <w:spacing w:val="40"/>
        </w:rPr>
        <w:t xml:space="preserve"> </w:t>
      </w:r>
      <w:r>
        <w:t>such</w:t>
      </w:r>
      <w:r>
        <w:rPr>
          <w:spacing w:val="40"/>
        </w:rPr>
        <w:t xml:space="preserve"> </w:t>
      </w:r>
      <w:r>
        <w:t>amendment</w:t>
      </w:r>
      <w:r>
        <w:rPr>
          <w:spacing w:val="40"/>
        </w:rPr>
        <w:t xml:space="preserve"> </w:t>
      </w:r>
      <w:r>
        <w:t>or</w:t>
      </w:r>
      <w:r>
        <w:rPr>
          <w:spacing w:val="40"/>
        </w:rPr>
        <w:t xml:space="preserve"> </w:t>
      </w:r>
      <w:r>
        <w:t>waiver</w:t>
      </w:r>
      <w:r>
        <w:rPr>
          <w:spacing w:val="40"/>
        </w:rPr>
        <w:t xml:space="preserve"> </w:t>
      </w:r>
      <w:r>
        <w:t>will</w:t>
      </w:r>
      <w:r>
        <w:rPr>
          <w:spacing w:val="40"/>
        </w:rPr>
        <w:t xml:space="preserve"> </w:t>
      </w:r>
      <w:r>
        <w:t>be</w:t>
      </w:r>
      <w:r>
        <w:rPr>
          <w:spacing w:val="40"/>
        </w:rPr>
        <w:t xml:space="preserve"> </w:t>
      </w:r>
      <w:r>
        <w:t>binding</w:t>
      </w:r>
      <w:r>
        <w:rPr>
          <w:spacing w:val="40"/>
        </w:rPr>
        <w:t xml:space="preserve"> </w:t>
      </w:r>
      <w:r>
        <w:t>on</w:t>
      </w:r>
      <w:r>
        <w:rPr>
          <w:spacing w:val="40"/>
        </w:rPr>
        <w:t xml:space="preserve"> </w:t>
      </w:r>
      <w:r>
        <w:t>all</w:t>
      </w:r>
      <w:r>
        <w:rPr>
          <w:spacing w:val="40"/>
        </w:rPr>
        <w:t xml:space="preserve"> </w:t>
      </w:r>
      <w:r>
        <w:t>Parties.</w:t>
      </w:r>
    </w:p>
    <w:p w14:paraId="6FF61838" w14:textId="77777777" w:rsidR="00E70012" w:rsidRDefault="00000000">
      <w:pPr>
        <w:pStyle w:val="Heading1"/>
        <w:numPr>
          <w:ilvl w:val="0"/>
          <w:numId w:val="43"/>
        </w:numPr>
        <w:tabs>
          <w:tab w:val="left" w:pos="775"/>
        </w:tabs>
        <w:spacing w:before="140"/>
      </w:pPr>
      <w:bookmarkStart w:id="268" w:name="26._CONFIDENTIAL_INFORMATION"/>
      <w:bookmarkStart w:id="269" w:name="_bookmark37"/>
      <w:bookmarkEnd w:id="268"/>
      <w:bookmarkEnd w:id="269"/>
      <w:r>
        <w:t>CONFIDENTIAL</w:t>
      </w:r>
      <w:r>
        <w:rPr>
          <w:spacing w:val="49"/>
        </w:rPr>
        <w:t xml:space="preserve"> </w:t>
      </w:r>
      <w:r>
        <w:rPr>
          <w:spacing w:val="-2"/>
        </w:rPr>
        <w:t>INFORMATION</w:t>
      </w:r>
    </w:p>
    <w:p w14:paraId="4F0C20E4" w14:textId="77777777" w:rsidR="00E70012" w:rsidRDefault="00E70012">
      <w:pPr>
        <w:pStyle w:val="BodyText"/>
        <w:spacing w:before="1"/>
        <w:ind w:left="0"/>
        <w:rPr>
          <w:b/>
        </w:rPr>
      </w:pPr>
    </w:p>
    <w:p w14:paraId="1F56B11C" w14:textId="77777777" w:rsidR="00E70012" w:rsidRDefault="00000000">
      <w:pPr>
        <w:pStyle w:val="Heading2"/>
        <w:numPr>
          <w:ilvl w:val="1"/>
          <w:numId w:val="43"/>
        </w:numPr>
        <w:tabs>
          <w:tab w:val="left" w:pos="771"/>
        </w:tabs>
        <w:ind w:left="771" w:hanging="620"/>
        <w:jc w:val="both"/>
      </w:pPr>
      <w:bookmarkStart w:id="270" w:name="26.1_Confidentiality"/>
      <w:bookmarkEnd w:id="270"/>
      <w:r>
        <w:rPr>
          <w:spacing w:val="-2"/>
          <w:w w:val="105"/>
        </w:rPr>
        <w:t>Confidentiality</w:t>
      </w:r>
    </w:p>
    <w:p w14:paraId="5BD53053" w14:textId="77777777" w:rsidR="00E70012" w:rsidRDefault="00000000">
      <w:pPr>
        <w:pStyle w:val="BodyText"/>
        <w:spacing w:before="91" w:line="336" w:lineRule="auto"/>
        <w:ind w:right="1017"/>
        <w:jc w:val="both"/>
      </w:pPr>
      <w:r>
        <w:t>The Lender agrees to keep all Confidential Information confidential and not to disclose it to anyone, save to the extent</w:t>
      </w:r>
      <w:r>
        <w:rPr>
          <w:spacing w:val="40"/>
        </w:rPr>
        <w:t xml:space="preserve"> </w:t>
      </w:r>
      <w:r>
        <w:t>permitted by</w:t>
      </w:r>
      <w:r>
        <w:rPr>
          <w:spacing w:val="39"/>
        </w:rPr>
        <w:t xml:space="preserve"> </w:t>
      </w:r>
      <w:r>
        <w:t>Clause</w:t>
      </w:r>
      <w:r>
        <w:rPr>
          <w:spacing w:val="38"/>
        </w:rPr>
        <w:t xml:space="preserve"> </w:t>
      </w:r>
      <w:r>
        <w:t>26.2 (</w:t>
      </w:r>
      <w:r>
        <w:rPr>
          <w:i/>
        </w:rPr>
        <w:t>Disclosure of Confidential Information</w:t>
      </w:r>
      <w:r>
        <w:t>), and to ensure that all Confidential Information is protected with security measures and a degree of care that would apply to its own confidential information.</w:t>
      </w:r>
    </w:p>
    <w:p w14:paraId="1CABBFFD" w14:textId="77777777" w:rsidR="00E70012" w:rsidRDefault="00000000">
      <w:pPr>
        <w:pStyle w:val="Heading2"/>
        <w:numPr>
          <w:ilvl w:val="1"/>
          <w:numId w:val="43"/>
        </w:numPr>
        <w:tabs>
          <w:tab w:val="left" w:pos="771"/>
        </w:tabs>
        <w:spacing w:before="122"/>
        <w:ind w:left="771" w:hanging="620"/>
        <w:jc w:val="both"/>
      </w:pPr>
      <w:bookmarkStart w:id="271" w:name="26.2_Disclosure_of_Confidential_Informat"/>
      <w:bookmarkEnd w:id="271"/>
      <w:r>
        <w:rPr>
          <w:w w:val="105"/>
        </w:rPr>
        <w:t>Disclosure</w:t>
      </w:r>
      <w:r>
        <w:rPr>
          <w:spacing w:val="-15"/>
          <w:w w:val="105"/>
        </w:rPr>
        <w:t xml:space="preserve"> </w:t>
      </w:r>
      <w:r>
        <w:rPr>
          <w:w w:val="105"/>
        </w:rPr>
        <w:t>of</w:t>
      </w:r>
      <w:r>
        <w:rPr>
          <w:spacing w:val="-14"/>
          <w:w w:val="105"/>
        </w:rPr>
        <w:t xml:space="preserve"> </w:t>
      </w:r>
      <w:r>
        <w:rPr>
          <w:w w:val="105"/>
        </w:rPr>
        <w:t>Confidential</w:t>
      </w:r>
      <w:r>
        <w:rPr>
          <w:spacing w:val="-12"/>
          <w:w w:val="105"/>
        </w:rPr>
        <w:t xml:space="preserve"> </w:t>
      </w:r>
      <w:r>
        <w:rPr>
          <w:spacing w:val="-2"/>
          <w:w w:val="105"/>
        </w:rPr>
        <w:t>Information</w:t>
      </w:r>
    </w:p>
    <w:p w14:paraId="03F10C9A" w14:textId="77777777" w:rsidR="00E70012" w:rsidRDefault="00000000">
      <w:pPr>
        <w:pStyle w:val="BodyText"/>
        <w:spacing w:before="92"/>
        <w:jc w:val="both"/>
      </w:pPr>
      <w:r>
        <w:t>The</w:t>
      </w:r>
      <w:r>
        <w:rPr>
          <w:spacing w:val="14"/>
        </w:rPr>
        <w:t xml:space="preserve"> </w:t>
      </w:r>
      <w:r>
        <w:t>Lender</w:t>
      </w:r>
      <w:r>
        <w:rPr>
          <w:spacing w:val="15"/>
        </w:rPr>
        <w:t xml:space="preserve"> </w:t>
      </w:r>
      <w:r>
        <w:t>may</w:t>
      </w:r>
      <w:r>
        <w:rPr>
          <w:spacing w:val="18"/>
        </w:rPr>
        <w:t xml:space="preserve"> </w:t>
      </w:r>
      <w:r>
        <w:rPr>
          <w:spacing w:val="-2"/>
        </w:rPr>
        <w:t>disclose:</w:t>
      </w:r>
    </w:p>
    <w:p w14:paraId="517D328E" w14:textId="77777777" w:rsidR="00E70012" w:rsidRDefault="00000000">
      <w:pPr>
        <w:pStyle w:val="ListParagraph"/>
        <w:numPr>
          <w:ilvl w:val="2"/>
          <w:numId w:val="43"/>
        </w:numPr>
        <w:tabs>
          <w:tab w:val="left" w:pos="1507"/>
          <w:tab w:val="left" w:pos="1512"/>
        </w:tabs>
        <w:spacing w:before="210" w:line="336" w:lineRule="auto"/>
        <w:ind w:right="1016"/>
        <w:jc w:val="both"/>
        <w:rPr>
          <w:sz w:val="20"/>
        </w:rPr>
      </w:pPr>
      <w:r>
        <w:rPr>
          <w:sz w:val="20"/>
        </w:rPr>
        <w:t>to any of its Affiliates and Related Funds and any of its or their officers, directors, employees, professional</w:t>
      </w:r>
      <w:r>
        <w:rPr>
          <w:spacing w:val="37"/>
          <w:sz w:val="20"/>
        </w:rPr>
        <w:t xml:space="preserve"> </w:t>
      </w:r>
      <w:r>
        <w:rPr>
          <w:sz w:val="20"/>
        </w:rPr>
        <w:t>advisers,</w:t>
      </w:r>
      <w:r>
        <w:rPr>
          <w:spacing w:val="37"/>
          <w:sz w:val="20"/>
        </w:rPr>
        <w:t xml:space="preserve"> </w:t>
      </w:r>
      <w:r>
        <w:rPr>
          <w:sz w:val="20"/>
        </w:rPr>
        <w:t>auditors,</w:t>
      </w:r>
      <w:r>
        <w:rPr>
          <w:spacing w:val="36"/>
          <w:sz w:val="20"/>
        </w:rPr>
        <w:t xml:space="preserve"> </w:t>
      </w:r>
      <w:r>
        <w:rPr>
          <w:sz w:val="20"/>
        </w:rPr>
        <w:t>partners</w:t>
      </w:r>
      <w:r>
        <w:rPr>
          <w:spacing w:val="38"/>
          <w:sz w:val="20"/>
        </w:rPr>
        <w:t xml:space="preserve"> </w:t>
      </w:r>
      <w:r>
        <w:rPr>
          <w:sz w:val="20"/>
        </w:rPr>
        <w:t>and</w:t>
      </w:r>
      <w:r>
        <w:rPr>
          <w:spacing w:val="37"/>
          <w:sz w:val="20"/>
        </w:rPr>
        <w:t xml:space="preserve"> </w:t>
      </w:r>
      <w:r>
        <w:rPr>
          <w:sz w:val="20"/>
        </w:rPr>
        <w:t>Representatives</w:t>
      </w:r>
      <w:r>
        <w:rPr>
          <w:spacing w:val="37"/>
          <w:sz w:val="20"/>
        </w:rPr>
        <w:t xml:space="preserve"> </w:t>
      </w:r>
      <w:r>
        <w:rPr>
          <w:sz w:val="20"/>
        </w:rPr>
        <w:t>such</w:t>
      </w:r>
      <w:r>
        <w:rPr>
          <w:spacing w:val="37"/>
          <w:sz w:val="20"/>
        </w:rPr>
        <w:t xml:space="preserve"> </w:t>
      </w:r>
      <w:r>
        <w:rPr>
          <w:sz w:val="20"/>
        </w:rPr>
        <w:t>Confidential Information as</w:t>
      </w:r>
      <w:r>
        <w:rPr>
          <w:spacing w:val="23"/>
          <w:sz w:val="20"/>
        </w:rPr>
        <w:t xml:space="preserve"> </w:t>
      </w:r>
      <w:r>
        <w:rPr>
          <w:sz w:val="20"/>
        </w:rPr>
        <w:t>the</w:t>
      </w:r>
      <w:r>
        <w:rPr>
          <w:spacing w:val="21"/>
          <w:sz w:val="20"/>
        </w:rPr>
        <w:t xml:space="preserve"> </w:t>
      </w:r>
      <w:r>
        <w:rPr>
          <w:sz w:val="20"/>
        </w:rPr>
        <w:t>Lender</w:t>
      </w:r>
      <w:r>
        <w:rPr>
          <w:spacing w:val="22"/>
          <w:sz w:val="20"/>
        </w:rPr>
        <w:t xml:space="preserve"> </w:t>
      </w:r>
      <w:r>
        <w:rPr>
          <w:sz w:val="20"/>
        </w:rPr>
        <w:t>shall</w:t>
      </w:r>
      <w:r>
        <w:rPr>
          <w:spacing w:val="21"/>
          <w:sz w:val="20"/>
        </w:rPr>
        <w:t xml:space="preserve"> </w:t>
      </w:r>
      <w:r>
        <w:rPr>
          <w:sz w:val="20"/>
        </w:rPr>
        <w:t>consider</w:t>
      </w:r>
      <w:r>
        <w:rPr>
          <w:spacing w:val="21"/>
          <w:sz w:val="20"/>
        </w:rPr>
        <w:t xml:space="preserve"> </w:t>
      </w:r>
      <w:r>
        <w:rPr>
          <w:sz w:val="20"/>
        </w:rPr>
        <w:t>appropriate</w:t>
      </w:r>
      <w:r>
        <w:rPr>
          <w:spacing w:val="20"/>
          <w:sz w:val="20"/>
        </w:rPr>
        <w:t xml:space="preserve"> </w:t>
      </w:r>
      <w:r>
        <w:rPr>
          <w:sz w:val="20"/>
        </w:rPr>
        <w:t>if</w:t>
      </w:r>
      <w:r>
        <w:rPr>
          <w:spacing w:val="22"/>
          <w:sz w:val="20"/>
        </w:rPr>
        <w:t xml:space="preserve"> </w:t>
      </w:r>
      <w:r>
        <w:rPr>
          <w:sz w:val="20"/>
        </w:rPr>
        <w:t>any</w:t>
      </w:r>
      <w:r>
        <w:rPr>
          <w:spacing w:val="23"/>
          <w:sz w:val="20"/>
        </w:rPr>
        <w:t xml:space="preserve"> </w:t>
      </w:r>
      <w:r>
        <w:rPr>
          <w:sz w:val="20"/>
        </w:rPr>
        <w:t>person</w:t>
      </w:r>
      <w:r>
        <w:rPr>
          <w:spacing w:val="20"/>
          <w:sz w:val="20"/>
        </w:rPr>
        <w:t xml:space="preserve"> </w:t>
      </w:r>
      <w:r>
        <w:rPr>
          <w:sz w:val="20"/>
        </w:rPr>
        <w:t>to</w:t>
      </w:r>
      <w:r>
        <w:rPr>
          <w:spacing w:val="21"/>
          <w:sz w:val="20"/>
        </w:rPr>
        <w:t xml:space="preserve"> </w:t>
      </w:r>
      <w:r>
        <w:rPr>
          <w:sz w:val="20"/>
        </w:rPr>
        <w:t>whom</w:t>
      </w:r>
      <w:r>
        <w:rPr>
          <w:spacing w:val="21"/>
          <w:sz w:val="20"/>
        </w:rPr>
        <w:t xml:space="preserve"> </w:t>
      </w:r>
      <w:r>
        <w:rPr>
          <w:sz w:val="20"/>
        </w:rPr>
        <w:t>the</w:t>
      </w:r>
      <w:r>
        <w:rPr>
          <w:spacing w:val="21"/>
          <w:sz w:val="20"/>
        </w:rPr>
        <w:t xml:space="preserve"> </w:t>
      </w:r>
      <w:r>
        <w:rPr>
          <w:sz w:val="20"/>
        </w:rPr>
        <w:t>Confidential</w:t>
      </w:r>
      <w:r>
        <w:rPr>
          <w:spacing w:val="19"/>
          <w:sz w:val="20"/>
        </w:rPr>
        <w:t xml:space="preserve"> </w:t>
      </w:r>
      <w:r>
        <w:rPr>
          <w:sz w:val="20"/>
        </w:rPr>
        <w:t>Information is</w:t>
      </w:r>
      <w:r>
        <w:rPr>
          <w:spacing w:val="27"/>
          <w:sz w:val="20"/>
        </w:rPr>
        <w:t xml:space="preserve"> </w:t>
      </w:r>
      <w:r>
        <w:rPr>
          <w:sz w:val="20"/>
        </w:rPr>
        <w:t>to</w:t>
      </w:r>
      <w:r>
        <w:rPr>
          <w:spacing w:val="27"/>
          <w:sz w:val="20"/>
        </w:rPr>
        <w:t xml:space="preserve"> </w:t>
      </w:r>
      <w:r>
        <w:rPr>
          <w:sz w:val="20"/>
        </w:rPr>
        <w:t>be</w:t>
      </w:r>
      <w:r>
        <w:rPr>
          <w:spacing w:val="27"/>
          <w:sz w:val="20"/>
        </w:rPr>
        <w:t xml:space="preserve"> </w:t>
      </w:r>
      <w:r>
        <w:rPr>
          <w:sz w:val="20"/>
        </w:rPr>
        <w:t>given</w:t>
      </w:r>
      <w:r>
        <w:rPr>
          <w:spacing w:val="28"/>
          <w:sz w:val="20"/>
        </w:rPr>
        <w:t xml:space="preserve"> </w:t>
      </w:r>
      <w:r>
        <w:rPr>
          <w:sz w:val="20"/>
        </w:rPr>
        <w:t>pursuant</w:t>
      </w:r>
      <w:r>
        <w:rPr>
          <w:spacing w:val="27"/>
          <w:sz w:val="20"/>
        </w:rPr>
        <w:t xml:space="preserve"> </w:t>
      </w:r>
      <w:r>
        <w:rPr>
          <w:sz w:val="20"/>
        </w:rPr>
        <w:t>to</w:t>
      </w:r>
      <w:r>
        <w:rPr>
          <w:spacing w:val="27"/>
          <w:sz w:val="20"/>
        </w:rPr>
        <w:t xml:space="preserve"> </w:t>
      </w:r>
      <w:r>
        <w:rPr>
          <w:sz w:val="20"/>
        </w:rPr>
        <w:t>this</w:t>
      </w:r>
      <w:r>
        <w:rPr>
          <w:spacing w:val="28"/>
          <w:sz w:val="20"/>
        </w:rPr>
        <w:t xml:space="preserve"> </w:t>
      </w:r>
      <w:r>
        <w:rPr>
          <w:sz w:val="20"/>
        </w:rPr>
        <w:t>paragraph</w:t>
      </w:r>
      <w:r>
        <w:rPr>
          <w:spacing w:val="27"/>
          <w:sz w:val="20"/>
        </w:rPr>
        <w:t xml:space="preserve"> </w:t>
      </w:r>
      <w:r>
        <w:rPr>
          <w:sz w:val="20"/>
        </w:rPr>
        <w:t>(a)</w:t>
      </w:r>
      <w:r>
        <w:rPr>
          <w:spacing w:val="28"/>
          <w:sz w:val="20"/>
        </w:rPr>
        <w:t xml:space="preserve"> </w:t>
      </w:r>
      <w:r>
        <w:rPr>
          <w:sz w:val="20"/>
        </w:rPr>
        <w:t>is</w:t>
      </w:r>
      <w:r>
        <w:rPr>
          <w:spacing w:val="27"/>
          <w:sz w:val="20"/>
        </w:rPr>
        <w:t xml:space="preserve"> </w:t>
      </w:r>
      <w:r>
        <w:rPr>
          <w:sz w:val="20"/>
        </w:rPr>
        <w:t>informed</w:t>
      </w:r>
      <w:r>
        <w:rPr>
          <w:spacing w:val="27"/>
          <w:sz w:val="20"/>
        </w:rPr>
        <w:t xml:space="preserve"> </w:t>
      </w:r>
      <w:r>
        <w:rPr>
          <w:sz w:val="20"/>
        </w:rPr>
        <w:t>in</w:t>
      </w:r>
      <w:r>
        <w:rPr>
          <w:spacing w:val="27"/>
          <w:sz w:val="20"/>
        </w:rPr>
        <w:t xml:space="preserve"> </w:t>
      </w:r>
      <w:r>
        <w:rPr>
          <w:sz w:val="20"/>
        </w:rPr>
        <w:t>writing</w:t>
      </w:r>
      <w:r>
        <w:rPr>
          <w:spacing w:val="27"/>
          <w:sz w:val="20"/>
        </w:rPr>
        <w:t xml:space="preserve"> </w:t>
      </w:r>
      <w:r>
        <w:rPr>
          <w:sz w:val="20"/>
        </w:rPr>
        <w:t>of</w:t>
      </w:r>
      <w:r>
        <w:rPr>
          <w:spacing w:val="27"/>
          <w:sz w:val="20"/>
        </w:rPr>
        <w:t xml:space="preserve"> </w:t>
      </w:r>
      <w:r>
        <w:rPr>
          <w:sz w:val="20"/>
        </w:rPr>
        <w:t>its</w:t>
      </w:r>
      <w:r>
        <w:rPr>
          <w:spacing w:val="25"/>
          <w:sz w:val="20"/>
        </w:rPr>
        <w:t xml:space="preserve"> </w:t>
      </w:r>
      <w:r>
        <w:rPr>
          <w:sz w:val="20"/>
        </w:rPr>
        <w:t>confidential</w:t>
      </w:r>
      <w:r>
        <w:rPr>
          <w:spacing w:val="26"/>
          <w:sz w:val="20"/>
        </w:rPr>
        <w:t xml:space="preserve"> </w:t>
      </w:r>
      <w:r>
        <w:rPr>
          <w:sz w:val="20"/>
        </w:rPr>
        <w:t>nature and that some or</w:t>
      </w:r>
      <w:r>
        <w:rPr>
          <w:spacing w:val="40"/>
          <w:sz w:val="20"/>
        </w:rPr>
        <w:t xml:space="preserve"> </w:t>
      </w:r>
      <w:r>
        <w:rPr>
          <w:sz w:val="20"/>
        </w:rPr>
        <w:t>all of such Confidential Information</w:t>
      </w:r>
      <w:r>
        <w:rPr>
          <w:spacing w:val="40"/>
          <w:sz w:val="20"/>
        </w:rPr>
        <w:t xml:space="preserve"> </w:t>
      </w:r>
      <w:r>
        <w:rPr>
          <w:sz w:val="20"/>
        </w:rPr>
        <w:t>may</w:t>
      </w:r>
      <w:r>
        <w:rPr>
          <w:spacing w:val="40"/>
          <w:sz w:val="20"/>
        </w:rPr>
        <w:t xml:space="preserve"> </w:t>
      </w:r>
      <w:r>
        <w:rPr>
          <w:sz w:val="20"/>
        </w:rPr>
        <w:t>be price-sensitive information except that there shall be no such requirement to so inform if the recipient is subject to professional</w:t>
      </w:r>
      <w:r>
        <w:rPr>
          <w:spacing w:val="40"/>
          <w:sz w:val="20"/>
        </w:rPr>
        <w:t xml:space="preserve"> </w:t>
      </w:r>
      <w:r>
        <w:rPr>
          <w:sz w:val="20"/>
        </w:rPr>
        <w:t>obligations</w:t>
      </w:r>
      <w:r>
        <w:rPr>
          <w:spacing w:val="40"/>
          <w:sz w:val="20"/>
        </w:rPr>
        <w:t xml:space="preserve"> </w:t>
      </w:r>
      <w:r>
        <w:rPr>
          <w:sz w:val="20"/>
        </w:rPr>
        <w:t>to</w:t>
      </w:r>
      <w:r>
        <w:rPr>
          <w:spacing w:val="40"/>
          <w:sz w:val="20"/>
        </w:rPr>
        <w:t xml:space="preserve"> </w:t>
      </w:r>
      <w:r>
        <w:rPr>
          <w:sz w:val="20"/>
        </w:rPr>
        <w:t>maintain</w:t>
      </w:r>
      <w:r>
        <w:rPr>
          <w:spacing w:val="40"/>
          <w:sz w:val="20"/>
        </w:rPr>
        <w:t xml:space="preserve"> </w:t>
      </w:r>
      <w:r>
        <w:rPr>
          <w:sz w:val="20"/>
        </w:rPr>
        <w:t>the</w:t>
      </w:r>
      <w:r>
        <w:rPr>
          <w:spacing w:val="40"/>
          <w:sz w:val="20"/>
        </w:rPr>
        <w:t xml:space="preserve"> </w:t>
      </w:r>
      <w:r>
        <w:rPr>
          <w:sz w:val="20"/>
        </w:rPr>
        <w:t>confidentiality</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information</w:t>
      </w:r>
      <w:r>
        <w:rPr>
          <w:spacing w:val="40"/>
          <w:sz w:val="20"/>
        </w:rPr>
        <w:t xml:space="preserve"> </w:t>
      </w:r>
      <w:r>
        <w:rPr>
          <w:sz w:val="20"/>
        </w:rPr>
        <w:t>or</w:t>
      </w:r>
      <w:r>
        <w:rPr>
          <w:spacing w:val="40"/>
          <w:sz w:val="20"/>
        </w:rPr>
        <w:t xml:space="preserve"> </w:t>
      </w:r>
      <w:r>
        <w:rPr>
          <w:sz w:val="20"/>
        </w:rPr>
        <w:t>is</w:t>
      </w:r>
      <w:r>
        <w:rPr>
          <w:spacing w:val="40"/>
          <w:sz w:val="20"/>
        </w:rPr>
        <w:t xml:space="preserve"> </w:t>
      </w:r>
      <w:r>
        <w:rPr>
          <w:sz w:val="20"/>
        </w:rPr>
        <w:t>otherwise bound</w:t>
      </w:r>
      <w:r>
        <w:rPr>
          <w:spacing w:val="40"/>
          <w:sz w:val="20"/>
        </w:rPr>
        <w:t xml:space="preserve"> </w:t>
      </w:r>
      <w:r>
        <w:rPr>
          <w:sz w:val="20"/>
        </w:rPr>
        <w:t>by</w:t>
      </w:r>
      <w:r>
        <w:rPr>
          <w:spacing w:val="40"/>
          <w:sz w:val="20"/>
        </w:rPr>
        <w:t xml:space="preserve"> </w:t>
      </w:r>
      <w:r>
        <w:rPr>
          <w:sz w:val="20"/>
        </w:rPr>
        <w:t>requirements</w:t>
      </w:r>
      <w:r>
        <w:rPr>
          <w:spacing w:val="40"/>
          <w:sz w:val="20"/>
        </w:rPr>
        <w:t xml:space="preserve"> </w:t>
      </w:r>
      <w:r>
        <w:rPr>
          <w:sz w:val="20"/>
        </w:rPr>
        <w:t>of</w:t>
      </w:r>
      <w:r>
        <w:rPr>
          <w:spacing w:val="40"/>
          <w:sz w:val="20"/>
        </w:rPr>
        <w:t xml:space="preserve"> </w:t>
      </w:r>
      <w:r>
        <w:rPr>
          <w:sz w:val="20"/>
        </w:rPr>
        <w:t>confidentiality</w:t>
      </w:r>
      <w:r>
        <w:rPr>
          <w:spacing w:val="40"/>
          <w:sz w:val="20"/>
        </w:rPr>
        <w:t xml:space="preserve"> </w:t>
      </w:r>
      <w:r>
        <w:rPr>
          <w:sz w:val="20"/>
        </w:rPr>
        <w:t>in</w:t>
      </w:r>
      <w:r>
        <w:rPr>
          <w:spacing w:val="40"/>
          <w:sz w:val="20"/>
        </w:rPr>
        <w:t xml:space="preserve"> </w:t>
      </w:r>
      <w:r>
        <w:rPr>
          <w:sz w:val="20"/>
        </w:rPr>
        <w:t>relation</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Confidential</w:t>
      </w:r>
      <w:r>
        <w:rPr>
          <w:spacing w:val="40"/>
          <w:sz w:val="20"/>
        </w:rPr>
        <w:t xml:space="preserve"> </w:t>
      </w:r>
      <w:r>
        <w:rPr>
          <w:sz w:val="20"/>
        </w:rPr>
        <w:t>Information;</w:t>
      </w:r>
    </w:p>
    <w:p w14:paraId="4B095DC8" w14:textId="77777777" w:rsidR="00E70012" w:rsidRDefault="00000000">
      <w:pPr>
        <w:pStyle w:val="ListParagraph"/>
        <w:numPr>
          <w:ilvl w:val="2"/>
          <w:numId w:val="43"/>
        </w:numPr>
        <w:tabs>
          <w:tab w:val="left" w:pos="1508"/>
        </w:tabs>
        <w:spacing w:before="123"/>
        <w:ind w:left="1508" w:hanging="733"/>
        <w:jc w:val="both"/>
        <w:rPr>
          <w:sz w:val="20"/>
        </w:rPr>
      </w:pPr>
      <w:r>
        <w:rPr>
          <w:sz w:val="20"/>
        </w:rPr>
        <w:t>to</w:t>
      </w:r>
      <w:r>
        <w:rPr>
          <w:spacing w:val="6"/>
          <w:sz w:val="20"/>
        </w:rPr>
        <w:t xml:space="preserve"> </w:t>
      </w:r>
      <w:r>
        <w:rPr>
          <w:sz w:val="20"/>
        </w:rPr>
        <w:t>any</w:t>
      </w:r>
      <w:r>
        <w:rPr>
          <w:spacing w:val="14"/>
          <w:sz w:val="20"/>
        </w:rPr>
        <w:t xml:space="preserve"> </w:t>
      </w:r>
      <w:r>
        <w:rPr>
          <w:spacing w:val="-2"/>
          <w:sz w:val="20"/>
        </w:rPr>
        <w:t>person:</w:t>
      </w:r>
    </w:p>
    <w:p w14:paraId="415FA696" w14:textId="77777777" w:rsidR="00E70012" w:rsidRDefault="00000000">
      <w:pPr>
        <w:pStyle w:val="ListParagraph"/>
        <w:numPr>
          <w:ilvl w:val="3"/>
          <w:numId w:val="43"/>
        </w:numPr>
        <w:tabs>
          <w:tab w:val="left" w:pos="2187"/>
          <w:tab w:val="left" w:pos="2192"/>
        </w:tabs>
        <w:spacing w:before="212" w:line="336" w:lineRule="auto"/>
        <w:ind w:left="2192" w:right="1017" w:hanging="680"/>
        <w:jc w:val="both"/>
        <w:rPr>
          <w:sz w:val="20"/>
        </w:rPr>
      </w:pPr>
      <w:r>
        <w:rPr>
          <w:sz w:val="20"/>
        </w:rPr>
        <w:t>to</w:t>
      </w:r>
      <w:r>
        <w:rPr>
          <w:spacing w:val="18"/>
          <w:sz w:val="20"/>
        </w:rPr>
        <w:t xml:space="preserve"> </w:t>
      </w:r>
      <w:r>
        <w:rPr>
          <w:sz w:val="20"/>
        </w:rPr>
        <w:t>(or</w:t>
      </w:r>
      <w:r>
        <w:rPr>
          <w:spacing w:val="18"/>
          <w:sz w:val="20"/>
        </w:rPr>
        <w:t xml:space="preserve"> </w:t>
      </w:r>
      <w:r>
        <w:rPr>
          <w:sz w:val="20"/>
        </w:rPr>
        <w:t>through)</w:t>
      </w:r>
      <w:r>
        <w:rPr>
          <w:spacing w:val="18"/>
          <w:sz w:val="20"/>
        </w:rPr>
        <w:t xml:space="preserve"> </w:t>
      </w:r>
      <w:r>
        <w:rPr>
          <w:sz w:val="20"/>
        </w:rPr>
        <w:t>whom</w:t>
      </w:r>
      <w:r>
        <w:rPr>
          <w:spacing w:val="19"/>
          <w:sz w:val="20"/>
        </w:rPr>
        <w:t xml:space="preserve"> </w:t>
      </w:r>
      <w:r>
        <w:rPr>
          <w:sz w:val="20"/>
        </w:rPr>
        <w:t>it</w:t>
      </w:r>
      <w:r>
        <w:rPr>
          <w:spacing w:val="18"/>
          <w:sz w:val="20"/>
        </w:rPr>
        <w:t xml:space="preserve"> </w:t>
      </w:r>
      <w:r>
        <w:rPr>
          <w:sz w:val="20"/>
        </w:rPr>
        <w:t>assigns</w:t>
      </w:r>
      <w:r>
        <w:rPr>
          <w:spacing w:val="19"/>
          <w:sz w:val="20"/>
        </w:rPr>
        <w:t xml:space="preserve"> </w:t>
      </w:r>
      <w:r>
        <w:rPr>
          <w:sz w:val="20"/>
        </w:rPr>
        <w:t>or</w:t>
      </w:r>
      <w:r>
        <w:rPr>
          <w:spacing w:val="18"/>
          <w:sz w:val="20"/>
        </w:rPr>
        <w:t xml:space="preserve"> </w:t>
      </w:r>
      <w:r>
        <w:rPr>
          <w:sz w:val="20"/>
        </w:rPr>
        <w:t>transfers</w:t>
      </w:r>
      <w:r>
        <w:rPr>
          <w:spacing w:val="20"/>
          <w:sz w:val="20"/>
        </w:rPr>
        <w:t xml:space="preserve"> </w:t>
      </w:r>
      <w:r>
        <w:rPr>
          <w:sz w:val="20"/>
        </w:rPr>
        <w:t>(or</w:t>
      </w:r>
      <w:r>
        <w:rPr>
          <w:spacing w:val="17"/>
          <w:sz w:val="20"/>
        </w:rPr>
        <w:t xml:space="preserve"> </w:t>
      </w:r>
      <w:r>
        <w:rPr>
          <w:sz w:val="20"/>
        </w:rPr>
        <w:t>may</w:t>
      </w:r>
      <w:r>
        <w:rPr>
          <w:spacing w:val="19"/>
          <w:sz w:val="20"/>
        </w:rPr>
        <w:t xml:space="preserve"> </w:t>
      </w:r>
      <w:r>
        <w:rPr>
          <w:sz w:val="20"/>
        </w:rPr>
        <w:t>potentially</w:t>
      </w:r>
      <w:r>
        <w:rPr>
          <w:spacing w:val="19"/>
          <w:sz w:val="20"/>
        </w:rPr>
        <w:t xml:space="preserve"> </w:t>
      </w:r>
      <w:r>
        <w:rPr>
          <w:sz w:val="20"/>
        </w:rPr>
        <w:t>assign</w:t>
      </w:r>
      <w:r>
        <w:rPr>
          <w:spacing w:val="18"/>
          <w:sz w:val="20"/>
        </w:rPr>
        <w:t xml:space="preserve"> </w:t>
      </w:r>
      <w:r>
        <w:rPr>
          <w:sz w:val="20"/>
        </w:rPr>
        <w:t>or</w:t>
      </w:r>
      <w:r>
        <w:rPr>
          <w:spacing w:val="18"/>
          <w:sz w:val="20"/>
        </w:rPr>
        <w:t xml:space="preserve"> </w:t>
      </w:r>
      <w:r>
        <w:rPr>
          <w:sz w:val="20"/>
        </w:rPr>
        <w:t>transfer)</w:t>
      </w:r>
      <w:r>
        <w:rPr>
          <w:spacing w:val="19"/>
          <w:sz w:val="20"/>
        </w:rPr>
        <w:t xml:space="preserve"> </w:t>
      </w:r>
      <w:r>
        <w:rPr>
          <w:sz w:val="20"/>
        </w:rPr>
        <w:t>all or</w:t>
      </w:r>
      <w:r>
        <w:rPr>
          <w:spacing w:val="40"/>
          <w:sz w:val="20"/>
        </w:rPr>
        <w:t xml:space="preserve"> </w:t>
      </w:r>
      <w:r>
        <w:rPr>
          <w:sz w:val="20"/>
        </w:rPr>
        <w:t>any</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rights</w:t>
      </w:r>
      <w:r>
        <w:rPr>
          <w:spacing w:val="40"/>
          <w:sz w:val="20"/>
        </w:rPr>
        <w:t xml:space="preserve"> </w:t>
      </w:r>
      <w:r>
        <w:rPr>
          <w:sz w:val="20"/>
        </w:rPr>
        <w:t>and/or</w:t>
      </w:r>
      <w:r>
        <w:rPr>
          <w:spacing w:val="40"/>
          <w:sz w:val="20"/>
        </w:rPr>
        <w:t xml:space="preserve"> </w:t>
      </w:r>
      <w:r>
        <w:rPr>
          <w:sz w:val="20"/>
        </w:rPr>
        <w:t>obligations</w:t>
      </w:r>
      <w:r>
        <w:rPr>
          <w:spacing w:val="40"/>
          <w:sz w:val="20"/>
        </w:rPr>
        <w:t xml:space="preserve"> </w:t>
      </w:r>
      <w:r>
        <w:rPr>
          <w:sz w:val="20"/>
        </w:rPr>
        <w:t>under</w:t>
      </w:r>
      <w:r>
        <w:rPr>
          <w:spacing w:val="40"/>
          <w:sz w:val="20"/>
        </w:rPr>
        <w:t xml:space="preserve"> </w:t>
      </w:r>
      <w:r>
        <w:rPr>
          <w:sz w:val="20"/>
        </w:rPr>
        <w:t>this Agreement</w:t>
      </w:r>
      <w:r>
        <w:rPr>
          <w:spacing w:val="40"/>
          <w:sz w:val="20"/>
        </w:rPr>
        <w:t xml:space="preserve"> </w:t>
      </w:r>
      <w:r>
        <w:rPr>
          <w:sz w:val="20"/>
        </w:rPr>
        <w:t>and</w:t>
      </w:r>
      <w:r>
        <w:rPr>
          <w:spacing w:val="40"/>
          <w:sz w:val="20"/>
        </w:rPr>
        <w:t xml:space="preserve"> </w:t>
      </w:r>
      <w:r>
        <w:rPr>
          <w:sz w:val="20"/>
        </w:rPr>
        <w:t>to</w:t>
      </w:r>
      <w:r>
        <w:rPr>
          <w:spacing w:val="40"/>
          <w:sz w:val="20"/>
        </w:rPr>
        <w:t xml:space="preserve"> </w:t>
      </w:r>
      <w:r>
        <w:rPr>
          <w:sz w:val="20"/>
        </w:rPr>
        <w:t>any</w:t>
      </w:r>
      <w:r>
        <w:rPr>
          <w:spacing w:val="40"/>
          <w:sz w:val="20"/>
        </w:rPr>
        <w:t xml:space="preserve"> </w:t>
      </w:r>
      <w:r>
        <w:rPr>
          <w:sz w:val="20"/>
        </w:rPr>
        <w:t>of</w:t>
      </w:r>
      <w:r>
        <w:rPr>
          <w:spacing w:val="40"/>
          <w:sz w:val="20"/>
        </w:rPr>
        <w:t xml:space="preserve"> </w:t>
      </w:r>
      <w:r>
        <w:rPr>
          <w:sz w:val="20"/>
        </w:rPr>
        <w:t>that person's</w:t>
      </w:r>
      <w:r>
        <w:rPr>
          <w:spacing w:val="40"/>
          <w:sz w:val="20"/>
        </w:rPr>
        <w:t xml:space="preserve"> </w:t>
      </w:r>
      <w:r>
        <w:rPr>
          <w:sz w:val="20"/>
        </w:rPr>
        <w:t>Affiliates,</w:t>
      </w:r>
      <w:r>
        <w:rPr>
          <w:spacing w:val="40"/>
          <w:sz w:val="20"/>
        </w:rPr>
        <w:t xml:space="preserve"> </w:t>
      </w:r>
      <w:r>
        <w:rPr>
          <w:sz w:val="20"/>
        </w:rPr>
        <w:t>Related</w:t>
      </w:r>
      <w:r>
        <w:rPr>
          <w:spacing w:val="40"/>
          <w:sz w:val="20"/>
        </w:rPr>
        <w:t xml:space="preserve"> </w:t>
      </w:r>
      <w:r>
        <w:rPr>
          <w:sz w:val="20"/>
        </w:rPr>
        <w:t>Funds,</w:t>
      </w:r>
      <w:r>
        <w:rPr>
          <w:spacing w:val="40"/>
          <w:sz w:val="20"/>
        </w:rPr>
        <w:t xml:space="preserve"> </w:t>
      </w:r>
      <w:r>
        <w:rPr>
          <w:sz w:val="20"/>
        </w:rPr>
        <w:t>Representatives</w:t>
      </w:r>
      <w:r>
        <w:rPr>
          <w:spacing w:val="40"/>
          <w:sz w:val="20"/>
        </w:rPr>
        <w:t xml:space="preserve"> </w:t>
      </w:r>
      <w:r>
        <w:rPr>
          <w:sz w:val="20"/>
        </w:rPr>
        <w:t>and</w:t>
      </w:r>
      <w:r>
        <w:rPr>
          <w:spacing w:val="40"/>
          <w:sz w:val="20"/>
        </w:rPr>
        <w:t xml:space="preserve"> </w:t>
      </w:r>
      <w:r>
        <w:rPr>
          <w:sz w:val="20"/>
        </w:rPr>
        <w:t>professional</w:t>
      </w:r>
      <w:r>
        <w:rPr>
          <w:spacing w:val="40"/>
          <w:sz w:val="20"/>
        </w:rPr>
        <w:t xml:space="preserve"> </w:t>
      </w:r>
      <w:proofErr w:type="gramStart"/>
      <w:r>
        <w:rPr>
          <w:sz w:val="20"/>
        </w:rPr>
        <w:t>advisers;</w:t>
      </w:r>
      <w:proofErr w:type="gramEnd"/>
    </w:p>
    <w:p w14:paraId="0D8695AC" w14:textId="77777777" w:rsidR="00E70012" w:rsidRDefault="00000000">
      <w:pPr>
        <w:pStyle w:val="ListParagraph"/>
        <w:numPr>
          <w:ilvl w:val="3"/>
          <w:numId w:val="43"/>
        </w:numPr>
        <w:tabs>
          <w:tab w:val="left" w:pos="2185"/>
          <w:tab w:val="left" w:pos="2192"/>
        </w:tabs>
        <w:spacing w:line="336" w:lineRule="auto"/>
        <w:ind w:left="2192" w:right="1018" w:hanging="680"/>
        <w:jc w:val="both"/>
        <w:rPr>
          <w:sz w:val="20"/>
        </w:rPr>
      </w:pPr>
      <w:r>
        <w:rPr>
          <w:sz w:val="20"/>
        </w:rPr>
        <w:t>with</w:t>
      </w:r>
      <w:r>
        <w:rPr>
          <w:spacing w:val="25"/>
          <w:sz w:val="20"/>
        </w:rPr>
        <w:t xml:space="preserve"> </w:t>
      </w:r>
      <w:r>
        <w:rPr>
          <w:sz w:val="20"/>
        </w:rPr>
        <w:t>(or</w:t>
      </w:r>
      <w:r>
        <w:rPr>
          <w:spacing w:val="24"/>
          <w:sz w:val="20"/>
        </w:rPr>
        <w:t xml:space="preserve"> </w:t>
      </w:r>
      <w:r>
        <w:rPr>
          <w:sz w:val="20"/>
        </w:rPr>
        <w:t>through)</w:t>
      </w:r>
      <w:r>
        <w:rPr>
          <w:spacing w:val="25"/>
          <w:sz w:val="20"/>
        </w:rPr>
        <w:t xml:space="preserve"> </w:t>
      </w:r>
      <w:r>
        <w:rPr>
          <w:sz w:val="20"/>
        </w:rPr>
        <w:t>whom</w:t>
      </w:r>
      <w:r>
        <w:rPr>
          <w:spacing w:val="26"/>
          <w:sz w:val="20"/>
        </w:rPr>
        <w:t xml:space="preserve"> </w:t>
      </w:r>
      <w:r>
        <w:rPr>
          <w:sz w:val="20"/>
        </w:rPr>
        <w:t>it</w:t>
      </w:r>
      <w:r>
        <w:rPr>
          <w:spacing w:val="25"/>
          <w:sz w:val="20"/>
        </w:rPr>
        <w:t xml:space="preserve"> </w:t>
      </w:r>
      <w:r>
        <w:rPr>
          <w:sz w:val="20"/>
        </w:rPr>
        <w:t>enters</w:t>
      </w:r>
      <w:r>
        <w:rPr>
          <w:spacing w:val="27"/>
          <w:sz w:val="20"/>
        </w:rPr>
        <w:t xml:space="preserve"> </w:t>
      </w:r>
      <w:r>
        <w:rPr>
          <w:sz w:val="20"/>
        </w:rPr>
        <w:t>into</w:t>
      </w:r>
      <w:r>
        <w:rPr>
          <w:spacing w:val="25"/>
          <w:sz w:val="20"/>
        </w:rPr>
        <w:t xml:space="preserve"> </w:t>
      </w:r>
      <w:r>
        <w:rPr>
          <w:sz w:val="20"/>
        </w:rPr>
        <w:t>(or</w:t>
      </w:r>
      <w:r>
        <w:rPr>
          <w:spacing w:val="25"/>
          <w:sz w:val="20"/>
        </w:rPr>
        <w:t xml:space="preserve"> </w:t>
      </w:r>
      <w:r>
        <w:rPr>
          <w:sz w:val="20"/>
        </w:rPr>
        <w:t>may</w:t>
      </w:r>
      <w:r>
        <w:rPr>
          <w:spacing w:val="26"/>
          <w:sz w:val="20"/>
        </w:rPr>
        <w:t xml:space="preserve"> </w:t>
      </w:r>
      <w:r>
        <w:rPr>
          <w:sz w:val="20"/>
        </w:rPr>
        <w:t>potentially</w:t>
      </w:r>
      <w:r>
        <w:rPr>
          <w:spacing w:val="25"/>
          <w:sz w:val="20"/>
        </w:rPr>
        <w:t xml:space="preserve"> </w:t>
      </w:r>
      <w:r>
        <w:rPr>
          <w:sz w:val="20"/>
        </w:rPr>
        <w:t>enter</w:t>
      </w:r>
      <w:r>
        <w:rPr>
          <w:spacing w:val="25"/>
          <w:sz w:val="20"/>
        </w:rPr>
        <w:t xml:space="preserve"> </w:t>
      </w:r>
      <w:r>
        <w:rPr>
          <w:sz w:val="20"/>
        </w:rPr>
        <w:t>into),</w:t>
      </w:r>
      <w:r>
        <w:rPr>
          <w:spacing w:val="24"/>
          <w:sz w:val="20"/>
        </w:rPr>
        <w:t xml:space="preserve"> </w:t>
      </w:r>
      <w:r>
        <w:rPr>
          <w:sz w:val="20"/>
        </w:rPr>
        <w:t>whether</w:t>
      </w:r>
      <w:r>
        <w:rPr>
          <w:spacing w:val="25"/>
          <w:sz w:val="20"/>
        </w:rPr>
        <w:t xml:space="preserve"> </w:t>
      </w:r>
      <w:r>
        <w:rPr>
          <w:sz w:val="20"/>
        </w:rPr>
        <w:t>directly or indirectly, any sub-participation in relation to, or any other transaction under which payments</w:t>
      </w:r>
      <w:r>
        <w:rPr>
          <w:spacing w:val="31"/>
          <w:sz w:val="20"/>
        </w:rPr>
        <w:t xml:space="preserve"> </w:t>
      </w:r>
      <w:r>
        <w:rPr>
          <w:sz w:val="20"/>
        </w:rPr>
        <w:t>are</w:t>
      </w:r>
      <w:r>
        <w:rPr>
          <w:spacing w:val="32"/>
          <w:sz w:val="20"/>
        </w:rPr>
        <w:t xml:space="preserve"> </w:t>
      </w:r>
      <w:r>
        <w:rPr>
          <w:sz w:val="20"/>
        </w:rPr>
        <w:t>to</w:t>
      </w:r>
      <w:r>
        <w:rPr>
          <w:spacing w:val="33"/>
          <w:sz w:val="20"/>
        </w:rPr>
        <w:t xml:space="preserve"> </w:t>
      </w:r>
      <w:r>
        <w:rPr>
          <w:sz w:val="20"/>
        </w:rPr>
        <w:t>be</w:t>
      </w:r>
      <w:r>
        <w:rPr>
          <w:spacing w:val="32"/>
          <w:sz w:val="20"/>
        </w:rPr>
        <w:t xml:space="preserve"> </w:t>
      </w:r>
      <w:r>
        <w:rPr>
          <w:sz w:val="20"/>
        </w:rPr>
        <w:t>made</w:t>
      </w:r>
      <w:r>
        <w:rPr>
          <w:spacing w:val="34"/>
          <w:sz w:val="20"/>
        </w:rPr>
        <w:t xml:space="preserve"> </w:t>
      </w:r>
      <w:r>
        <w:rPr>
          <w:sz w:val="20"/>
        </w:rPr>
        <w:t>or</w:t>
      </w:r>
      <w:r>
        <w:rPr>
          <w:spacing w:val="32"/>
          <w:sz w:val="20"/>
        </w:rPr>
        <w:t xml:space="preserve"> </w:t>
      </w:r>
      <w:r>
        <w:rPr>
          <w:sz w:val="20"/>
        </w:rPr>
        <w:t>may</w:t>
      </w:r>
      <w:r>
        <w:rPr>
          <w:spacing w:val="34"/>
          <w:sz w:val="20"/>
        </w:rPr>
        <w:t xml:space="preserve"> </w:t>
      </w:r>
      <w:r>
        <w:rPr>
          <w:sz w:val="20"/>
        </w:rPr>
        <w:t>be</w:t>
      </w:r>
      <w:r>
        <w:rPr>
          <w:spacing w:val="32"/>
          <w:sz w:val="20"/>
        </w:rPr>
        <w:t xml:space="preserve"> </w:t>
      </w:r>
      <w:r>
        <w:rPr>
          <w:sz w:val="20"/>
        </w:rPr>
        <w:t>made</w:t>
      </w:r>
      <w:r>
        <w:rPr>
          <w:spacing w:val="33"/>
          <w:sz w:val="20"/>
        </w:rPr>
        <w:t xml:space="preserve"> </w:t>
      </w:r>
      <w:r>
        <w:rPr>
          <w:sz w:val="20"/>
        </w:rPr>
        <w:t>by</w:t>
      </w:r>
      <w:r>
        <w:rPr>
          <w:spacing w:val="31"/>
          <w:sz w:val="20"/>
        </w:rPr>
        <w:t xml:space="preserve"> </w:t>
      </w:r>
      <w:r>
        <w:rPr>
          <w:sz w:val="20"/>
        </w:rPr>
        <w:t>reference</w:t>
      </w:r>
      <w:r>
        <w:rPr>
          <w:spacing w:val="33"/>
          <w:sz w:val="20"/>
        </w:rPr>
        <w:t xml:space="preserve"> </w:t>
      </w:r>
      <w:r>
        <w:rPr>
          <w:sz w:val="20"/>
        </w:rPr>
        <w:t>to,</w:t>
      </w:r>
      <w:r>
        <w:rPr>
          <w:spacing w:val="31"/>
          <w:sz w:val="20"/>
        </w:rPr>
        <w:t xml:space="preserve"> </w:t>
      </w:r>
      <w:r>
        <w:rPr>
          <w:sz w:val="20"/>
        </w:rPr>
        <w:t>this Agreement</w:t>
      </w:r>
      <w:r>
        <w:rPr>
          <w:spacing w:val="31"/>
          <w:sz w:val="20"/>
        </w:rPr>
        <w:t xml:space="preserve"> </w:t>
      </w:r>
      <w:r>
        <w:rPr>
          <w:sz w:val="20"/>
        </w:rPr>
        <w:t>and/or the Borrower and to any of its Affiliates, Related Funds, Representatives and professional advisers;</w:t>
      </w:r>
    </w:p>
    <w:p w14:paraId="7F289E67"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5451DB17" w14:textId="77777777" w:rsidR="00E70012" w:rsidRDefault="00000000">
      <w:pPr>
        <w:pStyle w:val="ListParagraph"/>
        <w:numPr>
          <w:ilvl w:val="3"/>
          <w:numId w:val="43"/>
        </w:numPr>
        <w:tabs>
          <w:tab w:val="left" w:pos="2186"/>
          <w:tab w:val="left" w:pos="2192"/>
        </w:tabs>
        <w:spacing w:before="64" w:line="336" w:lineRule="auto"/>
        <w:ind w:left="2192" w:right="1020" w:hanging="680"/>
        <w:jc w:val="both"/>
        <w:rPr>
          <w:sz w:val="20"/>
        </w:rPr>
      </w:pPr>
      <w:r>
        <w:rPr>
          <w:sz w:val="20"/>
        </w:rPr>
        <w:lastRenderedPageBreak/>
        <w:t xml:space="preserve">appointed by the Lender or by a person to whom paragraph (b)(i) or (ii) above applies to receive communications, notices, information or documents delivered pursuant to this Agreement on its </w:t>
      </w:r>
      <w:proofErr w:type="gramStart"/>
      <w:r>
        <w:rPr>
          <w:sz w:val="20"/>
        </w:rPr>
        <w:t>behalf;</w:t>
      </w:r>
      <w:proofErr w:type="gramEnd"/>
    </w:p>
    <w:p w14:paraId="634EDCFE" w14:textId="77777777" w:rsidR="00E70012" w:rsidRDefault="00000000">
      <w:pPr>
        <w:pStyle w:val="ListParagraph"/>
        <w:numPr>
          <w:ilvl w:val="3"/>
          <w:numId w:val="43"/>
        </w:numPr>
        <w:tabs>
          <w:tab w:val="left" w:pos="2184"/>
          <w:tab w:val="left" w:pos="2192"/>
        </w:tabs>
        <w:spacing w:before="121" w:line="336" w:lineRule="auto"/>
        <w:ind w:left="2192" w:right="1017" w:hanging="680"/>
        <w:jc w:val="both"/>
        <w:rPr>
          <w:sz w:val="20"/>
        </w:rPr>
      </w:pPr>
      <w:r>
        <w:rPr>
          <w:sz w:val="20"/>
        </w:rPr>
        <w:t>who</w:t>
      </w:r>
      <w:r>
        <w:rPr>
          <w:spacing w:val="40"/>
          <w:sz w:val="20"/>
        </w:rPr>
        <w:t xml:space="preserve"> </w:t>
      </w:r>
      <w:r>
        <w:rPr>
          <w:sz w:val="20"/>
        </w:rPr>
        <w:t>invests</w:t>
      </w:r>
      <w:r>
        <w:rPr>
          <w:spacing w:val="40"/>
          <w:sz w:val="20"/>
        </w:rPr>
        <w:t xml:space="preserve"> </w:t>
      </w:r>
      <w:r>
        <w:rPr>
          <w:sz w:val="20"/>
        </w:rPr>
        <w:t>in</w:t>
      </w:r>
      <w:r>
        <w:rPr>
          <w:spacing w:val="40"/>
          <w:sz w:val="20"/>
        </w:rPr>
        <w:t xml:space="preserve"> </w:t>
      </w:r>
      <w:r>
        <w:rPr>
          <w:sz w:val="20"/>
        </w:rPr>
        <w:t>or</w:t>
      </w:r>
      <w:r>
        <w:rPr>
          <w:spacing w:val="40"/>
          <w:sz w:val="20"/>
        </w:rPr>
        <w:t xml:space="preserve"> </w:t>
      </w:r>
      <w:r>
        <w:rPr>
          <w:sz w:val="20"/>
        </w:rPr>
        <w:t>otherwise</w:t>
      </w:r>
      <w:r>
        <w:rPr>
          <w:spacing w:val="40"/>
          <w:sz w:val="20"/>
        </w:rPr>
        <w:t xml:space="preserve"> </w:t>
      </w:r>
      <w:r>
        <w:rPr>
          <w:sz w:val="20"/>
        </w:rPr>
        <w:t>finances</w:t>
      </w:r>
      <w:r>
        <w:rPr>
          <w:spacing w:val="40"/>
          <w:sz w:val="20"/>
        </w:rPr>
        <w:t xml:space="preserve"> </w:t>
      </w:r>
      <w:r>
        <w:rPr>
          <w:sz w:val="20"/>
        </w:rPr>
        <w:t>(or</w:t>
      </w:r>
      <w:r>
        <w:rPr>
          <w:spacing w:val="40"/>
          <w:sz w:val="20"/>
        </w:rPr>
        <w:t xml:space="preserve"> </w:t>
      </w:r>
      <w:r>
        <w:rPr>
          <w:sz w:val="20"/>
        </w:rPr>
        <w:t>may</w:t>
      </w:r>
      <w:r>
        <w:rPr>
          <w:spacing w:val="40"/>
          <w:sz w:val="20"/>
        </w:rPr>
        <w:t xml:space="preserve"> </w:t>
      </w:r>
      <w:r>
        <w:rPr>
          <w:sz w:val="20"/>
        </w:rPr>
        <w:t>potentially</w:t>
      </w:r>
      <w:r>
        <w:rPr>
          <w:spacing w:val="40"/>
          <w:sz w:val="20"/>
        </w:rPr>
        <w:t xml:space="preserve"> </w:t>
      </w:r>
      <w:r>
        <w:rPr>
          <w:sz w:val="20"/>
        </w:rPr>
        <w:t>invest</w:t>
      </w:r>
      <w:r>
        <w:rPr>
          <w:spacing w:val="40"/>
          <w:sz w:val="20"/>
        </w:rPr>
        <w:t xml:space="preserve"> </w:t>
      </w:r>
      <w:r>
        <w:rPr>
          <w:sz w:val="20"/>
        </w:rPr>
        <w:t>in</w:t>
      </w:r>
      <w:r>
        <w:rPr>
          <w:spacing w:val="40"/>
          <w:sz w:val="20"/>
        </w:rPr>
        <w:t xml:space="preserve"> </w:t>
      </w:r>
      <w:r>
        <w:rPr>
          <w:sz w:val="20"/>
        </w:rPr>
        <w:t>or</w:t>
      </w:r>
      <w:r>
        <w:rPr>
          <w:spacing w:val="40"/>
          <w:sz w:val="20"/>
        </w:rPr>
        <w:t xml:space="preserve"> </w:t>
      </w:r>
      <w:r>
        <w:rPr>
          <w:sz w:val="20"/>
        </w:rPr>
        <w:t xml:space="preserve">otherwise finance), directly or indirectly, any transaction referred to in paragraph (b)(i) or (b)(ii) </w:t>
      </w:r>
      <w:proofErr w:type="gramStart"/>
      <w:r>
        <w:rPr>
          <w:spacing w:val="-2"/>
          <w:sz w:val="20"/>
        </w:rPr>
        <w:t>above;</w:t>
      </w:r>
      <w:proofErr w:type="gramEnd"/>
    </w:p>
    <w:p w14:paraId="6380DBBB" w14:textId="77777777" w:rsidR="00E70012" w:rsidRDefault="00000000">
      <w:pPr>
        <w:pStyle w:val="ListParagraph"/>
        <w:numPr>
          <w:ilvl w:val="3"/>
          <w:numId w:val="43"/>
        </w:numPr>
        <w:tabs>
          <w:tab w:val="left" w:pos="2187"/>
          <w:tab w:val="left" w:pos="2192"/>
        </w:tabs>
        <w:spacing w:before="120" w:line="336" w:lineRule="auto"/>
        <w:ind w:left="2192" w:right="1021" w:hanging="680"/>
        <w:jc w:val="both"/>
        <w:rPr>
          <w:sz w:val="20"/>
        </w:rPr>
      </w:pPr>
      <w:r>
        <w:rPr>
          <w:sz w:val="20"/>
        </w:rPr>
        <w:t>to whom information is required or requested to be disclosed by any court of</w:t>
      </w:r>
      <w:r>
        <w:rPr>
          <w:spacing w:val="80"/>
          <w:sz w:val="20"/>
        </w:rPr>
        <w:t xml:space="preserve"> </w:t>
      </w:r>
      <w:r>
        <w:rPr>
          <w:sz w:val="20"/>
        </w:rPr>
        <w:t xml:space="preserve">competent jurisdiction or any governmental, banking, taxation or other regulatory authority or similar body, the rules of any relevant stock exchange or pursuant to any applicable law or </w:t>
      </w:r>
      <w:proofErr w:type="gramStart"/>
      <w:r>
        <w:rPr>
          <w:sz w:val="20"/>
        </w:rPr>
        <w:t>regulation;</w:t>
      </w:r>
      <w:proofErr w:type="gramEnd"/>
    </w:p>
    <w:p w14:paraId="617A7E81" w14:textId="77777777" w:rsidR="00E70012" w:rsidRDefault="00000000">
      <w:pPr>
        <w:pStyle w:val="ListParagraph"/>
        <w:numPr>
          <w:ilvl w:val="3"/>
          <w:numId w:val="43"/>
        </w:numPr>
        <w:tabs>
          <w:tab w:val="left" w:pos="2186"/>
          <w:tab w:val="left" w:pos="2192"/>
        </w:tabs>
        <w:spacing w:before="122" w:line="336" w:lineRule="auto"/>
        <w:ind w:left="2192" w:right="1018" w:hanging="680"/>
        <w:jc w:val="both"/>
        <w:rPr>
          <w:sz w:val="20"/>
        </w:rPr>
      </w:pPr>
      <w:r>
        <w:rPr>
          <w:sz w:val="20"/>
        </w:rPr>
        <w:t xml:space="preserve">to whom information is required to be disclosed in connection with, and for the purposes of, any litigation, arbitration, administrative or other investigations, proceedings or </w:t>
      </w:r>
      <w:proofErr w:type="gramStart"/>
      <w:r>
        <w:rPr>
          <w:sz w:val="20"/>
        </w:rPr>
        <w:t>disputes;</w:t>
      </w:r>
      <w:proofErr w:type="gramEnd"/>
    </w:p>
    <w:p w14:paraId="33541872" w14:textId="77777777" w:rsidR="00E70012" w:rsidRDefault="00000000">
      <w:pPr>
        <w:pStyle w:val="ListParagraph"/>
        <w:numPr>
          <w:ilvl w:val="3"/>
          <w:numId w:val="43"/>
        </w:numPr>
        <w:tabs>
          <w:tab w:val="left" w:pos="2189"/>
        </w:tabs>
        <w:ind w:left="2189" w:hanging="675"/>
        <w:jc w:val="both"/>
        <w:rPr>
          <w:sz w:val="20"/>
        </w:rPr>
      </w:pPr>
      <w:r>
        <w:rPr>
          <w:sz w:val="20"/>
        </w:rPr>
        <w:t>who</w:t>
      </w:r>
      <w:r>
        <w:rPr>
          <w:spacing w:val="10"/>
          <w:sz w:val="20"/>
        </w:rPr>
        <w:t xml:space="preserve"> </w:t>
      </w:r>
      <w:r>
        <w:rPr>
          <w:sz w:val="20"/>
        </w:rPr>
        <w:t>is</w:t>
      </w:r>
      <w:r>
        <w:rPr>
          <w:spacing w:val="13"/>
          <w:sz w:val="20"/>
        </w:rPr>
        <w:t xml:space="preserve"> </w:t>
      </w:r>
      <w:r>
        <w:rPr>
          <w:sz w:val="20"/>
        </w:rPr>
        <w:t>a</w:t>
      </w:r>
      <w:r>
        <w:rPr>
          <w:spacing w:val="12"/>
          <w:sz w:val="20"/>
        </w:rPr>
        <w:t xml:space="preserve"> </w:t>
      </w:r>
      <w:r>
        <w:rPr>
          <w:sz w:val="20"/>
        </w:rPr>
        <w:t>Party;</w:t>
      </w:r>
      <w:r>
        <w:rPr>
          <w:spacing w:val="11"/>
          <w:sz w:val="20"/>
        </w:rPr>
        <w:t xml:space="preserve"> </w:t>
      </w:r>
      <w:r>
        <w:rPr>
          <w:spacing w:val="-5"/>
          <w:sz w:val="20"/>
        </w:rPr>
        <w:t>or</w:t>
      </w:r>
    </w:p>
    <w:p w14:paraId="3C3A9160" w14:textId="77777777" w:rsidR="00E70012" w:rsidRDefault="00000000">
      <w:pPr>
        <w:pStyle w:val="ListParagraph"/>
        <w:numPr>
          <w:ilvl w:val="3"/>
          <w:numId w:val="43"/>
        </w:numPr>
        <w:tabs>
          <w:tab w:val="left" w:pos="2188"/>
        </w:tabs>
        <w:spacing w:before="210"/>
        <w:ind w:left="2188" w:hanging="674"/>
        <w:jc w:val="both"/>
        <w:rPr>
          <w:sz w:val="20"/>
        </w:rPr>
      </w:pPr>
      <w:r>
        <w:rPr>
          <w:sz w:val="20"/>
        </w:rPr>
        <w:t>with</w:t>
      </w:r>
      <w:r>
        <w:rPr>
          <w:spacing w:val="12"/>
          <w:sz w:val="20"/>
        </w:rPr>
        <w:t xml:space="preserve"> </w:t>
      </w:r>
      <w:r>
        <w:rPr>
          <w:sz w:val="20"/>
        </w:rPr>
        <w:t>the</w:t>
      </w:r>
      <w:r>
        <w:rPr>
          <w:spacing w:val="14"/>
          <w:sz w:val="20"/>
        </w:rPr>
        <w:t xml:space="preserve"> </w:t>
      </w:r>
      <w:r>
        <w:rPr>
          <w:sz w:val="20"/>
        </w:rPr>
        <w:t>consent</w:t>
      </w:r>
      <w:r>
        <w:rPr>
          <w:spacing w:val="17"/>
          <w:sz w:val="20"/>
        </w:rPr>
        <w:t xml:space="preserve"> </w:t>
      </w:r>
      <w:r>
        <w:rPr>
          <w:sz w:val="20"/>
        </w:rPr>
        <w:t>of</w:t>
      </w:r>
      <w:r>
        <w:rPr>
          <w:spacing w:val="10"/>
          <w:sz w:val="20"/>
        </w:rPr>
        <w:t xml:space="preserve"> </w:t>
      </w:r>
      <w:r>
        <w:rPr>
          <w:sz w:val="20"/>
        </w:rPr>
        <w:t>the</w:t>
      </w:r>
      <w:r>
        <w:rPr>
          <w:spacing w:val="15"/>
          <w:sz w:val="20"/>
        </w:rPr>
        <w:t xml:space="preserve"> </w:t>
      </w:r>
      <w:proofErr w:type="gramStart"/>
      <w:r>
        <w:rPr>
          <w:spacing w:val="-2"/>
          <w:sz w:val="20"/>
        </w:rPr>
        <w:t>Borrower;</w:t>
      </w:r>
      <w:proofErr w:type="gramEnd"/>
    </w:p>
    <w:p w14:paraId="2DE7E00D" w14:textId="77777777" w:rsidR="00E70012" w:rsidRDefault="00000000">
      <w:pPr>
        <w:pStyle w:val="BodyText"/>
        <w:spacing w:before="213"/>
        <w:ind w:left="1292" w:right="1145"/>
        <w:jc w:val="center"/>
      </w:pPr>
      <w:r>
        <w:t>in</w:t>
      </w:r>
      <w:r>
        <w:rPr>
          <w:spacing w:val="17"/>
        </w:rPr>
        <w:t xml:space="preserve"> </w:t>
      </w:r>
      <w:r>
        <w:t>each</w:t>
      </w:r>
      <w:r>
        <w:rPr>
          <w:spacing w:val="20"/>
        </w:rPr>
        <w:t xml:space="preserve"> </w:t>
      </w:r>
      <w:r>
        <w:t>case,</w:t>
      </w:r>
      <w:r>
        <w:rPr>
          <w:spacing w:val="22"/>
        </w:rPr>
        <w:t xml:space="preserve"> </w:t>
      </w:r>
      <w:r>
        <w:t>such</w:t>
      </w:r>
      <w:r>
        <w:rPr>
          <w:spacing w:val="21"/>
        </w:rPr>
        <w:t xml:space="preserve"> </w:t>
      </w:r>
      <w:r>
        <w:t>Confidential</w:t>
      </w:r>
      <w:r>
        <w:rPr>
          <w:spacing w:val="19"/>
        </w:rPr>
        <w:t xml:space="preserve"> </w:t>
      </w:r>
      <w:r>
        <w:t>Information</w:t>
      </w:r>
      <w:r>
        <w:rPr>
          <w:spacing w:val="22"/>
        </w:rPr>
        <w:t xml:space="preserve"> </w:t>
      </w:r>
      <w:r>
        <w:t>as</w:t>
      </w:r>
      <w:r>
        <w:rPr>
          <w:spacing w:val="22"/>
        </w:rPr>
        <w:t xml:space="preserve"> </w:t>
      </w:r>
      <w:r>
        <w:t>the</w:t>
      </w:r>
      <w:r>
        <w:rPr>
          <w:spacing w:val="20"/>
        </w:rPr>
        <w:t xml:space="preserve"> </w:t>
      </w:r>
      <w:r>
        <w:t>Lender</w:t>
      </w:r>
      <w:r>
        <w:rPr>
          <w:spacing w:val="19"/>
        </w:rPr>
        <w:t xml:space="preserve"> </w:t>
      </w:r>
      <w:r>
        <w:t>shall</w:t>
      </w:r>
      <w:r>
        <w:rPr>
          <w:spacing w:val="19"/>
        </w:rPr>
        <w:t xml:space="preserve"> </w:t>
      </w:r>
      <w:r>
        <w:t>consider</w:t>
      </w:r>
      <w:r>
        <w:rPr>
          <w:spacing w:val="23"/>
        </w:rPr>
        <w:t xml:space="preserve"> </w:t>
      </w:r>
      <w:r>
        <w:t>appropriate</w:t>
      </w:r>
      <w:r>
        <w:rPr>
          <w:spacing w:val="18"/>
        </w:rPr>
        <w:t xml:space="preserve"> </w:t>
      </w:r>
      <w:r>
        <w:rPr>
          <w:spacing w:val="-5"/>
        </w:rPr>
        <w:t>if:</w:t>
      </w:r>
    </w:p>
    <w:p w14:paraId="338B13D6" w14:textId="77777777" w:rsidR="00E70012" w:rsidRDefault="00000000">
      <w:pPr>
        <w:pStyle w:val="ListParagraph"/>
        <w:numPr>
          <w:ilvl w:val="4"/>
          <w:numId w:val="43"/>
        </w:numPr>
        <w:tabs>
          <w:tab w:val="left" w:pos="2870"/>
          <w:tab w:val="left" w:pos="2874"/>
        </w:tabs>
        <w:spacing w:before="214" w:line="336" w:lineRule="auto"/>
        <w:ind w:right="1017" w:hanging="683"/>
        <w:jc w:val="both"/>
        <w:rPr>
          <w:sz w:val="20"/>
        </w:rPr>
      </w:pPr>
      <w:r>
        <w:rPr>
          <w:sz w:val="20"/>
        </w:rPr>
        <w:t>in</w:t>
      </w:r>
      <w:r>
        <w:rPr>
          <w:spacing w:val="34"/>
          <w:sz w:val="20"/>
        </w:rPr>
        <w:t xml:space="preserve"> </w:t>
      </w:r>
      <w:r>
        <w:rPr>
          <w:sz w:val="20"/>
        </w:rPr>
        <w:t>relation to</w:t>
      </w:r>
      <w:r>
        <w:rPr>
          <w:spacing w:val="33"/>
          <w:sz w:val="20"/>
        </w:rPr>
        <w:t xml:space="preserve"> </w:t>
      </w:r>
      <w:r>
        <w:rPr>
          <w:sz w:val="20"/>
        </w:rPr>
        <w:t>paragraphs</w:t>
      </w:r>
      <w:r>
        <w:rPr>
          <w:spacing w:val="36"/>
          <w:sz w:val="20"/>
        </w:rPr>
        <w:t xml:space="preserve"> </w:t>
      </w:r>
      <w:r>
        <w:rPr>
          <w:sz w:val="20"/>
        </w:rPr>
        <w:t>(b)(i),</w:t>
      </w:r>
      <w:r>
        <w:rPr>
          <w:spacing w:val="34"/>
          <w:sz w:val="20"/>
        </w:rPr>
        <w:t xml:space="preserve"> </w:t>
      </w:r>
      <w:r>
        <w:rPr>
          <w:sz w:val="20"/>
        </w:rPr>
        <w:t>(b)(ii)</w:t>
      </w:r>
      <w:r>
        <w:rPr>
          <w:spacing w:val="33"/>
          <w:sz w:val="20"/>
        </w:rPr>
        <w:t xml:space="preserve"> </w:t>
      </w:r>
      <w:r>
        <w:rPr>
          <w:sz w:val="20"/>
        </w:rPr>
        <w:t>and</w:t>
      </w:r>
      <w:r>
        <w:rPr>
          <w:spacing w:val="34"/>
          <w:sz w:val="20"/>
        </w:rPr>
        <w:t xml:space="preserve"> </w:t>
      </w:r>
      <w:r>
        <w:rPr>
          <w:sz w:val="20"/>
        </w:rPr>
        <w:t>(b)(iii) above, the</w:t>
      </w:r>
      <w:r>
        <w:rPr>
          <w:spacing w:val="34"/>
          <w:sz w:val="20"/>
        </w:rPr>
        <w:t xml:space="preserve"> </w:t>
      </w:r>
      <w:r>
        <w:rPr>
          <w:sz w:val="20"/>
        </w:rPr>
        <w:t>person</w:t>
      </w:r>
      <w:r>
        <w:rPr>
          <w:spacing w:val="34"/>
          <w:sz w:val="20"/>
        </w:rPr>
        <w:t xml:space="preserve"> </w:t>
      </w:r>
      <w:r>
        <w:rPr>
          <w:sz w:val="20"/>
        </w:rPr>
        <w:t>to</w:t>
      </w:r>
      <w:r>
        <w:rPr>
          <w:spacing w:val="34"/>
          <w:sz w:val="20"/>
        </w:rPr>
        <w:t xml:space="preserve"> </w:t>
      </w:r>
      <w:r>
        <w:rPr>
          <w:sz w:val="20"/>
        </w:rPr>
        <w:t xml:space="preserve">whom the Confidential Information is to be given has entered into a Confidentiality Undertaking except that there shall be no requirement for a Confidentiality Undertaking if the recipient is a professional adviser and is subject to professional obligations to maintain the confidentiality of the Confidential </w:t>
      </w:r>
      <w:r>
        <w:rPr>
          <w:spacing w:val="-2"/>
          <w:sz w:val="20"/>
        </w:rPr>
        <w:t>Information;</w:t>
      </w:r>
    </w:p>
    <w:p w14:paraId="7984CCA9" w14:textId="77777777" w:rsidR="00E70012" w:rsidRDefault="00000000">
      <w:pPr>
        <w:pStyle w:val="ListParagraph"/>
        <w:numPr>
          <w:ilvl w:val="4"/>
          <w:numId w:val="43"/>
        </w:numPr>
        <w:tabs>
          <w:tab w:val="left" w:pos="2870"/>
          <w:tab w:val="left" w:pos="2874"/>
        </w:tabs>
        <w:spacing w:line="336" w:lineRule="auto"/>
        <w:ind w:right="1015" w:hanging="683"/>
        <w:jc w:val="both"/>
        <w:rPr>
          <w:sz w:val="20"/>
        </w:rPr>
      </w:pPr>
      <w:r>
        <w:rPr>
          <w:sz w:val="20"/>
        </w:rPr>
        <w:t>in relation to paragraph (b)(iv) above, the person to whom the Confidential Information</w:t>
      </w:r>
      <w:r>
        <w:rPr>
          <w:spacing w:val="37"/>
          <w:sz w:val="20"/>
        </w:rPr>
        <w:t xml:space="preserve"> </w:t>
      </w:r>
      <w:r>
        <w:rPr>
          <w:sz w:val="20"/>
        </w:rPr>
        <w:t>is</w:t>
      </w:r>
      <w:r>
        <w:rPr>
          <w:spacing w:val="39"/>
          <w:sz w:val="20"/>
        </w:rPr>
        <w:t xml:space="preserve"> </w:t>
      </w:r>
      <w:r>
        <w:rPr>
          <w:sz w:val="20"/>
        </w:rPr>
        <w:t>to</w:t>
      </w:r>
      <w:r>
        <w:rPr>
          <w:spacing w:val="39"/>
          <w:sz w:val="20"/>
        </w:rPr>
        <w:t xml:space="preserve"> </w:t>
      </w:r>
      <w:r>
        <w:rPr>
          <w:sz w:val="20"/>
        </w:rPr>
        <w:t>be</w:t>
      </w:r>
      <w:r>
        <w:rPr>
          <w:spacing w:val="39"/>
          <w:sz w:val="20"/>
        </w:rPr>
        <w:t xml:space="preserve"> </w:t>
      </w:r>
      <w:r>
        <w:rPr>
          <w:sz w:val="20"/>
        </w:rPr>
        <w:t>given</w:t>
      </w:r>
      <w:r>
        <w:rPr>
          <w:spacing w:val="40"/>
          <w:sz w:val="20"/>
        </w:rPr>
        <w:t xml:space="preserve"> </w:t>
      </w:r>
      <w:r>
        <w:rPr>
          <w:sz w:val="20"/>
        </w:rPr>
        <w:t>has</w:t>
      </w:r>
      <w:r>
        <w:rPr>
          <w:spacing w:val="40"/>
          <w:sz w:val="20"/>
        </w:rPr>
        <w:t xml:space="preserve"> </w:t>
      </w:r>
      <w:proofErr w:type="gramStart"/>
      <w:r>
        <w:rPr>
          <w:sz w:val="20"/>
        </w:rPr>
        <w:t>entered</w:t>
      </w:r>
      <w:r>
        <w:rPr>
          <w:spacing w:val="39"/>
          <w:sz w:val="20"/>
        </w:rPr>
        <w:t xml:space="preserve"> </w:t>
      </w:r>
      <w:r>
        <w:rPr>
          <w:sz w:val="20"/>
        </w:rPr>
        <w:t>into</w:t>
      </w:r>
      <w:proofErr w:type="gramEnd"/>
      <w:r>
        <w:rPr>
          <w:spacing w:val="38"/>
          <w:sz w:val="20"/>
        </w:rPr>
        <w:t xml:space="preserve"> </w:t>
      </w:r>
      <w:r>
        <w:rPr>
          <w:sz w:val="20"/>
        </w:rPr>
        <w:t>a</w:t>
      </w:r>
      <w:r>
        <w:rPr>
          <w:spacing w:val="39"/>
          <w:sz w:val="20"/>
        </w:rPr>
        <w:t xml:space="preserve"> </w:t>
      </w:r>
      <w:r>
        <w:rPr>
          <w:sz w:val="20"/>
        </w:rPr>
        <w:t>Confidentiality</w:t>
      </w:r>
      <w:r>
        <w:rPr>
          <w:spacing w:val="39"/>
          <w:sz w:val="20"/>
        </w:rPr>
        <w:t xml:space="preserve"> </w:t>
      </w:r>
      <w:r>
        <w:rPr>
          <w:sz w:val="20"/>
        </w:rPr>
        <w:t>Undertaking</w:t>
      </w:r>
      <w:r>
        <w:rPr>
          <w:spacing w:val="39"/>
          <w:sz w:val="20"/>
        </w:rPr>
        <w:t xml:space="preserve"> </w:t>
      </w:r>
      <w:r>
        <w:rPr>
          <w:sz w:val="20"/>
        </w:rPr>
        <w:t xml:space="preserve">or is otherwise bound by requirements of confidentiality in relation to the Confidential Information they receive and is informed that some or </w:t>
      </w:r>
      <w:proofErr w:type="gramStart"/>
      <w:r>
        <w:rPr>
          <w:sz w:val="20"/>
        </w:rPr>
        <w:t>all of</w:t>
      </w:r>
      <w:proofErr w:type="gramEnd"/>
      <w:r>
        <w:rPr>
          <w:sz w:val="20"/>
        </w:rPr>
        <w:t xml:space="preserve"> such Confidential</w:t>
      </w:r>
      <w:r>
        <w:rPr>
          <w:spacing w:val="40"/>
          <w:sz w:val="20"/>
        </w:rPr>
        <w:t xml:space="preserve"> </w:t>
      </w:r>
      <w:r>
        <w:rPr>
          <w:sz w:val="20"/>
        </w:rPr>
        <w:t>Information</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price-sensitive</w:t>
      </w:r>
      <w:r>
        <w:rPr>
          <w:spacing w:val="40"/>
          <w:sz w:val="20"/>
        </w:rPr>
        <w:t xml:space="preserve"> </w:t>
      </w:r>
      <w:proofErr w:type="gramStart"/>
      <w:r>
        <w:rPr>
          <w:sz w:val="20"/>
        </w:rPr>
        <w:t>information;</w:t>
      </w:r>
      <w:proofErr w:type="gramEnd"/>
    </w:p>
    <w:p w14:paraId="76AC5A04" w14:textId="77777777" w:rsidR="00E70012" w:rsidRDefault="00000000">
      <w:pPr>
        <w:pStyle w:val="ListParagraph"/>
        <w:numPr>
          <w:ilvl w:val="4"/>
          <w:numId w:val="43"/>
        </w:numPr>
        <w:tabs>
          <w:tab w:val="left" w:pos="2867"/>
          <w:tab w:val="left" w:pos="2874"/>
        </w:tabs>
        <w:spacing w:before="120" w:line="336" w:lineRule="auto"/>
        <w:ind w:right="1015" w:hanging="683"/>
        <w:jc w:val="both"/>
        <w:rPr>
          <w:sz w:val="20"/>
        </w:rPr>
      </w:pPr>
      <w:r>
        <w:rPr>
          <w:sz w:val="20"/>
        </w:rPr>
        <w:t>in relation to paragraphs (b)(v), (b)(vi) and (b)(vii) above, the person to whom the</w:t>
      </w:r>
      <w:r>
        <w:rPr>
          <w:spacing w:val="40"/>
          <w:sz w:val="20"/>
        </w:rPr>
        <w:t xml:space="preserve"> </w:t>
      </w:r>
      <w:r>
        <w:rPr>
          <w:sz w:val="20"/>
        </w:rPr>
        <w:t>Confidential</w:t>
      </w:r>
      <w:r>
        <w:rPr>
          <w:spacing w:val="40"/>
          <w:sz w:val="20"/>
        </w:rPr>
        <w:t xml:space="preserve"> </w:t>
      </w:r>
      <w:r>
        <w:rPr>
          <w:sz w:val="20"/>
        </w:rPr>
        <w:t>Information</w:t>
      </w:r>
      <w:r>
        <w:rPr>
          <w:spacing w:val="40"/>
          <w:sz w:val="20"/>
        </w:rPr>
        <w:t xml:space="preserve"> </w:t>
      </w:r>
      <w:r>
        <w:rPr>
          <w:sz w:val="20"/>
        </w:rPr>
        <w:t>is</w:t>
      </w:r>
      <w:r>
        <w:rPr>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given</w:t>
      </w:r>
      <w:r>
        <w:rPr>
          <w:spacing w:val="40"/>
          <w:sz w:val="20"/>
        </w:rPr>
        <w:t xml:space="preserve"> </w:t>
      </w:r>
      <w:r>
        <w:rPr>
          <w:sz w:val="20"/>
        </w:rPr>
        <w:t>is</w:t>
      </w:r>
      <w:r>
        <w:rPr>
          <w:spacing w:val="40"/>
          <w:sz w:val="20"/>
        </w:rPr>
        <w:t xml:space="preserve"> </w:t>
      </w:r>
      <w:r>
        <w:rPr>
          <w:sz w:val="20"/>
        </w:rPr>
        <w:t>informed</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confidential nature and that some or all of such Confidential Information may be price- sensitive</w:t>
      </w:r>
      <w:r>
        <w:rPr>
          <w:spacing w:val="34"/>
          <w:sz w:val="20"/>
        </w:rPr>
        <w:t xml:space="preserve"> </w:t>
      </w:r>
      <w:r>
        <w:rPr>
          <w:sz w:val="20"/>
        </w:rPr>
        <w:t>information</w:t>
      </w:r>
      <w:r>
        <w:rPr>
          <w:spacing w:val="35"/>
          <w:sz w:val="20"/>
        </w:rPr>
        <w:t xml:space="preserve"> </w:t>
      </w:r>
      <w:r>
        <w:rPr>
          <w:sz w:val="20"/>
        </w:rPr>
        <w:t>except</w:t>
      </w:r>
      <w:r>
        <w:rPr>
          <w:spacing w:val="35"/>
          <w:sz w:val="20"/>
        </w:rPr>
        <w:t xml:space="preserve"> </w:t>
      </w:r>
      <w:r>
        <w:rPr>
          <w:sz w:val="20"/>
        </w:rPr>
        <w:t>that</w:t>
      </w:r>
      <w:r>
        <w:rPr>
          <w:spacing w:val="34"/>
          <w:sz w:val="20"/>
        </w:rPr>
        <w:t xml:space="preserve"> </w:t>
      </w:r>
      <w:r>
        <w:rPr>
          <w:sz w:val="20"/>
        </w:rPr>
        <w:t>there</w:t>
      </w:r>
      <w:r>
        <w:rPr>
          <w:spacing w:val="36"/>
          <w:sz w:val="20"/>
        </w:rPr>
        <w:t xml:space="preserve"> </w:t>
      </w:r>
      <w:r>
        <w:rPr>
          <w:sz w:val="20"/>
        </w:rPr>
        <w:t>shall</w:t>
      </w:r>
      <w:r>
        <w:rPr>
          <w:spacing w:val="35"/>
          <w:sz w:val="20"/>
        </w:rPr>
        <w:t xml:space="preserve"> </w:t>
      </w:r>
      <w:r>
        <w:rPr>
          <w:sz w:val="20"/>
        </w:rPr>
        <w:t>be</w:t>
      </w:r>
      <w:r>
        <w:rPr>
          <w:spacing w:val="35"/>
          <w:sz w:val="20"/>
        </w:rPr>
        <w:t xml:space="preserve"> </w:t>
      </w:r>
      <w:r>
        <w:rPr>
          <w:sz w:val="20"/>
        </w:rPr>
        <w:t>no</w:t>
      </w:r>
      <w:r>
        <w:rPr>
          <w:spacing w:val="34"/>
          <w:sz w:val="20"/>
        </w:rPr>
        <w:t xml:space="preserve"> </w:t>
      </w:r>
      <w:r>
        <w:rPr>
          <w:sz w:val="20"/>
        </w:rPr>
        <w:t>requirement</w:t>
      </w:r>
      <w:r>
        <w:rPr>
          <w:spacing w:val="36"/>
          <w:sz w:val="20"/>
        </w:rPr>
        <w:t xml:space="preserve"> </w:t>
      </w:r>
      <w:r>
        <w:rPr>
          <w:sz w:val="20"/>
        </w:rPr>
        <w:t>to</w:t>
      </w:r>
      <w:r>
        <w:rPr>
          <w:spacing w:val="35"/>
          <w:sz w:val="20"/>
        </w:rPr>
        <w:t xml:space="preserve"> </w:t>
      </w:r>
      <w:r>
        <w:rPr>
          <w:sz w:val="20"/>
        </w:rPr>
        <w:t>so</w:t>
      </w:r>
      <w:r>
        <w:rPr>
          <w:spacing w:val="34"/>
          <w:sz w:val="20"/>
        </w:rPr>
        <w:t xml:space="preserve"> </w:t>
      </w:r>
      <w:r>
        <w:rPr>
          <w:sz w:val="20"/>
        </w:rPr>
        <w:t>inform if, in the opinion of the Lender, it is not practicable so to do in the</w:t>
      </w:r>
      <w:r>
        <w:rPr>
          <w:spacing w:val="40"/>
          <w:sz w:val="20"/>
        </w:rPr>
        <w:t xml:space="preserve"> </w:t>
      </w:r>
      <w:r>
        <w:rPr>
          <w:spacing w:val="-2"/>
          <w:sz w:val="20"/>
        </w:rPr>
        <w:t>circumstances;</w:t>
      </w:r>
    </w:p>
    <w:p w14:paraId="4D063793" w14:textId="77777777" w:rsidR="00E70012" w:rsidRDefault="00000000">
      <w:pPr>
        <w:pStyle w:val="ListParagraph"/>
        <w:numPr>
          <w:ilvl w:val="2"/>
          <w:numId w:val="43"/>
        </w:numPr>
        <w:tabs>
          <w:tab w:val="left" w:pos="1507"/>
          <w:tab w:val="left" w:pos="1512"/>
        </w:tabs>
        <w:spacing w:before="120" w:line="336" w:lineRule="auto"/>
        <w:ind w:right="1016"/>
        <w:jc w:val="both"/>
        <w:rPr>
          <w:sz w:val="20"/>
        </w:rPr>
      </w:pPr>
      <w:r>
        <w:rPr>
          <w:sz w:val="20"/>
        </w:rPr>
        <w:t>to any person appointed by the Lender or by a person to whom paragraph (b)(i)</w:t>
      </w:r>
      <w:r>
        <w:rPr>
          <w:spacing w:val="38"/>
          <w:sz w:val="20"/>
        </w:rPr>
        <w:t xml:space="preserve"> </w:t>
      </w:r>
      <w:r>
        <w:rPr>
          <w:sz w:val="20"/>
        </w:rPr>
        <w:t>or (b)(ii)</w:t>
      </w:r>
      <w:r>
        <w:rPr>
          <w:spacing w:val="40"/>
          <w:sz w:val="20"/>
        </w:rPr>
        <w:t xml:space="preserve"> </w:t>
      </w:r>
      <w:r>
        <w:rPr>
          <w:sz w:val="20"/>
        </w:rPr>
        <w:t>above</w:t>
      </w:r>
      <w:r>
        <w:rPr>
          <w:spacing w:val="28"/>
          <w:sz w:val="20"/>
        </w:rPr>
        <w:t xml:space="preserve"> </w:t>
      </w:r>
      <w:r>
        <w:rPr>
          <w:sz w:val="20"/>
        </w:rPr>
        <w:t>applies</w:t>
      </w:r>
      <w:r>
        <w:rPr>
          <w:spacing w:val="30"/>
          <w:sz w:val="20"/>
        </w:rPr>
        <w:t xml:space="preserve"> </w:t>
      </w:r>
      <w:r>
        <w:rPr>
          <w:sz w:val="20"/>
        </w:rPr>
        <w:t>to</w:t>
      </w:r>
      <w:r>
        <w:rPr>
          <w:spacing w:val="28"/>
          <w:sz w:val="20"/>
        </w:rPr>
        <w:t xml:space="preserve"> </w:t>
      </w:r>
      <w:r>
        <w:rPr>
          <w:sz w:val="20"/>
        </w:rPr>
        <w:t>provide</w:t>
      </w:r>
      <w:r>
        <w:rPr>
          <w:spacing w:val="27"/>
          <w:sz w:val="20"/>
        </w:rPr>
        <w:t xml:space="preserve"> </w:t>
      </w:r>
      <w:r>
        <w:rPr>
          <w:sz w:val="20"/>
        </w:rPr>
        <w:t>administration</w:t>
      </w:r>
      <w:r>
        <w:rPr>
          <w:spacing w:val="29"/>
          <w:sz w:val="20"/>
        </w:rPr>
        <w:t xml:space="preserve"> </w:t>
      </w:r>
      <w:r>
        <w:rPr>
          <w:sz w:val="20"/>
        </w:rPr>
        <w:t>or settlement</w:t>
      </w:r>
      <w:r>
        <w:rPr>
          <w:spacing w:val="29"/>
          <w:sz w:val="20"/>
        </w:rPr>
        <w:t xml:space="preserve"> </w:t>
      </w:r>
      <w:r>
        <w:rPr>
          <w:sz w:val="20"/>
        </w:rPr>
        <w:t>services</w:t>
      </w:r>
      <w:r>
        <w:rPr>
          <w:spacing w:val="28"/>
          <w:sz w:val="20"/>
        </w:rPr>
        <w:t xml:space="preserve"> </w:t>
      </w:r>
      <w:r>
        <w:rPr>
          <w:sz w:val="20"/>
        </w:rPr>
        <w:t>in</w:t>
      </w:r>
      <w:r>
        <w:rPr>
          <w:spacing w:val="28"/>
          <w:sz w:val="20"/>
        </w:rPr>
        <w:t xml:space="preserve"> </w:t>
      </w:r>
      <w:r>
        <w:rPr>
          <w:sz w:val="20"/>
        </w:rPr>
        <w:t>respect</w:t>
      </w:r>
      <w:r>
        <w:rPr>
          <w:spacing w:val="28"/>
          <w:sz w:val="20"/>
        </w:rPr>
        <w:t xml:space="preserve"> </w:t>
      </w:r>
      <w:r>
        <w:rPr>
          <w:sz w:val="20"/>
        </w:rPr>
        <w:t>of</w:t>
      </w:r>
      <w:r>
        <w:rPr>
          <w:spacing w:val="27"/>
          <w:sz w:val="20"/>
        </w:rPr>
        <w:t xml:space="preserve"> </w:t>
      </w:r>
      <w:r>
        <w:rPr>
          <w:sz w:val="20"/>
        </w:rPr>
        <w:t>one</w:t>
      </w:r>
      <w:r>
        <w:rPr>
          <w:spacing w:val="28"/>
          <w:sz w:val="20"/>
        </w:rPr>
        <w:t xml:space="preserve"> </w:t>
      </w:r>
      <w:r>
        <w:rPr>
          <w:sz w:val="20"/>
        </w:rPr>
        <w:t>or</w:t>
      </w:r>
      <w:r>
        <w:rPr>
          <w:spacing w:val="28"/>
          <w:sz w:val="20"/>
        </w:rPr>
        <w:t xml:space="preserve"> </w:t>
      </w:r>
      <w:r>
        <w:rPr>
          <w:sz w:val="20"/>
        </w:rPr>
        <w:t>more</w:t>
      </w:r>
      <w:r>
        <w:rPr>
          <w:spacing w:val="29"/>
          <w:sz w:val="20"/>
        </w:rPr>
        <w:t xml:space="preserve"> </w:t>
      </w:r>
      <w:r>
        <w:rPr>
          <w:sz w:val="20"/>
        </w:rPr>
        <w:t>of this Agreement, such Confidential Information as may be required to be disclosed to enable such service provider to provide any of the services referred to in this paragraph (c) if the service provider to whom the Confidential Information is to be given has entered into a confidentiality agreement substantially in the form of the LMA Master Confidentiality Undertaking</w:t>
      </w:r>
      <w:r>
        <w:rPr>
          <w:spacing w:val="40"/>
          <w:sz w:val="20"/>
        </w:rPr>
        <w:t xml:space="preserve"> </w:t>
      </w:r>
      <w:r>
        <w:rPr>
          <w:sz w:val="20"/>
        </w:rPr>
        <w:t>for</w:t>
      </w:r>
      <w:r>
        <w:rPr>
          <w:spacing w:val="40"/>
          <w:sz w:val="20"/>
        </w:rPr>
        <w:t xml:space="preserve"> </w:t>
      </w:r>
      <w:r>
        <w:rPr>
          <w:sz w:val="20"/>
        </w:rPr>
        <w:t>Use</w:t>
      </w:r>
      <w:r>
        <w:rPr>
          <w:spacing w:val="40"/>
          <w:sz w:val="20"/>
        </w:rPr>
        <w:t xml:space="preserve"> </w:t>
      </w:r>
      <w:r>
        <w:rPr>
          <w:sz w:val="20"/>
        </w:rPr>
        <w:t>With</w:t>
      </w:r>
      <w:r>
        <w:rPr>
          <w:spacing w:val="40"/>
          <w:sz w:val="20"/>
        </w:rPr>
        <w:t xml:space="preserve"> </w:t>
      </w:r>
      <w:r>
        <w:rPr>
          <w:sz w:val="20"/>
        </w:rPr>
        <w:t>Administration/Settlement</w:t>
      </w:r>
      <w:r>
        <w:rPr>
          <w:spacing w:val="40"/>
          <w:sz w:val="20"/>
        </w:rPr>
        <w:t xml:space="preserve"> </w:t>
      </w:r>
      <w:r>
        <w:rPr>
          <w:sz w:val="20"/>
        </w:rPr>
        <w:t>Service</w:t>
      </w:r>
      <w:r>
        <w:rPr>
          <w:spacing w:val="40"/>
          <w:sz w:val="20"/>
        </w:rPr>
        <w:t xml:space="preserve"> </w:t>
      </w:r>
      <w:r>
        <w:rPr>
          <w:sz w:val="20"/>
        </w:rPr>
        <w:t>Providers</w:t>
      </w:r>
      <w:r>
        <w:rPr>
          <w:spacing w:val="40"/>
          <w:sz w:val="20"/>
        </w:rPr>
        <w:t xml:space="preserve"> </w:t>
      </w:r>
      <w:r>
        <w:rPr>
          <w:sz w:val="20"/>
        </w:rPr>
        <w:t>or</w:t>
      </w:r>
      <w:r>
        <w:rPr>
          <w:spacing w:val="40"/>
          <w:sz w:val="20"/>
        </w:rPr>
        <w:t xml:space="preserve"> </w:t>
      </w:r>
      <w:r>
        <w:rPr>
          <w:sz w:val="20"/>
        </w:rPr>
        <w:t>such</w:t>
      </w:r>
      <w:r>
        <w:rPr>
          <w:spacing w:val="40"/>
          <w:sz w:val="20"/>
        </w:rPr>
        <w:t xml:space="preserve"> </w:t>
      </w:r>
      <w:r>
        <w:rPr>
          <w:sz w:val="20"/>
        </w:rPr>
        <w:t>other</w:t>
      </w:r>
      <w:r>
        <w:rPr>
          <w:spacing w:val="40"/>
          <w:sz w:val="20"/>
        </w:rPr>
        <w:t xml:space="preserve"> </w:t>
      </w:r>
      <w:r>
        <w:rPr>
          <w:sz w:val="20"/>
        </w:rPr>
        <w:t>form of</w:t>
      </w:r>
      <w:r>
        <w:rPr>
          <w:spacing w:val="40"/>
          <w:sz w:val="20"/>
        </w:rPr>
        <w:t xml:space="preserve"> </w:t>
      </w:r>
      <w:r>
        <w:rPr>
          <w:sz w:val="20"/>
        </w:rPr>
        <w:t>confidentiality</w:t>
      </w:r>
      <w:r>
        <w:rPr>
          <w:spacing w:val="40"/>
          <w:sz w:val="20"/>
        </w:rPr>
        <w:t xml:space="preserve"> </w:t>
      </w:r>
      <w:r>
        <w:rPr>
          <w:sz w:val="20"/>
        </w:rPr>
        <w:t>undertaking</w:t>
      </w:r>
      <w:r>
        <w:rPr>
          <w:spacing w:val="40"/>
          <w:sz w:val="20"/>
        </w:rPr>
        <w:t xml:space="preserve"> </w:t>
      </w:r>
      <w:r>
        <w:rPr>
          <w:sz w:val="20"/>
        </w:rPr>
        <w:t>agreed</w:t>
      </w:r>
      <w:r>
        <w:rPr>
          <w:spacing w:val="40"/>
          <w:sz w:val="20"/>
        </w:rPr>
        <w:t xml:space="preserve"> </w:t>
      </w:r>
      <w:r>
        <w:rPr>
          <w:sz w:val="20"/>
        </w:rPr>
        <w:t>between</w:t>
      </w:r>
      <w:r>
        <w:rPr>
          <w:spacing w:val="40"/>
          <w:sz w:val="20"/>
        </w:rPr>
        <w:t xml:space="preserve"> </w:t>
      </w:r>
      <w:r>
        <w:rPr>
          <w:sz w:val="20"/>
        </w:rPr>
        <w:t>the</w:t>
      </w:r>
      <w:r>
        <w:rPr>
          <w:spacing w:val="40"/>
          <w:sz w:val="20"/>
        </w:rPr>
        <w:t xml:space="preserve"> </w:t>
      </w:r>
      <w:r>
        <w:rPr>
          <w:sz w:val="20"/>
        </w:rPr>
        <w:t>Borrower</w:t>
      </w:r>
      <w:r>
        <w:rPr>
          <w:spacing w:val="40"/>
          <w:sz w:val="20"/>
        </w:rPr>
        <w:t xml:space="preserve"> </w:t>
      </w:r>
      <w:r>
        <w:rPr>
          <w:sz w:val="20"/>
        </w:rPr>
        <w:t>and</w:t>
      </w:r>
      <w:r>
        <w:rPr>
          <w:spacing w:val="40"/>
          <w:sz w:val="20"/>
        </w:rPr>
        <w:t xml:space="preserve"> </w:t>
      </w:r>
      <w:r>
        <w:rPr>
          <w:sz w:val="20"/>
        </w:rPr>
        <w:t>the</w:t>
      </w:r>
      <w:r>
        <w:rPr>
          <w:spacing w:val="40"/>
          <w:sz w:val="20"/>
        </w:rPr>
        <w:t xml:space="preserve"> </w:t>
      </w:r>
      <w:r>
        <w:rPr>
          <w:sz w:val="20"/>
        </w:rPr>
        <w:t>Lender;</w:t>
      </w:r>
      <w:r>
        <w:rPr>
          <w:spacing w:val="40"/>
          <w:sz w:val="20"/>
        </w:rPr>
        <w:t xml:space="preserve"> </w:t>
      </w:r>
      <w:r>
        <w:rPr>
          <w:sz w:val="20"/>
        </w:rPr>
        <w:t>and</w:t>
      </w:r>
    </w:p>
    <w:p w14:paraId="028EE071" w14:textId="77777777" w:rsidR="00E70012" w:rsidRDefault="00E70012">
      <w:pPr>
        <w:spacing w:line="336" w:lineRule="auto"/>
        <w:jc w:val="both"/>
        <w:rPr>
          <w:sz w:val="20"/>
        </w:rPr>
        <w:sectPr w:rsidR="00E70012">
          <w:pgSz w:w="11910" w:h="16840"/>
          <w:pgMar w:top="980" w:right="0" w:bottom="1120" w:left="980" w:header="0" w:footer="881" w:gutter="0"/>
          <w:cols w:space="720"/>
        </w:sectPr>
      </w:pPr>
    </w:p>
    <w:p w14:paraId="3E4500F4" w14:textId="77777777" w:rsidR="00E70012" w:rsidRDefault="00000000">
      <w:pPr>
        <w:pStyle w:val="ListParagraph"/>
        <w:numPr>
          <w:ilvl w:val="2"/>
          <w:numId w:val="43"/>
        </w:numPr>
        <w:tabs>
          <w:tab w:val="left" w:pos="1507"/>
          <w:tab w:val="left" w:pos="1512"/>
        </w:tabs>
        <w:spacing w:before="64" w:line="336" w:lineRule="auto"/>
        <w:ind w:right="1020"/>
        <w:jc w:val="both"/>
        <w:rPr>
          <w:sz w:val="20"/>
        </w:rPr>
      </w:pPr>
      <w:r>
        <w:rPr>
          <w:sz w:val="20"/>
        </w:rPr>
        <w:lastRenderedPageBreak/>
        <w:t>to</w:t>
      </w:r>
      <w:r>
        <w:rPr>
          <w:spacing w:val="40"/>
          <w:sz w:val="20"/>
        </w:rPr>
        <w:t xml:space="preserve"> </w:t>
      </w:r>
      <w:r>
        <w:rPr>
          <w:sz w:val="20"/>
        </w:rPr>
        <w:t>any</w:t>
      </w:r>
      <w:r>
        <w:rPr>
          <w:spacing w:val="40"/>
          <w:sz w:val="20"/>
        </w:rPr>
        <w:t xml:space="preserve"> </w:t>
      </w:r>
      <w:r>
        <w:rPr>
          <w:sz w:val="20"/>
        </w:rPr>
        <w:t>rating</w:t>
      </w:r>
      <w:r>
        <w:rPr>
          <w:spacing w:val="40"/>
          <w:sz w:val="20"/>
        </w:rPr>
        <w:t xml:space="preserve"> </w:t>
      </w:r>
      <w:r>
        <w:rPr>
          <w:sz w:val="20"/>
        </w:rPr>
        <w:t>agency</w:t>
      </w:r>
      <w:r>
        <w:rPr>
          <w:spacing w:val="40"/>
          <w:sz w:val="20"/>
        </w:rPr>
        <w:t xml:space="preserve"> </w:t>
      </w:r>
      <w:r>
        <w:rPr>
          <w:sz w:val="20"/>
        </w:rPr>
        <w:t>(including</w:t>
      </w:r>
      <w:r>
        <w:rPr>
          <w:spacing w:val="40"/>
          <w:sz w:val="20"/>
        </w:rPr>
        <w:t xml:space="preserve"> </w:t>
      </w:r>
      <w:r>
        <w:rPr>
          <w:sz w:val="20"/>
        </w:rPr>
        <w:t>its</w:t>
      </w:r>
      <w:r>
        <w:rPr>
          <w:spacing w:val="40"/>
          <w:sz w:val="20"/>
        </w:rPr>
        <w:t xml:space="preserve"> </w:t>
      </w:r>
      <w:r>
        <w:rPr>
          <w:sz w:val="20"/>
        </w:rPr>
        <w:t>professional</w:t>
      </w:r>
      <w:r>
        <w:rPr>
          <w:spacing w:val="40"/>
          <w:sz w:val="20"/>
        </w:rPr>
        <w:t xml:space="preserve"> </w:t>
      </w:r>
      <w:r>
        <w:rPr>
          <w:sz w:val="20"/>
        </w:rPr>
        <w:t>advisers)</w:t>
      </w:r>
      <w:r>
        <w:rPr>
          <w:spacing w:val="40"/>
          <w:sz w:val="20"/>
        </w:rPr>
        <w:t xml:space="preserve"> </w:t>
      </w:r>
      <w:r>
        <w:rPr>
          <w:sz w:val="20"/>
        </w:rPr>
        <w:t>such</w:t>
      </w:r>
      <w:r>
        <w:rPr>
          <w:spacing w:val="40"/>
          <w:sz w:val="20"/>
        </w:rPr>
        <w:t xml:space="preserve"> </w:t>
      </w:r>
      <w:r>
        <w:rPr>
          <w:sz w:val="20"/>
        </w:rPr>
        <w:t>Confidential</w:t>
      </w:r>
      <w:r>
        <w:rPr>
          <w:spacing w:val="40"/>
          <w:sz w:val="20"/>
        </w:rPr>
        <w:t xml:space="preserve"> </w:t>
      </w:r>
      <w:r>
        <w:rPr>
          <w:sz w:val="20"/>
        </w:rPr>
        <w:t>Information</w:t>
      </w:r>
      <w:r>
        <w:rPr>
          <w:spacing w:val="40"/>
          <w:sz w:val="20"/>
        </w:rPr>
        <w:t xml:space="preserve"> </w:t>
      </w:r>
      <w:r>
        <w:rPr>
          <w:sz w:val="20"/>
        </w:rPr>
        <w:t>as may be required to be disclosed to enable such rating agency to carry out its normal rating activities in relation to this Agreement and/or the Borrower if the rating agency to whom the Confidential</w:t>
      </w:r>
      <w:r>
        <w:rPr>
          <w:spacing w:val="34"/>
          <w:sz w:val="20"/>
        </w:rPr>
        <w:t xml:space="preserve"> </w:t>
      </w:r>
      <w:r>
        <w:rPr>
          <w:sz w:val="20"/>
        </w:rPr>
        <w:t>Information</w:t>
      </w:r>
      <w:r>
        <w:rPr>
          <w:spacing w:val="34"/>
          <w:sz w:val="20"/>
        </w:rPr>
        <w:t xml:space="preserve"> </w:t>
      </w:r>
      <w:r>
        <w:rPr>
          <w:sz w:val="20"/>
        </w:rPr>
        <w:t>is</w:t>
      </w:r>
      <w:r>
        <w:rPr>
          <w:spacing w:val="33"/>
          <w:sz w:val="20"/>
        </w:rPr>
        <w:t xml:space="preserve"> </w:t>
      </w:r>
      <w:r>
        <w:rPr>
          <w:sz w:val="20"/>
        </w:rPr>
        <w:t>to</w:t>
      </w:r>
      <w:r>
        <w:rPr>
          <w:spacing w:val="34"/>
          <w:sz w:val="20"/>
        </w:rPr>
        <w:t xml:space="preserve"> </w:t>
      </w:r>
      <w:r>
        <w:rPr>
          <w:sz w:val="20"/>
        </w:rPr>
        <w:t>be</w:t>
      </w:r>
      <w:r>
        <w:rPr>
          <w:spacing w:val="35"/>
          <w:sz w:val="20"/>
        </w:rPr>
        <w:t xml:space="preserve"> </w:t>
      </w:r>
      <w:r>
        <w:rPr>
          <w:sz w:val="20"/>
        </w:rPr>
        <w:t>given</w:t>
      </w:r>
      <w:r>
        <w:rPr>
          <w:spacing w:val="32"/>
          <w:sz w:val="20"/>
        </w:rPr>
        <w:t xml:space="preserve"> </w:t>
      </w:r>
      <w:r>
        <w:rPr>
          <w:sz w:val="20"/>
        </w:rPr>
        <w:t>is</w:t>
      </w:r>
      <w:r>
        <w:rPr>
          <w:spacing w:val="34"/>
          <w:sz w:val="20"/>
        </w:rPr>
        <w:t xml:space="preserve"> </w:t>
      </w:r>
      <w:r>
        <w:rPr>
          <w:sz w:val="20"/>
        </w:rPr>
        <w:t>informed</w:t>
      </w:r>
      <w:r>
        <w:rPr>
          <w:spacing w:val="33"/>
          <w:sz w:val="20"/>
        </w:rPr>
        <w:t xml:space="preserve"> </w:t>
      </w:r>
      <w:r>
        <w:rPr>
          <w:sz w:val="20"/>
        </w:rPr>
        <w:t>of</w:t>
      </w:r>
      <w:r>
        <w:rPr>
          <w:spacing w:val="33"/>
          <w:sz w:val="20"/>
        </w:rPr>
        <w:t xml:space="preserve"> </w:t>
      </w:r>
      <w:r>
        <w:rPr>
          <w:sz w:val="20"/>
        </w:rPr>
        <w:t>its</w:t>
      </w:r>
      <w:r>
        <w:rPr>
          <w:spacing w:val="34"/>
          <w:sz w:val="20"/>
        </w:rPr>
        <w:t xml:space="preserve"> </w:t>
      </w:r>
      <w:r>
        <w:rPr>
          <w:sz w:val="20"/>
        </w:rPr>
        <w:t>confidential</w:t>
      </w:r>
      <w:r>
        <w:rPr>
          <w:spacing w:val="34"/>
          <w:sz w:val="20"/>
        </w:rPr>
        <w:t xml:space="preserve"> </w:t>
      </w:r>
      <w:r>
        <w:rPr>
          <w:sz w:val="20"/>
        </w:rPr>
        <w:t>nature</w:t>
      </w:r>
      <w:r>
        <w:rPr>
          <w:spacing w:val="35"/>
          <w:sz w:val="20"/>
        </w:rPr>
        <w:t xml:space="preserve"> </w:t>
      </w:r>
      <w:r>
        <w:rPr>
          <w:sz w:val="20"/>
        </w:rPr>
        <w:t>and</w:t>
      </w:r>
      <w:r>
        <w:rPr>
          <w:spacing w:val="34"/>
          <w:sz w:val="20"/>
        </w:rPr>
        <w:t xml:space="preserve"> </w:t>
      </w:r>
      <w:r>
        <w:rPr>
          <w:sz w:val="20"/>
        </w:rPr>
        <w:t>that</w:t>
      </w:r>
      <w:r>
        <w:rPr>
          <w:spacing w:val="36"/>
          <w:sz w:val="20"/>
        </w:rPr>
        <w:t xml:space="preserve"> </w:t>
      </w:r>
      <w:r>
        <w:rPr>
          <w:sz w:val="20"/>
        </w:rPr>
        <w:t>some or</w:t>
      </w:r>
      <w:r>
        <w:rPr>
          <w:spacing w:val="40"/>
          <w:sz w:val="20"/>
        </w:rPr>
        <w:t xml:space="preserve"> </w:t>
      </w:r>
      <w:r>
        <w:rPr>
          <w:sz w:val="20"/>
        </w:rPr>
        <w:t>all</w:t>
      </w:r>
      <w:r>
        <w:rPr>
          <w:spacing w:val="40"/>
          <w:sz w:val="20"/>
        </w:rPr>
        <w:t xml:space="preserve"> </w:t>
      </w:r>
      <w:r>
        <w:rPr>
          <w:sz w:val="20"/>
        </w:rPr>
        <w:t>of</w:t>
      </w:r>
      <w:r>
        <w:rPr>
          <w:spacing w:val="40"/>
          <w:sz w:val="20"/>
        </w:rPr>
        <w:t xml:space="preserve"> </w:t>
      </w:r>
      <w:r>
        <w:rPr>
          <w:sz w:val="20"/>
        </w:rPr>
        <w:t>such</w:t>
      </w:r>
      <w:r>
        <w:rPr>
          <w:spacing w:val="40"/>
          <w:sz w:val="20"/>
        </w:rPr>
        <w:t xml:space="preserve"> </w:t>
      </w:r>
      <w:r>
        <w:rPr>
          <w:sz w:val="20"/>
        </w:rPr>
        <w:t>Confidential</w:t>
      </w:r>
      <w:r>
        <w:rPr>
          <w:spacing w:val="40"/>
          <w:sz w:val="20"/>
        </w:rPr>
        <w:t xml:space="preserve"> </w:t>
      </w:r>
      <w:r>
        <w:rPr>
          <w:sz w:val="20"/>
        </w:rPr>
        <w:t>Information</w:t>
      </w:r>
      <w:r>
        <w:rPr>
          <w:spacing w:val="40"/>
          <w:sz w:val="20"/>
        </w:rPr>
        <w:t xml:space="preserve"> </w:t>
      </w:r>
      <w:r>
        <w:rPr>
          <w:sz w:val="20"/>
        </w:rPr>
        <w:t>may</w:t>
      </w:r>
      <w:r>
        <w:rPr>
          <w:spacing w:val="40"/>
          <w:sz w:val="20"/>
        </w:rPr>
        <w:t xml:space="preserve"> </w:t>
      </w:r>
      <w:r>
        <w:rPr>
          <w:sz w:val="20"/>
        </w:rPr>
        <w:t>be</w:t>
      </w:r>
      <w:r>
        <w:rPr>
          <w:spacing w:val="40"/>
          <w:sz w:val="20"/>
        </w:rPr>
        <w:t xml:space="preserve"> </w:t>
      </w:r>
      <w:r>
        <w:rPr>
          <w:sz w:val="20"/>
        </w:rPr>
        <w:t>price-sensitive</w:t>
      </w:r>
      <w:r>
        <w:rPr>
          <w:spacing w:val="40"/>
          <w:sz w:val="20"/>
        </w:rPr>
        <w:t xml:space="preserve"> </w:t>
      </w:r>
      <w:r>
        <w:rPr>
          <w:sz w:val="20"/>
        </w:rPr>
        <w:t>information.</w:t>
      </w:r>
    </w:p>
    <w:p w14:paraId="7842696E" w14:textId="77777777" w:rsidR="00E70012" w:rsidRDefault="00000000">
      <w:pPr>
        <w:pStyle w:val="Heading2"/>
        <w:numPr>
          <w:ilvl w:val="1"/>
          <w:numId w:val="43"/>
        </w:numPr>
        <w:tabs>
          <w:tab w:val="left" w:pos="771"/>
        </w:tabs>
        <w:spacing w:before="122"/>
        <w:ind w:left="771" w:hanging="620"/>
        <w:jc w:val="both"/>
      </w:pPr>
      <w:bookmarkStart w:id="272" w:name="26.3_Entire_agreement"/>
      <w:bookmarkEnd w:id="272"/>
      <w:r>
        <w:rPr>
          <w:w w:val="105"/>
        </w:rPr>
        <w:t>Entire</w:t>
      </w:r>
      <w:r>
        <w:rPr>
          <w:spacing w:val="-12"/>
          <w:w w:val="105"/>
        </w:rPr>
        <w:t xml:space="preserve"> </w:t>
      </w:r>
      <w:r>
        <w:rPr>
          <w:spacing w:val="-2"/>
          <w:w w:val="105"/>
        </w:rPr>
        <w:t>agreement</w:t>
      </w:r>
    </w:p>
    <w:p w14:paraId="26D39B2C" w14:textId="77777777" w:rsidR="00E70012" w:rsidRDefault="00000000">
      <w:pPr>
        <w:pStyle w:val="BodyText"/>
        <w:spacing w:before="92" w:line="336" w:lineRule="auto"/>
        <w:ind w:right="1017"/>
        <w:jc w:val="both"/>
      </w:pPr>
      <w:r>
        <w:t>This</w:t>
      </w:r>
      <w:r>
        <w:rPr>
          <w:spacing w:val="40"/>
        </w:rPr>
        <w:t xml:space="preserve"> </w:t>
      </w:r>
      <w:r>
        <w:t>Clause</w:t>
      </w:r>
      <w:r>
        <w:rPr>
          <w:spacing w:val="38"/>
        </w:rPr>
        <w:t xml:space="preserve"> </w:t>
      </w:r>
      <w:r>
        <w:t>26</w:t>
      </w:r>
      <w:r>
        <w:rPr>
          <w:spacing w:val="38"/>
        </w:rPr>
        <w:t xml:space="preserve"> </w:t>
      </w:r>
      <w:r>
        <w:t>constitutes</w:t>
      </w:r>
      <w:r>
        <w:rPr>
          <w:spacing w:val="38"/>
        </w:rPr>
        <w:t xml:space="preserve"> </w:t>
      </w:r>
      <w:r>
        <w:t>the</w:t>
      </w:r>
      <w:r>
        <w:rPr>
          <w:spacing w:val="37"/>
        </w:rPr>
        <w:t xml:space="preserve"> </w:t>
      </w:r>
      <w:r>
        <w:t>entire</w:t>
      </w:r>
      <w:r>
        <w:rPr>
          <w:spacing w:val="37"/>
        </w:rPr>
        <w:t xml:space="preserve"> </w:t>
      </w:r>
      <w:r>
        <w:t>agreement</w:t>
      </w:r>
      <w:r>
        <w:rPr>
          <w:spacing w:val="37"/>
        </w:rPr>
        <w:t xml:space="preserve"> </w:t>
      </w:r>
      <w:r>
        <w:t>between</w:t>
      </w:r>
      <w:r>
        <w:rPr>
          <w:spacing w:val="37"/>
        </w:rPr>
        <w:t xml:space="preserve"> </w:t>
      </w:r>
      <w:r>
        <w:t>the</w:t>
      </w:r>
      <w:r>
        <w:rPr>
          <w:spacing w:val="36"/>
        </w:rPr>
        <w:t xml:space="preserve"> </w:t>
      </w:r>
      <w:r>
        <w:t>Parties</w:t>
      </w:r>
      <w:r>
        <w:rPr>
          <w:spacing w:val="38"/>
        </w:rPr>
        <w:t xml:space="preserve"> </w:t>
      </w:r>
      <w:r>
        <w:t>in</w:t>
      </w:r>
      <w:r>
        <w:rPr>
          <w:spacing w:val="38"/>
        </w:rPr>
        <w:t xml:space="preserve"> </w:t>
      </w:r>
      <w:r>
        <w:t>relation</w:t>
      </w:r>
      <w:r>
        <w:rPr>
          <w:spacing w:val="39"/>
        </w:rPr>
        <w:t xml:space="preserve"> </w:t>
      </w:r>
      <w:r>
        <w:t>to</w:t>
      </w:r>
      <w:r>
        <w:rPr>
          <w:spacing w:val="38"/>
        </w:rPr>
        <w:t xml:space="preserve"> </w:t>
      </w:r>
      <w:r>
        <w:t>the</w:t>
      </w:r>
      <w:r>
        <w:rPr>
          <w:spacing w:val="36"/>
        </w:rPr>
        <w:t xml:space="preserve"> </w:t>
      </w:r>
      <w:r>
        <w:t>obligations of</w:t>
      </w:r>
      <w:r>
        <w:rPr>
          <w:spacing w:val="40"/>
        </w:rPr>
        <w:t xml:space="preserve"> </w:t>
      </w:r>
      <w:r>
        <w:t>the</w:t>
      </w:r>
      <w:r>
        <w:rPr>
          <w:spacing w:val="40"/>
        </w:rPr>
        <w:t xml:space="preserve"> </w:t>
      </w:r>
      <w:r>
        <w:t>Lender</w:t>
      </w:r>
      <w:r>
        <w:rPr>
          <w:spacing w:val="40"/>
        </w:rPr>
        <w:t xml:space="preserve"> </w:t>
      </w:r>
      <w:r>
        <w:t>under</w:t>
      </w:r>
      <w:r>
        <w:rPr>
          <w:spacing w:val="40"/>
        </w:rPr>
        <w:t xml:space="preserve"> </w:t>
      </w:r>
      <w:r>
        <w:t>this</w:t>
      </w:r>
      <w:r>
        <w:rPr>
          <w:spacing w:val="40"/>
        </w:rPr>
        <w:t xml:space="preserve"> </w:t>
      </w:r>
      <w:r>
        <w:t>Agreement</w:t>
      </w:r>
      <w:r>
        <w:rPr>
          <w:spacing w:val="40"/>
        </w:rPr>
        <w:t xml:space="preserve"> </w:t>
      </w:r>
      <w:r>
        <w:t>regarding</w:t>
      </w:r>
      <w:r>
        <w:rPr>
          <w:spacing w:val="40"/>
        </w:rPr>
        <w:t xml:space="preserve"> </w:t>
      </w:r>
      <w:r>
        <w:t>Confidential</w:t>
      </w:r>
      <w:r>
        <w:rPr>
          <w:spacing w:val="40"/>
        </w:rPr>
        <w:t xml:space="preserve"> </w:t>
      </w:r>
      <w:r>
        <w:t>Information</w:t>
      </w:r>
      <w:r>
        <w:rPr>
          <w:spacing w:val="40"/>
        </w:rPr>
        <w:t xml:space="preserve"> </w:t>
      </w:r>
      <w:r>
        <w:t>and</w:t>
      </w:r>
      <w:r>
        <w:rPr>
          <w:spacing w:val="40"/>
        </w:rPr>
        <w:t xml:space="preserve"> </w:t>
      </w:r>
      <w:r>
        <w:t>supersedes</w:t>
      </w:r>
      <w:r>
        <w:rPr>
          <w:spacing w:val="40"/>
        </w:rPr>
        <w:t xml:space="preserve"> </w:t>
      </w:r>
      <w:r>
        <w:t>any previous</w:t>
      </w:r>
      <w:r>
        <w:rPr>
          <w:spacing w:val="40"/>
        </w:rPr>
        <w:t xml:space="preserve"> </w:t>
      </w:r>
      <w:r>
        <w:t>agreement,</w:t>
      </w:r>
      <w:r>
        <w:rPr>
          <w:spacing w:val="40"/>
        </w:rPr>
        <w:t xml:space="preserve"> </w:t>
      </w:r>
      <w:r>
        <w:t>whether</w:t>
      </w:r>
      <w:r>
        <w:rPr>
          <w:spacing w:val="40"/>
        </w:rPr>
        <w:t xml:space="preserve"> </w:t>
      </w:r>
      <w:r>
        <w:t>express</w:t>
      </w:r>
      <w:r>
        <w:rPr>
          <w:spacing w:val="40"/>
        </w:rPr>
        <w:t xml:space="preserve"> </w:t>
      </w:r>
      <w:r>
        <w:t>or</w:t>
      </w:r>
      <w:r>
        <w:rPr>
          <w:spacing w:val="40"/>
        </w:rPr>
        <w:t xml:space="preserve"> </w:t>
      </w:r>
      <w:r>
        <w:t>implied,</w:t>
      </w:r>
      <w:r>
        <w:rPr>
          <w:spacing w:val="40"/>
        </w:rPr>
        <w:t xml:space="preserve"> </w:t>
      </w:r>
      <w:r>
        <w:t>regarding</w:t>
      </w:r>
      <w:r>
        <w:rPr>
          <w:spacing w:val="40"/>
        </w:rPr>
        <w:t xml:space="preserve"> </w:t>
      </w:r>
      <w:r>
        <w:t>Confidential</w:t>
      </w:r>
      <w:r>
        <w:rPr>
          <w:spacing w:val="40"/>
        </w:rPr>
        <w:t xml:space="preserve"> </w:t>
      </w:r>
      <w:r>
        <w:t>Information.</w:t>
      </w:r>
    </w:p>
    <w:p w14:paraId="1EF4A45A" w14:textId="77777777" w:rsidR="00E70012" w:rsidRDefault="00000000">
      <w:pPr>
        <w:pStyle w:val="Heading2"/>
        <w:numPr>
          <w:ilvl w:val="1"/>
          <w:numId w:val="43"/>
        </w:numPr>
        <w:tabs>
          <w:tab w:val="left" w:pos="771"/>
        </w:tabs>
        <w:spacing w:before="121"/>
        <w:ind w:left="771" w:hanging="620"/>
        <w:jc w:val="both"/>
      </w:pPr>
      <w:bookmarkStart w:id="273" w:name="26.4_Inside_information"/>
      <w:bookmarkEnd w:id="273"/>
      <w:r>
        <w:rPr>
          <w:w w:val="105"/>
        </w:rPr>
        <w:t>Inside</w:t>
      </w:r>
      <w:r>
        <w:rPr>
          <w:spacing w:val="-14"/>
          <w:w w:val="105"/>
        </w:rPr>
        <w:t xml:space="preserve"> </w:t>
      </w:r>
      <w:r>
        <w:rPr>
          <w:spacing w:val="-2"/>
          <w:w w:val="105"/>
        </w:rPr>
        <w:t>information</w:t>
      </w:r>
    </w:p>
    <w:p w14:paraId="2A51E178" w14:textId="77777777" w:rsidR="00E70012" w:rsidRDefault="00000000">
      <w:pPr>
        <w:pStyle w:val="BodyText"/>
        <w:spacing w:before="92" w:line="336" w:lineRule="auto"/>
        <w:ind w:right="1016"/>
        <w:jc w:val="both"/>
      </w:pPr>
      <w:r>
        <w:t>The</w:t>
      </w:r>
      <w:r>
        <w:rPr>
          <w:spacing w:val="40"/>
        </w:rPr>
        <w:t xml:space="preserve"> </w:t>
      </w:r>
      <w:r>
        <w:t>Lender</w:t>
      </w:r>
      <w:r>
        <w:rPr>
          <w:spacing w:val="40"/>
        </w:rPr>
        <w:t xml:space="preserve"> </w:t>
      </w:r>
      <w:r>
        <w:t>acknowledges</w:t>
      </w:r>
      <w:r>
        <w:rPr>
          <w:spacing w:val="40"/>
        </w:rPr>
        <w:t xml:space="preserve"> </w:t>
      </w:r>
      <w:r>
        <w:t>that</w:t>
      </w:r>
      <w:r>
        <w:rPr>
          <w:spacing w:val="40"/>
        </w:rPr>
        <w:t xml:space="preserve"> </w:t>
      </w:r>
      <w:r>
        <w:t>some</w:t>
      </w:r>
      <w:r>
        <w:rPr>
          <w:spacing w:val="40"/>
        </w:rPr>
        <w:t xml:space="preserve"> </w:t>
      </w:r>
      <w:r>
        <w:t>or</w:t>
      </w:r>
      <w:r>
        <w:rPr>
          <w:spacing w:val="40"/>
        </w:rPr>
        <w:t xml:space="preserve"> </w:t>
      </w:r>
      <w:proofErr w:type="gramStart"/>
      <w:r>
        <w:t>all</w:t>
      </w:r>
      <w:r>
        <w:rPr>
          <w:spacing w:val="40"/>
        </w:rPr>
        <w:t xml:space="preserve"> </w:t>
      </w:r>
      <w:r>
        <w:t>of</w:t>
      </w:r>
      <w:proofErr w:type="gramEnd"/>
      <w:r>
        <w:rPr>
          <w:spacing w:val="40"/>
        </w:rPr>
        <w:t xml:space="preserve"> </w:t>
      </w:r>
      <w:r>
        <w:t>the</w:t>
      </w:r>
      <w:r>
        <w:rPr>
          <w:spacing w:val="40"/>
        </w:rPr>
        <w:t xml:space="preserve"> </w:t>
      </w:r>
      <w:r>
        <w:t>Confidential</w:t>
      </w:r>
      <w:r>
        <w:rPr>
          <w:spacing w:val="40"/>
        </w:rPr>
        <w:t xml:space="preserve"> </w:t>
      </w:r>
      <w:r>
        <w:t>Information</w:t>
      </w:r>
      <w:r>
        <w:rPr>
          <w:spacing w:val="40"/>
        </w:rPr>
        <w:t xml:space="preserve"> </w:t>
      </w:r>
      <w:r>
        <w:t>is</w:t>
      </w:r>
      <w:r>
        <w:rPr>
          <w:spacing w:val="40"/>
        </w:rPr>
        <w:t xml:space="preserve"> </w:t>
      </w:r>
      <w:r>
        <w:t>or</w:t>
      </w:r>
      <w:r>
        <w:rPr>
          <w:spacing w:val="40"/>
        </w:rPr>
        <w:t xml:space="preserve"> </w:t>
      </w:r>
      <w:r>
        <w:t>may</w:t>
      </w:r>
      <w:r>
        <w:rPr>
          <w:spacing w:val="40"/>
        </w:rPr>
        <w:t xml:space="preserve"> </w:t>
      </w:r>
      <w:r>
        <w:t>be</w:t>
      </w:r>
      <w:r>
        <w:rPr>
          <w:spacing w:val="40"/>
        </w:rPr>
        <w:t xml:space="preserve"> </w:t>
      </w:r>
      <w:r>
        <w:t>price- sensitive</w:t>
      </w:r>
      <w:r>
        <w:rPr>
          <w:spacing w:val="40"/>
        </w:rPr>
        <w:t xml:space="preserve"> </w:t>
      </w:r>
      <w:r>
        <w:t>information</w:t>
      </w:r>
      <w:r>
        <w:rPr>
          <w:spacing w:val="40"/>
        </w:rPr>
        <w:t xml:space="preserve"> </w:t>
      </w:r>
      <w:r>
        <w:t>and</w:t>
      </w:r>
      <w:r>
        <w:rPr>
          <w:spacing w:val="40"/>
        </w:rPr>
        <w:t xml:space="preserve"> </w:t>
      </w:r>
      <w:r>
        <w:t>that</w:t>
      </w:r>
      <w:r>
        <w:rPr>
          <w:spacing w:val="40"/>
        </w:rPr>
        <w:t xml:space="preserve"> </w:t>
      </w:r>
      <w:r>
        <w:t>the</w:t>
      </w:r>
      <w:r>
        <w:rPr>
          <w:spacing w:val="40"/>
        </w:rPr>
        <w:t xml:space="preserve"> </w:t>
      </w:r>
      <w:r>
        <w:t>use</w:t>
      </w:r>
      <w:r>
        <w:rPr>
          <w:spacing w:val="40"/>
        </w:rPr>
        <w:t xml:space="preserve"> </w:t>
      </w:r>
      <w:r>
        <w:t>of</w:t>
      </w:r>
      <w:r>
        <w:rPr>
          <w:spacing w:val="40"/>
        </w:rPr>
        <w:t xml:space="preserve"> </w:t>
      </w:r>
      <w:r>
        <w:t>such</w:t>
      </w:r>
      <w:r>
        <w:rPr>
          <w:spacing w:val="40"/>
        </w:rPr>
        <w:t xml:space="preserve"> </w:t>
      </w:r>
      <w:r>
        <w:t>information</w:t>
      </w:r>
      <w:r>
        <w:rPr>
          <w:spacing w:val="40"/>
        </w:rPr>
        <w:t xml:space="preserve"> </w:t>
      </w:r>
      <w:r>
        <w:t>may</w:t>
      </w:r>
      <w:r>
        <w:rPr>
          <w:spacing w:val="40"/>
        </w:rPr>
        <w:t xml:space="preserve"> </w:t>
      </w:r>
      <w:r>
        <w:t>be</w:t>
      </w:r>
      <w:r>
        <w:rPr>
          <w:spacing w:val="40"/>
        </w:rPr>
        <w:t xml:space="preserve"> </w:t>
      </w:r>
      <w:r>
        <w:t>regulated</w:t>
      </w:r>
      <w:r>
        <w:rPr>
          <w:spacing w:val="40"/>
        </w:rPr>
        <w:t xml:space="preserve"> </w:t>
      </w:r>
      <w:r>
        <w:t>or</w:t>
      </w:r>
      <w:r>
        <w:rPr>
          <w:spacing w:val="40"/>
        </w:rPr>
        <w:t xml:space="preserve"> </w:t>
      </w:r>
      <w:r>
        <w:t>prohibited</w:t>
      </w:r>
      <w:r>
        <w:rPr>
          <w:spacing w:val="40"/>
        </w:rPr>
        <w:t xml:space="preserve"> </w:t>
      </w:r>
      <w:r>
        <w:t>by applicable legislation including securities law relating to insider dealing and market abuse and the Lender</w:t>
      </w:r>
      <w:r>
        <w:rPr>
          <w:spacing w:val="40"/>
        </w:rPr>
        <w:t xml:space="preserve"> </w:t>
      </w:r>
      <w:r>
        <w:t>undertakes</w:t>
      </w:r>
      <w:r>
        <w:rPr>
          <w:spacing w:val="40"/>
        </w:rPr>
        <w:t xml:space="preserve"> </w:t>
      </w:r>
      <w:r>
        <w:t>not</w:t>
      </w:r>
      <w:r>
        <w:rPr>
          <w:spacing w:val="40"/>
        </w:rPr>
        <w:t xml:space="preserve"> </w:t>
      </w:r>
      <w:r>
        <w:t>to</w:t>
      </w:r>
      <w:r>
        <w:rPr>
          <w:spacing w:val="40"/>
        </w:rPr>
        <w:t xml:space="preserve"> </w:t>
      </w:r>
      <w:r>
        <w:t>use</w:t>
      </w:r>
      <w:r>
        <w:rPr>
          <w:spacing w:val="40"/>
        </w:rPr>
        <w:t xml:space="preserve"> </w:t>
      </w:r>
      <w:r>
        <w:t>any</w:t>
      </w:r>
      <w:r>
        <w:rPr>
          <w:spacing w:val="40"/>
        </w:rPr>
        <w:t xml:space="preserve"> </w:t>
      </w:r>
      <w:r>
        <w:t>Confidential</w:t>
      </w:r>
      <w:r>
        <w:rPr>
          <w:spacing w:val="40"/>
        </w:rPr>
        <w:t xml:space="preserve"> </w:t>
      </w:r>
      <w:r>
        <w:t>Information</w:t>
      </w:r>
      <w:r>
        <w:rPr>
          <w:spacing w:val="40"/>
        </w:rPr>
        <w:t xml:space="preserve"> </w:t>
      </w:r>
      <w:r>
        <w:t>for</w:t>
      </w:r>
      <w:r>
        <w:rPr>
          <w:spacing w:val="40"/>
        </w:rPr>
        <w:t xml:space="preserve"> </w:t>
      </w:r>
      <w:r>
        <w:t>any</w:t>
      </w:r>
      <w:r>
        <w:rPr>
          <w:spacing w:val="40"/>
        </w:rPr>
        <w:t xml:space="preserve"> </w:t>
      </w:r>
      <w:r>
        <w:t>unlawful</w:t>
      </w:r>
      <w:r>
        <w:rPr>
          <w:spacing w:val="40"/>
        </w:rPr>
        <w:t xml:space="preserve"> </w:t>
      </w:r>
      <w:r>
        <w:t>purpose.</w:t>
      </w:r>
    </w:p>
    <w:p w14:paraId="22438B18" w14:textId="77777777" w:rsidR="00E70012" w:rsidRDefault="00000000">
      <w:pPr>
        <w:pStyle w:val="Heading2"/>
        <w:numPr>
          <w:ilvl w:val="1"/>
          <w:numId w:val="43"/>
        </w:numPr>
        <w:tabs>
          <w:tab w:val="left" w:pos="771"/>
        </w:tabs>
        <w:spacing w:before="118"/>
        <w:ind w:left="771" w:hanging="620"/>
        <w:jc w:val="both"/>
      </w:pPr>
      <w:bookmarkStart w:id="274" w:name="26.5_Notification_of_disclosure"/>
      <w:bookmarkEnd w:id="274"/>
      <w:r>
        <w:rPr>
          <w:w w:val="105"/>
        </w:rPr>
        <w:t>Notification</w:t>
      </w:r>
      <w:r>
        <w:rPr>
          <w:spacing w:val="-12"/>
          <w:w w:val="105"/>
        </w:rPr>
        <w:t xml:space="preserve"> </w:t>
      </w:r>
      <w:r>
        <w:rPr>
          <w:w w:val="105"/>
        </w:rPr>
        <w:t>of</w:t>
      </w:r>
      <w:r>
        <w:rPr>
          <w:spacing w:val="-10"/>
          <w:w w:val="105"/>
        </w:rPr>
        <w:t xml:space="preserve"> </w:t>
      </w:r>
      <w:r>
        <w:rPr>
          <w:spacing w:val="-2"/>
          <w:w w:val="105"/>
        </w:rPr>
        <w:t>disclosure</w:t>
      </w:r>
    </w:p>
    <w:p w14:paraId="143BCAAC" w14:textId="77777777" w:rsidR="00E70012" w:rsidRDefault="00000000">
      <w:pPr>
        <w:pStyle w:val="BodyText"/>
        <w:spacing w:before="92"/>
        <w:jc w:val="both"/>
      </w:pPr>
      <w:r>
        <w:t>The</w:t>
      </w:r>
      <w:r>
        <w:rPr>
          <w:spacing w:val="14"/>
        </w:rPr>
        <w:t xml:space="preserve"> </w:t>
      </w:r>
      <w:r>
        <w:t>Lender</w:t>
      </w:r>
      <w:r>
        <w:rPr>
          <w:spacing w:val="17"/>
        </w:rPr>
        <w:t xml:space="preserve"> </w:t>
      </w:r>
      <w:r>
        <w:t>agrees</w:t>
      </w:r>
      <w:r>
        <w:rPr>
          <w:spacing w:val="20"/>
        </w:rPr>
        <w:t xml:space="preserve"> </w:t>
      </w:r>
      <w:r>
        <w:t>(to</w:t>
      </w:r>
      <w:r>
        <w:rPr>
          <w:spacing w:val="14"/>
        </w:rPr>
        <w:t xml:space="preserve"> </w:t>
      </w:r>
      <w:r>
        <w:t>the</w:t>
      </w:r>
      <w:r>
        <w:rPr>
          <w:spacing w:val="21"/>
        </w:rPr>
        <w:t xml:space="preserve"> </w:t>
      </w:r>
      <w:r>
        <w:t>extent</w:t>
      </w:r>
      <w:r>
        <w:rPr>
          <w:spacing w:val="17"/>
        </w:rPr>
        <w:t xml:space="preserve"> </w:t>
      </w:r>
      <w:r>
        <w:t>permitted</w:t>
      </w:r>
      <w:r>
        <w:rPr>
          <w:spacing w:val="18"/>
        </w:rPr>
        <w:t xml:space="preserve"> </w:t>
      </w:r>
      <w:r>
        <w:t>by</w:t>
      </w:r>
      <w:r>
        <w:rPr>
          <w:spacing w:val="17"/>
        </w:rPr>
        <w:t xml:space="preserve"> </w:t>
      </w:r>
      <w:r>
        <w:t>law</w:t>
      </w:r>
      <w:r>
        <w:rPr>
          <w:spacing w:val="18"/>
        </w:rPr>
        <w:t xml:space="preserve"> </w:t>
      </w:r>
      <w:r>
        <w:t>and</w:t>
      </w:r>
      <w:r>
        <w:rPr>
          <w:spacing w:val="18"/>
        </w:rPr>
        <w:t xml:space="preserve"> </w:t>
      </w:r>
      <w:r>
        <w:t>regulation)</w:t>
      </w:r>
      <w:r>
        <w:rPr>
          <w:spacing w:val="18"/>
        </w:rPr>
        <w:t xml:space="preserve"> </w:t>
      </w:r>
      <w:r>
        <w:t>to</w:t>
      </w:r>
      <w:r>
        <w:rPr>
          <w:spacing w:val="14"/>
        </w:rPr>
        <w:t xml:space="preserve"> </w:t>
      </w:r>
      <w:r>
        <w:t>inform</w:t>
      </w:r>
      <w:r>
        <w:rPr>
          <w:spacing w:val="14"/>
        </w:rPr>
        <w:t xml:space="preserve"> </w:t>
      </w:r>
      <w:r>
        <w:t>the</w:t>
      </w:r>
      <w:r>
        <w:rPr>
          <w:spacing w:val="17"/>
        </w:rPr>
        <w:t xml:space="preserve"> </w:t>
      </w:r>
      <w:r>
        <w:rPr>
          <w:spacing w:val="-2"/>
        </w:rPr>
        <w:t>Company:</w:t>
      </w:r>
    </w:p>
    <w:p w14:paraId="54DAEFBE" w14:textId="77777777" w:rsidR="00E70012" w:rsidRDefault="00000000">
      <w:pPr>
        <w:pStyle w:val="ListParagraph"/>
        <w:numPr>
          <w:ilvl w:val="2"/>
          <w:numId w:val="43"/>
        </w:numPr>
        <w:tabs>
          <w:tab w:val="left" w:pos="1507"/>
          <w:tab w:val="left" w:pos="1512"/>
        </w:tabs>
        <w:spacing w:before="214" w:line="336" w:lineRule="auto"/>
        <w:ind w:right="1022"/>
        <w:jc w:val="both"/>
        <w:rPr>
          <w:sz w:val="20"/>
        </w:rPr>
      </w:pPr>
      <w:r>
        <w:rPr>
          <w:sz w:val="20"/>
        </w:rPr>
        <w:t>of the circumstances</w:t>
      </w:r>
      <w:r>
        <w:rPr>
          <w:spacing w:val="40"/>
          <w:sz w:val="20"/>
        </w:rPr>
        <w:t xml:space="preserve"> </w:t>
      </w:r>
      <w:r>
        <w:rPr>
          <w:sz w:val="20"/>
        </w:rPr>
        <w:t>of any</w:t>
      </w:r>
      <w:r>
        <w:rPr>
          <w:spacing w:val="40"/>
          <w:sz w:val="20"/>
        </w:rPr>
        <w:t xml:space="preserve"> </w:t>
      </w:r>
      <w:r>
        <w:rPr>
          <w:sz w:val="20"/>
        </w:rPr>
        <w:t>disclosure of Confidential Information made pursuant to</w:t>
      </w:r>
      <w:r>
        <w:rPr>
          <w:spacing w:val="40"/>
          <w:sz w:val="20"/>
        </w:rPr>
        <w:t xml:space="preserve"> </w:t>
      </w:r>
      <w:r>
        <w:rPr>
          <w:sz w:val="20"/>
        </w:rPr>
        <w:t>paragraph (b)(v) of Clause 26.2 (</w:t>
      </w:r>
      <w:r>
        <w:rPr>
          <w:i/>
          <w:sz w:val="20"/>
        </w:rPr>
        <w:t>Disclosure of Confidential Information</w:t>
      </w:r>
      <w:r>
        <w:rPr>
          <w:sz w:val="20"/>
        </w:rPr>
        <w:t>) except where such disclosure is made to any of the persons referred to in that paragraph during the ordinary course</w:t>
      </w:r>
      <w:r>
        <w:rPr>
          <w:spacing w:val="40"/>
          <w:sz w:val="20"/>
        </w:rPr>
        <w:t xml:space="preserve"> </w:t>
      </w:r>
      <w:r>
        <w:rPr>
          <w:sz w:val="20"/>
        </w:rPr>
        <w:t>of</w:t>
      </w:r>
      <w:r>
        <w:rPr>
          <w:spacing w:val="40"/>
          <w:sz w:val="20"/>
        </w:rPr>
        <w:t xml:space="preserve"> </w:t>
      </w:r>
      <w:r>
        <w:rPr>
          <w:sz w:val="20"/>
        </w:rPr>
        <w:t>its</w:t>
      </w:r>
      <w:r>
        <w:rPr>
          <w:spacing w:val="40"/>
          <w:sz w:val="20"/>
        </w:rPr>
        <w:t xml:space="preserve"> </w:t>
      </w:r>
      <w:r>
        <w:rPr>
          <w:sz w:val="20"/>
        </w:rPr>
        <w:t>supervisory</w:t>
      </w:r>
      <w:r>
        <w:rPr>
          <w:spacing w:val="40"/>
          <w:sz w:val="20"/>
        </w:rPr>
        <w:t xml:space="preserve"> </w:t>
      </w:r>
      <w:r>
        <w:rPr>
          <w:sz w:val="20"/>
        </w:rPr>
        <w:t>or regulatory</w:t>
      </w:r>
      <w:r>
        <w:rPr>
          <w:spacing w:val="40"/>
          <w:sz w:val="20"/>
        </w:rPr>
        <w:t xml:space="preserve"> </w:t>
      </w:r>
      <w:r>
        <w:rPr>
          <w:sz w:val="20"/>
        </w:rPr>
        <w:t>function;</w:t>
      </w:r>
      <w:r>
        <w:rPr>
          <w:spacing w:val="40"/>
          <w:sz w:val="20"/>
        </w:rPr>
        <w:t xml:space="preserve"> </w:t>
      </w:r>
      <w:r>
        <w:rPr>
          <w:sz w:val="20"/>
        </w:rPr>
        <w:t>and</w:t>
      </w:r>
    </w:p>
    <w:p w14:paraId="6E2C1BE5" w14:textId="77777777" w:rsidR="00E70012" w:rsidRDefault="00000000">
      <w:pPr>
        <w:pStyle w:val="ListParagraph"/>
        <w:numPr>
          <w:ilvl w:val="2"/>
          <w:numId w:val="43"/>
        </w:numPr>
        <w:tabs>
          <w:tab w:val="left" w:pos="1507"/>
          <w:tab w:val="left" w:pos="1512"/>
        </w:tabs>
        <w:spacing w:line="336" w:lineRule="auto"/>
        <w:ind w:right="1022"/>
        <w:jc w:val="both"/>
        <w:rPr>
          <w:sz w:val="20"/>
        </w:rPr>
      </w:pPr>
      <w:r>
        <w:rPr>
          <w:sz w:val="20"/>
        </w:rPr>
        <w:t>upon becoming aware that Confidential Information has been disclosed in breach of this</w:t>
      </w:r>
      <w:r>
        <w:rPr>
          <w:spacing w:val="40"/>
          <w:sz w:val="20"/>
        </w:rPr>
        <w:t xml:space="preserve"> </w:t>
      </w:r>
      <w:r>
        <w:rPr>
          <w:sz w:val="20"/>
        </w:rPr>
        <w:t>Clause 26.</w:t>
      </w:r>
    </w:p>
    <w:p w14:paraId="2D371229" w14:textId="77777777" w:rsidR="00E70012" w:rsidRDefault="00000000">
      <w:pPr>
        <w:pStyle w:val="Heading2"/>
        <w:numPr>
          <w:ilvl w:val="1"/>
          <w:numId w:val="43"/>
        </w:numPr>
        <w:tabs>
          <w:tab w:val="left" w:pos="771"/>
        </w:tabs>
        <w:spacing w:before="120"/>
        <w:ind w:left="771" w:hanging="620"/>
        <w:jc w:val="both"/>
      </w:pPr>
      <w:bookmarkStart w:id="275" w:name="26.6_Continuing_obligations"/>
      <w:bookmarkEnd w:id="275"/>
      <w:r>
        <w:rPr>
          <w:w w:val="105"/>
        </w:rPr>
        <w:t>Continuing</w:t>
      </w:r>
      <w:r>
        <w:rPr>
          <w:spacing w:val="-14"/>
          <w:w w:val="105"/>
        </w:rPr>
        <w:t xml:space="preserve"> </w:t>
      </w:r>
      <w:r>
        <w:rPr>
          <w:spacing w:val="-2"/>
          <w:w w:val="105"/>
        </w:rPr>
        <w:t>obligations</w:t>
      </w:r>
    </w:p>
    <w:p w14:paraId="34C06D03" w14:textId="77777777" w:rsidR="00E70012" w:rsidRDefault="00000000">
      <w:pPr>
        <w:pStyle w:val="BodyText"/>
        <w:spacing w:before="93" w:line="336" w:lineRule="auto"/>
        <w:ind w:right="1020"/>
        <w:jc w:val="both"/>
      </w:pPr>
      <w:r>
        <w:t>The</w:t>
      </w:r>
      <w:r>
        <w:rPr>
          <w:spacing w:val="26"/>
        </w:rPr>
        <w:t xml:space="preserve"> </w:t>
      </w:r>
      <w:r>
        <w:t>obligations</w:t>
      </w:r>
      <w:r>
        <w:rPr>
          <w:spacing w:val="26"/>
        </w:rPr>
        <w:t xml:space="preserve"> </w:t>
      </w:r>
      <w:r>
        <w:t>in</w:t>
      </w:r>
      <w:r>
        <w:rPr>
          <w:spacing w:val="24"/>
        </w:rPr>
        <w:t xml:space="preserve"> </w:t>
      </w:r>
      <w:r>
        <w:t>this</w:t>
      </w:r>
      <w:r>
        <w:rPr>
          <w:spacing w:val="26"/>
        </w:rPr>
        <w:t xml:space="preserve"> </w:t>
      </w:r>
      <w:r>
        <w:t>Clause</w:t>
      </w:r>
      <w:r>
        <w:rPr>
          <w:spacing w:val="25"/>
        </w:rPr>
        <w:t xml:space="preserve"> </w:t>
      </w:r>
      <w:r>
        <w:t>26</w:t>
      </w:r>
      <w:r>
        <w:rPr>
          <w:spacing w:val="26"/>
        </w:rPr>
        <w:t xml:space="preserve"> </w:t>
      </w:r>
      <w:r>
        <w:t>are</w:t>
      </w:r>
      <w:r>
        <w:rPr>
          <w:spacing w:val="25"/>
        </w:rPr>
        <w:t xml:space="preserve"> </w:t>
      </w:r>
      <w:r>
        <w:t>continuing</w:t>
      </w:r>
      <w:r>
        <w:rPr>
          <w:spacing w:val="26"/>
        </w:rPr>
        <w:t xml:space="preserve"> </w:t>
      </w:r>
      <w:r>
        <w:t>and</w:t>
      </w:r>
      <w:proofErr w:type="gramStart"/>
      <w:r>
        <w:t>,</w:t>
      </w:r>
      <w:r>
        <w:rPr>
          <w:spacing w:val="24"/>
        </w:rPr>
        <w:t xml:space="preserve"> </w:t>
      </w:r>
      <w:r>
        <w:t>in</w:t>
      </w:r>
      <w:r>
        <w:rPr>
          <w:spacing w:val="26"/>
        </w:rPr>
        <w:t xml:space="preserve"> </w:t>
      </w:r>
      <w:r>
        <w:t>particular,</w:t>
      </w:r>
      <w:r>
        <w:rPr>
          <w:spacing w:val="25"/>
        </w:rPr>
        <w:t xml:space="preserve"> </w:t>
      </w:r>
      <w:r>
        <w:t>shall</w:t>
      </w:r>
      <w:proofErr w:type="gramEnd"/>
      <w:r>
        <w:rPr>
          <w:spacing w:val="24"/>
        </w:rPr>
        <w:t xml:space="preserve"> </w:t>
      </w:r>
      <w:r>
        <w:t>survive</w:t>
      </w:r>
      <w:r>
        <w:rPr>
          <w:spacing w:val="26"/>
        </w:rPr>
        <w:t xml:space="preserve"> </w:t>
      </w:r>
      <w:r>
        <w:t>and</w:t>
      </w:r>
      <w:r>
        <w:rPr>
          <w:spacing w:val="26"/>
        </w:rPr>
        <w:t xml:space="preserve"> </w:t>
      </w:r>
      <w:r>
        <w:t>remain</w:t>
      </w:r>
      <w:r>
        <w:rPr>
          <w:spacing w:val="26"/>
        </w:rPr>
        <w:t xml:space="preserve"> </w:t>
      </w:r>
      <w:r>
        <w:t>binding on</w:t>
      </w:r>
      <w:r>
        <w:rPr>
          <w:spacing w:val="40"/>
        </w:rPr>
        <w:t xml:space="preserve"> </w:t>
      </w:r>
      <w:r>
        <w:t>the</w:t>
      </w:r>
      <w:r>
        <w:rPr>
          <w:spacing w:val="40"/>
        </w:rPr>
        <w:t xml:space="preserve"> </w:t>
      </w:r>
      <w:r>
        <w:t>Lender</w:t>
      </w:r>
      <w:r>
        <w:rPr>
          <w:spacing w:val="40"/>
        </w:rPr>
        <w:t xml:space="preserve"> </w:t>
      </w:r>
      <w:r>
        <w:t>for</w:t>
      </w:r>
      <w:r>
        <w:rPr>
          <w:spacing w:val="40"/>
        </w:rPr>
        <w:t xml:space="preserve"> </w:t>
      </w:r>
      <w:r>
        <w:t>a</w:t>
      </w:r>
      <w:r>
        <w:rPr>
          <w:spacing w:val="40"/>
        </w:rPr>
        <w:t xml:space="preserve"> </w:t>
      </w:r>
      <w:r>
        <w:t>period</w:t>
      </w:r>
      <w:r>
        <w:rPr>
          <w:spacing w:val="40"/>
        </w:rPr>
        <w:t xml:space="preserve"> </w:t>
      </w:r>
      <w:r>
        <w:t>of</w:t>
      </w:r>
      <w:r>
        <w:rPr>
          <w:spacing w:val="40"/>
        </w:rPr>
        <w:t xml:space="preserve"> </w:t>
      </w:r>
      <w:r>
        <w:t>twelve</w:t>
      </w:r>
      <w:r>
        <w:rPr>
          <w:spacing w:val="40"/>
        </w:rPr>
        <w:t xml:space="preserve"> </w:t>
      </w:r>
      <w:r>
        <w:t>months</w:t>
      </w:r>
      <w:r>
        <w:rPr>
          <w:spacing w:val="40"/>
        </w:rPr>
        <w:t xml:space="preserve"> </w:t>
      </w:r>
      <w:r>
        <w:t>from</w:t>
      </w:r>
      <w:r>
        <w:rPr>
          <w:spacing w:val="40"/>
        </w:rPr>
        <w:t xml:space="preserve"> </w:t>
      </w:r>
      <w:r>
        <w:t>the</w:t>
      </w:r>
      <w:r>
        <w:rPr>
          <w:spacing w:val="40"/>
        </w:rPr>
        <w:t xml:space="preserve"> </w:t>
      </w:r>
      <w:r>
        <w:t>earlier</w:t>
      </w:r>
      <w:r>
        <w:rPr>
          <w:spacing w:val="40"/>
        </w:rPr>
        <w:t xml:space="preserve"> </w:t>
      </w:r>
      <w:r>
        <w:t>of:</w:t>
      </w:r>
    </w:p>
    <w:p w14:paraId="5522D5D1" w14:textId="77777777" w:rsidR="00E70012" w:rsidRDefault="00000000">
      <w:pPr>
        <w:pStyle w:val="ListParagraph"/>
        <w:numPr>
          <w:ilvl w:val="2"/>
          <w:numId w:val="43"/>
        </w:numPr>
        <w:tabs>
          <w:tab w:val="left" w:pos="1507"/>
          <w:tab w:val="left" w:pos="1512"/>
        </w:tabs>
        <w:spacing w:before="118" w:line="336" w:lineRule="auto"/>
        <w:ind w:right="1021"/>
        <w:jc w:val="both"/>
        <w:rPr>
          <w:sz w:val="20"/>
        </w:rPr>
      </w:pPr>
      <w:r>
        <w:rPr>
          <w:sz w:val="20"/>
        </w:rPr>
        <w:t>the date on which all amounts payable by the Borrower under or in connection with this Agreement have been paid in full and all Commitments have been cancelled or otherwise cease to be available; and</w:t>
      </w:r>
    </w:p>
    <w:p w14:paraId="3471A8F0" w14:textId="77777777" w:rsidR="00E70012" w:rsidRDefault="00000000">
      <w:pPr>
        <w:pStyle w:val="ListParagraph"/>
        <w:numPr>
          <w:ilvl w:val="2"/>
          <w:numId w:val="43"/>
        </w:numPr>
        <w:tabs>
          <w:tab w:val="left" w:pos="1508"/>
        </w:tabs>
        <w:spacing w:before="123"/>
        <w:ind w:left="1508" w:hanging="733"/>
        <w:jc w:val="both"/>
        <w:rPr>
          <w:sz w:val="20"/>
        </w:rPr>
      </w:pPr>
      <w:r>
        <w:rPr>
          <w:sz w:val="20"/>
        </w:rPr>
        <w:t>the</w:t>
      </w:r>
      <w:r>
        <w:rPr>
          <w:spacing w:val="12"/>
          <w:sz w:val="20"/>
        </w:rPr>
        <w:t xml:space="preserve"> </w:t>
      </w:r>
      <w:r>
        <w:rPr>
          <w:sz w:val="20"/>
        </w:rPr>
        <w:t>date</w:t>
      </w:r>
      <w:r>
        <w:rPr>
          <w:spacing w:val="16"/>
          <w:sz w:val="20"/>
        </w:rPr>
        <w:t xml:space="preserve"> </w:t>
      </w:r>
      <w:r>
        <w:rPr>
          <w:sz w:val="20"/>
        </w:rPr>
        <w:t>on</w:t>
      </w:r>
      <w:r>
        <w:rPr>
          <w:spacing w:val="15"/>
          <w:sz w:val="20"/>
        </w:rPr>
        <w:t xml:space="preserve"> </w:t>
      </w:r>
      <w:r>
        <w:rPr>
          <w:sz w:val="20"/>
        </w:rPr>
        <w:t>which</w:t>
      </w:r>
      <w:r>
        <w:rPr>
          <w:spacing w:val="14"/>
          <w:sz w:val="20"/>
        </w:rPr>
        <w:t xml:space="preserve"> </w:t>
      </w:r>
      <w:r>
        <w:rPr>
          <w:sz w:val="20"/>
        </w:rPr>
        <w:t>the</w:t>
      </w:r>
      <w:r>
        <w:rPr>
          <w:spacing w:val="16"/>
          <w:sz w:val="20"/>
        </w:rPr>
        <w:t xml:space="preserve"> </w:t>
      </w:r>
      <w:r>
        <w:rPr>
          <w:sz w:val="20"/>
        </w:rPr>
        <w:t>Lender</w:t>
      </w:r>
      <w:r>
        <w:rPr>
          <w:spacing w:val="16"/>
          <w:sz w:val="20"/>
        </w:rPr>
        <w:t xml:space="preserve"> </w:t>
      </w:r>
      <w:r>
        <w:rPr>
          <w:sz w:val="20"/>
        </w:rPr>
        <w:t>otherwise</w:t>
      </w:r>
      <w:r>
        <w:rPr>
          <w:spacing w:val="16"/>
          <w:sz w:val="20"/>
        </w:rPr>
        <w:t xml:space="preserve"> </w:t>
      </w:r>
      <w:r>
        <w:rPr>
          <w:sz w:val="20"/>
        </w:rPr>
        <w:t>ceases</w:t>
      </w:r>
      <w:r>
        <w:rPr>
          <w:spacing w:val="17"/>
          <w:sz w:val="20"/>
        </w:rPr>
        <w:t xml:space="preserve"> </w:t>
      </w:r>
      <w:r>
        <w:rPr>
          <w:sz w:val="20"/>
        </w:rPr>
        <w:t>to</w:t>
      </w:r>
      <w:r>
        <w:rPr>
          <w:spacing w:val="14"/>
          <w:sz w:val="20"/>
        </w:rPr>
        <w:t xml:space="preserve"> </w:t>
      </w:r>
      <w:r>
        <w:rPr>
          <w:sz w:val="20"/>
        </w:rPr>
        <w:t>be</w:t>
      </w:r>
      <w:r>
        <w:rPr>
          <w:spacing w:val="14"/>
          <w:sz w:val="20"/>
        </w:rPr>
        <w:t xml:space="preserve"> </w:t>
      </w:r>
      <w:r>
        <w:rPr>
          <w:sz w:val="20"/>
        </w:rPr>
        <w:t>the</w:t>
      </w:r>
      <w:r>
        <w:rPr>
          <w:spacing w:val="16"/>
          <w:sz w:val="20"/>
        </w:rPr>
        <w:t xml:space="preserve"> </w:t>
      </w:r>
      <w:r>
        <w:rPr>
          <w:spacing w:val="-2"/>
          <w:sz w:val="20"/>
        </w:rPr>
        <w:t>Lender.</w:t>
      </w:r>
    </w:p>
    <w:p w14:paraId="076ADC41" w14:textId="77777777" w:rsidR="00E70012" w:rsidRDefault="00E70012">
      <w:pPr>
        <w:pStyle w:val="BodyText"/>
        <w:ind w:left="0"/>
      </w:pPr>
    </w:p>
    <w:p w14:paraId="29904DA8" w14:textId="77777777" w:rsidR="00E70012" w:rsidRDefault="00000000">
      <w:pPr>
        <w:pStyle w:val="Heading1"/>
        <w:numPr>
          <w:ilvl w:val="0"/>
          <w:numId w:val="43"/>
        </w:numPr>
        <w:tabs>
          <w:tab w:val="left" w:pos="771"/>
        </w:tabs>
        <w:spacing w:before="0"/>
        <w:ind w:left="771" w:hanging="620"/>
        <w:jc w:val="both"/>
      </w:pPr>
      <w:bookmarkStart w:id="276" w:name="27._COUNTERPARTS"/>
      <w:bookmarkStart w:id="277" w:name="_bookmark38"/>
      <w:bookmarkEnd w:id="276"/>
      <w:bookmarkEnd w:id="277"/>
      <w:r>
        <w:rPr>
          <w:spacing w:val="-2"/>
          <w:w w:val="105"/>
        </w:rPr>
        <w:t>COUNTERPARTS</w:t>
      </w:r>
    </w:p>
    <w:p w14:paraId="1FFFE7AC" w14:textId="77777777" w:rsidR="00E70012" w:rsidRDefault="00E70012">
      <w:pPr>
        <w:pStyle w:val="BodyText"/>
        <w:spacing w:before="1"/>
        <w:ind w:left="0"/>
        <w:rPr>
          <w:b/>
        </w:rPr>
      </w:pPr>
    </w:p>
    <w:p w14:paraId="37676975" w14:textId="77777777" w:rsidR="00E70012" w:rsidRDefault="00000000">
      <w:pPr>
        <w:pStyle w:val="BodyText"/>
        <w:spacing w:line="338" w:lineRule="auto"/>
        <w:ind w:right="1016"/>
        <w:jc w:val="both"/>
      </w:pPr>
      <w:r>
        <w:t>This Agreement</w:t>
      </w:r>
      <w:r>
        <w:rPr>
          <w:spacing w:val="23"/>
        </w:rPr>
        <w:t xml:space="preserve"> </w:t>
      </w:r>
      <w:r>
        <w:t>may</w:t>
      </w:r>
      <w:r>
        <w:rPr>
          <w:spacing w:val="22"/>
        </w:rPr>
        <w:t xml:space="preserve"> </w:t>
      </w:r>
      <w:r>
        <w:t>be</w:t>
      </w:r>
      <w:r>
        <w:rPr>
          <w:spacing w:val="19"/>
        </w:rPr>
        <w:t xml:space="preserve"> </w:t>
      </w:r>
      <w:r>
        <w:t>executed</w:t>
      </w:r>
      <w:r>
        <w:rPr>
          <w:spacing w:val="21"/>
        </w:rPr>
        <w:t xml:space="preserve"> </w:t>
      </w:r>
      <w:r>
        <w:t>in</w:t>
      </w:r>
      <w:r>
        <w:rPr>
          <w:spacing w:val="20"/>
        </w:rPr>
        <w:t xml:space="preserve"> </w:t>
      </w:r>
      <w:r>
        <w:t>any</w:t>
      </w:r>
      <w:r>
        <w:rPr>
          <w:spacing w:val="22"/>
        </w:rPr>
        <w:t xml:space="preserve"> </w:t>
      </w:r>
      <w:r>
        <w:t>number</w:t>
      </w:r>
      <w:r>
        <w:rPr>
          <w:spacing w:val="21"/>
        </w:rPr>
        <w:t xml:space="preserve"> </w:t>
      </w:r>
      <w:r>
        <w:t>of</w:t>
      </w:r>
      <w:r>
        <w:rPr>
          <w:spacing w:val="22"/>
        </w:rPr>
        <w:t xml:space="preserve"> </w:t>
      </w:r>
      <w:r>
        <w:t>counterparts,</w:t>
      </w:r>
      <w:r>
        <w:rPr>
          <w:spacing w:val="20"/>
        </w:rPr>
        <w:t xml:space="preserve"> </w:t>
      </w:r>
      <w:r>
        <w:t>and</w:t>
      </w:r>
      <w:r>
        <w:rPr>
          <w:spacing w:val="21"/>
        </w:rPr>
        <w:t xml:space="preserve"> </w:t>
      </w:r>
      <w:r>
        <w:t>this</w:t>
      </w:r>
      <w:r>
        <w:rPr>
          <w:spacing w:val="20"/>
        </w:rPr>
        <w:t xml:space="preserve"> </w:t>
      </w:r>
      <w:r>
        <w:t>has</w:t>
      </w:r>
      <w:r>
        <w:rPr>
          <w:spacing w:val="23"/>
        </w:rPr>
        <w:t xml:space="preserve"> </w:t>
      </w:r>
      <w:r>
        <w:t>the</w:t>
      </w:r>
      <w:r>
        <w:rPr>
          <w:spacing w:val="19"/>
        </w:rPr>
        <w:t xml:space="preserve"> </w:t>
      </w:r>
      <w:r>
        <w:t>same</w:t>
      </w:r>
      <w:r>
        <w:rPr>
          <w:spacing w:val="20"/>
        </w:rPr>
        <w:t xml:space="preserve"> </w:t>
      </w:r>
      <w:r>
        <w:t>effect</w:t>
      </w:r>
      <w:r>
        <w:rPr>
          <w:spacing w:val="20"/>
        </w:rPr>
        <w:t xml:space="preserve"> </w:t>
      </w:r>
      <w:r>
        <w:t>as</w:t>
      </w:r>
      <w:r>
        <w:rPr>
          <w:spacing w:val="23"/>
        </w:rPr>
        <w:t xml:space="preserve"> </w:t>
      </w:r>
      <w:r>
        <w:t>if the</w:t>
      </w:r>
      <w:r>
        <w:rPr>
          <w:spacing w:val="40"/>
        </w:rPr>
        <w:t xml:space="preserve"> </w:t>
      </w:r>
      <w:r>
        <w:t>signatures</w:t>
      </w:r>
      <w:r>
        <w:rPr>
          <w:spacing w:val="40"/>
        </w:rPr>
        <w:t xml:space="preserve"> </w:t>
      </w:r>
      <w:r>
        <w:t>on</w:t>
      </w:r>
      <w:r>
        <w:rPr>
          <w:spacing w:val="40"/>
        </w:rPr>
        <w:t xml:space="preserve"> </w:t>
      </w:r>
      <w:r>
        <w:t>the</w:t>
      </w:r>
      <w:r>
        <w:rPr>
          <w:spacing w:val="40"/>
        </w:rPr>
        <w:t xml:space="preserve"> </w:t>
      </w:r>
      <w:r>
        <w:t>counterparts</w:t>
      </w:r>
      <w:r>
        <w:rPr>
          <w:spacing w:val="40"/>
        </w:rPr>
        <w:t xml:space="preserve"> </w:t>
      </w:r>
      <w:r>
        <w:t>were</w:t>
      </w:r>
      <w:r>
        <w:rPr>
          <w:spacing w:val="40"/>
        </w:rPr>
        <w:t xml:space="preserve"> </w:t>
      </w:r>
      <w:r>
        <w:t>on</w:t>
      </w:r>
      <w:r>
        <w:rPr>
          <w:spacing w:val="40"/>
        </w:rPr>
        <w:t xml:space="preserve"> </w:t>
      </w:r>
      <w:r>
        <w:t>a</w:t>
      </w:r>
      <w:r>
        <w:rPr>
          <w:spacing w:val="40"/>
        </w:rPr>
        <w:t xml:space="preserve"> </w:t>
      </w:r>
      <w:r>
        <w:t>single</w:t>
      </w:r>
      <w:r>
        <w:rPr>
          <w:spacing w:val="40"/>
        </w:rPr>
        <w:t xml:space="preserve"> </w:t>
      </w:r>
      <w:r>
        <w:t>copy</w:t>
      </w:r>
      <w:r>
        <w:rPr>
          <w:spacing w:val="40"/>
        </w:rPr>
        <w:t xml:space="preserve"> </w:t>
      </w:r>
      <w:r>
        <w:t>of</w:t>
      </w:r>
      <w:r>
        <w:rPr>
          <w:spacing w:val="40"/>
        </w:rPr>
        <w:t xml:space="preserve"> </w:t>
      </w:r>
      <w:r>
        <w:t>this Agreement.</w:t>
      </w:r>
    </w:p>
    <w:p w14:paraId="15457B48" w14:textId="77777777" w:rsidR="00E70012" w:rsidRDefault="00E70012">
      <w:pPr>
        <w:spacing w:line="338" w:lineRule="auto"/>
        <w:jc w:val="both"/>
        <w:sectPr w:rsidR="00E70012">
          <w:pgSz w:w="11910" w:h="16840"/>
          <w:pgMar w:top="980" w:right="0" w:bottom="1120" w:left="980" w:header="0" w:footer="881" w:gutter="0"/>
          <w:cols w:space="720"/>
        </w:sectPr>
      </w:pPr>
    </w:p>
    <w:p w14:paraId="25974177" w14:textId="77777777" w:rsidR="00E70012" w:rsidRDefault="00000000">
      <w:pPr>
        <w:pStyle w:val="Heading1"/>
        <w:ind w:left="0" w:right="864" w:firstLine="0"/>
        <w:jc w:val="center"/>
      </w:pPr>
      <w:bookmarkStart w:id="278" w:name="SECTION_11"/>
      <w:bookmarkStart w:id="279" w:name="_bookmark39"/>
      <w:bookmarkEnd w:id="278"/>
      <w:bookmarkEnd w:id="279"/>
      <w:r>
        <w:rPr>
          <w:w w:val="105"/>
        </w:rPr>
        <w:lastRenderedPageBreak/>
        <w:t>SECTION</w:t>
      </w:r>
      <w:r>
        <w:rPr>
          <w:spacing w:val="-14"/>
          <w:w w:val="105"/>
        </w:rPr>
        <w:t xml:space="preserve"> </w:t>
      </w:r>
      <w:r>
        <w:rPr>
          <w:spacing w:val="-5"/>
          <w:w w:val="105"/>
        </w:rPr>
        <w:t>11</w:t>
      </w:r>
    </w:p>
    <w:p w14:paraId="36B73092" w14:textId="77777777" w:rsidR="00E70012" w:rsidRDefault="00000000">
      <w:pPr>
        <w:pStyle w:val="Heading1"/>
        <w:spacing w:before="157"/>
        <w:ind w:left="0" w:right="863" w:firstLine="0"/>
        <w:jc w:val="center"/>
      </w:pPr>
      <w:bookmarkStart w:id="280" w:name="GOVERNING_LAW_AND_ENFORCEMENT"/>
      <w:bookmarkStart w:id="281" w:name="_bookmark40"/>
      <w:bookmarkEnd w:id="280"/>
      <w:bookmarkEnd w:id="281"/>
      <w:r>
        <w:rPr>
          <w:spacing w:val="-2"/>
          <w:w w:val="105"/>
        </w:rPr>
        <w:t>GOVERNING</w:t>
      </w:r>
      <w:r>
        <w:rPr>
          <w:spacing w:val="-9"/>
          <w:w w:val="105"/>
        </w:rPr>
        <w:t xml:space="preserve"> </w:t>
      </w:r>
      <w:r>
        <w:rPr>
          <w:spacing w:val="-2"/>
          <w:w w:val="105"/>
        </w:rPr>
        <w:t>LAW</w:t>
      </w:r>
      <w:r>
        <w:rPr>
          <w:spacing w:val="-9"/>
          <w:w w:val="105"/>
        </w:rPr>
        <w:t xml:space="preserve"> </w:t>
      </w:r>
      <w:r>
        <w:rPr>
          <w:spacing w:val="-2"/>
          <w:w w:val="105"/>
        </w:rPr>
        <w:t>AND</w:t>
      </w:r>
      <w:r>
        <w:rPr>
          <w:spacing w:val="-3"/>
          <w:w w:val="105"/>
        </w:rPr>
        <w:t xml:space="preserve"> </w:t>
      </w:r>
      <w:r>
        <w:rPr>
          <w:spacing w:val="-2"/>
          <w:w w:val="105"/>
        </w:rPr>
        <w:t>ENFORCEMENT</w:t>
      </w:r>
    </w:p>
    <w:p w14:paraId="2CCF2FAD" w14:textId="77777777" w:rsidR="00E70012" w:rsidRDefault="00E70012">
      <w:pPr>
        <w:pStyle w:val="BodyText"/>
        <w:spacing w:before="84"/>
        <w:ind w:left="0"/>
        <w:rPr>
          <w:b/>
        </w:rPr>
      </w:pPr>
    </w:p>
    <w:p w14:paraId="2364C323" w14:textId="77777777" w:rsidR="00E70012" w:rsidRDefault="00000000">
      <w:pPr>
        <w:pStyle w:val="Heading1"/>
        <w:numPr>
          <w:ilvl w:val="0"/>
          <w:numId w:val="43"/>
        </w:numPr>
        <w:tabs>
          <w:tab w:val="left" w:pos="771"/>
        </w:tabs>
        <w:spacing w:before="1"/>
        <w:ind w:left="771" w:hanging="620"/>
        <w:jc w:val="both"/>
      </w:pPr>
      <w:bookmarkStart w:id="282" w:name="28._GOVERNING_LAW"/>
      <w:bookmarkStart w:id="283" w:name="_bookmark41"/>
      <w:bookmarkEnd w:id="282"/>
      <w:bookmarkEnd w:id="283"/>
      <w:r>
        <w:rPr>
          <w:spacing w:val="-2"/>
          <w:w w:val="105"/>
        </w:rPr>
        <w:t xml:space="preserve">GOVERNING </w:t>
      </w:r>
      <w:r>
        <w:rPr>
          <w:spacing w:val="-5"/>
          <w:w w:val="105"/>
        </w:rPr>
        <w:t>LAW</w:t>
      </w:r>
    </w:p>
    <w:p w14:paraId="6B9ECD89" w14:textId="77777777" w:rsidR="00E70012" w:rsidRDefault="00000000">
      <w:pPr>
        <w:pStyle w:val="BodyText"/>
        <w:spacing w:before="230" w:line="336" w:lineRule="auto"/>
        <w:ind w:right="1033"/>
      </w:pPr>
      <w:r>
        <w:t>This</w:t>
      </w:r>
      <w:r>
        <w:rPr>
          <w:spacing w:val="38"/>
        </w:rPr>
        <w:t xml:space="preserve"> </w:t>
      </w:r>
      <w:r>
        <w:t>Agreement</w:t>
      </w:r>
      <w:r>
        <w:rPr>
          <w:spacing w:val="40"/>
        </w:rPr>
        <w:t xml:space="preserve"> </w:t>
      </w:r>
      <w:r>
        <w:t>and</w:t>
      </w:r>
      <w:r>
        <w:rPr>
          <w:spacing w:val="62"/>
        </w:rPr>
        <w:t xml:space="preserve"> </w:t>
      </w:r>
      <w:r>
        <w:t>any</w:t>
      </w:r>
      <w:r>
        <w:rPr>
          <w:spacing w:val="66"/>
        </w:rPr>
        <w:t xml:space="preserve"> </w:t>
      </w:r>
      <w:r>
        <w:t>non-contractual</w:t>
      </w:r>
      <w:r>
        <w:rPr>
          <w:spacing w:val="40"/>
        </w:rPr>
        <w:t xml:space="preserve"> </w:t>
      </w:r>
      <w:r>
        <w:t>obligations</w:t>
      </w:r>
      <w:r>
        <w:rPr>
          <w:spacing w:val="65"/>
        </w:rPr>
        <w:t xml:space="preserve"> </w:t>
      </w:r>
      <w:r>
        <w:t>arising</w:t>
      </w:r>
      <w:r>
        <w:rPr>
          <w:spacing w:val="62"/>
        </w:rPr>
        <w:t xml:space="preserve"> </w:t>
      </w:r>
      <w:r>
        <w:t>out</w:t>
      </w:r>
      <w:r>
        <w:rPr>
          <w:spacing w:val="40"/>
        </w:rPr>
        <w:t xml:space="preserve"> </w:t>
      </w:r>
      <w:r>
        <w:t>of</w:t>
      </w:r>
      <w:r>
        <w:rPr>
          <w:spacing w:val="40"/>
        </w:rPr>
        <w:t xml:space="preserve"> </w:t>
      </w:r>
      <w:r>
        <w:t>or</w:t>
      </w:r>
      <w:r>
        <w:rPr>
          <w:spacing w:val="62"/>
        </w:rPr>
        <w:t xml:space="preserve"> </w:t>
      </w:r>
      <w:r>
        <w:t>in</w:t>
      </w:r>
      <w:r>
        <w:rPr>
          <w:spacing w:val="40"/>
        </w:rPr>
        <w:t xml:space="preserve"> </w:t>
      </w:r>
      <w:r>
        <w:t>connection</w:t>
      </w:r>
      <w:r>
        <w:rPr>
          <w:spacing w:val="62"/>
        </w:rPr>
        <w:t xml:space="preserve"> </w:t>
      </w:r>
      <w:r>
        <w:t>with</w:t>
      </w:r>
      <w:r>
        <w:rPr>
          <w:spacing w:val="40"/>
        </w:rPr>
        <w:t xml:space="preserve"> </w:t>
      </w:r>
      <w:r>
        <w:t>it</w:t>
      </w:r>
      <w:r>
        <w:rPr>
          <w:spacing w:val="40"/>
        </w:rPr>
        <w:t xml:space="preserve"> </w:t>
      </w:r>
      <w:r>
        <w:t>are governed by English law.</w:t>
      </w:r>
    </w:p>
    <w:p w14:paraId="463FE6F9" w14:textId="77777777" w:rsidR="00E70012" w:rsidRDefault="00000000">
      <w:pPr>
        <w:pStyle w:val="Heading1"/>
        <w:numPr>
          <w:ilvl w:val="0"/>
          <w:numId w:val="43"/>
        </w:numPr>
        <w:tabs>
          <w:tab w:val="left" w:pos="771"/>
        </w:tabs>
        <w:spacing w:before="139"/>
        <w:ind w:left="771" w:hanging="620"/>
        <w:jc w:val="both"/>
      </w:pPr>
      <w:bookmarkStart w:id="284" w:name="29._ENFORCEMENT"/>
      <w:bookmarkStart w:id="285" w:name="_bookmark42"/>
      <w:bookmarkEnd w:id="284"/>
      <w:bookmarkEnd w:id="285"/>
      <w:r>
        <w:rPr>
          <w:spacing w:val="-2"/>
          <w:w w:val="105"/>
        </w:rPr>
        <w:t>ENFORCEMENT</w:t>
      </w:r>
    </w:p>
    <w:p w14:paraId="1C8CAF02" w14:textId="77777777" w:rsidR="00E70012" w:rsidRDefault="00E70012">
      <w:pPr>
        <w:pStyle w:val="BodyText"/>
        <w:spacing w:before="3"/>
        <w:ind w:left="0"/>
        <w:rPr>
          <w:b/>
        </w:rPr>
      </w:pPr>
    </w:p>
    <w:p w14:paraId="5C229D51" w14:textId="77777777" w:rsidR="00E70012" w:rsidRDefault="00000000">
      <w:pPr>
        <w:pStyle w:val="Heading2"/>
        <w:numPr>
          <w:ilvl w:val="1"/>
          <w:numId w:val="43"/>
        </w:numPr>
        <w:tabs>
          <w:tab w:val="left" w:pos="771"/>
        </w:tabs>
        <w:ind w:left="771" w:hanging="620"/>
        <w:jc w:val="both"/>
      </w:pPr>
      <w:bookmarkStart w:id="286" w:name="29.1_Jurisdiction"/>
      <w:bookmarkEnd w:id="286"/>
      <w:r>
        <w:rPr>
          <w:spacing w:val="-2"/>
          <w:w w:val="105"/>
        </w:rPr>
        <w:t>Jurisdiction</w:t>
      </w:r>
    </w:p>
    <w:p w14:paraId="36FA121B" w14:textId="77777777" w:rsidR="00E70012" w:rsidRDefault="00000000">
      <w:pPr>
        <w:pStyle w:val="ListParagraph"/>
        <w:numPr>
          <w:ilvl w:val="0"/>
          <w:numId w:val="4"/>
        </w:numPr>
        <w:tabs>
          <w:tab w:val="left" w:pos="771"/>
          <w:tab w:val="left" w:pos="775"/>
        </w:tabs>
        <w:spacing w:before="92" w:line="336" w:lineRule="auto"/>
        <w:ind w:right="1019" w:hanging="624"/>
        <w:jc w:val="both"/>
        <w:rPr>
          <w:sz w:val="20"/>
        </w:rPr>
      </w:pPr>
      <w:r>
        <w:rPr>
          <w:sz w:val="20"/>
        </w:rPr>
        <w:t xml:space="preserve">The courts of England have exclusive jurisdiction to settle any dispute arising out of or in connection with this Agreement (including a dispute relating to the existence, validity or termination of this Agreement or any non-contractual obligation arising out of or in connection with this Agreement) (a </w:t>
      </w:r>
      <w:r>
        <w:rPr>
          <w:spacing w:val="-2"/>
          <w:sz w:val="20"/>
        </w:rPr>
        <w:t>"</w:t>
      </w:r>
      <w:r>
        <w:rPr>
          <w:b/>
          <w:spacing w:val="-2"/>
          <w:sz w:val="20"/>
        </w:rPr>
        <w:t>Dispute</w:t>
      </w:r>
      <w:r>
        <w:rPr>
          <w:spacing w:val="-2"/>
          <w:sz w:val="20"/>
        </w:rPr>
        <w:t>").</w:t>
      </w:r>
    </w:p>
    <w:p w14:paraId="32955BF1" w14:textId="77777777" w:rsidR="00E70012" w:rsidRDefault="00000000">
      <w:pPr>
        <w:pStyle w:val="ListParagraph"/>
        <w:numPr>
          <w:ilvl w:val="0"/>
          <w:numId w:val="4"/>
        </w:numPr>
        <w:tabs>
          <w:tab w:val="left" w:pos="771"/>
          <w:tab w:val="left" w:pos="775"/>
        </w:tabs>
        <w:spacing w:before="120" w:line="336" w:lineRule="auto"/>
        <w:ind w:right="1018" w:hanging="624"/>
        <w:jc w:val="both"/>
        <w:rPr>
          <w:sz w:val="20"/>
        </w:rPr>
      </w:pPr>
      <w:r>
        <w:rPr>
          <w:sz w:val="20"/>
        </w:rPr>
        <w:t>The</w:t>
      </w:r>
      <w:r>
        <w:rPr>
          <w:spacing w:val="40"/>
          <w:sz w:val="20"/>
        </w:rPr>
        <w:t xml:space="preserve"> </w:t>
      </w:r>
      <w:r>
        <w:rPr>
          <w:sz w:val="20"/>
        </w:rPr>
        <w:t>Parties</w:t>
      </w:r>
      <w:r>
        <w:rPr>
          <w:spacing w:val="40"/>
          <w:sz w:val="20"/>
        </w:rPr>
        <w:t xml:space="preserve"> </w:t>
      </w:r>
      <w:r>
        <w:rPr>
          <w:sz w:val="20"/>
        </w:rPr>
        <w:t>agree</w:t>
      </w:r>
      <w:r>
        <w:rPr>
          <w:spacing w:val="40"/>
          <w:sz w:val="20"/>
        </w:rPr>
        <w:t xml:space="preserve"> </w:t>
      </w:r>
      <w:r>
        <w:rPr>
          <w:sz w:val="20"/>
        </w:rPr>
        <w:t>that</w:t>
      </w:r>
      <w:r>
        <w:rPr>
          <w:spacing w:val="40"/>
          <w:sz w:val="20"/>
        </w:rPr>
        <w:t xml:space="preserve"> </w:t>
      </w:r>
      <w:r>
        <w:rPr>
          <w:sz w:val="20"/>
        </w:rPr>
        <w:t>the</w:t>
      </w:r>
      <w:r>
        <w:rPr>
          <w:spacing w:val="40"/>
          <w:sz w:val="20"/>
        </w:rPr>
        <w:t xml:space="preserve"> </w:t>
      </w:r>
      <w:r>
        <w:rPr>
          <w:sz w:val="20"/>
        </w:rPr>
        <w:t>courts</w:t>
      </w:r>
      <w:r>
        <w:rPr>
          <w:spacing w:val="40"/>
          <w:sz w:val="20"/>
        </w:rPr>
        <w:t xml:space="preserve"> </w:t>
      </w:r>
      <w:r>
        <w:rPr>
          <w:sz w:val="20"/>
        </w:rPr>
        <w:t>of</w:t>
      </w:r>
      <w:r>
        <w:rPr>
          <w:spacing w:val="40"/>
          <w:sz w:val="20"/>
        </w:rPr>
        <w:t xml:space="preserve"> </w:t>
      </w:r>
      <w:r>
        <w:rPr>
          <w:sz w:val="20"/>
        </w:rPr>
        <w:t>England</w:t>
      </w:r>
      <w:r>
        <w:rPr>
          <w:spacing w:val="40"/>
          <w:sz w:val="20"/>
        </w:rPr>
        <w:t xml:space="preserve"> </w:t>
      </w:r>
      <w:r>
        <w:rPr>
          <w:sz w:val="20"/>
        </w:rPr>
        <w:t>are</w:t>
      </w:r>
      <w:r>
        <w:rPr>
          <w:spacing w:val="40"/>
          <w:sz w:val="20"/>
        </w:rPr>
        <w:t xml:space="preserve"> </w:t>
      </w:r>
      <w:r>
        <w:rPr>
          <w:sz w:val="20"/>
        </w:rPr>
        <w:t>the</w:t>
      </w:r>
      <w:r>
        <w:rPr>
          <w:spacing w:val="40"/>
          <w:sz w:val="20"/>
        </w:rPr>
        <w:t xml:space="preserve"> </w:t>
      </w:r>
      <w:r>
        <w:rPr>
          <w:sz w:val="20"/>
        </w:rPr>
        <w:t>most</w:t>
      </w:r>
      <w:r>
        <w:rPr>
          <w:spacing w:val="40"/>
          <w:sz w:val="20"/>
        </w:rPr>
        <w:t xml:space="preserve"> </w:t>
      </w:r>
      <w:r>
        <w:rPr>
          <w:sz w:val="20"/>
        </w:rPr>
        <w:t>appropriate</w:t>
      </w:r>
      <w:r>
        <w:rPr>
          <w:spacing w:val="40"/>
          <w:sz w:val="20"/>
        </w:rPr>
        <w:t xml:space="preserve"> </w:t>
      </w:r>
      <w:r>
        <w:rPr>
          <w:sz w:val="20"/>
        </w:rPr>
        <w:t>and</w:t>
      </w:r>
      <w:r>
        <w:rPr>
          <w:spacing w:val="40"/>
          <w:sz w:val="20"/>
        </w:rPr>
        <w:t xml:space="preserve"> </w:t>
      </w:r>
      <w:r>
        <w:rPr>
          <w:sz w:val="20"/>
        </w:rPr>
        <w:t>convenient</w:t>
      </w:r>
      <w:r>
        <w:rPr>
          <w:spacing w:val="40"/>
          <w:sz w:val="20"/>
        </w:rPr>
        <w:t xml:space="preserve"> </w:t>
      </w:r>
      <w:r>
        <w:rPr>
          <w:sz w:val="20"/>
        </w:rPr>
        <w:t>courts</w:t>
      </w:r>
      <w:r>
        <w:rPr>
          <w:spacing w:val="40"/>
          <w:sz w:val="20"/>
        </w:rPr>
        <w:t xml:space="preserve"> </w:t>
      </w:r>
      <w:r>
        <w:rPr>
          <w:sz w:val="20"/>
        </w:rPr>
        <w:t>to settle</w:t>
      </w:r>
      <w:r>
        <w:rPr>
          <w:spacing w:val="40"/>
          <w:sz w:val="20"/>
        </w:rPr>
        <w:t xml:space="preserve"> </w:t>
      </w:r>
      <w:r>
        <w:rPr>
          <w:sz w:val="20"/>
        </w:rPr>
        <w:t>Disputes</w:t>
      </w:r>
      <w:r>
        <w:rPr>
          <w:spacing w:val="40"/>
          <w:sz w:val="20"/>
        </w:rPr>
        <w:t xml:space="preserve"> </w:t>
      </w:r>
      <w:r>
        <w:rPr>
          <w:sz w:val="20"/>
        </w:rPr>
        <w:t>and</w:t>
      </w:r>
      <w:r>
        <w:rPr>
          <w:spacing w:val="40"/>
          <w:sz w:val="20"/>
        </w:rPr>
        <w:t xml:space="preserve"> </w:t>
      </w:r>
      <w:r>
        <w:rPr>
          <w:sz w:val="20"/>
        </w:rPr>
        <w:t>accordingly</w:t>
      </w:r>
      <w:r>
        <w:rPr>
          <w:spacing w:val="40"/>
          <w:sz w:val="20"/>
        </w:rPr>
        <w:t xml:space="preserve"> </w:t>
      </w:r>
      <w:r>
        <w:rPr>
          <w:sz w:val="20"/>
        </w:rPr>
        <w:t>no</w:t>
      </w:r>
      <w:r>
        <w:rPr>
          <w:spacing w:val="40"/>
          <w:sz w:val="20"/>
        </w:rPr>
        <w:t xml:space="preserve"> </w:t>
      </w:r>
      <w:r>
        <w:rPr>
          <w:sz w:val="20"/>
        </w:rPr>
        <w:t>Party</w:t>
      </w:r>
      <w:r>
        <w:rPr>
          <w:spacing w:val="40"/>
          <w:sz w:val="20"/>
        </w:rPr>
        <w:t xml:space="preserve"> </w:t>
      </w:r>
      <w:r>
        <w:rPr>
          <w:sz w:val="20"/>
        </w:rPr>
        <w:t>will</w:t>
      </w:r>
      <w:r>
        <w:rPr>
          <w:spacing w:val="40"/>
          <w:sz w:val="20"/>
        </w:rPr>
        <w:t xml:space="preserve"> </w:t>
      </w:r>
      <w:r>
        <w:rPr>
          <w:sz w:val="20"/>
        </w:rPr>
        <w:t>argue</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contrary.</w:t>
      </w:r>
    </w:p>
    <w:p w14:paraId="26F506FE" w14:textId="77777777" w:rsidR="00E70012" w:rsidRDefault="00E70012">
      <w:pPr>
        <w:pStyle w:val="BodyText"/>
        <w:ind w:left="0"/>
      </w:pPr>
    </w:p>
    <w:p w14:paraId="2119FAF8" w14:textId="77777777" w:rsidR="00E70012" w:rsidRDefault="00E70012">
      <w:pPr>
        <w:pStyle w:val="BodyText"/>
        <w:spacing w:before="104"/>
        <w:ind w:left="0"/>
      </w:pPr>
    </w:p>
    <w:p w14:paraId="7CBDB483" w14:textId="77777777" w:rsidR="00E70012" w:rsidRDefault="00000000">
      <w:pPr>
        <w:ind w:left="151"/>
        <w:rPr>
          <w:b/>
          <w:sz w:val="20"/>
        </w:rPr>
      </w:pPr>
      <w:r>
        <w:rPr>
          <w:b/>
          <w:w w:val="105"/>
          <w:sz w:val="20"/>
        </w:rPr>
        <w:t>This</w:t>
      </w:r>
      <w:r>
        <w:rPr>
          <w:b/>
          <w:spacing w:val="-15"/>
          <w:w w:val="105"/>
          <w:sz w:val="20"/>
        </w:rPr>
        <w:t xml:space="preserve"> </w:t>
      </w:r>
      <w:r>
        <w:rPr>
          <w:b/>
          <w:w w:val="105"/>
          <w:sz w:val="20"/>
        </w:rPr>
        <w:t>Agreement</w:t>
      </w:r>
      <w:r>
        <w:rPr>
          <w:b/>
          <w:spacing w:val="-9"/>
          <w:w w:val="105"/>
          <w:sz w:val="20"/>
        </w:rPr>
        <w:t xml:space="preserve"> </w:t>
      </w:r>
      <w:r>
        <w:rPr>
          <w:b/>
          <w:w w:val="105"/>
          <w:sz w:val="20"/>
        </w:rPr>
        <w:t>has</w:t>
      </w:r>
      <w:r>
        <w:rPr>
          <w:b/>
          <w:spacing w:val="-7"/>
          <w:w w:val="105"/>
          <w:sz w:val="20"/>
        </w:rPr>
        <w:t xml:space="preserve"> </w:t>
      </w:r>
      <w:r>
        <w:rPr>
          <w:b/>
          <w:w w:val="105"/>
          <w:sz w:val="20"/>
        </w:rPr>
        <w:t>been</w:t>
      </w:r>
      <w:r>
        <w:rPr>
          <w:b/>
          <w:spacing w:val="-10"/>
          <w:w w:val="105"/>
          <w:sz w:val="20"/>
        </w:rPr>
        <w:t xml:space="preserve"> </w:t>
      </w:r>
      <w:r>
        <w:rPr>
          <w:b/>
          <w:w w:val="105"/>
          <w:sz w:val="20"/>
        </w:rPr>
        <w:t>entered</w:t>
      </w:r>
      <w:r>
        <w:rPr>
          <w:b/>
          <w:spacing w:val="-10"/>
          <w:w w:val="105"/>
          <w:sz w:val="20"/>
        </w:rPr>
        <w:t xml:space="preserve"> </w:t>
      </w:r>
      <w:r>
        <w:rPr>
          <w:b/>
          <w:w w:val="105"/>
          <w:sz w:val="20"/>
        </w:rPr>
        <w:t>into</w:t>
      </w:r>
      <w:r>
        <w:rPr>
          <w:b/>
          <w:spacing w:val="-8"/>
          <w:w w:val="105"/>
          <w:sz w:val="20"/>
        </w:rPr>
        <w:t xml:space="preserve"> </w:t>
      </w:r>
      <w:r>
        <w:rPr>
          <w:b/>
          <w:w w:val="105"/>
          <w:sz w:val="20"/>
        </w:rPr>
        <w:t>on</w:t>
      </w:r>
      <w:r>
        <w:rPr>
          <w:b/>
          <w:spacing w:val="-8"/>
          <w:w w:val="105"/>
          <w:sz w:val="20"/>
        </w:rPr>
        <w:t xml:space="preserve"> </w:t>
      </w:r>
      <w:r>
        <w:rPr>
          <w:b/>
          <w:w w:val="105"/>
          <w:sz w:val="20"/>
        </w:rPr>
        <w:t>the</w:t>
      </w:r>
      <w:r>
        <w:rPr>
          <w:b/>
          <w:spacing w:val="-7"/>
          <w:w w:val="105"/>
          <w:sz w:val="20"/>
        </w:rPr>
        <w:t xml:space="preserve"> </w:t>
      </w:r>
      <w:r>
        <w:rPr>
          <w:b/>
          <w:w w:val="105"/>
          <w:sz w:val="20"/>
        </w:rPr>
        <w:t>date</w:t>
      </w:r>
      <w:r>
        <w:rPr>
          <w:b/>
          <w:spacing w:val="-8"/>
          <w:w w:val="105"/>
          <w:sz w:val="20"/>
        </w:rPr>
        <w:t xml:space="preserve"> </w:t>
      </w:r>
      <w:r>
        <w:rPr>
          <w:b/>
          <w:w w:val="105"/>
          <w:sz w:val="20"/>
        </w:rPr>
        <w:t>stated</w:t>
      </w:r>
      <w:r>
        <w:rPr>
          <w:b/>
          <w:spacing w:val="-10"/>
          <w:w w:val="105"/>
          <w:sz w:val="20"/>
        </w:rPr>
        <w:t xml:space="preserve"> </w:t>
      </w:r>
      <w:r>
        <w:rPr>
          <w:b/>
          <w:w w:val="105"/>
          <w:sz w:val="20"/>
        </w:rPr>
        <w:t>at</w:t>
      </w:r>
      <w:r>
        <w:rPr>
          <w:b/>
          <w:spacing w:val="-9"/>
          <w:w w:val="105"/>
          <w:sz w:val="20"/>
        </w:rPr>
        <w:t xml:space="preserve"> </w:t>
      </w:r>
      <w:r>
        <w:rPr>
          <w:b/>
          <w:w w:val="105"/>
          <w:sz w:val="20"/>
        </w:rPr>
        <w:t>the</w:t>
      </w:r>
      <w:r>
        <w:rPr>
          <w:b/>
          <w:spacing w:val="-7"/>
          <w:w w:val="105"/>
          <w:sz w:val="20"/>
        </w:rPr>
        <w:t xml:space="preserve"> </w:t>
      </w:r>
      <w:r>
        <w:rPr>
          <w:b/>
          <w:w w:val="105"/>
          <w:sz w:val="20"/>
        </w:rPr>
        <w:t>beginning</w:t>
      </w:r>
      <w:r>
        <w:rPr>
          <w:b/>
          <w:spacing w:val="-9"/>
          <w:w w:val="105"/>
          <w:sz w:val="20"/>
        </w:rPr>
        <w:t xml:space="preserve"> </w:t>
      </w:r>
      <w:r>
        <w:rPr>
          <w:b/>
          <w:w w:val="105"/>
          <w:sz w:val="20"/>
        </w:rPr>
        <w:t>of</w:t>
      </w:r>
      <w:r>
        <w:rPr>
          <w:b/>
          <w:spacing w:val="-7"/>
          <w:w w:val="105"/>
          <w:sz w:val="20"/>
        </w:rPr>
        <w:t xml:space="preserve"> </w:t>
      </w:r>
      <w:r>
        <w:rPr>
          <w:b/>
          <w:w w:val="105"/>
          <w:sz w:val="20"/>
        </w:rPr>
        <w:t>this</w:t>
      </w:r>
      <w:r>
        <w:rPr>
          <w:b/>
          <w:spacing w:val="-14"/>
          <w:w w:val="105"/>
          <w:sz w:val="20"/>
        </w:rPr>
        <w:t xml:space="preserve"> </w:t>
      </w:r>
      <w:r>
        <w:rPr>
          <w:b/>
          <w:spacing w:val="-2"/>
          <w:w w:val="105"/>
          <w:sz w:val="20"/>
        </w:rPr>
        <w:t>Agreement.</w:t>
      </w:r>
    </w:p>
    <w:p w14:paraId="14C2FD2E" w14:textId="77777777" w:rsidR="00E70012" w:rsidRDefault="00E70012">
      <w:pPr>
        <w:rPr>
          <w:sz w:val="20"/>
        </w:rPr>
        <w:sectPr w:rsidR="00E70012">
          <w:pgSz w:w="11910" w:h="16840"/>
          <w:pgMar w:top="980" w:right="0" w:bottom="1120" w:left="980" w:header="0" w:footer="881" w:gutter="0"/>
          <w:cols w:space="720"/>
        </w:sectPr>
      </w:pPr>
    </w:p>
    <w:p w14:paraId="17777D4B" w14:textId="77777777" w:rsidR="00E70012" w:rsidRDefault="00000000">
      <w:pPr>
        <w:pStyle w:val="Heading2"/>
        <w:spacing w:before="65" w:line="360" w:lineRule="auto"/>
        <w:ind w:left="3997" w:right="4867" w:hanging="1"/>
        <w:jc w:val="center"/>
      </w:pPr>
      <w:bookmarkStart w:id="287" w:name="SCHEDULE_1_Conditions_precedent"/>
      <w:bookmarkStart w:id="288" w:name="_bookmark43"/>
      <w:bookmarkEnd w:id="287"/>
      <w:bookmarkEnd w:id="288"/>
      <w:r>
        <w:rPr>
          <w:smallCaps/>
        </w:rPr>
        <w:lastRenderedPageBreak/>
        <w:t>SCHEDULE</w:t>
      </w:r>
      <w:r>
        <w:rPr>
          <w:smallCaps/>
          <w:spacing w:val="-12"/>
        </w:rPr>
        <w:t xml:space="preserve"> </w:t>
      </w:r>
      <w:r>
        <w:rPr>
          <w:smallCaps/>
        </w:rPr>
        <w:t>1 Conditions</w:t>
      </w:r>
      <w:r>
        <w:rPr>
          <w:smallCaps/>
          <w:spacing w:val="-12"/>
        </w:rPr>
        <w:t xml:space="preserve"> </w:t>
      </w:r>
      <w:r>
        <w:rPr>
          <w:smallCaps/>
        </w:rPr>
        <w:t>precedent</w:t>
      </w:r>
    </w:p>
    <w:p w14:paraId="5E0E66D5" w14:textId="77777777" w:rsidR="00E70012" w:rsidRDefault="00E70012">
      <w:pPr>
        <w:pStyle w:val="BodyText"/>
        <w:ind w:left="0"/>
        <w:rPr>
          <w:b/>
          <w:sz w:val="16"/>
        </w:rPr>
      </w:pPr>
    </w:p>
    <w:p w14:paraId="698BE93F" w14:textId="77777777" w:rsidR="00E70012" w:rsidRDefault="00E70012">
      <w:pPr>
        <w:pStyle w:val="BodyText"/>
        <w:spacing w:before="75"/>
        <w:ind w:left="0"/>
        <w:rPr>
          <w:b/>
          <w:sz w:val="16"/>
        </w:rPr>
      </w:pPr>
    </w:p>
    <w:p w14:paraId="377FF6FF" w14:textId="77777777" w:rsidR="00E70012" w:rsidRDefault="00000000">
      <w:pPr>
        <w:pStyle w:val="ListParagraph"/>
        <w:numPr>
          <w:ilvl w:val="0"/>
          <w:numId w:val="3"/>
        </w:numPr>
        <w:tabs>
          <w:tab w:val="left" w:pos="775"/>
        </w:tabs>
        <w:spacing w:before="0"/>
        <w:rPr>
          <w:b/>
          <w:sz w:val="20"/>
        </w:rPr>
      </w:pPr>
      <w:r>
        <w:rPr>
          <w:b/>
          <w:spacing w:val="-2"/>
          <w:w w:val="105"/>
          <w:sz w:val="20"/>
        </w:rPr>
        <w:t>Borrower</w:t>
      </w:r>
    </w:p>
    <w:p w14:paraId="433357B3" w14:textId="77777777" w:rsidR="00E70012" w:rsidRDefault="00000000">
      <w:pPr>
        <w:pStyle w:val="ListParagraph"/>
        <w:numPr>
          <w:ilvl w:val="1"/>
          <w:numId w:val="3"/>
        </w:numPr>
        <w:tabs>
          <w:tab w:val="left" w:pos="775"/>
        </w:tabs>
        <w:spacing w:before="211"/>
        <w:rPr>
          <w:sz w:val="20"/>
        </w:rPr>
      </w:pPr>
      <w:r>
        <w:rPr>
          <w:sz w:val="20"/>
        </w:rPr>
        <w:t>A</w:t>
      </w:r>
      <w:r>
        <w:rPr>
          <w:spacing w:val="3"/>
          <w:sz w:val="20"/>
        </w:rPr>
        <w:t xml:space="preserve"> </w:t>
      </w:r>
      <w:r>
        <w:rPr>
          <w:sz w:val="20"/>
        </w:rPr>
        <w:t>copy</w:t>
      </w:r>
      <w:r>
        <w:rPr>
          <w:spacing w:val="19"/>
          <w:sz w:val="20"/>
        </w:rPr>
        <w:t xml:space="preserve"> </w:t>
      </w:r>
      <w:r>
        <w:rPr>
          <w:sz w:val="20"/>
        </w:rPr>
        <w:t>of</w:t>
      </w:r>
      <w:r>
        <w:rPr>
          <w:spacing w:val="13"/>
          <w:sz w:val="20"/>
        </w:rPr>
        <w:t xml:space="preserve"> </w:t>
      </w:r>
      <w:r>
        <w:rPr>
          <w:sz w:val="20"/>
        </w:rPr>
        <w:t>the</w:t>
      </w:r>
      <w:r>
        <w:rPr>
          <w:spacing w:val="17"/>
          <w:sz w:val="20"/>
        </w:rPr>
        <w:t xml:space="preserve"> </w:t>
      </w:r>
      <w:r>
        <w:rPr>
          <w:sz w:val="20"/>
        </w:rPr>
        <w:t>constitutional</w:t>
      </w:r>
      <w:r>
        <w:rPr>
          <w:spacing w:val="16"/>
          <w:sz w:val="20"/>
        </w:rPr>
        <w:t xml:space="preserve"> </w:t>
      </w:r>
      <w:r>
        <w:rPr>
          <w:sz w:val="20"/>
        </w:rPr>
        <w:t>documents</w:t>
      </w:r>
      <w:r>
        <w:rPr>
          <w:spacing w:val="18"/>
          <w:sz w:val="20"/>
        </w:rPr>
        <w:t xml:space="preserve"> </w:t>
      </w:r>
      <w:r>
        <w:rPr>
          <w:sz w:val="20"/>
        </w:rPr>
        <w:t>of</w:t>
      </w:r>
      <w:r>
        <w:rPr>
          <w:spacing w:val="16"/>
          <w:sz w:val="20"/>
        </w:rPr>
        <w:t xml:space="preserve"> </w:t>
      </w:r>
      <w:r>
        <w:rPr>
          <w:sz w:val="20"/>
        </w:rPr>
        <w:t>the</w:t>
      </w:r>
      <w:r>
        <w:rPr>
          <w:spacing w:val="17"/>
          <w:sz w:val="20"/>
        </w:rPr>
        <w:t xml:space="preserve"> </w:t>
      </w:r>
      <w:r>
        <w:rPr>
          <w:spacing w:val="-2"/>
          <w:sz w:val="20"/>
        </w:rPr>
        <w:t>Borrower.</w:t>
      </w:r>
    </w:p>
    <w:p w14:paraId="23B8374F" w14:textId="77777777" w:rsidR="00E70012" w:rsidRDefault="00000000">
      <w:pPr>
        <w:pStyle w:val="ListParagraph"/>
        <w:numPr>
          <w:ilvl w:val="1"/>
          <w:numId w:val="3"/>
        </w:numPr>
        <w:tabs>
          <w:tab w:val="left" w:pos="775"/>
        </w:tabs>
        <w:spacing w:before="213"/>
        <w:rPr>
          <w:sz w:val="20"/>
        </w:rPr>
      </w:pPr>
      <w:r>
        <w:rPr>
          <w:sz w:val="20"/>
        </w:rPr>
        <w:t>A</w:t>
      </w:r>
      <w:r>
        <w:rPr>
          <w:spacing w:val="-3"/>
          <w:sz w:val="20"/>
        </w:rPr>
        <w:t xml:space="preserve"> </w:t>
      </w:r>
      <w:r>
        <w:rPr>
          <w:sz w:val="20"/>
        </w:rPr>
        <w:t>copy</w:t>
      </w:r>
      <w:r>
        <w:rPr>
          <w:spacing w:val="17"/>
          <w:sz w:val="20"/>
        </w:rPr>
        <w:t xml:space="preserve"> </w:t>
      </w:r>
      <w:r>
        <w:rPr>
          <w:sz w:val="20"/>
        </w:rPr>
        <w:t>of</w:t>
      </w:r>
      <w:r>
        <w:rPr>
          <w:spacing w:val="12"/>
          <w:sz w:val="20"/>
        </w:rPr>
        <w:t xml:space="preserve"> </w:t>
      </w:r>
      <w:r>
        <w:rPr>
          <w:sz w:val="20"/>
        </w:rPr>
        <w:t>a</w:t>
      </w:r>
      <w:r>
        <w:rPr>
          <w:spacing w:val="14"/>
          <w:sz w:val="20"/>
        </w:rPr>
        <w:t xml:space="preserve"> </w:t>
      </w:r>
      <w:r>
        <w:rPr>
          <w:sz w:val="20"/>
        </w:rPr>
        <w:t>resolution</w:t>
      </w:r>
      <w:r>
        <w:rPr>
          <w:spacing w:val="13"/>
          <w:sz w:val="20"/>
        </w:rPr>
        <w:t xml:space="preserve"> </w:t>
      </w:r>
      <w:r>
        <w:rPr>
          <w:sz w:val="20"/>
        </w:rPr>
        <w:t>of</w:t>
      </w:r>
      <w:r>
        <w:rPr>
          <w:spacing w:val="10"/>
          <w:sz w:val="20"/>
        </w:rPr>
        <w:t xml:space="preserve"> </w:t>
      </w:r>
      <w:r>
        <w:rPr>
          <w:sz w:val="20"/>
        </w:rPr>
        <w:t>the</w:t>
      </w:r>
      <w:r>
        <w:rPr>
          <w:spacing w:val="13"/>
          <w:sz w:val="20"/>
        </w:rPr>
        <w:t xml:space="preserve"> </w:t>
      </w:r>
      <w:r>
        <w:rPr>
          <w:sz w:val="20"/>
        </w:rPr>
        <w:t>board</w:t>
      </w:r>
      <w:r>
        <w:rPr>
          <w:spacing w:val="14"/>
          <w:sz w:val="20"/>
        </w:rPr>
        <w:t xml:space="preserve"> </w:t>
      </w:r>
      <w:r>
        <w:rPr>
          <w:sz w:val="20"/>
        </w:rPr>
        <w:t>of</w:t>
      </w:r>
      <w:r>
        <w:rPr>
          <w:spacing w:val="15"/>
          <w:sz w:val="20"/>
        </w:rPr>
        <w:t xml:space="preserve"> </w:t>
      </w:r>
      <w:r>
        <w:rPr>
          <w:sz w:val="20"/>
        </w:rPr>
        <w:t>directors</w:t>
      </w:r>
      <w:r>
        <w:rPr>
          <w:spacing w:val="17"/>
          <w:sz w:val="20"/>
        </w:rPr>
        <w:t xml:space="preserve"> </w:t>
      </w:r>
      <w:r>
        <w:rPr>
          <w:sz w:val="20"/>
        </w:rPr>
        <w:t>of</w:t>
      </w:r>
      <w:r>
        <w:rPr>
          <w:spacing w:val="10"/>
          <w:sz w:val="20"/>
        </w:rPr>
        <w:t xml:space="preserve"> </w:t>
      </w:r>
      <w:r>
        <w:rPr>
          <w:sz w:val="20"/>
        </w:rPr>
        <w:t>the</w:t>
      </w:r>
      <w:r>
        <w:rPr>
          <w:spacing w:val="14"/>
          <w:sz w:val="20"/>
        </w:rPr>
        <w:t xml:space="preserve"> </w:t>
      </w:r>
      <w:r>
        <w:rPr>
          <w:spacing w:val="-2"/>
          <w:sz w:val="20"/>
        </w:rPr>
        <w:t>Borrower:</w:t>
      </w:r>
    </w:p>
    <w:p w14:paraId="6D2E9DE6" w14:textId="77777777" w:rsidR="00E70012" w:rsidRDefault="00000000">
      <w:pPr>
        <w:pStyle w:val="ListParagraph"/>
        <w:numPr>
          <w:ilvl w:val="2"/>
          <w:numId w:val="3"/>
        </w:numPr>
        <w:tabs>
          <w:tab w:val="left" w:pos="1507"/>
          <w:tab w:val="left" w:pos="1512"/>
        </w:tabs>
        <w:spacing w:before="211" w:line="336" w:lineRule="auto"/>
        <w:ind w:right="1022" w:hanging="738"/>
        <w:jc w:val="both"/>
        <w:rPr>
          <w:sz w:val="20"/>
        </w:rPr>
      </w:pPr>
      <w:r>
        <w:rPr>
          <w:sz w:val="20"/>
        </w:rPr>
        <w:t xml:space="preserve">approving the terms of, and the transactions contemplated by, this Agreement and resolving that it execute this </w:t>
      </w:r>
      <w:proofErr w:type="gramStart"/>
      <w:r>
        <w:rPr>
          <w:sz w:val="20"/>
        </w:rPr>
        <w:t>Agreement;</w:t>
      </w:r>
      <w:proofErr w:type="gramEnd"/>
    </w:p>
    <w:p w14:paraId="306C7658" w14:textId="77777777" w:rsidR="00E70012" w:rsidRDefault="00000000">
      <w:pPr>
        <w:pStyle w:val="ListParagraph"/>
        <w:numPr>
          <w:ilvl w:val="2"/>
          <w:numId w:val="3"/>
        </w:numPr>
        <w:tabs>
          <w:tab w:val="left" w:pos="1506"/>
        </w:tabs>
        <w:spacing w:before="122"/>
        <w:ind w:left="1506" w:hanging="731"/>
        <w:jc w:val="both"/>
        <w:rPr>
          <w:sz w:val="20"/>
        </w:rPr>
      </w:pPr>
      <w:r>
        <w:rPr>
          <w:sz w:val="20"/>
        </w:rPr>
        <w:t>authorising</w:t>
      </w:r>
      <w:r>
        <w:rPr>
          <w:spacing w:val="19"/>
          <w:sz w:val="20"/>
        </w:rPr>
        <w:t xml:space="preserve"> </w:t>
      </w:r>
      <w:r>
        <w:rPr>
          <w:sz w:val="20"/>
        </w:rPr>
        <w:t>a</w:t>
      </w:r>
      <w:r>
        <w:rPr>
          <w:spacing w:val="19"/>
          <w:sz w:val="20"/>
        </w:rPr>
        <w:t xml:space="preserve"> </w:t>
      </w:r>
      <w:r>
        <w:rPr>
          <w:sz w:val="20"/>
        </w:rPr>
        <w:t>specified</w:t>
      </w:r>
      <w:r>
        <w:rPr>
          <w:spacing w:val="20"/>
          <w:sz w:val="20"/>
        </w:rPr>
        <w:t xml:space="preserve"> </w:t>
      </w:r>
      <w:r>
        <w:rPr>
          <w:sz w:val="20"/>
        </w:rPr>
        <w:t>person</w:t>
      </w:r>
      <w:r>
        <w:rPr>
          <w:spacing w:val="19"/>
          <w:sz w:val="20"/>
        </w:rPr>
        <w:t xml:space="preserve"> </w:t>
      </w:r>
      <w:r>
        <w:rPr>
          <w:sz w:val="20"/>
        </w:rPr>
        <w:t>or</w:t>
      </w:r>
      <w:r>
        <w:rPr>
          <w:spacing w:val="21"/>
          <w:sz w:val="20"/>
        </w:rPr>
        <w:t xml:space="preserve"> </w:t>
      </w:r>
      <w:r>
        <w:rPr>
          <w:sz w:val="20"/>
        </w:rPr>
        <w:t>persons</w:t>
      </w:r>
      <w:r>
        <w:rPr>
          <w:spacing w:val="21"/>
          <w:sz w:val="20"/>
        </w:rPr>
        <w:t xml:space="preserve"> </w:t>
      </w:r>
      <w:r>
        <w:rPr>
          <w:sz w:val="20"/>
        </w:rPr>
        <w:t>to</w:t>
      </w:r>
      <w:r>
        <w:rPr>
          <w:spacing w:val="21"/>
          <w:sz w:val="20"/>
        </w:rPr>
        <w:t xml:space="preserve"> </w:t>
      </w:r>
      <w:r>
        <w:rPr>
          <w:sz w:val="20"/>
        </w:rPr>
        <w:t>execute</w:t>
      </w:r>
      <w:r>
        <w:rPr>
          <w:spacing w:val="20"/>
          <w:sz w:val="20"/>
        </w:rPr>
        <w:t xml:space="preserve"> </w:t>
      </w:r>
      <w:r>
        <w:rPr>
          <w:sz w:val="20"/>
        </w:rPr>
        <w:t>this</w:t>
      </w:r>
      <w:r>
        <w:rPr>
          <w:spacing w:val="8"/>
          <w:sz w:val="20"/>
        </w:rPr>
        <w:t xml:space="preserve"> </w:t>
      </w:r>
      <w:r>
        <w:rPr>
          <w:sz w:val="20"/>
        </w:rPr>
        <w:t>Agreement;</w:t>
      </w:r>
      <w:r>
        <w:rPr>
          <w:spacing w:val="22"/>
          <w:sz w:val="20"/>
        </w:rPr>
        <w:t xml:space="preserve"> </w:t>
      </w:r>
      <w:r>
        <w:rPr>
          <w:spacing w:val="-5"/>
          <w:sz w:val="20"/>
        </w:rPr>
        <w:t>and</w:t>
      </w:r>
    </w:p>
    <w:p w14:paraId="4C04D620" w14:textId="77777777" w:rsidR="00E70012" w:rsidRDefault="00000000">
      <w:pPr>
        <w:pStyle w:val="ListParagraph"/>
        <w:numPr>
          <w:ilvl w:val="2"/>
          <w:numId w:val="3"/>
        </w:numPr>
        <w:tabs>
          <w:tab w:val="left" w:pos="1506"/>
          <w:tab w:val="left" w:pos="1512"/>
        </w:tabs>
        <w:spacing w:before="212" w:line="336" w:lineRule="auto"/>
        <w:ind w:right="1019" w:hanging="738"/>
        <w:jc w:val="both"/>
        <w:rPr>
          <w:sz w:val="20"/>
        </w:rPr>
      </w:pPr>
      <w:r>
        <w:rPr>
          <w:sz w:val="20"/>
        </w:rPr>
        <w:t>authorising</w:t>
      </w:r>
      <w:r>
        <w:rPr>
          <w:spacing w:val="40"/>
          <w:sz w:val="20"/>
        </w:rPr>
        <w:t xml:space="preserve"> </w:t>
      </w:r>
      <w:r>
        <w:rPr>
          <w:sz w:val="20"/>
        </w:rPr>
        <w:t>a</w:t>
      </w:r>
      <w:r>
        <w:rPr>
          <w:spacing w:val="40"/>
          <w:sz w:val="20"/>
        </w:rPr>
        <w:t xml:space="preserve"> </w:t>
      </w:r>
      <w:r>
        <w:rPr>
          <w:sz w:val="20"/>
        </w:rPr>
        <w:t>specified</w:t>
      </w:r>
      <w:r>
        <w:rPr>
          <w:spacing w:val="40"/>
          <w:sz w:val="20"/>
        </w:rPr>
        <w:t xml:space="preserve"> </w:t>
      </w:r>
      <w:r>
        <w:rPr>
          <w:sz w:val="20"/>
        </w:rPr>
        <w:t>person</w:t>
      </w:r>
      <w:r>
        <w:rPr>
          <w:spacing w:val="40"/>
          <w:sz w:val="20"/>
        </w:rPr>
        <w:t xml:space="preserve"> </w:t>
      </w:r>
      <w:r>
        <w:rPr>
          <w:sz w:val="20"/>
        </w:rPr>
        <w:t>or</w:t>
      </w:r>
      <w:r>
        <w:rPr>
          <w:spacing w:val="40"/>
          <w:sz w:val="20"/>
        </w:rPr>
        <w:t xml:space="preserve"> </w:t>
      </w:r>
      <w:r>
        <w:rPr>
          <w:sz w:val="20"/>
        </w:rPr>
        <w:t>persons,</w:t>
      </w:r>
      <w:r>
        <w:rPr>
          <w:spacing w:val="40"/>
          <w:sz w:val="20"/>
        </w:rPr>
        <w:t xml:space="preserve"> </w:t>
      </w:r>
      <w:r>
        <w:rPr>
          <w:sz w:val="20"/>
        </w:rPr>
        <w:t>on</w:t>
      </w:r>
      <w:r>
        <w:rPr>
          <w:spacing w:val="40"/>
          <w:sz w:val="20"/>
        </w:rPr>
        <w:t xml:space="preserve"> </w:t>
      </w:r>
      <w:r>
        <w:rPr>
          <w:sz w:val="20"/>
        </w:rPr>
        <w:t>its</w:t>
      </w:r>
      <w:r>
        <w:rPr>
          <w:spacing w:val="40"/>
          <w:sz w:val="20"/>
        </w:rPr>
        <w:t xml:space="preserve"> </w:t>
      </w:r>
      <w:r>
        <w:rPr>
          <w:sz w:val="20"/>
        </w:rPr>
        <w:t>behalf,</w:t>
      </w:r>
      <w:r>
        <w:rPr>
          <w:spacing w:val="40"/>
          <w:sz w:val="20"/>
        </w:rPr>
        <w:t xml:space="preserve"> </w:t>
      </w:r>
      <w:r>
        <w:rPr>
          <w:sz w:val="20"/>
        </w:rPr>
        <w:t>to</w:t>
      </w:r>
      <w:r>
        <w:rPr>
          <w:spacing w:val="40"/>
          <w:sz w:val="20"/>
        </w:rPr>
        <w:t xml:space="preserve"> </w:t>
      </w:r>
      <w:r>
        <w:rPr>
          <w:sz w:val="20"/>
        </w:rPr>
        <w:t>sign</w:t>
      </w:r>
      <w:r>
        <w:rPr>
          <w:spacing w:val="40"/>
          <w:sz w:val="20"/>
        </w:rPr>
        <w:t xml:space="preserve"> </w:t>
      </w:r>
      <w:r>
        <w:rPr>
          <w:sz w:val="20"/>
        </w:rPr>
        <w:t>and/or</w:t>
      </w:r>
      <w:r>
        <w:rPr>
          <w:spacing w:val="40"/>
          <w:sz w:val="20"/>
        </w:rPr>
        <w:t xml:space="preserve"> </w:t>
      </w:r>
      <w:r>
        <w:rPr>
          <w:sz w:val="20"/>
        </w:rPr>
        <w:t>despatch</w:t>
      </w:r>
      <w:r>
        <w:rPr>
          <w:spacing w:val="40"/>
          <w:sz w:val="20"/>
        </w:rPr>
        <w:t xml:space="preserve"> </w:t>
      </w:r>
      <w:r>
        <w:rPr>
          <w:sz w:val="20"/>
        </w:rPr>
        <w:t>all documents</w:t>
      </w:r>
      <w:r>
        <w:rPr>
          <w:spacing w:val="27"/>
          <w:sz w:val="20"/>
        </w:rPr>
        <w:t xml:space="preserve"> </w:t>
      </w:r>
      <w:r>
        <w:rPr>
          <w:sz w:val="20"/>
        </w:rPr>
        <w:t>and</w:t>
      </w:r>
      <w:r>
        <w:rPr>
          <w:spacing w:val="26"/>
          <w:sz w:val="20"/>
        </w:rPr>
        <w:t xml:space="preserve"> </w:t>
      </w:r>
      <w:r>
        <w:rPr>
          <w:sz w:val="20"/>
        </w:rPr>
        <w:t>notices</w:t>
      </w:r>
      <w:r>
        <w:rPr>
          <w:spacing w:val="27"/>
          <w:sz w:val="20"/>
        </w:rPr>
        <w:t xml:space="preserve"> </w:t>
      </w:r>
      <w:r>
        <w:rPr>
          <w:sz w:val="20"/>
        </w:rPr>
        <w:t>(including,</w:t>
      </w:r>
      <w:r>
        <w:rPr>
          <w:spacing w:val="27"/>
          <w:sz w:val="20"/>
        </w:rPr>
        <w:t xml:space="preserve"> </w:t>
      </w:r>
      <w:r>
        <w:rPr>
          <w:sz w:val="20"/>
        </w:rPr>
        <w:t>if</w:t>
      </w:r>
      <w:r>
        <w:rPr>
          <w:spacing w:val="26"/>
          <w:sz w:val="20"/>
        </w:rPr>
        <w:t xml:space="preserve"> </w:t>
      </w:r>
      <w:r>
        <w:rPr>
          <w:sz w:val="20"/>
        </w:rPr>
        <w:t>relevant,</w:t>
      </w:r>
      <w:r>
        <w:rPr>
          <w:spacing w:val="26"/>
          <w:sz w:val="20"/>
        </w:rPr>
        <w:t xml:space="preserve"> </w:t>
      </w:r>
      <w:r>
        <w:rPr>
          <w:sz w:val="20"/>
        </w:rPr>
        <w:t>any</w:t>
      </w:r>
      <w:r>
        <w:rPr>
          <w:spacing w:val="26"/>
          <w:sz w:val="20"/>
        </w:rPr>
        <w:t xml:space="preserve"> </w:t>
      </w:r>
      <w:r>
        <w:rPr>
          <w:sz w:val="20"/>
        </w:rPr>
        <w:t>Utilisation</w:t>
      </w:r>
      <w:r>
        <w:rPr>
          <w:spacing w:val="26"/>
          <w:sz w:val="20"/>
        </w:rPr>
        <w:t xml:space="preserve"> </w:t>
      </w:r>
      <w:r>
        <w:rPr>
          <w:sz w:val="20"/>
        </w:rPr>
        <w:t>Request</w:t>
      </w:r>
      <w:r>
        <w:rPr>
          <w:spacing w:val="27"/>
          <w:sz w:val="20"/>
        </w:rPr>
        <w:t xml:space="preserve"> </w:t>
      </w:r>
      <w:r>
        <w:rPr>
          <w:sz w:val="20"/>
        </w:rPr>
        <w:t>and</w:t>
      </w:r>
      <w:r>
        <w:rPr>
          <w:spacing w:val="26"/>
          <w:sz w:val="20"/>
        </w:rPr>
        <w:t xml:space="preserve"> </w:t>
      </w:r>
      <w:r>
        <w:rPr>
          <w:sz w:val="20"/>
        </w:rPr>
        <w:t>Selection</w:t>
      </w:r>
      <w:r>
        <w:rPr>
          <w:spacing w:val="26"/>
          <w:sz w:val="20"/>
        </w:rPr>
        <w:t xml:space="preserve"> </w:t>
      </w:r>
      <w:r>
        <w:rPr>
          <w:sz w:val="20"/>
        </w:rPr>
        <w:t>Notice) to</w:t>
      </w:r>
      <w:r>
        <w:rPr>
          <w:spacing w:val="40"/>
          <w:sz w:val="20"/>
        </w:rPr>
        <w:t xml:space="preserve"> </w:t>
      </w:r>
      <w:r>
        <w:rPr>
          <w:sz w:val="20"/>
        </w:rPr>
        <w:t>be</w:t>
      </w:r>
      <w:r>
        <w:rPr>
          <w:spacing w:val="40"/>
          <w:sz w:val="20"/>
        </w:rPr>
        <w:t xml:space="preserve"> </w:t>
      </w:r>
      <w:r>
        <w:rPr>
          <w:sz w:val="20"/>
        </w:rPr>
        <w:t>signed</w:t>
      </w:r>
      <w:r>
        <w:rPr>
          <w:spacing w:val="40"/>
          <w:sz w:val="20"/>
        </w:rPr>
        <w:t xml:space="preserve"> </w:t>
      </w:r>
      <w:r>
        <w:rPr>
          <w:sz w:val="20"/>
        </w:rPr>
        <w:t>and/or</w:t>
      </w:r>
      <w:r>
        <w:rPr>
          <w:spacing w:val="40"/>
          <w:sz w:val="20"/>
        </w:rPr>
        <w:t xml:space="preserve"> </w:t>
      </w:r>
      <w:r>
        <w:rPr>
          <w:sz w:val="20"/>
        </w:rPr>
        <w:t>despatched</w:t>
      </w:r>
      <w:r>
        <w:rPr>
          <w:spacing w:val="40"/>
          <w:sz w:val="20"/>
        </w:rPr>
        <w:t xml:space="preserve"> </w:t>
      </w:r>
      <w:r>
        <w:rPr>
          <w:sz w:val="20"/>
        </w:rPr>
        <w:t>by</w:t>
      </w:r>
      <w:r>
        <w:rPr>
          <w:spacing w:val="40"/>
          <w:sz w:val="20"/>
        </w:rPr>
        <w:t xml:space="preserve"> </w:t>
      </w:r>
      <w:r>
        <w:rPr>
          <w:sz w:val="20"/>
        </w:rPr>
        <w:t>it</w:t>
      </w:r>
      <w:r>
        <w:rPr>
          <w:spacing w:val="40"/>
          <w:sz w:val="20"/>
        </w:rPr>
        <w:t xml:space="preserve"> </w:t>
      </w:r>
      <w:r>
        <w:rPr>
          <w:sz w:val="20"/>
        </w:rPr>
        <w:t>under</w:t>
      </w:r>
      <w:r>
        <w:rPr>
          <w:spacing w:val="40"/>
          <w:sz w:val="20"/>
        </w:rPr>
        <w:t xml:space="preserve"> </w:t>
      </w:r>
      <w:r>
        <w:rPr>
          <w:sz w:val="20"/>
        </w:rPr>
        <w:t>or</w:t>
      </w:r>
      <w:r>
        <w:rPr>
          <w:spacing w:val="40"/>
          <w:sz w:val="20"/>
        </w:rPr>
        <w:t xml:space="preserve"> </w:t>
      </w:r>
      <w:r>
        <w:rPr>
          <w:sz w:val="20"/>
        </w:rPr>
        <w:t>in</w:t>
      </w:r>
      <w:r>
        <w:rPr>
          <w:spacing w:val="40"/>
          <w:sz w:val="20"/>
        </w:rPr>
        <w:t xml:space="preserve"> </w:t>
      </w:r>
      <w:r>
        <w:rPr>
          <w:sz w:val="20"/>
        </w:rPr>
        <w:t>connection</w:t>
      </w:r>
      <w:r>
        <w:rPr>
          <w:spacing w:val="40"/>
          <w:sz w:val="20"/>
        </w:rPr>
        <w:t xml:space="preserve"> </w:t>
      </w:r>
      <w:r>
        <w:rPr>
          <w:sz w:val="20"/>
        </w:rPr>
        <w:t>with</w:t>
      </w:r>
      <w:r>
        <w:rPr>
          <w:spacing w:val="40"/>
          <w:sz w:val="20"/>
        </w:rPr>
        <w:t xml:space="preserve"> </w:t>
      </w:r>
      <w:r>
        <w:rPr>
          <w:sz w:val="20"/>
        </w:rPr>
        <w:t>this Agreement.</w:t>
      </w:r>
    </w:p>
    <w:p w14:paraId="70976064" w14:textId="77777777" w:rsidR="00E70012" w:rsidRDefault="00000000">
      <w:pPr>
        <w:pStyle w:val="ListParagraph"/>
        <w:numPr>
          <w:ilvl w:val="1"/>
          <w:numId w:val="3"/>
        </w:numPr>
        <w:tabs>
          <w:tab w:val="left" w:pos="771"/>
        </w:tabs>
        <w:ind w:left="771" w:hanging="620"/>
        <w:jc w:val="both"/>
        <w:rPr>
          <w:sz w:val="20"/>
        </w:rPr>
      </w:pPr>
      <w:r>
        <w:rPr>
          <w:sz w:val="20"/>
        </w:rPr>
        <w:t>A</w:t>
      </w:r>
      <w:r>
        <w:rPr>
          <w:spacing w:val="13"/>
          <w:sz w:val="20"/>
        </w:rPr>
        <w:t xml:space="preserve"> </w:t>
      </w:r>
      <w:r>
        <w:rPr>
          <w:sz w:val="20"/>
        </w:rPr>
        <w:t>specimen</w:t>
      </w:r>
      <w:r>
        <w:rPr>
          <w:spacing w:val="31"/>
          <w:sz w:val="20"/>
        </w:rPr>
        <w:t xml:space="preserve"> </w:t>
      </w:r>
      <w:r>
        <w:rPr>
          <w:sz w:val="20"/>
        </w:rPr>
        <w:t>of</w:t>
      </w:r>
      <w:r>
        <w:rPr>
          <w:spacing w:val="27"/>
          <w:sz w:val="20"/>
        </w:rPr>
        <w:t xml:space="preserve"> </w:t>
      </w:r>
      <w:r>
        <w:rPr>
          <w:sz w:val="20"/>
        </w:rPr>
        <w:t>the</w:t>
      </w:r>
      <w:r>
        <w:rPr>
          <w:spacing w:val="30"/>
          <w:sz w:val="20"/>
        </w:rPr>
        <w:t xml:space="preserve"> </w:t>
      </w:r>
      <w:r>
        <w:rPr>
          <w:sz w:val="20"/>
        </w:rPr>
        <w:t>signature</w:t>
      </w:r>
      <w:r>
        <w:rPr>
          <w:spacing w:val="28"/>
          <w:sz w:val="20"/>
        </w:rPr>
        <w:t xml:space="preserve"> </w:t>
      </w:r>
      <w:r>
        <w:rPr>
          <w:sz w:val="20"/>
        </w:rPr>
        <w:t>of</w:t>
      </w:r>
      <w:r>
        <w:rPr>
          <w:spacing w:val="30"/>
          <w:sz w:val="20"/>
        </w:rPr>
        <w:t xml:space="preserve"> </w:t>
      </w:r>
      <w:r>
        <w:rPr>
          <w:sz w:val="20"/>
        </w:rPr>
        <w:t>each</w:t>
      </w:r>
      <w:r>
        <w:rPr>
          <w:spacing w:val="31"/>
          <w:sz w:val="20"/>
        </w:rPr>
        <w:t xml:space="preserve"> </w:t>
      </w:r>
      <w:r>
        <w:rPr>
          <w:sz w:val="20"/>
        </w:rPr>
        <w:t>person</w:t>
      </w:r>
      <w:r>
        <w:rPr>
          <w:spacing w:val="27"/>
          <w:sz w:val="20"/>
        </w:rPr>
        <w:t xml:space="preserve"> </w:t>
      </w:r>
      <w:r>
        <w:rPr>
          <w:sz w:val="20"/>
        </w:rPr>
        <w:t>authorised</w:t>
      </w:r>
      <w:r>
        <w:rPr>
          <w:spacing w:val="30"/>
          <w:sz w:val="20"/>
        </w:rPr>
        <w:t xml:space="preserve"> </w:t>
      </w:r>
      <w:r>
        <w:rPr>
          <w:sz w:val="20"/>
        </w:rPr>
        <w:t>by</w:t>
      </w:r>
      <w:r>
        <w:rPr>
          <w:spacing w:val="31"/>
          <w:sz w:val="20"/>
        </w:rPr>
        <w:t xml:space="preserve"> </w:t>
      </w:r>
      <w:r>
        <w:rPr>
          <w:sz w:val="20"/>
        </w:rPr>
        <w:t>the</w:t>
      </w:r>
      <w:r>
        <w:rPr>
          <w:spacing w:val="27"/>
          <w:sz w:val="20"/>
        </w:rPr>
        <w:t xml:space="preserve"> </w:t>
      </w:r>
      <w:r>
        <w:rPr>
          <w:sz w:val="20"/>
        </w:rPr>
        <w:t>resolution</w:t>
      </w:r>
      <w:r>
        <w:rPr>
          <w:spacing w:val="28"/>
          <w:sz w:val="20"/>
        </w:rPr>
        <w:t xml:space="preserve"> </w:t>
      </w:r>
      <w:r>
        <w:rPr>
          <w:sz w:val="20"/>
        </w:rPr>
        <w:t>referred</w:t>
      </w:r>
      <w:r>
        <w:rPr>
          <w:spacing w:val="27"/>
          <w:sz w:val="20"/>
        </w:rPr>
        <w:t xml:space="preserve"> </w:t>
      </w:r>
      <w:r>
        <w:rPr>
          <w:sz w:val="20"/>
        </w:rPr>
        <w:t>to</w:t>
      </w:r>
      <w:r>
        <w:rPr>
          <w:spacing w:val="29"/>
          <w:sz w:val="20"/>
        </w:rPr>
        <w:t xml:space="preserve"> </w:t>
      </w:r>
      <w:r>
        <w:rPr>
          <w:sz w:val="20"/>
        </w:rPr>
        <w:t>in</w:t>
      </w:r>
      <w:r>
        <w:rPr>
          <w:spacing w:val="29"/>
          <w:sz w:val="20"/>
        </w:rPr>
        <w:t xml:space="preserve"> </w:t>
      </w:r>
      <w:r>
        <w:rPr>
          <w:spacing w:val="-2"/>
          <w:sz w:val="20"/>
        </w:rPr>
        <w:t>paragraph</w:t>
      </w:r>
    </w:p>
    <w:p w14:paraId="7A59C334" w14:textId="77777777" w:rsidR="00E70012" w:rsidRDefault="00000000">
      <w:pPr>
        <w:pStyle w:val="BodyText"/>
        <w:spacing w:before="90"/>
        <w:jc w:val="both"/>
      </w:pPr>
      <w:r>
        <w:t>(b)</w:t>
      </w:r>
      <w:r>
        <w:rPr>
          <w:spacing w:val="9"/>
        </w:rPr>
        <w:t xml:space="preserve"> </w:t>
      </w:r>
      <w:r>
        <w:rPr>
          <w:spacing w:val="-2"/>
        </w:rPr>
        <w:t>above.</w:t>
      </w:r>
    </w:p>
    <w:p w14:paraId="60A28ADD" w14:textId="77777777" w:rsidR="00E70012" w:rsidRDefault="00000000">
      <w:pPr>
        <w:pStyle w:val="ListParagraph"/>
        <w:numPr>
          <w:ilvl w:val="1"/>
          <w:numId w:val="3"/>
        </w:numPr>
        <w:tabs>
          <w:tab w:val="left" w:pos="771"/>
          <w:tab w:val="left" w:pos="775"/>
        </w:tabs>
        <w:spacing w:before="215" w:line="336" w:lineRule="auto"/>
        <w:ind w:right="1018"/>
        <w:jc w:val="both"/>
        <w:rPr>
          <w:sz w:val="20"/>
        </w:rPr>
      </w:pPr>
      <w:r>
        <w:rPr>
          <w:sz w:val="20"/>
        </w:rPr>
        <w:t>A certificate of the Company (signed by a director) confirming that borrowing or guaranteeing, as appropriate,</w:t>
      </w:r>
      <w:r>
        <w:rPr>
          <w:spacing w:val="35"/>
          <w:sz w:val="20"/>
        </w:rPr>
        <w:t xml:space="preserve"> </w:t>
      </w:r>
      <w:r>
        <w:rPr>
          <w:sz w:val="20"/>
        </w:rPr>
        <w:t>the</w:t>
      </w:r>
      <w:r>
        <w:rPr>
          <w:spacing w:val="35"/>
          <w:sz w:val="20"/>
        </w:rPr>
        <w:t xml:space="preserve"> </w:t>
      </w:r>
      <w:r>
        <w:rPr>
          <w:sz w:val="20"/>
        </w:rPr>
        <w:t>Commitment</w:t>
      </w:r>
      <w:r>
        <w:rPr>
          <w:spacing w:val="38"/>
          <w:sz w:val="20"/>
        </w:rPr>
        <w:t xml:space="preserve"> </w:t>
      </w:r>
      <w:r>
        <w:rPr>
          <w:sz w:val="20"/>
        </w:rPr>
        <w:t>would</w:t>
      </w:r>
      <w:r>
        <w:rPr>
          <w:spacing w:val="35"/>
          <w:sz w:val="20"/>
        </w:rPr>
        <w:t xml:space="preserve"> </w:t>
      </w:r>
      <w:r>
        <w:rPr>
          <w:sz w:val="20"/>
        </w:rPr>
        <w:t>not</w:t>
      </w:r>
      <w:r>
        <w:rPr>
          <w:spacing w:val="34"/>
          <w:sz w:val="20"/>
        </w:rPr>
        <w:t xml:space="preserve"> </w:t>
      </w:r>
      <w:r>
        <w:rPr>
          <w:sz w:val="20"/>
        </w:rPr>
        <w:t>cause</w:t>
      </w:r>
      <w:r>
        <w:rPr>
          <w:spacing w:val="35"/>
          <w:sz w:val="20"/>
        </w:rPr>
        <w:t xml:space="preserve"> </w:t>
      </w:r>
      <w:r>
        <w:rPr>
          <w:sz w:val="20"/>
        </w:rPr>
        <w:t>any</w:t>
      </w:r>
      <w:r>
        <w:rPr>
          <w:spacing w:val="36"/>
          <w:sz w:val="20"/>
        </w:rPr>
        <w:t xml:space="preserve"> </w:t>
      </w:r>
      <w:r>
        <w:rPr>
          <w:sz w:val="20"/>
        </w:rPr>
        <w:t>borrowing,</w:t>
      </w:r>
      <w:r>
        <w:rPr>
          <w:spacing w:val="35"/>
          <w:sz w:val="20"/>
        </w:rPr>
        <w:t xml:space="preserve"> </w:t>
      </w:r>
      <w:r>
        <w:rPr>
          <w:sz w:val="20"/>
        </w:rPr>
        <w:t>guaranteeing</w:t>
      </w:r>
      <w:r>
        <w:rPr>
          <w:spacing w:val="38"/>
          <w:sz w:val="20"/>
        </w:rPr>
        <w:t xml:space="preserve"> </w:t>
      </w:r>
      <w:r>
        <w:rPr>
          <w:sz w:val="20"/>
        </w:rPr>
        <w:t>or</w:t>
      </w:r>
      <w:r>
        <w:rPr>
          <w:spacing w:val="37"/>
          <w:sz w:val="20"/>
        </w:rPr>
        <w:t xml:space="preserve"> </w:t>
      </w:r>
      <w:r>
        <w:rPr>
          <w:sz w:val="20"/>
        </w:rPr>
        <w:t>similar</w:t>
      </w:r>
      <w:r>
        <w:rPr>
          <w:spacing w:val="34"/>
          <w:sz w:val="20"/>
        </w:rPr>
        <w:t xml:space="preserve"> </w:t>
      </w:r>
      <w:r>
        <w:rPr>
          <w:sz w:val="20"/>
        </w:rPr>
        <w:t>limit</w:t>
      </w:r>
      <w:r>
        <w:rPr>
          <w:spacing w:val="38"/>
          <w:sz w:val="20"/>
        </w:rPr>
        <w:t xml:space="preserve"> </w:t>
      </w:r>
      <w:r>
        <w:rPr>
          <w:sz w:val="20"/>
        </w:rPr>
        <w:t>binding on the Borrower to be exceeded.</w:t>
      </w:r>
    </w:p>
    <w:p w14:paraId="56B62C8E" w14:textId="77777777" w:rsidR="00E70012" w:rsidRDefault="00000000">
      <w:pPr>
        <w:pStyle w:val="ListParagraph"/>
        <w:numPr>
          <w:ilvl w:val="1"/>
          <w:numId w:val="3"/>
        </w:numPr>
        <w:tabs>
          <w:tab w:val="left" w:pos="771"/>
          <w:tab w:val="left" w:pos="775"/>
        </w:tabs>
        <w:spacing w:before="120" w:line="336" w:lineRule="auto"/>
        <w:ind w:right="1017"/>
        <w:jc w:val="both"/>
        <w:rPr>
          <w:sz w:val="20"/>
        </w:rPr>
      </w:pPr>
      <w:r>
        <w:rPr>
          <w:sz w:val="20"/>
        </w:rPr>
        <w:t>A</w:t>
      </w:r>
      <w:r>
        <w:rPr>
          <w:spacing w:val="15"/>
          <w:sz w:val="20"/>
        </w:rPr>
        <w:t xml:space="preserve"> </w:t>
      </w:r>
      <w:r>
        <w:rPr>
          <w:sz w:val="20"/>
        </w:rPr>
        <w:t>certificate</w:t>
      </w:r>
      <w:r>
        <w:rPr>
          <w:spacing w:val="31"/>
          <w:sz w:val="20"/>
        </w:rPr>
        <w:t xml:space="preserve"> </w:t>
      </w:r>
      <w:r>
        <w:rPr>
          <w:sz w:val="20"/>
        </w:rPr>
        <w:t>of</w:t>
      </w:r>
      <w:r>
        <w:rPr>
          <w:spacing w:val="31"/>
          <w:sz w:val="20"/>
        </w:rPr>
        <w:t xml:space="preserve"> </w:t>
      </w:r>
      <w:r>
        <w:rPr>
          <w:sz w:val="20"/>
        </w:rPr>
        <w:t>an</w:t>
      </w:r>
      <w:r>
        <w:rPr>
          <w:spacing w:val="31"/>
          <w:sz w:val="20"/>
        </w:rPr>
        <w:t xml:space="preserve"> </w:t>
      </w:r>
      <w:r>
        <w:rPr>
          <w:sz w:val="20"/>
        </w:rPr>
        <w:t>authorised</w:t>
      </w:r>
      <w:r>
        <w:rPr>
          <w:spacing w:val="30"/>
          <w:sz w:val="20"/>
        </w:rPr>
        <w:t xml:space="preserve"> </w:t>
      </w:r>
      <w:r>
        <w:rPr>
          <w:sz w:val="20"/>
        </w:rPr>
        <w:t>signatory</w:t>
      </w:r>
      <w:r>
        <w:rPr>
          <w:spacing w:val="30"/>
          <w:sz w:val="20"/>
        </w:rPr>
        <w:t xml:space="preserve"> </w:t>
      </w:r>
      <w:r>
        <w:rPr>
          <w:sz w:val="20"/>
        </w:rPr>
        <w:t>of</w:t>
      </w:r>
      <w:r>
        <w:rPr>
          <w:spacing w:val="31"/>
          <w:sz w:val="20"/>
        </w:rPr>
        <w:t xml:space="preserve"> </w:t>
      </w:r>
      <w:r>
        <w:rPr>
          <w:sz w:val="20"/>
        </w:rPr>
        <w:t>the</w:t>
      </w:r>
      <w:r>
        <w:rPr>
          <w:spacing w:val="31"/>
          <w:sz w:val="20"/>
        </w:rPr>
        <w:t xml:space="preserve"> </w:t>
      </w:r>
      <w:r>
        <w:rPr>
          <w:sz w:val="20"/>
        </w:rPr>
        <w:t>Borrower</w:t>
      </w:r>
      <w:r>
        <w:rPr>
          <w:spacing w:val="31"/>
          <w:sz w:val="20"/>
        </w:rPr>
        <w:t xml:space="preserve"> </w:t>
      </w:r>
      <w:r>
        <w:rPr>
          <w:sz w:val="20"/>
        </w:rPr>
        <w:t>certifying</w:t>
      </w:r>
      <w:r>
        <w:rPr>
          <w:spacing w:val="29"/>
          <w:sz w:val="20"/>
        </w:rPr>
        <w:t xml:space="preserve"> </w:t>
      </w:r>
      <w:r>
        <w:rPr>
          <w:sz w:val="20"/>
        </w:rPr>
        <w:t>that</w:t>
      </w:r>
      <w:r>
        <w:rPr>
          <w:spacing w:val="30"/>
          <w:sz w:val="20"/>
        </w:rPr>
        <w:t xml:space="preserve"> </w:t>
      </w:r>
      <w:r>
        <w:rPr>
          <w:sz w:val="20"/>
        </w:rPr>
        <w:t>each</w:t>
      </w:r>
      <w:r>
        <w:rPr>
          <w:spacing w:val="31"/>
          <w:sz w:val="20"/>
        </w:rPr>
        <w:t xml:space="preserve"> </w:t>
      </w:r>
      <w:r>
        <w:rPr>
          <w:sz w:val="20"/>
        </w:rPr>
        <w:t>copy</w:t>
      </w:r>
      <w:r>
        <w:rPr>
          <w:spacing w:val="30"/>
          <w:sz w:val="20"/>
        </w:rPr>
        <w:t xml:space="preserve"> </w:t>
      </w:r>
      <w:r>
        <w:rPr>
          <w:sz w:val="20"/>
        </w:rPr>
        <w:t>document</w:t>
      </w:r>
      <w:r>
        <w:rPr>
          <w:spacing w:val="33"/>
          <w:sz w:val="20"/>
        </w:rPr>
        <w:t xml:space="preserve"> </w:t>
      </w:r>
      <w:r>
        <w:rPr>
          <w:sz w:val="20"/>
        </w:rPr>
        <w:t>relating to</w:t>
      </w:r>
      <w:r>
        <w:rPr>
          <w:spacing w:val="37"/>
          <w:sz w:val="20"/>
        </w:rPr>
        <w:t xml:space="preserve"> </w:t>
      </w:r>
      <w:r>
        <w:rPr>
          <w:sz w:val="20"/>
        </w:rPr>
        <w:t>it</w:t>
      </w:r>
      <w:r>
        <w:rPr>
          <w:spacing w:val="39"/>
          <w:sz w:val="20"/>
        </w:rPr>
        <w:t xml:space="preserve"> </w:t>
      </w:r>
      <w:r>
        <w:rPr>
          <w:sz w:val="20"/>
        </w:rPr>
        <w:t>specified</w:t>
      </w:r>
      <w:r>
        <w:rPr>
          <w:spacing w:val="39"/>
          <w:sz w:val="20"/>
        </w:rPr>
        <w:t xml:space="preserve"> </w:t>
      </w:r>
      <w:r>
        <w:rPr>
          <w:sz w:val="20"/>
        </w:rPr>
        <w:t>in</w:t>
      </w:r>
      <w:r>
        <w:rPr>
          <w:spacing w:val="39"/>
          <w:sz w:val="20"/>
        </w:rPr>
        <w:t xml:space="preserve"> </w:t>
      </w:r>
      <w:r>
        <w:rPr>
          <w:sz w:val="20"/>
        </w:rPr>
        <w:t>this</w:t>
      </w:r>
      <w:r>
        <w:rPr>
          <w:spacing w:val="40"/>
          <w:sz w:val="20"/>
        </w:rPr>
        <w:t xml:space="preserve"> </w:t>
      </w:r>
      <w:r>
        <w:rPr>
          <w:sz w:val="20"/>
        </w:rPr>
        <w:t>Schedule</w:t>
      </w:r>
      <w:r>
        <w:rPr>
          <w:spacing w:val="37"/>
          <w:sz w:val="20"/>
        </w:rPr>
        <w:t xml:space="preserve"> </w:t>
      </w:r>
      <w:r>
        <w:rPr>
          <w:sz w:val="20"/>
        </w:rPr>
        <w:t>1</w:t>
      </w:r>
      <w:r>
        <w:rPr>
          <w:spacing w:val="39"/>
          <w:sz w:val="20"/>
        </w:rPr>
        <w:t xml:space="preserve"> </w:t>
      </w:r>
      <w:r>
        <w:rPr>
          <w:sz w:val="20"/>
        </w:rPr>
        <w:t>is</w:t>
      </w:r>
      <w:r>
        <w:rPr>
          <w:spacing w:val="39"/>
          <w:sz w:val="20"/>
        </w:rPr>
        <w:t xml:space="preserve"> </w:t>
      </w:r>
      <w:r>
        <w:rPr>
          <w:sz w:val="20"/>
        </w:rPr>
        <w:t>correct,</w:t>
      </w:r>
      <w:r>
        <w:rPr>
          <w:spacing w:val="37"/>
          <w:sz w:val="20"/>
        </w:rPr>
        <w:t xml:space="preserve"> </w:t>
      </w:r>
      <w:r>
        <w:rPr>
          <w:sz w:val="20"/>
        </w:rPr>
        <w:t>complete</w:t>
      </w:r>
      <w:r>
        <w:rPr>
          <w:spacing w:val="39"/>
          <w:sz w:val="20"/>
        </w:rPr>
        <w:t xml:space="preserve"> </w:t>
      </w:r>
      <w:r>
        <w:rPr>
          <w:sz w:val="20"/>
        </w:rPr>
        <w:t>and</w:t>
      </w:r>
      <w:r>
        <w:rPr>
          <w:spacing w:val="39"/>
          <w:sz w:val="20"/>
        </w:rPr>
        <w:t xml:space="preserve"> </w:t>
      </w:r>
      <w:r>
        <w:rPr>
          <w:sz w:val="20"/>
        </w:rPr>
        <w:t>in</w:t>
      </w:r>
      <w:r>
        <w:rPr>
          <w:spacing w:val="39"/>
          <w:sz w:val="20"/>
        </w:rPr>
        <w:t xml:space="preserve"> </w:t>
      </w:r>
      <w:r>
        <w:rPr>
          <w:sz w:val="20"/>
        </w:rPr>
        <w:t>full</w:t>
      </w:r>
      <w:r>
        <w:rPr>
          <w:spacing w:val="37"/>
          <w:sz w:val="20"/>
        </w:rPr>
        <w:t xml:space="preserve"> </w:t>
      </w:r>
      <w:r>
        <w:rPr>
          <w:sz w:val="20"/>
        </w:rPr>
        <w:t>force</w:t>
      </w:r>
      <w:r>
        <w:rPr>
          <w:spacing w:val="39"/>
          <w:sz w:val="20"/>
        </w:rPr>
        <w:t xml:space="preserve"> </w:t>
      </w:r>
      <w:r>
        <w:rPr>
          <w:sz w:val="20"/>
        </w:rPr>
        <w:t>and</w:t>
      </w:r>
      <w:r>
        <w:rPr>
          <w:spacing w:val="39"/>
          <w:sz w:val="20"/>
        </w:rPr>
        <w:t xml:space="preserve"> </w:t>
      </w:r>
      <w:r>
        <w:rPr>
          <w:sz w:val="20"/>
        </w:rPr>
        <w:t>effect</w:t>
      </w:r>
      <w:r>
        <w:rPr>
          <w:spacing w:val="39"/>
          <w:sz w:val="20"/>
        </w:rPr>
        <w:t xml:space="preserve"> </w:t>
      </w:r>
      <w:r>
        <w:rPr>
          <w:sz w:val="20"/>
        </w:rPr>
        <w:t>as</w:t>
      </w:r>
      <w:r>
        <w:rPr>
          <w:spacing w:val="40"/>
          <w:sz w:val="20"/>
        </w:rPr>
        <w:t xml:space="preserve"> </w:t>
      </w:r>
      <w:r>
        <w:rPr>
          <w:sz w:val="20"/>
        </w:rPr>
        <w:t>at</w:t>
      </w:r>
      <w:r>
        <w:rPr>
          <w:spacing w:val="38"/>
          <w:sz w:val="20"/>
        </w:rPr>
        <w:t xml:space="preserve"> </w:t>
      </w:r>
      <w:r>
        <w:rPr>
          <w:sz w:val="20"/>
        </w:rPr>
        <w:t>a</w:t>
      </w:r>
      <w:r>
        <w:rPr>
          <w:spacing w:val="39"/>
          <w:sz w:val="20"/>
        </w:rPr>
        <w:t xml:space="preserve"> </w:t>
      </w:r>
      <w:r>
        <w:rPr>
          <w:sz w:val="20"/>
        </w:rPr>
        <w:t>date</w:t>
      </w:r>
      <w:r>
        <w:rPr>
          <w:spacing w:val="40"/>
          <w:sz w:val="20"/>
        </w:rPr>
        <w:t xml:space="preserve"> </w:t>
      </w:r>
      <w:r>
        <w:rPr>
          <w:sz w:val="20"/>
        </w:rPr>
        <w:t>no earlier than the date of this Agreement.</w:t>
      </w:r>
    </w:p>
    <w:p w14:paraId="25D82F7C" w14:textId="77777777" w:rsidR="00E70012" w:rsidRDefault="00000000">
      <w:pPr>
        <w:pStyle w:val="Heading2"/>
        <w:numPr>
          <w:ilvl w:val="0"/>
          <w:numId w:val="3"/>
        </w:numPr>
        <w:tabs>
          <w:tab w:val="left" w:pos="771"/>
        </w:tabs>
        <w:spacing w:before="118"/>
        <w:ind w:left="771" w:hanging="620"/>
        <w:jc w:val="both"/>
      </w:pPr>
      <w:bookmarkStart w:id="289" w:name="2._Legal_opinions"/>
      <w:bookmarkEnd w:id="289"/>
      <w:r>
        <w:rPr>
          <w:w w:val="105"/>
        </w:rPr>
        <w:t>Legal</w:t>
      </w:r>
      <w:r>
        <w:rPr>
          <w:spacing w:val="-10"/>
          <w:w w:val="105"/>
        </w:rPr>
        <w:t xml:space="preserve"> </w:t>
      </w:r>
      <w:r>
        <w:rPr>
          <w:spacing w:val="-2"/>
          <w:w w:val="105"/>
        </w:rPr>
        <w:t>opinions</w:t>
      </w:r>
    </w:p>
    <w:p w14:paraId="71A27119" w14:textId="3DB34A73" w:rsidR="00E70012" w:rsidRDefault="00000000">
      <w:pPr>
        <w:pStyle w:val="BodyText"/>
        <w:spacing w:before="214" w:line="336" w:lineRule="auto"/>
        <w:ind w:right="1033"/>
      </w:pPr>
      <w:r>
        <w:t>A</w:t>
      </w:r>
      <w:r>
        <w:rPr>
          <w:spacing w:val="36"/>
        </w:rPr>
        <w:t xml:space="preserve"> </w:t>
      </w:r>
      <w:r>
        <w:t>due</w:t>
      </w:r>
      <w:r>
        <w:rPr>
          <w:spacing w:val="66"/>
        </w:rPr>
        <w:t xml:space="preserve"> </w:t>
      </w:r>
      <w:r>
        <w:t>authorisation</w:t>
      </w:r>
      <w:r>
        <w:rPr>
          <w:spacing w:val="65"/>
        </w:rPr>
        <w:t xml:space="preserve"> </w:t>
      </w:r>
      <w:r>
        <w:t>and</w:t>
      </w:r>
      <w:r>
        <w:rPr>
          <w:spacing w:val="40"/>
        </w:rPr>
        <w:t xml:space="preserve"> </w:t>
      </w:r>
      <w:r>
        <w:t>enforceability</w:t>
      </w:r>
      <w:r>
        <w:rPr>
          <w:spacing w:val="40"/>
        </w:rPr>
        <w:t xml:space="preserve"> </w:t>
      </w:r>
      <w:r>
        <w:t>legal</w:t>
      </w:r>
      <w:r>
        <w:rPr>
          <w:spacing w:val="40"/>
        </w:rPr>
        <w:t xml:space="preserve"> </w:t>
      </w:r>
      <w:r>
        <w:t>opinion</w:t>
      </w:r>
      <w:r>
        <w:rPr>
          <w:spacing w:val="40"/>
        </w:rPr>
        <w:t xml:space="preserve"> </w:t>
      </w:r>
      <w:r>
        <w:t>of</w:t>
      </w:r>
      <w:r>
        <w:rPr>
          <w:spacing w:val="40"/>
        </w:rPr>
        <w:t xml:space="preserve"> </w:t>
      </w:r>
      <w:r>
        <w:t>LLP</w:t>
      </w:r>
      <w:r>
        <w:rPr>
          <w:spacing w:val="36"/>
        </w:rPr>
        <w:t xml:space="preserve"> </w:t>
      </w:r>
      <w:r>
        <w:t>in</w:t>
      </w:r>
      <w:r>
        <w:rPr>
          <w:spacing w:val="40"/>
        </w:rPr>
        <w:t xml:space="preserve"> </w:t>
      </w:r>
      <w:r>
        <w:t>customary</w:t>
      </w:r>
      <w:r>
        <w:rPr>
          <w:spacing w:val="65"/>
        </w:rPr>
        <w:t xml:space="preserve"> </w:t>
      </w:r>
      <w:r>
        <w:t>form,</w:t>
      </w:r>
      <w:r>
        <w:rPr>
          <w:spacing w:val="40"/>
        </w:rPr>
        <w:t xml:space="preserve"> </w:t>
      </w:r>
      <w:r>
        <w:t>legal advisers to the Borrower in England.</w:t>
      </w:r>
    </w:p>
    <w:p w14:paraId="7FD9D01A" w14:textId="77777777" w:rsidR="00E70012" w:rsidRDefault="00E70012">
      <w:pPr>
        <w:spacing w:line="336" w:lineRule="auto"/>
        <w:sectPr w:rsidR="00E70012">
          <w:pgSz w:w="11910" w:h="16840"/>
          <w:pgMar w:top="980" w:right="0" w:bottom="1120" w:left="980" w:header="0" w:footer="881" w:gutter="0"/>
          <w:cols w:space="720"/>
        </w:sectPr>
      </w:pPr>
    </w:p>
    <w:p w14:paraId="62117798" w14:textId="77777777" w:rsidR="00E70012" w:rsidRDefault="00000000">
      <w:pPr>
        <w:spacing w:before="64" w:line="381" w:lineRule="auto"/>
        <w:ind w:left="4296" w:right="5163"/>
        <w:jc w:val="center"/>
        <w:rPr>
          <w:b/>
          <w:sz w:val="20"/>
        </w:rPr>
      </w:pPr>
      <w:r>
        <w:rPr>
          <w:b/>
          <w:spacing w:val="-2"/>
          <w:w w:val="105"/>
          <w:sz w:val="20"/>
        </w:rPr>
        <w:lastRenderedPageBreak/>
        <w:t>SCHEDULE</w:t>
      </w:r>
      <w:r>
        <w:rPr>
          <w:b/>
          <w:spacing w:val="-17"/>
          <w:w w:val="105"/>
          <w:sz w:val="20"/>
        </w:rPr>
        <w:t xml:space="preserve"> </w:t>
      </w:r>
      <w:r>
        <w:rPr>
          <w:b/>
          <w:spacing w:val="-2"/>
          <w:w w:val="105"/>
          <w:sz w:val="20"/>
        </w:rPr>
        <w:t>2 R</w:t>
      </w:r>
      <w:r>
        <w:rPr>
          <w:b/>
          <w:spacing w:val="-2"/>
          <w:w w:val="105"/>
          <w:sz w:val="16"/>
        </w:rPr>
        <w:t xml:space="preserve">EQUESTS </w:t>
      </w:r>
      <w:r>
        <w:rPr>
          <w:b/>
          <w:w w:val="105"/>
          <w:sz w:val="20"/>
        </w:rPr>
        <w:t>PART I</w:t>
      </w:r>
    </w:p>
    <w:p w14:paraId="5325EFB0" w14:textId="77777777" w:rsidR="00E70012" w:rsidRDefault="00000000">
      <w:pPr>
        <w:pStyle w:val="Heading2"/>
        <w:spacing w:line="208" w:lineRule="exact"/>
        <w:ind w:left="0" w:right="865" w:firstLine="0"/>
        <w:jc w:val="center"/>
      </w:pPr>
      <w:bookmarkStart w:id="290" w:name="Utilisation_Request"/>
      <w:bookmarkEnd w:id="290"/>
      <w:r>
        <w:rPr>
          <w:smallCaps/>
        </w:rPr>
        <w:t>Utilisation</w:t>
      </w:r>
      <w:r>
        <w:rPr>
          <w:smallCaps/>
          <w:spacing w:val="20"/>
        </w:rPr>
        <w:t xml:space="preserve"> </w:t>
      </w:r>
      <w:r>
        <w:rPr>
          <w:smallCaps/>
          <w:spacing w:val="-2"/>
        </w:rPr>
        <w:t>Request</w:t>
      </w:r>
    </w:p>
    <w:p w14:paraId="71691B3C" w14:textId="77777777" w:rsidR="00E70012" w:rsidRDefault="00E70012">
      <w:pPr>
        <w:pStyle w:val="BodyText"/>
        <w:ind w:left="0"/>
        <w:rPr>
          <w:b/>
        </w:rPr>
      </w:pPr>
    </w:p>
    <w:p w14:paraId="6846C701" w14:textId="77777777" w:rsidR="00E70012" w:rsidRDefault="00E70012">
      <w:pPr>
        <w:pStyle w:val="BodyText"/>
        <w:spacing w:before="98"/>
        <w:ind w:left="0"/>
        <w:rPr>
          <w:b/>
        </w:rPr>
      </w:pPr>
    </w:p>
    <w:p w14:paraId="7E4D5517" w14:textId="77777777" w:rsidR="00E70012" w:rsidRDefault="00000000">
      <w:pPr>
        <w:pStyle w:val="BodyText"/>
        <w:tabs>
          <w:tab w:val="left" w:pos="1285"/>
        </w:tabs>
        <w:ind w:left="151"/>
      </w:pPr>
      <w:r>
        <w:rPr>
          <w:spacing w:val="-2"/>
        </w:rPr>
        <w:t>From:</w:t>
      </w:r>
      <w:r>
        <w:tab/>
      </w:r>
      <w:r>
        <w:rPr>
          <w:spacing w:val="-2"/>
        </w:rPr>
        <w:t>[Borrower]</w:t>
      </w:r>
    </w:p>
    <w:p w14:paraId="77C64A7D" w14:textId="77777777" w:rsidR="00E70012" w:rsidRDefault="00000000">
      <w:pPr>
        <w:pStyle w:val="BodyText"/>
        <w:tabs>
          <w:tab w:val="left" w:pos="1285"/>
        </w:tabs>
        <w:spacing w:before="210" w:line="458" w:lineRule="auto"/>
        <w:ind w:left="151" w:right="8922"/>
      </w:pPr>
      <w:r>
        <w:rPr>
          <w:spacing w:val="-4"/>
        </w:rPr>
        <w:t>To:</w:t>
      </w:r>
      <w:r>
        <w:tab/>
      </w:r>
      <w:r>
        <w:rPr>
          <w:spacing w:val="-4"/>
        </w:rPr>
        <w:t xml:space="preserve">[Lender] </w:t>
      </w:r>
      <w:r>
        <w:rPr>
          <w:spacing w:val="-2"/>
        </w:rPr>
        <w:t>Dated:</w:t>
      </w:r>
    </w:p>
    <w:p w14:paraId="0D249646" w14:textId="77777777" w:rsidR="00E70012" w:rsidRDefault="00E70012">
      <w:pPr>
        <w:pStyle w:val="BodyText"/>
        <w:spacing w:before="217"/>
        <w:ind w:left="0"/>
      </w:pPr>
    </w:p>
    <w:p w14:paraId="4FA5AE75" w14:textId="223BEA82" w:rsidR="00E70012" w:rsidRDefault="00000000">
      <w:pPr>
        <w:pStyle w:val="Heading2"/>
        <w:tabs>
          <w:tab w:val="left" w:pos="4955"/>
          <w:tab w:val="left" w:pos="5281"/>
        </w:tabs>
        <w:spacing w:before="1" w:line="336" w:lineRule="auto"/>
        <w:ind w:left="3160" w:right="3638" w:hanging="388"/>
      </w:pPr>
      <w:r>
        <w:rPr>
          <w:w w:val="105"/>
        </w:rPr>
        <w:t>[Company] – [</w:t>
      </w:r>
      <w:r>
        <w:rPr>
          <w:u w:val="thick"/>
        </w:rPr>
        <w:tab/>
      </w:r>
      <w:r>
        <w:rPr>
          <w:u w:val="thick"/>
        </w:rPr>
        <w:tab/>
      </w:r>
      <w:r>
        <w:rPr>
          <w:w w:val="105"/>
        </w:rPr>
        <w:t>]</w:t>
      </w:r>
      <w:r>
        <w:rPr>
          <w:spacing w:val="-15"/>
          <w:w w:val="105"/>
        </w:rPr>
        <w:t xml:space="preserve"> </w:t>
      </w:r>
      <w:r>
        <w:rPr>
          <w:w w:val="105"/>
        </w:rPr>
        <w:t>Facility</w:t>
      </w:r>
      <w:r>
        <w:rPr>
          <w:spacing w:val="-15"/>
          <w:w w:val="105"/>
        </w:rPr>
        <w:t xml:space="preserve"> </w:t>
      </w:r>
      <w:r>
        <w:rPr>
          <w:w w:val="105"/>
        </w:rPr>
        <w:t>Agreement dated [</w:t>
      </w:r>
      <w:r>
        <w:rPr>
          <w:u w:val="thick"/>
        </w:rPr>
        <w:tab/>
      </w:r>
      <w:r>
        <w:rPr>
          <w:w w:val="105"/>
        </w:rPr>
        <w:t>] (the "Agreement")</w:t>
      </w:r>
    </w:p>
    <w:p w14:paraId="22228CBB" w14:textId="77777777" w:rsidR="00E70012" w:rsidRDefault="00000000">
      <w:pPr>
        <w:pStyle w:val="ListParagraph"/>
        <w:numPr>
          <w:ilvl w:val="0"/>
          <w:numId w:val="2"/>
        </w:numPr>
        <w:tabs>
          <w:tab w:val="left" w:pos="771"/>
          <w:tab w:val="left" w:pos="775"/>
        </w:tabs>
        <w:spacing w:before="118" w:line="336" w:lineRule="auto"/>
        <w:ind w:right="1017" w:hanging="624"/>
        <w:jc w:val="both"/>
        <w:rPr>
          <w:sz w:val="20"/>
        </w:rPr>
      </w:pPr>
      <w:r>
        <w:rPr>
          <w:sz w:val="20"/>
        </w:rPr>
        <w:t>We refer to the Agreement. This is a Utilisation Request. Terms defined in the Agreement have the same</w:t>
      </w:r>
      <w:r>
        <w:rPr>
          <w:spacing w:val="40"/>
          <w:sz w:val="20"/>
        </w:rPr>
        <w:t xml:space="preserve"> </w:t>
      </w:r>
      <w:r>
        <w:rPr>
          <w:sz w:val="20"/>
        </w:rPr>
        <w:t>meaning</w:t>
      </w:r>
      <w:r>
        <w:rPr>
          <w:spacing w:val="40"/>
          <w:sz w:val="20"/>
        </w:rPr>
        <w:t xml:space="preserve"> </w:t>
      </w:r>
      <w:r>
        <w:rPr>
          <w:sz w:val="20"/>
        </w:rPr>
        <w:t>in</w:t>
      </w:r>
      <w:r>
        <w:rPr>
          <w:spacing w:val="40"/>
          <w:sz w:val="20"/>
        </w:rPr>
        <w:t xml:space="preserve"> </w:t>
      </w:r>
      <w:r>
        <w:rPr>
          <w:sz w:val="20"/>
        </w:rPr>
        <w:t>this</w:t>
      </w:r>
      <w:r>
        <w:rPr>
          <w:spacing w:val="40"/>
          <w:sz w:val="20"/>
        </w:rPr>
        <w:t xml:space="preserve"> </w:t>
      </w:r>
      <w:r>
        <w:rPr>
          <w:sz w:val="20"/>
        </w:rPr>
        <w:t>Utilisation</w:t>
      </w:r>
      <w:r>
        <w:rPr>
          <w:spacing w:val="40"/>
          <w:sz w:val="20"/>
        </w:rPr>
        <w:t xml:space="preserve"> </w:t>
      </w:r>
      <w:r>
        <w:rPr>
          <w:sz w:val="20"/>
        </w:rPr>
        <w:t>Request</w:t>
      </w:r>
      <w:r>
        <w:rPr>
          <w:spacing w:val="40"/>
          <w:sz w:val="20"/>
        </w:rPr>
        <w:t xml:space="preserve"> </w:t>
      </w:r>
      <w:r>
        <w:rPr>
          <w:sz w:val="20"/>
        </w:rPr>
        <w:t>unless</w:t>
      </w:r>
      <w:r>
        <w:rPr>
          <w:spacing w:val="40"/>
          <w:sz w:val="20"/>
        </w:rPr>
        <w:t xml:space="preserve"> </w:t>
      </w:r>
      <w:r>
        <w:rPr>
          <w:sz w:val="20"/>
        </w:rPr>
        <w:t>given</w:t>
      </w:r>
      <w:r>
        <w:rPr>
          <w:spacing w:val="40"/>
          <w:sz w:val="20"/>
        </w:rPr>
        <w:t xml:space="preserve"> </w:t>
      </w:r>
      <w:r>
        <w:rPr>
          <w:sz w:val="20"/>
        </w:rPr>
        <w:t>a</w:t>
      </w:r>
      <w:r>
        <w:rPr>
          <w:spacing w:val="40"/>
          <w:sz w:val="20"/>
        </w:rPr>
        <w:t xml:space="preserve"> </w:t>
      </w:r>
      <w:r>
        <w:rPr>
          <w:sz w:val="20"/>
        </w:rPr>
        <w:t>different</w:t>
      </w:r>
      <w:r>
        <w:rPr>
          <w:spacing w:val="40"/>
          <w:sz w:val="20"/>
        </w:rPr>
        <w:t xml:space="preserve"> </w:t>
      </w:r>
      <w:r>
        <w:rPr>
          <w:sz w:val="20"/>
        </w:rPr>
        <w:t>meaning</w:t>
      </w:r>
      <w:r>
        <w:rPr>
          <w:spacing w:val="40"/>
          <w:sz w:val="20"/>
        </w:rPr>
        <w:t xml:space="preserve"> </w:t>
      </w:r>
      <w:r>
        <w:rPr>
          <w:sz w:val="20"/>
        </w:rPr>
        <w:t>in</w:t>
      </w:r>
      <w:r>
        <w:rPr>
          <w:spacing w:val="40"/>
          <w:sz w:val="20"/>
        </w:rPr>
        <w:t xml:space="preserve"> </w:t>
      </w:r>
      <w:r>
        <w:rPr>
          <w:sz w:val="20"/>
        </w:rPr>
        <w:t>this</w:t>
      </w:r>
      <w:r>
        <w:rPr>
          <w:spacing w:val="40"/>
          <w:sz w:val="20"/>
        </w:rPr>
        <w:t xml:space="preserve"> </w:t>
      </w:r>
      <w:r>
        <w:rPr>
          <w:sz w:val="20"/>
        </w:rPr>
        <w:t xml:space="preserve">Utilisation </w:t>
      </w:r>
      <w:r>
        <w:rPr>
          <w:spacing w:val="-2"/>
          <w:sz w:val="20"/>
        </w:rPr>
        <w:t>Request.</w:t>
      </w:r>
    </w:p>
    <w:p w14:paraId="227DADB0" w14:textId="77777777" w:rsidR="00E70012" w:rsidRDefault="00000000">
      <w:pPr>
        <w:pStyle w:val="ListParagraph"/>
        <w:numPr>
          <w:ilvl w:val="0"/>
          <w:numId w:val="2"/>
        </w:numPr>
        <w:tabs>
          <w:tab w:val="left" w:pos="771"/>
        </w:tabs>
        <w:spacing w:before="120"/>
        <w:ind w:left="771" w:hanging="620"/>
        <w:jc w:val="both"/>
        <w:rPr>
          <w:sz w:val="20"/>
        </w:rPr>
      </w:pPr>
      <w:r>
        <w:rPr>
          <w:sz w:val="20"/>
        </w:rPr>
        <w:t>We</w:t>
      </w:r>
      <w:r>
        <w:rPr>
          <w:spacing w:val="12"/>
          <w:sz w:val="20"/>
        </w:rPr>
        <w:t xml:space="preserve"> </w:t>
      </w:r>
      <w:r>
        <w:rPr>
          <w:sz w:val="20"/>
        </w:rPr>
        <w:t>wish</w:t>
      </w:r>
      <w:r>
        <w:rPr>
          <w:spacing w:val="15"/>
          <w:sz w:val="20"/>
        </w:rPr>
        <w:t xml:space="preserve"> </w:t>
      </w:r>
      <w:r>
        <w:rPr>
          <w:sz w:val="20"/>
        </w:rPr>
        <w:t>to</w:t>
      </w:r>
      <w:r>
        <w:rPr>
          <w:spacing w:val="13"/>
          <w:sz w:val="20"/>
        </w:rPr>
        <w:t xml:space="preserve"> </w:t>
      </w:r>
      <w:r>
        <w:rPr>
          <w:sz w:val="20"/>
        </w:rPr>
        <w:t>borrow</w:t>
      </w:r>
      <w:r>
        <w:rPr>
          <w:spacing w:val="16"/>
          <w:sz w:val="20"/>
        </w:rPr>
        <w:t xml:space="preserve"> </w:t>
      </w:r>
      <w:r>
        <w:rPr>
          <w:sz w:val="20"/>
        </w:rPr>
        <w:t>a</w:t>
      </w:r>
      <w:r>
        <w:rPr>
          <w:spacing w:val="14"/>
          <w:sz w:val="20"/>
        </w:rPr>
        <w:t xml:space="preserve"> </w:t>
      </w:r>
      <w:r>
        <w:rPr>
          <w:sz w:val="20"/>
        </w:rPr>
        <w:t>Loan</w:t>
      </w:r>
      <w:r>
        <w:rPr>
          <w:spacing w:val="15"/>
          <w:sz w:val="20"/>
        </w:rPr>
        <w:t xml:space="preserve"> </w:t>
      </w:r>
      <w:r>
        <w:rPr>
          <w:sz w:val="20"/>
        </w:rPr>
        <w:t>on</w:t>
      </w:r>
      <w:r>
        <w:rPr>
          <w:spacing w:val="12"/>
          <w:sz w:val="20"/>
        </w:rPr>
        <w:t xml:space="preserve"> </w:t>
      </w:r>
      <w:r>
        <w:rPr>
          <w:sz w:val="20"/>
        </w:rPr>
        <w:t>the</w:t>
      </w:r>
      <w:r>
        <w:rPr>
          <w:spacing w:val="11"/>
          <w:sz w:val="20"/>
        </w:rPr>
        <w:t xml:space="preserve"> </w:t>
      </w:r>
      <w:r>
        <w:rPr>
          <w:sz w:val="20"/>
        </w:rPr>
        <w:t>following</w:t>
      </w:r>
      <w:r>
        <w:rPr>
          <w:spacing w:val="14"/>
          <w:sz w:val="20"/>
        </w:rPr>
        <w:t xml:space="preserve"> </w:t>
      </w:r>
      <w:r>
        <w:rPr>
          <w:spacing w:val="-2"/>
          <w:sz w:val="20"/>
        </w:rPr>
        <w:t>terms:</w:t>
      </w:r>
    </w:p>
    <w:p w14:paraId="4A7D04EA" w14:textId="77777777" w:rsidR="00E70012" w:rsidRDefault="00000000">
      <w:pPr>
        <w:pStyle w:val="BodyText"/>
        <w:tabs>
          <w:tab w:val="left" w:pos="4405"/>
          <w:tab w:val="left" w:pos="5569"/>
        </w:tabs>
        <w:spacing w:before="211"/>
      </w:pPr>
      <w:r>
        <w:t>Proposed</w:t>
      </w:r>
      <w:r>
        <w:rPr>
          <w:spacing w:val="23"/>
        </w:rPr>
        <w:t xml:space="preserve"> </w:t>
      </w:r>
      <w:r>
        <w:t>Utilisation</w:t>
      </w:r>
      <w:r>
        <w:rPr>
          <w:spacing w:val="25"/>
        </w:rPr>
        <w:t xml:space="preserve"> </w:t>
      </w:r>
      <w:r>
        <w:rPr>
          <w:spacing w:val="-4"/>
        </w:rPr>
        <w:t>Date:</w:t>
      </w:r>
      <w:r>
        <w:tab/>
      </w:r>
      <w:r>
        <w:rPr>
          <w:spacing w:val="-10"/>
        </w:rPr>
        <w:t>[</w:t>
      </w:r>
      <w:r>
        <w:rPr>
          <w:u w:val="single"/>
        </w:rPr>
        <w:tab/>
      </w:r>
      <w:r>
        <w:t>]</w:t>
      </w:r>
      <w:r>
        <w:rPr>
          <w:spacing w:val="50"/>
        </w:rPr>
        <w:t xml:space="preserve"> </w:t>
      </w:r>
      <w:r>
        <w:t>(or,</w:t>
      </w:r>
      <w:r>
        <w:rPr>
          <w:spacing w:val="49"/>
        </w:rPr>
        <w:t xml:space="preserve"> </w:t>
      </w:r>
      <w:r>
        <w:t>if</w:t>
      </w:r>
      <w:r>
        <w:rPr>
          <w:spacing w:val="46"/>
        </w:rPr>
        <w:t xml:space="preserve"> </w:t>
      </w:r>
      <w:r>
        <w:t>that</w:t>
      </w:r>
      <w:r>
        <w:rPr>
          <w:spacing w:val="51"/>
        </w:rPr>
        <w:t xml:space="preserve"> </w:t>
      </w:r>
      <w:r>
        <w:t>is</w:t>
      </w:r>
      <w:r>
        <w:rPr>
          <w:spacing w:val="51"/>
        </w:rPr>
        <w:t xml:space="preserve"> </w:t>
      </w:r>
      <w:r>
        <w:t>not</w:t>
      </w:r>
      <w:r>
        <w:rPr>
          <w:spacing w:val="50"/>
        </w:rPr>
        <w:t xml:space="preserve"> </w:t>
      </w:r>
      <w:r>
        <w:t>a</w:t>
      </w:r>
      <w:r>
        <w:rPr>
          <w:spacing w:val="49"/>
        </w:rPr>
        <w:t xml:space="preserve"> </w:t>
      </w:r>
      <w:r>
        <w:t>Business</w:t>
      </w:r>
      <w:r>
        <w:rPr>
          <w:spacing w:val="53"/>
        </w:rPr>
        <w:t xml:space="preserve"> </w:t>
      </w:r>
      <w:r>
        <w:t>Day,</w:t>
      </w:r>
      <w:r>
        <w:rPr>
          <w:spacing w:val="48"/>
        </w:rPr>
        <w:t xml:space="preserve"> </w:t>
      </w:r>
      <w:r>
        <w:t>the</w:t>
      </w:r>
      <w:r>
        <w:rPr>
          <w:spacing w:val="52"/>
        </w:rPr>
        <w:t xml:space="preserve"> </w:t>
      </w:r>
      <w:r>
        <w:rPr>
          <w:spacing w:val="-4"/>
        </w:rPr>
        <w:t>next</w:t>
      </w:r>
    </w:p>
    <w:p w14:paraId="393265E4" w14:textId="77777777" w:rsidR="00E70012" w:rsidRDefault="00000000">
      <w:pPr>
        <w:pStyle w:val="BodyText"/>
        <w:spacing w:before="94"/>
        <w:ind w:left="4406"/>
      </w:pPr>
      <w:r>
        <w:t>Business</w:t>
      </w:r>
      <w:r>
        <w:rPr>
          <w:spacing w:val="29"/>
        </w:rPr>
        <w:t xml:space="preserve"> </w:t>
      </w:r>
      <w:r>
        <w:rPr>
          <w:spacing w:val="-4"/>
        </w:rPr>
        <w:t>Day)</w:t>
      </w:r>
    </w:p>
    <w:p w14:paraId="5D7BB059" w14:textId="77777777" w:rsidR="00E70012" w:rsidRDefault="00000000">
      <w:pPr>
        <w:pStyle w:val="BodyText"/>
        <w:tabs>
          <w:tab w:val="left" w:pos="4405"/>
        </w:tabs>
        <w:spacing w:before="212"/>
      </w:pPr>
      <w:r>
        <w:t>Currency</w:t>
      </w:r>
      <w:r>
        <w:rPr>
          <w:spacing w:val="20"/>
        </w:rPr>
        <w:t xml:space="preserve"> </w:t>
      </w:r>
      <w:r>
        <w:t>of</w:t>
      </w:r>
      <w:r>
        <w:rPr>
          <w:spacing w:val="20"/>
        </w:rPr>
        <w:t xml:space="preserve"> </w:t>
      </w:r>
      <w:r>
        <w:rPr>
          <w:spacing w:val="-2"/>
        </w:rPr>
        <w:t>Loan:</w:t>
      </w:r>
      <w:r>
        <w:tab/>
      </w:r>
      <w:r>
        <w:rPr>
          <w:spacing w:val="-10"/>
        </w:rPr>
        <w:t>£</w:t>
      </w:r>
    </w:p>
    <w:p w14:paraId="6D291BF9" w14:textId="77777777" w:rsidR="00E70012" w:rsidRDefault="00000000">
      <w:pPr>
        <w:pStyle w:val="BodyText"/>
        <w:tabs>
          <w:tab w:val="left" w:pos="4405"/>
          <w:tab w:val="left" w:pos="5569"/>
        </w:tabs>
        <w:spacing w:before="212"/>
      </w:pPr>
      <w:r>
        <w:rPr>
          <w:spacing w:val="-2"/>
        </w:rPr>
        <w:t>Amount:</w:t>
      </w:r>
      <w:r>
        <w:tab/>
      </w:r>
      <w:r>
        <w:rPr>
          <w:spacing w:val="-10"/>
        </w:rPr>
        <w:t>[</w:t>
      </w:r>
      <w:r>
        <w:rPr>
          <w:u w:val="single"/>
        </w:rPr>
        <w:tab/>
      </w:r>
      <w:r>
        <w:t>]</w:t>
      </w:r>
      <w:r>
        <w:rPr>
          <w:spacing w:val="7"/>
        </w:rPr>
        <w:t xml:space="preserve"> </w:t>
      </w:r>
      <w:r>
        <w:t>or,</w:t>
      </w:r>
      <w:r>
        <w:rPr>
          <w:spacing w:val="8"/>
        </w:rPr>
        <w:t xml:space="preserve"> </w:t>
      </w:r>
      <w:r>
        <w:t>if</w:t>
      </w:r>
      <w:r>
        <w:rPr>
          <w:spacing w:val="10"/>
        </w:rPr>
        <w:t xml:space="preserve"> </w:t>
      </w:r>
      <w:r>
        <w:t>less,</w:t>
      </w:r>
      <w:r>
        <w:rPr>
          <w:spacing w:val="13"/>
        </w:rPr>
        <w:t xml:space="preserve"> </w:t>
      </w:r>
      <w:r>
        <w:t>the</w:t>
      </w:r>
      <w:r>
        <w:rPr>
          <w:spacing w:val="-3"/>
        </w:rPr>
        <w:t xml:space="preserve"> </w:t>
      </w:r>
      <w:r>
        <w:t>Available</w:t>
      </w:r>
      <w:r>
        <w:rPr>
          <w:spacing w:val="12"/>
        </w:rPr>
        <w:t xml:space="preserve"> </w:t>
      </w:r>
      <w:r>
        <w:rPr>
          <w:spacing w:val="-2"/>
        </w:rPr>
        <w:t>Commitment</w:t>
      </w:r>
    </w:p>
    <w:p w14:paraId="5D2310E6" w14:textId="77777777" w:rsidR="00E70012" w:rsidRDefault="00000000">
      <w:pPr>
        <w:pStyle w:val="BodyText"/>
        <w:tabs>
          <w:tab w:val="left" w:pos="4405"/>
          <w:tab w:val="left" w:pos="5569"/>
        </w:tabs>
        <w:spacing w:before="212"/>
      </w:pPr>
      <w:r>
        <w:t>Interest</w:t>
      </w:r>
      <w:r>
        <w:rPr>
          <w:spacing w:val="25"/>
        </w:rPr>
        <w:t xml:space="preserve"> </w:t>
      </w:r>
      <w:r>
        <w:rPr>
          <w:spacing w:val="-2"/>
        </w:rPr>
        <w:t>Period:</w:t>
      </w:r>
      <w:r>
        <w:tab/>
      </w:r>
      <w:r>
        <w:rPr>
          <w:spacing w:val="-10"/>
        </w:rPr>
        <w:t>[</w:t>
      </w:r>
      <w:r>
        <w:rPr>
          <w:u w:val="single"/>
        </w:rPr>
        <w:tab/>
      </w:r>
      <w:r>
        <w:rPr>
          <w:spacing w:val="-10"/>
        </w:rPr>
        <w:t>]</w:t>
      </w:r>
    </w:p>
    <w:p w14:paraId="254C218C" w14:textId="77777777" w:rsidR="00E70012" w:rsidRDefault="00000000">
      <w:pPr>
        <w:pStyle w:val="ListParagraph"/>
        <w:numPr>
          <w:ilvl w:val="0"/>
          <w:numId w:val="2"/>
        </w:numPr>
        <w:tabs>
          <w:tab w:val="left" w:pos="771"/>
          <w:tab w:val="left" w:pos="775"/>
        </w:tabs>
        <w:spacing w:before="211" w:line="336" w:lineRule="auto"/>
        <w:ind w:right="1019" w:hanging="624"/>
        <w:jc w:val="both"/>
        <w:rPr>
          <w:sz w:val="20"/>
        </w:rPr>
      </w:pPr>
      <w:r>
        <w:rPr>
          <w:sz w:val="20"/>
        </w:rPr>
        <w:t>We confirm that each condition specified in Clause 4.2 (</w:t>
      </w:r>
      <w:r>
        <w:rPr>
          <w:i/>
          <w:sz w:val="20"/>
        </w:rPr>
        <w:t>Further conditions precedent</w:t>
      </w:r>
      <w:r>
        <w:rPr>
          <w:sz w:val="20"/>
        </w:rPr>
        <w:t>) of the</w:t>
      </w:r>
      <w:r>
        <w:rPr>
          <w:spacing w:val="80"/>
          <w:sz w:val="20"/>
        </w:rPr>
        <w:t xml:space="preserve"> </w:t>
      </w:r>
      <w:r>
        <w:rPr>
          <w:sz w:val="20"/>
        </w:rPr>
        <w:t>Agreement</w:t>
      </w:r>
      <w:r>
        <w:rPr>
          <w:spacing w:val="40"/>
          <w:sz w:val="20"/>
        </w:rPr>
        <w:t xml:space="preserve"> </w:t>
      </w:r>
      <w:r>
        <w:rPr>
          <w:sz w:val="20"/>
        </w:rPr>
        <w:t>is</w:t>
      </w:r>
      <w:r>
        <w:rPr>
          <w:spacing w:val="40"/>
          <w:sz w:val="20"/>
        </w:rPr>
        <w:t xml:space="preserve"> </w:t>
      </w:r>
      <w:r>
        <w:rPr>
          <w:sz w:val="20"/>
        </w:rPr>
        <w:t>satisfied</w:t>
      </w:r>
      <w:r>
        <w:rPr>
          <w:spacing w:val="40"/>
          <w:sz w:val="20"/>
        </w:rPr>
        <w:t xml:space="preserve"> </w:t>
      </w:r>
      <w:r>
        <w:rPr>
          <w:sz w:val="20"/>
        </w:rPr>
        <w:t>on</w:t>
      </w:r>
      <w:r>
        <w:rPr>
          <w:spacing w:val="40"/>
          <w:sz w:val="20"/>
        </w:rPr>
        <w:t xml:space="preserve"> </w:t>
      </w:r>
      <w:r>
        <w:rPr>
          <w:sz w:val="20"/>
        </w:rPr>
        <w:t>the</w:t>
      </w:r>
      <w:r>
        <w:rPr>
          <w:spacing w:val="40"/>
          <w:sz w:val="20"/>
        </w:rPr>
        <w:t xml:space="preserve"> </w:t>
      </w:r>
      <w:r>
        <w:rPr>
          <w:sz w:val="20"/>
        </w:rPr>
        <w:t>date</w:t>
      </w:r>
      <w:r>
        <w:rPr>
          <w:spacing w:val="40"/>
          <w:sz w:val="20"/>
        </w:rPr>
        <w:t xml:space="preserve"> </w:t>
      </w:r>
      <w:r>
        <w:rPr>
          <w:sz w:val="20"/>
        </w:rPr>
        <w:t>of</w:t>
      </w:r>
      <w:r>
        <w:rPr>
          <w:spacing w:val="40"/>
          <w:sz w:val="20"/>
        </w:rPr>
        <w:t xml:space="preserve"> </w:t>
      </w:r>
      <w:r>
        <w:rPr>
          <w:sz w:val="20"/>
        </w:rPr>
        <w:t>this</w:t>
      </w:r>
      <w:r>
        <w:rPr>
          <w:spacing w:val="40"/>
          <w:sz w:val="20"/>
        </w:rPr>
        <w:t xml:space="preserve"> </w:t>
      </w:r>
      <w:r>
        <w:rPr>
          <w:sz w:val="20"/>
        </w:rPr>
        <w:t>Utilisation</w:t>
      </w:r>
      <w:r>
        <w:rPr>
          <w:spacing w:val="40"/>
          <w:sz w:val="20"/>
        </w:rPr>
        <w:t xml:space="preserve"> </w:t>
      </w:r>
      <w:r>
        <w:rPr>
          <w:sz w:val="20"/>
        </w:rPr>
        <w:t>Request.</w:t>
      </w:r>
    </w:p>
    <w:p w14:paraId="74AFB11A" w14:textId="77777777" w:rsidR="00E70012" w:rsidRDefault="00000000">
      <w:pPr>
        <w:pStyle w:val="ListParagraph"/>
        <w:numPr>
          <w:ilvl w:val="0"/>
          <w:numId w:val="2"/>
        </w:numPr>
        <w:tabs>
          <w:tab w:val="left" w:pos="771"/>
        </w:tabs>
        <w:spacing w:before="122"/>
        <w:ind w:left="771" w:hanging="620"/>
        <w:jc w:val="both"/>
        <w:rPr>
          <w:sz w:val="20"/>
        </w:rPr>
      </w:pPr>
      <w:r>
        <w:rPr>
          <w:sz w:val="20"/>
        </w:rPr>
        <w:t>The</w:t>
      </w:r>
      <w:r>
        <w:rPr>
          <w:spacing w:val="16"/>
          <w:sz w:val="20"/>
        </w:rPr>
        <w:t xml:space="preserve"> </w:t>
      </w:r>
      <w:r>
        <w:rPr>
          <w:sz w:val="20"/>
        </w:rPr>
        <w:t>proceeds</w:t>
      </w:r>
      <w:r>
        <w:rPr>
          <w:spacing w:val="18"/>
          <w:sz w:val="20"/>
        </w:rPr>
        <w:t xml:space="preserve"> </w:t>
      </w:r>
      <w:r>
        <w:rPr>
          <w:sz w:val="20"/>
        </w:rPr>
        <w:t>of</w:t>
      </w:r>
      <w:r>
        <w:rPr>
          <w:spacing w:val="16"/>
          <w:sz w:val="20"/>
        </w:rPr>
        <w:t xml:space="preserve"> </w:t>
      </w:r>
      <w:r>
        <w:rPr>
          <w:sz w:val="20"/>
        </w:rPr>
        <w:t>this</w:t>
      </w:r>
      <w:r>
        <w:rPr>
          <w:spacing w:val="14"/>
          <w:sz w:val="20"/>
        </w:rPr>
        <w:t xml:space="preserve"> </w:t>
      </w:r>
      <w:r>
        <w:rPr>
          <w:sz w:val="20"/>
        </w:rPr>
        <w:t>Loan</w:t>
      </w:r>
      <w:r>
        <w:rPr>
          <w:spacing w:val="16"/>
          <w:sz w:val="20"/>
        </w:rPr>
        <w:t xml:space="preserve"> </w:t>
      </w:r>
      <w:r>
        <w:rPr>
          <w:sz w:val="20"/>
        </w:rPr>
        <w:t>should</w:t>
      </w:r>
      <w:r>
        <w:rPr>
          <w:spacing w:val="16"/>
          <w:sz w:val="20"/>
        </w:rPr>
        <w:t xml:space="preserve"> </w:t>
      </w:r>
      <w:r>
        <w:rPr>
          <w:sz w:val="20"/>
        </w:rPr>
        <w:t>be</w:t>
      </w:r>
      <w:r>
        <w:rPr>
          <w:spacing w:val="16"/>
          <w:sz w:val="20"/>
        </w:rPr>
        <w:t xml:space="preserve"> </w:t>
      </w:r>
      <w:r>
        <w:rPr>
          <w:sz w:val="20"/>
        </w:rPr>
        <w:t>credited</w:t>
      </w:r>
      <w:r>
        <w:rPr>
          <w:spacing w:val="17"/>
          <w:sz w:val="20"/>
        </w:rPr>
        <w:t xml:space="preserve"> </w:t>
      </w:r>
      <w:r>
        <w:rPr>
          <w:sz w:val="20"/>
        </w:rPr>
        <w:t>to</w:t>
      </w:r>
      <w:r>
        <w:rPr>
          <w:spacing w:val="13"/>
          <w:sz w:val="20"/>
        </w:rPr>
        <w:t xml:space="preserve"> </w:t>
      </w:r>
      <w:r>
        <w:rPr>
          <w:spacing w:val="-2"/>
          <w:sz w:val="20"/>
        </w:rPr>
        <w:t>[</w:t>
      </w:r>
      <w:r>
        <w:rPr>
          <w:i/>
          <w:spacing w:val="-2"/>
          <w:sz w:val="20"/>
        </w:rPr>
        <w:t>account</w:t>
      </w:r>
      <w:r>
        <w:rPr>
          <w:spacing w:val="-2"/>
          <w:sz w:val="20"/>
        </w:rPr>
        <w:t>].</w:t>
      </w:r>
    </w:p>
    <w:p w14:paraId="132A29F6" w14:textId="77777777" w:rsidR="00E70012" w:rsidRDefault="00000000">
      <w:pPr>
        <w:pStyle w:val="ListParagraph"/>
        <w:numPr>
          <w:ilvl w:val="0"/>
          <w:numId w:val="2"/>
        </w:numPr>
        <w:tabs>
          <w:tab w:val="left" w:pos="771"/>
        </w:tabs>
        <w:spacing w:before="212"/>
        <w:ind w:left="771" w:hanging="620"/>
        <w:jc w:val="both"/>
        <w:rPr>
          <w:sz w:val="20"/>
        </w:rPr>
      </w:pPr>
      <w:r>
        <w:rPr>
          <w:sz w:val="20"/>
        </w:rPr>
        <w:t>This</w:t>
      </w:r>
      <w:r>
        <w:rPr>
          <w:spacing w:val="20"/>
          <w:sz w:val="20"/>
        </w:rPr>
        <w:t xml:space="preserve"> </w:t>
      </w:r>
      <w:r>
        <w:rPr>
          <w:sz w:val="20"/>
        </w:rPr>
        <w:t>Utilisation</w:t>
      </w:r>
      <w:r>
        <w:rPr>
          <w:spacing w:val="17"/>
          <w:sz w:val="20"/>
        </w:rPr>
        <w:t xml:space="preserve"> </w:t>
      </w:r>
      <w:r>
        <w:rPr>
          <w:sz w:val="20"/>
        </w:rPr>
        <w:t>Request</w:t>
      </w:r>
      <w:r>
        <w:rPr>
          <w:spacing w:val="18"/>
          <w:sz w:val="20"/>
        </w:rPr>
        <w:t xml:space="preserve"> </w:t>
      </w:r>
      <w:r>
        <w:rPr>
          <w:sz w:val="20"/>
        </w:rPr>
        <w:t>is</w:t>
      </w:r>
      <w:r>
        <w:rPr>
          <w:spacing w:val="17"/>
          <w:sz w:val="20"/>
        </w:rPr>
        <w:t xml:space="preserve"> </w:t>
      </w:r>
      <w:r>
        <w:rPr>
          <w:spacing w:val="-2"/>
          <w:sz w:val="20"/>
        </w:rPr>
        <w:t>irrevocable.</w:t>
      </w:r>
    </w:p>
    <w:p w14:paraId="53986B0D" w14:textId="77777777" w:rsidR="00E70012" w:rsidRDefault="00E70012">
      <w:pPr>
        <w:pStyle w:val="BodyText"/>
        <w:ind w:left="0"/>
      </w:pPr>
    </w:p>
    <w:p w14:paraId="194FC3C4" w14:textId="77777777" w:rsidR="00E70012" w:rsidRDefault="00E70012">
      <w:pPr>
        <w:pStyle w:val="BodyText"/>
        <w:spacing w:before="193"/>
        <w:ind w:left="0"/>
      </w:pPr>
    </w:p>
    <w:p w14:paraId="2415FB37" w14:textId="77777777" w:rsidR="00E70012" w:rsidRDefault="00000000">
      <w:pPr>
        <w:pStyle w:val="BodyText"/>
        <w:ind w:left="4347"/>
      </w:pPr>
      <w:r>
        <w:t>Yours</w:t>
      </w:r>
      <w:r>
        <w:rPr>
          <w:spacing w:val="1"/>
        </w:rPr>
        <w:t xml:space="preserve"> </w:t>
      </w:r>
      <w:r>
        <w:rPr>
          <w:spacing w:val="-2"/>
        </w:rPr>
        <w:t>faithfully</w:t>
      </w:r>
    </w:p>
    <w:p w14:paraId="7A532B9E" w14:textId="77777777" w:rsidR="00E70012" w:rsidRDefault="00E70012">
      <w:pPr>
        <w:pStyle w:val="BodyText"/>
        <w:ind w:left="0"/>
      </w:pPr>
    </w:p>
    <w:p w14:paraId="63BD46E8" w14:textId="77777777" w:rsidR="00E70012" w:rsidRDefault="00E70012">
      <w:pPr>
        <w:pStyle w:val="BodyText"/>
        <w:ind w:left="0"/>
      </w:pPr>
    </w:p>
    <w:p w14:paraId="6F560B85" w14:textId="77777777" w:rsidR="00E70012" w:rsidRDefault="00E70012">
      <w:pPr>
        <w:pStyle w:val="BodyText"/>
        <w:ind w:left="0"/>
      </w:pPr>
    </w:p>
    <w:p w14:paraId="5304D3F8" w14:textId="77777777" w:rsidR="00E70012" w:rsidRDefault="00E70012">
      <w:pPr>
        <w:pStyle w:val="BodyText"/>
        <w:spacing w:before="177"/>
        <w:ind w:left="0"/>
      </w:pPr>
    </w:p>
    <w:p w14:paraId="7B44A516" w14:textId="77777777" w:rsidR="00E70012" w:rsidRDefault="00000000">
      <w:pPr>
        <w:ind w:right="869"/>
        <w:jc w:val="center"/>
        <w:rPr>
          <w:sz w:val="20"/>
        </w:rPr>
      </w:pPr>
      <w:r>
        <w:rPr>
          <w:spacing w:val="-2"/>
          <w:sz w:val="20"/>
        </w:rPr>
        <w:t>…………………………………</w:t>
      </w:r>
    </w:p>
    <w:p w14:paraId="137E2E96" w14:textId="77777777" w:rsidR="00E70012" w:rsidRDefault="00000000">
      <w:pPr>
        <w:spacing w:before="212" w:line="336" w:lineRule="auto"/>
        <w:ind w:left="3742" w:right="4610"/>
        <w:jc w:val="center"/>
        <w:rPr>
          <w:sz w:val="20"/>
        </w:rPr>
      </w:pPr>
      <w:r>
        <w:rPr>
          <w:sz w:val="20"/>
        </w:rPr>
        <w:t>authorised</w:t>
      </w:r>
      <w:r>
        <w:rPr>
          <w:spacing w:val="-14"/>
          <w:sz w:val="20"/>
        </w:rPr>
        <w:t xml:space="preserve"> </w:t>
      </w:r>
      <w:r>
        <w:rPr>
          <w:sz w:val="20"/>
        </w:rPr>
        <w:t>signatory</w:t>
      </w:r>
      <w:r>
        <w:rPr>
          <w:spacing w:val="-14"/>
          <w:sz w:val="20"/>
        </w:rPr>
        <w:t xml:space="preserve"> </w:t>
      </w:r>
      <w:r>
        <w:rPr>
          <w:sz w:val="20"/>
        </w:rPr>
        <w:t>for [</w:t>
      </w:r>
      <w:r>
        <w:rPr>
          <w:i/>
          <w:sz w:val="20"/>
        </w:rPr>
        <w:t>name of the Borrower</w:t>
      </w:r>
      <w:r>
        <w:rPr>
          <w:sz w:val="20"/>
        </w:rPr>
        <w:t>]</w:t>
      </w:r>
    </w:p>
    <w:p w14:paraId="6ACDF20D" w14:textId="77777777" w:rsidR="00E70012" w:rsidRDefault="00E70012">
      <w:pPr>
        <w:spacing w:line="336" w:lineRule="auto"/>
        <w:jc w:val="center"/>
        <w:rPr>
          <w:sz w:val="20"/>
        </w:rPr>
        <w:sectPr w:rsidR="00E70012">
          <w:pgSz w:w="11910" w:h="16840"/>
          <w:pgMar w:top="980" w:right="0" w:bottom="1120" w:left="980" w:header="0" w:footer="881" w:gutter="0"/>
          <w:cols w:space="720"/>
        </w:sectPr>
      </w:pPr>
    </w:p>
    <w:p w14:paraId="79CBDA73" w14:textId="77777777" w:rsidR="00E70012" w:rsidRDefault="00000000">
      <w:pPr>
        <w:pStyle w:val="Heading2"/>
        <w:spacing w:before="65" w:line="360" w:lineRule="auto"/>
        <w:ind w:left="4186" w:right="5052" w:firstLine="0"/>
        <w:jc w:val="center"/>
      </w:pPr>
      <w:bookmarkStart w:id="291" w:name="PART_II_Selection_Notice"/>
      <w:bookmarkEnd w:id="291"/>
      <w:r>
        <w:rPr>
          <w:smallCaps/>
          <w:w w:val="105"/>
        </w:rPr>
        <w:lastRenderedPageBreak/>
        <w:t>PART</w:t>
      </w:r>
      <w:r>
        <w:rPr>
          <w:smallCaps/>
          <w:spacing w:val="-12"/>
          <w:w w:val="105"/>
        </w:rPr>
        <w:t xml:space="preserve"> </w:t>
      </w:r>
      <w:r>
        <w:rPr>
          <w:smallCaps/>
          <w:w w:val="105"/>
        </w:rPr>
        <w:t xml:space="preserve">II </w:t>
      </w:r>
      <w:r>
        <w:rPr>
          <w:smallCaps/>
          <w:spacing w:val="-2"/>
          <w:w w:val="105"/>
        </w:rPr>
        <w:t>Selection</w:t>
      </w:r>
      <w:r>
        <w:rPr>
          <w:smallCaps/>
          <w:spacing w:val="-12"/>
          <w:w w:val="105"/>
        </w:rPr>
        <w:t xml:space="preserve"> </w:t>
      </w:r>
      <w:r>
        <w:rPr>
          <w:smallCaps/>
          <w:spacing w:val="-2"/>
          <w:w w:val="105"/>
        </w:rPr>
        <w:t>Notice</w:t>
      </w:r>
    </w:p>
    <w:p w14:paraId="1C88660A" w14:textId="77777777" w:rsidR="00E70012" w:rsidRDefault="00E70012">
      <w:pPr>
        <w:pStyle w:val="BodyText"/>
        <w:spacing w:before="115"/>
        <w:ind w:left="0"/>
        <w:rPr>
          <w:b/>
        </w:rPr>
      </w:pPr>
    </w:p>
    <w:p w14:paraId="37BF55A4" w14:textId="77777777" w:rsidR="00E70012" w:rsidRDefault="00000000">
      <w:pPr>
        <w:pStyle w:val="BodyText"/>
        <w:tabs>
          <w:tab w:val="left" w:pos="1285"/>
        </w:tabs>
        <w:ind w:left="151"/>
      </w:pPr>
      <w:r>
        <w:rPr>
          <w:spacing w:val="-2"/>
        </w:rPr>
        <w:t>From:</w:t>
      </w:r>
      <w:r>
        <w:tab/>
      </w:r>
      <w:r>
        <w:rPr>
          <w:spacing w:val="-2"/>
        </w:rPr>
        <w:t>[Borrower]</w:t>
      </w:r>
    </w:p>
    <w:p w14:paraId="42453D69" w14:textId="77777777" w:rsidR="00E70012" w:rsidRDefault="00000000">
      <w:pPr>
        <w:pStyle w:val="BodyText"/>
        <w:tabs>
          <w:tab w:val="left" w:pos="1285"/>
        </w:tabs>
        <w:spacing w:before="214" w:line="458" w:lineRule="auto"/>
        <w:ind w:left="151" w:right="8922"/>
      </w:pPr>
      <w:r>
        <w:rPr>
          <w:spacing w:val="-4"/>
        </w:rPr>
        <w:t>To:</w:t>
      </w:r>
      <w:r>
        <w:tab/>
      </w:r>
      <w:r>
        <w:rPr>
          <w:spacing w:val="-4"/>
        </w:rPr>
        <w:t xml:space="preserve">[Lender] </w:t>
      </w:r>
      <w:r>
        <w:rPr>
          <w:spacing w:val="-2"/>
        </w:rPr>
        <w:t>Dated:</w:t>
      </w:r>
    </w:p>
    <w:p w14:paraId="7551ADE6" w14:textId="77777777" w:rsidR="00E70012" w:rsidRDefault="00E70012">
      <w:pPr>
        <w:pStyle w:val="BodyText"/>
        <w:spacing w:before="214"/>
        <w:ind w:left="0"/>
      </w:pPr>
    </w:p>
    <w:p w14:paraId="598938B4" w14:textId="5AA69279" w:rsidR="00E70012" w:rsidRDefault="00000000">
      <w:pPr>
        <w:pStyle w:val="Heading2"/>
        <w:tabs>
          <w:tab w:val="left" w:pos="4955"/>
          <w:tab w:val="left" w:pos="5281"/>
        </w:tabs>
        <w:spacing w:line="336" w:lineRule="auto"/>
        <w:ind w:left="3160" w:right="3666" w:hanging="388"/>
        <w:jc w:val="left"/>
      </w:pPr>
      <w:bookmarkStart w:id="292" w:name="[Company]_–_[__]_Facility_Agreement_date"/>
      <w:bookmarkEnd w:id="292"/>
      <w:r>
        <w:rPr>
          <w:w w:val="105"/>
        </w:rPr>
        <w:t xml:space="preserve">[Company] </w:t>
      </w:r>
      <w:r w:rsidR="00287678">
        <w:rPr>
          <w:w w:val="105"/>
        </w:rPr>
        <w:t xml:space="preserve">Meridian Holdings plc </w:t>
      </w:r>
      <w:r>
        <w:rPr>
          <w:w w:val="105"/>
        </w:rPr>
        <w:t>– [</w:t>
      </w:r>
      <w:r>
        <w:rPr>
          <w:u w:val="thick"/>
        </w:rPr>
        <w:tab/>
      </w:r>
      <w:r>
        <w:rPr>
          <w:u w:val="thick"/>
        </w:rPr>
        <w:tab/>
      </w:r>
      <w:r>
        <w:rPr>
          <w:spacing w:val="-2"/>
          <w:w w:val="105"/>
        </w:rPr>
        <w:t>]</w:t>
      </w:r>
      <w:r>
        <w:rPr>
          <w:spacing w:val="-15"/>
          <w:w w:val="105"/>
        </w:rPr>
        <w:t xml:space="preserve"> </w:t>
      </w:r>
      <w:r>
        <w:rPr>
          <w:spacing w:val="-2"/>
          <w:w w:val="105"/>
        </w:rPr>
        <w:t>Facility</w:t>
      </w:r>
      <w:r>
        <w:rPr>
          <w:spacing w:val="-14"/>
          <w:w w:val="105"/>
        </w:rPr>
        <w:t xml:space="preserve"> </w:t>
      </w:r>
      <w:r>
        <w:rPr>
          <w:spacing w:val="-2"/>
          <w:w w:val="105"/>
        </w:rPr>
        <w:t xml:space="preserve">Agreement </w:t>
      </w:r>
      <w:r>
        <w:rPr>
          <w:w w:val="105"/>
        </w:rPr>
        <w:t>dated [</w:t>
      </w:r>
      <w:r>
        <w:rPr>
          <w:u w:val="thick"/>
        </w:rPr>
        <w:tab/>
      </w:r>
      <w:r>
        <w:rPr>
          <w:w w:val="105"/>
        </w:rPr>
        <w:t>] (the "Agreement")</w:t>
      </w:r>
    </w:p>
    <w:p w14:paraId="00513DAB" w14:textId="77777777" w:rsidR="00E70012" w:rsidRDefault="00000000">
      <w:pPr>
        <w:pStyle w:val="ListParagraph"/>
        <w:numPr>
          <w:ilvl w:val="0"/>
          <w:numId w:val="1"/>
        </w:numPr>
        <w:tabs>
          <w:tab w:val="left" w:pos="775"/>
        </w:tabs>
        <w:spacing w:before="121" w:line="336" w:lineRule="auto"/>
        <w:ind w:right="1069"/>
        <w:rPr>
          <w:sz w:val="20"/>
        </w:rPr>
      </w:pPr>
      <w:r>
        <w:rPr>
          <w:sz w:val="20"/>
        </w:rPr>
        <w:t>We</w:t>
      </w:r>
      <w:r>
        <w:rPr>
          <w:spacing w:val="38"/>
          <w:sz w:val="20"/>
        </w:rPr>
        <w:t xml:space="preserve"> </w:t>
      </w:r>
      <w:r>
        <w:rPr>
          <w:sz w:val="20"/>
        </w:rPr>
        <w:t>refer</w:t>
      </w:r>
      <w:r>
        <w:rPr>
          <w:spacing w:val="34"/>
          <w:sz w:val="20"/>
        </w:rPr>
        <w:t xml:space="preserve"> </w:t>
      </w:r>
      <w:r>
        <w:rPr>
          <w:sz w:val="20"/>
        </w:rPr>
        <w:t>to</w:t>
      </w:r>
      <w:r>
        <w:rPr>
          <w:spacing w:val="37"/>
          <w:sz w:val="20"/>
        </w:rPr>
        <w:t xml:space="preserve"> </w:t>
      </w:r>
      <w:r>
        <w:rPr>
          <w:sz w:val="20"/>
        </w:rPr>
        <w:t>the</w:t>
      </w:r>
      <w:r>
        <w:rPr>
          <w:spacing w:val="20"/>
          <w:sz w:val="20"/>
        </w:rPr>
        <w:t xml:space="preserve"> </w:t>
      </w:r>
      <w:r>
        <w:rPr>
          <w:sz w:val="20"/>
        </w:rPr>
        <w:t>Agreement.</w:t>
      </w:r>
      <w:r>
        <w:rPr>
          <w:spacing w:val="30"/>
          <w:sz w:val="20"/>
        </w:rPr>
        <w:t xml:space="preserve"> </w:t>
      </w:r>
      <w:r>
        <w:rPr>
          <w:sz w:val="20"/>
        </w:rPr>
        <w:t>This</w:t>
      </w:r>
      <w:r>
        <w:rPr>
          <w:spacing w:val="34"/>
          <w:sz w:val="20"/>
        </w:rPr>
        <w:t xml:space="preserve"> </w:t>
      </w:r>
      <w:r>
        <w:rPr>
          <w:sz w:val="20"/>
        </w:rPr>
        <w:t>is</w:t>
      </w:r>
      <w:r>
        <w:rPr>
          <w:spacing w:val="37"/>
          <w:sz w:val="20"/>
        </w:rPr>
        <w:t xml:space="preserve"> </w:t>
      </w:r>
      <w:r>
        <w:rPr>
          <w:sz w:val="20"/>
        </w:rPr>
        <w:t>a</w:t>
      </w:r>
      <w:r>
        <w:rPr>
          <w:spacing w:val="37"/>
          <w:sz w:val="20"/>
        </w:rPr>
        <w:t xml:space="preserve"> </w:t>
      </w:r>
      <w:r>
        <w:rPr>
          <w:sz w:val="20"/>
        </w:rPr>
        <w:t>Selection</w:t>
      </w:r>
      <w:r>
        <w:rPr>
          <w:spacing w:val="37"/>
          <w:sz w:val="20"/>
        </w:rPr>
        <w:t xml:space="preserve"> </w:t>
      </w:r>
      <w:r>
        <w:rPr>
          <w:sz w:val="20"/>
        </w:rPr>
        <w:t>Notice.</w:t>
      </w:r>
      <w:r>
        <w:rPr>
          <w:spacing w:val="31"/>
          <w:sz w:val="20"/>
        </w:rPr>
        <w:t xml:space="preserve"> </w:t>
      </w:r>
      <w:r>
        <w:rPr>
          <w:sz w:val="20"/>
        </w:rPr>
        <w:t>Terms</w:t>
      </w:r>
      <w:r>
        <w:rPr>
          <w:spacing w:val="38"/>
          <w:sz w:val="20"/>
        </w:rPr>
        <w:t xml:space="preserve"> </w:t>
      </w:r>
      <w:r>
        <w:rPr>
          <w:sz w:val="20"/>
        </w:rPr>
        <w:t>defined</w:t>
      </w:r>
      <w:r>
        <w:rPr>
          <w:spacing w:val="37"/>
          <w:sz w:val="20"/>
        </w:rPr>
        <w:t xml:space="preserve"> </w:t>
      </w:r>
      <w:r>
        <w:rPr>
          <w:sz w:val="20"/>
        </w:rPr>
        <w:t>in</w:t>
      </w:r>
      <w:r>
        <w:rPr>
          <w:spacing w:val="35"/>
          <w:sz w:val="20"/>
        </w:rPr>
        <w:t xml:space="preserve"> </w:t>
      </w:r>
      <w:r>
        <w:rPr>
          <w:sz w:val="20"/>
        </w:rPr>
        <w:t>the</w:t>
      </w:r>
      <w:r>
        <w:rPr>
          <w:spacing w:val="20"/>
          <w:sz w:val="20"/>
        </w:rPr>
        <w:t xml:space="preserve"> </w:t>
      </w:r>
      <w:r>
        <w:rPr>
          <w:sz w:val="20"/>
        </w:rPr>
        <w:t>Agreement</w:t>
      </w:r>
      <w:r>
        <w:rPr>
          <w:spacing w:val="36"/>
          <w:sz w:val="20"/>
        </w:rPr>
        <w:t xml:space="preserve"> </w:t>
      </w:r>
      <w:r>
        <w:rPr>
          <w:sz w:val="20"/>
        </w:rPr>
        <w:t>have</w:t>
      </w:r>
      <w:r>
        <w:rPr>
          <w:spacing w:val="37"/>
          <w:sz w:val="20"/>
        </w:rPr>
        <w:t xml:space="preserve"> </w:t>
      </w:r>
      <w:r>
        <w:rPr>
          <w:sz w:val="20"/>
        </w:rPr>
        <w:t>the same</w:t>
      </w:r>
      <w:r>
        <w:rPr>
          <w:spacing w:val="40"/>
          <w:sz w:val="20"/>
        </w:rPr>
        <w:t xml:space="preserve"> </w:t>
      </w:r>
      <w:r>
        <w:rPr>
          <w:sz w:val="20"/>
        </w:rPr>
        <w:t>meaning</w:t>
      </w:r>
      <w:r>
        <w:rPr>
          <w:spacing w:val="40"/>
          <w:sz w:val="20"/>
        </w:rPr>
        <w:t xml:space="preserve"> </w:t>
      </w:r>
      <w:r>
        <w:rPr>
          <w:sz w:val="20"/>
        </w:rPr>
        <w:t>in</w:t>
      </w:r>
      <w:r>
        <w:rPr>
          <w:spacing w:val="39"/>
          <w:sz w:val="20"/>
        </w:rPr>
        <w:t xml:space="preserve"> </w:t>
      </w:r>
      <w:r>
        <w:rPr>
          <w:sz w:val="20"/>
        </w:rPr>
        <w:t>this</w:t>
      </w:r>
      <w:r>
        <w:rPr>
          <w:spacing w:val="40"/>
          <w:sz w:val="20"/>
        </w:rPr>
        <w:t xml:space="preserve"> </w:t>
      </w:r>
      <w:r>
        <w:rPr>
          <w:sz w:val="20"/>
        </w:rPr>
        <w:t>Selection</w:t>
      </w:r>
      <w:r>
        <w:rPr>
          <w:spacing w:val="40"/>
          <w:sz w:val="20"/>
        </w:rPr>
        <w:t xml:space="preserve"> </w:t>
      </w:r>
      <w:r>
        <w:rPr>
          <w:sz w:val="20"/>
        </w:rPr>
        <w:t>Notice</w:t>
      </w:r>
      <w:r>
        <w:rPr>
          <w:spacing w:val="40"/>
          <w:sz w:val="20"/>
        </w:rPr>
        <w:t xml:space="preserve"> </w:t>
      </w:r>
      <w:r>
        <w:rPr>
          <w:sz w:val="20"/>
        </w:rPr>
        <w:t>unless</w:t>
      </w:r>
      <w:r>
        <w:rPr>
          <w:spacing w:val="40"/>
          <w:sz w:val="20"/>
        </w:rPr>
        <w:t xml:space="preserve"> </w:t>
      </w:r>
      <w:r>
        <w:rPr>
          <w:sz w:val="20"/>
        </w:rPr>
        <w:t>given</w:t>
      </w:r>
      <w:r>
        <w:rPr>
          <w:spacing w:val="40"/>
          <w:sz w:val="20"/>
        </w:rPr>
        <w:t xml:space="preserve"> </w:t>
      </w:r>
      <w:r>
        <w:rPr>
          <w:sz w:val="20"/>
        </w:rPr>
        <w:t>a</w:t>
      </w:r>
      <w:r>
        <w:rPr>
          <w:spacing w:val="39"/>
          <w:sz w:val="20"/>
        </w:rPr>
        <w:t xml:space="preserve"> </w:t>
      </w:r>
      <w:r>
        <w:rPr>
          <w:sz w:val="20"/>
        </w:rPr>
        <w:t>different</w:t>
      </w:r>
      <w:r>
        <w:rPr>
          <w:spacing w:val="40"/>
          <w:sz w:val="20"/>
        </w:rPr>
        <w:t xml:space="preserve"> </w:t>
      </w:r>
      <w:r>
        <w:rPr>
          <w:sz w:val="20"/>
        </w:rPr>
        <w:t>meaning</w:t>
      </w:r>
      <w:r>
        <w:rPr>
          <w:spacing w:val="40"/>
          <w:sz w:val="20"/>
        </w:rPr>
        <w:t xml:space="preserve"> </w:t>
      </w:r>
      <w:r>
        <w:rPr>
          <w:sz w:val="20"/>
        </w:rPr>
        <w:t>in</w:t>
      </w:r>
      <w:r>
        <w:rPr>
          <w:spacing w:val="37"/>
          <w:sz w:val="20"/>
        </w:rPr>
        <w:t xml:space="preserve"> </w:t>
      </w:r>
      <w:r>
        <w:rPr>
          <w:sz w:val="20"/>
        </w:rPr>
        <w:t>this</w:t>
      </w:r>
      <w:r>
        <w:rPr>
          <w:spacing w:val="40"/>
          <w:sz w:val="20"/>
        </w:rPr>
        <w:t xml:space="preserve"> </w:t>
      </w:r>
      <w:r>
        <w:rPr>
          <w:sz w:val="20"/>
        </w:rPr>
        <w:t>Selection</w:t>
      </w:r>
      <w:r>
        <w:rPr>
          <w:spacing w:val="40"/>
          <w:sz w:val="20"/>
        </w:rPr>
        <w:t xml:space="preserve"> </w:t>
      </w:r>
      <w:r>
        <w:rPr>
          <w:sz w:val="20"/>
        </w:rPr>
        <w:t>Notice.</w:t>
      </w:r>
    </w:p>
    <w:p w14:paraId="47B7684B" w14:textId="77777777" w:rsidR="00E70012" w:rsidRDefault="00000000">
      <w:pPr>
        <w:pStyle w:val="ListParagraph"/>
        <w:numPr>
          <w:ilvl w:val="0"/>
          <w:numId w:val="1"/>
        </w:numPr>
        <w:tabs>
          <w:tab w:val="left" w:pos="775"/>
          <w:tab w:val="left" w:pos="1939"/>
        </w:tabs>
        <w:spacing w:before="120" w:line="336" w:lineRule="auto"/>
        <w:ind w:right="1066"/>
        <w:rPr>
          <w:sz w:val="13"/>
        </w:rPr>
      </w:pPr>
      <w:r>
        <w:rPr>
          <w:sz w:val="20"/>
        </w:rPr>
        <w:t>We</w:t>
      </w:r>
      <w:r>
        <w:rPr>
          <w:spacing w:val="70"/>
          <w:w w:val="150"/>
          <w:sz w:val="20"/>
        </w:rPr>
        <w:t xml:space="preserve"> </w:t>
      </w:r>
      <w:r>
        <w:rPr>
          <w:sz w:val="20"/>
        </w:rPr>
        <w:t>refer</w:t>
      </w:r>
      <w:r>
        <w:rPr>
          <w:spacing w:val="70"/>
          <w:w w:val="150"/>
          <w:sz w:val="20"/>
        </w:rPr>
        <w:t xml:space="preserve"> </w:t>
      </w:r>
      <w:r>
        <w:rPr>
          <w:sz w:val="20"/>
        </w:rPr>
        <w:t>to</w:t>
      </w:r>
      <w:r>
        <w:rPr>
          <w:spacing w:val="68"/>
          <w:w w:val="150"/>
          <w:sz w:val="20"/>
        </w:rPr>
        <w:t xml:space="preserve"> </w:t>
      </w:r>
      <w:r>
        <w:rPr>
          <w:sz w:val="20"/>
        </w:rPr>
        <w:t>the</w:t>
      </w:r>
      <w:r>
        <w:rPr>
          <w:spacing w:val="71"/>
          <w:w w:val="150"/>
          <w:sz w:val="20"/>
        </w:rPr>
        <w:t xml:space="preserve"> </w:t>
      </w:r>
      <w:r>
        <w:rPr>
          <w:sz w:val="20"/>
        </w:rPr>
        <w:t>following</w:t>
      </w:r>
      <w:r>
        <w:rPr>
          <w:spacing w:val="71"/>
          <w:w w:val="150"/>
          <w:sz w:val="20"/>
        </w:rPr>
        <w:t xml:space="preserve"> </w:t>
      </w:r>
      <w:r>
        <w:rPr>
          <w:sz w:val="20"/>
        </w:rPr>
        <w:t>Loan[s]</w:t>
      </w:r>
      <w:r>
        <w:rPr>
          <w:spacing w:val="66"/>
          <w:w w:val="150"/>
          <w:sz w:val="20"/>
        </w:rPr>
        <w:t xml:space="preserve"> </w:t>
      </w:r>
      <w:r>
        <w:rPr>
          <w:sz w:val="20"/>
        </w:rPr>
        <w:t>in</w:t>
      </w:r>
      <w:r>
        <w:rPr>
          <w:spacing w:val="69"/>
          <w:w w:val="150"/>
          <w:sz w:val="20"/>
        </w:rPr>
        <w:t xml:space="preserve"> </w:t>
      </w:r>
      <w:r>
        <w:rPr>
          <w:sz w:val="20"/>
        </w:rPr>
        <w:t>[identify</w:t>
      </w:r>
      <w:r>
        <w:rPr>
          <w:spacing w:val="69"/>
          <w:w w:val="150"/>
          <w:sz w:val="20"/>
        </w:rPr>
        <w:t xml:space="preserve"> </w:t>
      </w:r>
      <w:r>
        <w:rPr>
          <w:sz w:val="20"/>
        </w:rPr>
        <w:t>currency]</w:t>
      </w:r>
      <w:r>
        <w:rPr>
          <w:spacing w:val="69"/>
          <w:w w:val="150"/>
          <w:sz w:val="20"/>
        </w:rPr>
        <w:t xml:space="preserve"> </w:t>
      </w:r>
      <w:r>
        <w:rPr>
          <w:sz w:val="20"/>
        </w:rPr>
        <w:t>with</w:t>
      </w:r>
      <w:r>
        <w:rPr>
          <w:spacing w:val="71"/>
          <w:w w:val="150"/>
          <w:sz w:val="20"/>
        </w:rPr>
        <w:t xml:space="preserve"> </w:t>
      </w:r>
      <w:r>
        <w:rPr>
          <w:sz w:val="20"/>
        </w:rPr>
        <w:t>an</w:t>
      </w:r>
      <w:r>
        <w:rPr>
          <w:spacing w:val="71"/>
          <w:w w:val="150"/>
          <w:sz w:val="20"/>
        </w:rPr>
        <w:t xml:space="preserve"> </w:t>
      </w:r>
      <w:r>
        <w:rPr>
          <w:sz w:val="20"/>
        </w:rPr>
        <w:t>Interest</w:t>
      </w:r>
      <w:r>
        <w:rPr>
          <w:spacing w:val="70"/>
          <w:w w:val="150"/>
          <w:sz w:val="20"/>
        </w:rPr>
        <w:t xml:space="preserve"> </w:t>
      </w:r>
      <w:r>
        <w:rPr>
          <w:sz w:val="20"/>
        </w:rPr>
        <w:t>Period</w:t>
      </w:r>
      <w:r>
        <w:rPr>
          <w:spacing w:val="70"/>
          <w:w w:val="150"/>
          <w:sz w:val="20"/>
        </w:rPr>
        <w:t xml:space="preserve"> </w:t>
      </w:r>
      <w:r>
        <w:rPr>
          <w:sz w:val="20"/>
        </w:rPr>
        <w:t>ending</w:t>
      </w:r>
      <w:r>
        <w:rPr>
          <w:spacing w:val="70"/>
          <w:w w:val="150"/>
          <w:sz w:val="20"/>
        </w:rPr>
        <w:t xml:space="preserve"> </w:t>
      </w:r>
      <w:r>
        <w:rPr>
          <w:sz w:val="20"/>
        </w:rPr>
        <w:t xml:space="preserve">on </w:t>
      </w:r>
      <w:r>
        <w:rPr>
          <w:spacing w:val="-10"/>
          <w:sz w:val="20"/>
        </w:rPr>
        <w:t>[</w:t>
      </w:r>
      <w:r>
        <w:rPr>
          <w:sz w:val="20"/>
          <w:u w:val="single"/>
        </w:rPr>
        <w:tab/>
      </w:r>
      <w:proofErr w:type="gramStart"/>
      <w:r>
        <w:rPr>
          <w:spacing w:val="-4"/>
          <w:sz w:val="20"/>
        </w:rPr>
        <w:t>].</w:t>
      </w:r>
      <w:r>
        <w:rPr>
          <w:spacing w:val="-4"/>
          <w:position w:val="6"/>
          <w:sz w:val="13"/>
        </w:rPr>
        <w:t>*</w:t>
      </w:r>
      <w:proofErr w:type="gramEnd"/>
    </w:p>
    <w:p w14:paraId="6228CE4D" w14:textId="77777777" w:rsidR="00E70012" w:rsidRDefault="00000000">
      <w:pPr>
        <w:pStyle w:val="ListParagraph"/>
        <w:numPr>
          <w:ilvl w:val="0"/>
          <w:numId w:val="1"/>
        </w:numPr>
        <w:tabs>
          <w:tab w:val="left" w:pos="775"/>
          <w:tab w:val="left" w:pos="6896"/>
        </w:tabs>
        <w:spacing w:line="336" w:lineRule="auto"/>
        <w:ind w:right="1204"/>
        <w:rPr>
          <w:sz w:val="13"/>
        </w:rPr>
      </w:pPr>
      <w:r>
        <w:rPr>
          <w:noProof/>
        </w:rPr>
        <mc:AlternateContent>
          <mc:Choice Requires="wps">
            <w:drawing>
              <wp:anchor distT="0" distB="0" distL="0" distR="0" simplePos="0" relativeHeight="486914048" behindDoc="1" locked="0" layoutInCell="1" allowOverlap="1" wp14:anchorId="45BB5200" wp14:editId="3E459A66">
                <wp:simplePos x="0" y="0"/>
                <wp:positionH relativeFrom="page">
                  <wp:posOffset>4298950</wp:posOffset>
                </wp:positionH>
                <wp:positionV relativeFrom="paragraph">
                  <wp:posOffset>208632</wp:posOffset>
                </wp:positionV>
                <wp:extent cx="702945" cy="952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945" cy="9525"/>
                        </a:xfrm>
                        <a:custGeom>
                          <a:avLst/>
                          <a:gdLst/>
                          <a:ahLst/>
                          <a:cxnLst/>
                          <a:rect l="l" t="t" r="r" b="b"/>
                          <a:pathLst>
                            <a:path w="702945" h="9525">
                              <a:moveTo>
                                <a:pt x="702563" y="0"/>
                              </a:moveTo>
                              <a:lnTo>
                                <a:pt x="0" y="0"/>
                              </a:lnTo>
                              <a:lnTo>
                                <a:pt x="0" y="9017"/>
                              </a:lnTo>
                              <a:lnTo>
                                <a:pt x="702563" y="9017"/>
                              </a:lnTo>
                              <a:lnTo>
                                <a:pt x="70256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64AB3F" id="Graphic 14" o:spid="_x0000_s1026" style="position:absolute;margin-left:338.5pt;margin-top:16.45pt;width:55.35pt;height:.75pt;z-index:-16402432;visibility:visible;mso-wrap-style:square;mso-wrap-distance-left:0;mso-wrap-distance-top:0;mso-wrap-distance-right:0;mso-wrap-distance-bottom:0;mso-position-horizontal:absolute;mso-position-horizontal-relative:page;mso-position-vertical:absolute;mso-position-vertical-relative:text;v-text-anchor:top" coordsize="70294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" path="m702563,l,,,9017r702563,l702563,xe" fillcolor="black" stroked="f">
                <v:path arrowok="t"/>
                <w10:wrap anchorx="page"/>
              </v:shape>
            </w:pict>
          </mc:Fallback>
        </mc:AlternateContent>
      </w:r>
      <w:r>
        <w:rPr>
          <w:sz w:val="20"/>
        </w:rPr>
        <w:t>[We request that</w:t>
      </w:r>
      <w:r>
        <w:rPr>
          <w:spacing w:val="40"/>
          <w:sz w:val="20"/>
        </w:rPr>
        <w:t xml:space="preserve"> </w:t>
      </w:r>
      <w:r>
        <w:rPr>
          <w:sz w:val="20"/>
        </w:rPr>
        <w:t>the above Loan[s] be divided into [</w:t>
      </w:r>
      <w:r>
        <w:rPr>
          <w:sz w:val="20"/>
        </w:rPr>
        <w:tab/>
        <w:t>]</w:t>
      </w:r>
      <w:r>
        <w:rPr>
          <w:spacing w:val="29"/>
          <w:sz w:val="20"/>
        </w:rPr>
        <w:t xml:space="preserve"> </w:t>
      </w:r>
      <w:r>
        <w:rPr>
          <w:sz w:val="20"/>
        </w:rPr>
        <w:t>Loans</w:t>
      </w:r>
      <w:r>
        <w:rPr>
          <w:spacing w:val="30"/>
          <w:sz w:val="20"/>
        </w:rPr>
        <w:t xml:space="preserve"> </w:t>
      </w:r>
      <w:r>
        <w:rPr>
          <w:sz w:val="20"/>
        </w:rPr>
        <w:t>with</w:t>
      </w:r>
      <w:r>
        <w:rPr>
          <w:spacing w:val="-7"/>
          <w:sz w:val="20"/>
        </w:rPr>
        <w:t xml:space="preserve"> </w:t>
      </w:r>
      <w:r>
        <w:rPr>
          <w:sz w:val="20"/>
        </w:rPr>
        <w:t>the</w:t>
      </w:r>
      <w:r>
        <w:rPr>
          <w:spacing w:val="-6"/>
          <w:sz w:val="20"/>
        </w:rPr>
        <w:t xml:space="preserve"> </w:t>
      </w:r>
      <w:r>
        <w:rPr>
          <w:sz w:val="20"/>
        </w:rPr>
        <w:t>following</w:t>
      </w:r>
      <w:r>
        <w:rPr>
          <w:spacing w:val="-5"/>
          <w:sz w:val="20"/>
        </w:rPr>
        <w:t xml:space="preserve"> </w:t>
      </w:r>
      <w:r>
        <w:rPr>
          <w:sz w:val="20"/>
        </w:rPr>
        <w:t>Base Currency Amounts and Interest Periods</w:t>
      </w:r>
      <w:proofErr w:type="gramStart"/>
      <w:r>
        <w:rPr>
          <w:sz w:val="20"/>
        </w:rPr>
        <w:t>:]</w:t>
      </w:r>
      <w:r>
        <w:rPr>
          <w:position w:val="6"/>
          <w:sz w:val="13"/>
        </w:rPr>
        <w:t>*</w:t>
      </w:r>
      <w:proofErr w:type="gramEnd"/>
      <w:r>
        <w:rPr>
          <w:position w:val="6"/>
          <w:sz w:val="13"/>
        </w:rPr>
        <w:t>*</w:t>
      </w:r>
    </w:p>
    <w:p w14:paraId="527F4C05" w14:textId="77777777" w:rsidR="00E70012" w:rsidRDefault="00000000">
      <w:pPr>
        <w:spacing w:before="121"/>
        <w:ind w:left="775"/>
        <w:rPr>
          <w:i/>
          <w:sz w:val="20"/>
        </w:rPr>
      </w:pPr>
      <w:r>
        <w:rPr>
          <w:i/>
          <w:spacing w:val="-5"/>
          <w:sz w:val="20"/>
        </w:rPr>
        <w:t>or</w:t>
      </w:r>
    </w:p>
    <w:p w14:paraId="789432CE" w14:textId="77777777" w:rsidR="00E70012" w:rsidRDefault="00000000">
      <w:pPr>
        <w:pStyle w:val="BodyText"/>
        <w:tabs>
          <w:tab w:val="left" w:pos="8007"/>
        </w:tabs>
        <w:spacing w:before="210"/>
        <w:rPr>
          <w:sz w:val="13"/>
        </w:rPr>
      </w:pPr>
      <w:r>
        <w:rPr>
          <w:noProof/>
        </w:rPr>
        <mc:AlternateContent>
          <mc:Choice Requires="wps">
            <w:drawing>
              <wp:anchor distT="0" distB="0" distL="0" distR="0" simplePos="0" relativeHeight="15730688" behindDoc="0" locked="0" layoutInCell="1" allowOverlap="1" wp14:anchorId="0F411113" wp14:editId="4E38CD75">
                <wp:simplePos x="0" y="0"/>
                <wp:positionH relativeFrom="page">
                  <wp:posOffset>5003165</wp:posOffset>
                </wp:positionH>
                <wp:positionV relativeFrom="paragraph">
                  <wp:posOffset>266338</wp:posOffset>
                </wp:positionV>
                <wp:extent cx="704215" cy="952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4215" cy="9525"/>
                        </a:xfrm>
                        <a:custGeom>
                          <a:avLst/>
                          <a:gdLst/>
                          <a:ahLst/>
                          <a:cxnLst/>
                          <a:rect l="l" t="t" r="r" b="b"/>
                          <a:pathLst>
                            <a:path w="704215" h="9525">
                              <a:moveTo>
                                <a:pt x="703961" y="0"/>
                              </a:moveTo>
                              <a:lnTo>
                                <a:pt x="0" y="0"/>
                              </a:lnTo>
                              <a:lnTo>
                                <a:pt x="0" y="9144"/>
                              </a:lnTo>
                              <a:lnTo>
                                <a:pt x="703961" y="9144"/>
                              </a:lnTo>
                              <a:lnTo>
                                <a:pt x="70396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BD6374" id="Graphic 15" o:spid="_x0000_s1026" style="position:absolute;margin-left:393.95pt;margin-top:20.95pt;width:55.45pt;height:.75pt;z-index:15730688;visibility:visible;mso-wrap-style:square;mso-wrap-distance-left:0;mso-wrap-distance-top:0;mso-wrap-distance-right:0;mso-wrap-distance-bottom:0;mso-position-horizontal:absolute;mso-position-horizontal-relative:page;mso-position-vertical:absolute;mso-position-vertical-relative:text;v-text-anchor:top" coordsize="704215,9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" path="m703961,l,,,9144r703961,l703961,xe" fillcolor="black" stroked="f">
                <v:path arrowok="t"/>
                <w10:wrap anchorx="page"/>
              </v:shape>
            </w:pict>
          </mc:Fallback>
        </mc:AlternateContent>
      </w:r>
      <w:r>
        <w:t>[We</w:t>
      </w:r>
      <w:r>
        <w:rPr>
          <w:spacing w:val="14"/>
        </w:rPr>
        <w:t xml:space="preserve"> </w:t>
      </w:r>
      <w:r>
        <w:t>request</w:t>
      </w:r>
      <w:r>
        <w:rPr>
          <w:spacing w:val="16"/>
        </w:rPr>
        <w:t xml:space="preserve"> </w:t>
      </w:r>
      <w:r>
        <w:t>that</w:t>
      </w:r>
      <w:r>
        <w:rPr>
          <w:spacing w:val="13"/>
        </w:rPr>
        <w:t xml:space="preserve"> </w:t>
      </w:r>
      <w:r>
        <w:t>the</w:t>
      </w:r>
      <w:r>
        <w:rPr>
          <w:spacing w:val="16"/>
        </w:rPr>
        <w:t xml:space="preserve"> </w:t>
      </w:r>
      <w:r>
        <w:t>next</w:t>
      </w:r>
      <w:r>
        <w:rPr>
          <w:spacing w:val="14"/>
        </w:rPr>
        <w:t xml:space="preserve"> </w:t>
      </w:r>
      <w:r>
        <w:t>Interest</w:t>
      </w:r>
      <w:r>
        <w:rPr>
          <w:spacing w:val="16"/>
        </w:rPr>
        <w:t xml:space="preserve"> </w:t>
      </w:r>
      <w:r>
        <w:t>Period</w:t>
      </w:r>
      <w:r>
        <w:rPr>
          <w:spacing w:val="18"/>
        </w:rPr>
        <w:t xml:space="preserve"> </w:t>
      </w:r>
      <w:r>
        <w:t>for</w:t>
      </w:r>
      <w:r>
        <w:rPr>
          <w:spacing w:val="13"/>
        </w:rPr>
        <w:t xml:space="preserve"> </w:t>
      </w:r>
      <w:r>
        <w:t>the</w:t>
      </w:r>
      <w:r>
        <w:rPr>
          <w:spacing w:val="16"/>
        </w:rPr>
        <w:t xml:space="preserve"> </w:t>
      </w:r>
      <w:r>
        <w:t>above</w:t>
      </w:r>
      <w:r>
        <w:rPr>
          <w:spacing w:val="16"/>
        </w:rPr>
        <w:t xml:space="preserve"> </w:t>
      </w:r>
      <w:r>
        <w:t>Loan[s]</w:t>
      </w:r>
      <w:r>
        <w:rPr>
          <w:spacing w:val="13"/>
        </w:rPr>
        <w:t xml:space="preserve"> </w:t>
      </w:r>
      <w:r>
        <w:t>is</w:t>
      </w:r>
      <w:r>
        <w:rPr>
          <w:spacing w:val="16"/>
        </w:rPr>
        <w:t xml:space="preserve"> </w:t>
      </w:r>
      <w:r>
        <w:rPr>
          <w:spacing w:val="-10"/>
        </w:rPr>
        <w:t>[</w:t>
      </w:r>
      <w:r>
        <w:tab/>
      </w:r>
      <w:r>
        <w:rPr>
          <w:spacing w:val="-2"/>
        </w:rPr>
        <w:t>]</w:t>
      </w:r>
      <w:proofErr w:type="gramStart"/>
      <w:r>
        <w:rPr>
          <w:spacing w:val="-2"/>
        </w:rPr>
        <w:t>].</w:t>
      </w:r>
      <w:r>
        <w:rPr>
          <w:spacing w:val="-2"/>
          <w:position w:val="6"/>
          <w:sz w:val="13"/>
        </w:rPr>
        <w:t>*</w:t>
      </w:r>
      <w:proofErr w:type="gramEnd"/>
      <w:r>
        <w:rPr>
          <w:spacing w:val="-2"/>
          <w:position w:val="6"/>
          <w:sz w:val="13"/>
        </w:rPr>
        <w:t>**</w:t>
      </w:r>
    </w:p>
    <w:p w14:paraId="686E049E" w14:textId="77777777" w:rsidR="00E70012" w:rsidRDefault="00000000">
      <w:pPr>
        <w:pStyle w:val="ListParagraph"/>
        <w:numPr>
          <w:ilvl w:val="0"/>
          <w:numId w:val="1"/>
        </w:numPr>
        <w:tabs>
          <w:tab w:val="left" w:pos="771"/>
          <w:tab w:val="left" w:pos="775"/>
          <w:tab w:val="left" w:pos="7301"/>
        </w:tabs>
        <w:spacing w:before="216" w:line="336" w:lineRule="auto"/>
        <w:ind w:right="1014"/>
        <w:jc w:val="both"/>
        <w:rPr>
          <w:sz w:val="20"/>
        </w:rPr>
      </w:pPr>
      <w:r>
        <w:rPr>
          <w:sz w:val="20"/>
        </w:rPr>
        <w:t>We request that the above Loan[s] [is]/[are] [denominated in the same currency for the next Interest Period]</w:t>
      </w:r>
      <w:proofErr w:type="gramStart"/>
      <w:r>
        <w:rPr>
          <w:sz w:val="20"/>
        </w:rPr>
        <w:t>/[</w:t>
      </w:r>
      <w:proofErr w:type="gramEnd"/>
      <w:r>
        <w:rPr>
          <w:sz w:val="20"/>
        </w:rPr>
        <w:t>denominated in the following currencies: [</w:t>
      </w:r>
      <w:r>
        <w:rPr>
          <w:sz w:val="20"/>
        </w:rPr>
        <w:tab/>
        <w:t xml:space="preserve">]. As this results in a change of </w:t>
      </w:r>
      <w:proofErr w:type="gramStart"/>
      <w:r>
        <w:rPr>
          <w:sz w:val="20"/>
        </w:rPr>
        <w:t>currency</w:t>
      </w:r>
      <w:proofErr w:type="gramEnd"/>
      <w:r>
        <w:rPr>
          <w:sz w:val="20"/>
        </w:rPr>
        <w:t xml:space="preserve"> we confirm that each condition specified in Clause</w:t>
      </w:r>
      <w:r>
        <w:rPr>
          <w:spacing w:val="36"/>
          <w:sz w:val="20"/>
        </w:rPr>
        <w:t xml:space="preserve"> </w:t>
      </w:r>
      <w:r>
        <w:rPr>
          <w:sz w:val="20"/>
        </w:rPr>
        <w:t>4.2 (</w:t>
      </w:r>
      <w:r>
        <w:rPr>
          <w:i/>
          <w:sz w:val="20"/>
        </w:rPr>
        <w:t>Further conditions</w:t>
      </w:r>
      <w:r>
        <w:rPr>
          <w:i/>
          <w:spacing w:val="35"/>
          <w:sz w:val="20"/>
        </w:rPr>
        <w:t xml:space="preserve"> </w:t>
      </w:r>
      <w:r>
        <w:rPr>
          <w:i/>
          <w:sz w:val="20"/>
        </w:rPr>
        <w:t>precedent</w:t>
      </w:r>
      <w:r>
        <w:rPr>
          <w:sz w:val="20"/>
        </w:rPr>
        <w:t>) of</w:t>
      </w:r>
      <w:r>
        <w:rPr>
          <w:spacing w:val="40"/>
          <w:sz w:val="20"/>
        </w:rPr>
        <w:t xml:space="preserve"> </w:t>
      </w:r>
      <w:r>
        <w:rPr>
          <w:sz w:val="20"/>
        </w:rPr>
        <w:t>the Agreement is satisfied on the date of this Selection Notice. The proceeds of any change in</w:t>
      </w:r>
      <w:r>
        <w:rPr>
          <w:spacing w:val="80"/>
          <w:sz w:val="20"/>
        </w:rPr>
        <w:t xml:space="preserve"> </w:t>
      </w:r>
      <w:r>
        <w:rPr>
          <w:sz w:val="20"/>
        </w:rPr>
        <w:t>currency should be credited to [account]].</w:t>
      </w:r>
    </w:p>
    <w:p w14:paraId="5FB3FDEF" w14:textId="77777777" w:rsidR="00E70012" w:rsidRDefault="00000000">
      <w:pPr>
        <w:pStyle w:val="ListParagraph"/>
        <w:numPr>
          <w:ilvl w:val="0"/>
          <w:numId w:val="1"/>
        </w:numPr>
        <w:tabs>
          <w:tab w:val="left" w:pos="771"/>
        </w:tabs>
        <w:spacing w:before="118"/>
        <w:ind w:left="771" w:hanging="620"/>
        <w:jc w:val="both"/>
        <w:rPr>
          <w:sz w:val="20"/>
        </w:rPr>
      </w:pPr>
      <w:r>
        <w:rPr>
          <w:sz w:val="20"/>
        </w:rPr>
        <w:t>This</w:t>
      </w:r>
      <w:r>
        <w:rPr>
          <w:spacing w:val="17"/>
          <w:sz w:val="20"/>
        </w:rPr>
        <w:t xml:space="preserve"> </w:t>
      </w:r>
      <w:r>
        <w:rPr>
          <w:sz w:val="20"/>
        </w:rPr>
        <w:t>Selection</w:t>
      </w:r>
      <w:r>
        <w:rPr>
          <w:spacing w:val="17"/>
          <w:sz w:val="20"/>
        </w:rPr>
        <w:t xml:space="preserve"> </w:t>
      </w:r>
      <w:r>
        <w:rPr>
          <w:sz w:val="20"/>
        </w:rPr>
        <w:t>Notice</w:t>
      </w:r>
      <w:r>
        <w:rPr>
          <w:spacing w:val="17"/>
          <w:sz w:val="20"/>
        </w:rPr>
        <w:t xml:space="preserve"> </w:t>
      </w:r>
      <w:r>
        <w:rPr>
          <w:sz w:val="20"/>
        </w:rPr>
        <w:t>is</w:t>
      </w:r>
      <w:r>
        <w:rPr>
          <w:spacing w:val="17"/>
          <w:sz w:val="20"/>
        </w:rPr>
        <w:t xml:space="preserve"> </w:t>
      </w:r>
      <w:r>
        <w:rPr>
          <w:spacing w:val="-2"/>
          <w:sz w:val="20"/>
        </w:rPr>
        <w:t>irrevocable.</w:t>
      </w:r>
    </w:p>
    <w:p w14:paraId="1721A02E" w14:textId="77777777" w:rsidR="00E70012" w:rsidRDefault="00E70012">
      <w:pPr>
        <w:pStyle w:val="BodyText"/>
        <w:ind w:left="0"/>
      </w:pPr>
    </w:p>
    <w:p w14:paraId="000ABCD6" w14:textId="77777777" w:rsidR="00E70012" w:rsidRDefault="00E70012">
      <w:pPr>
        <w:pStyle w:val="BodyText"/>
        <w:spacing w:before="195"/>
        <w:ind w:left="0"/>
      </w:pPr>
    </w:p>
    <w:p w14:paraId="36FB1318" w14:textId="77777777" w:rsidR="00E70012" w:rsidRDefault="00000000">
      <w:pPr>
        <w:pStyle w:val="BodyText"/>
        <w:spacing w:before="1"/>
        <w:ind w:left="0" w:right="866"/>
        <w:jc w:val="center"/>
      </w:pPr>
      <w:r>
        <w:t>Yours</w:t>
      </w:r>
      <w:r>
        <w:rPr>
          <w:spacing w:val="1"/>
        </w:rPr>
        <w:t xml:space="preserve"> </w:t>
      </w:r>
      <w:r>
        <w:rPr>
          <w:spacing w:val="-2"/>
        </w:rPr>
        <w:t>faithfully</w:t>
      </w:r>
    </w:p>
    <w:p w14:paraId="59183FC8" w14:textId="77777777" w:rsidR="00E70012" w:rsidRDefault="00E70012">
      <w:pPr>
        <w:pStyle w:val="BodyText"/>
        <w:ind w:left="0"/>
      </w:pPr>
    </w:p>
    <w:p w14:paraId="1253CEC0" w14:textId="77777777" w:rsidR="00E70012" w:rsidRDefault="00E70012">
      <w:pPr>
        <w:pStyle w:val="BodyText"/>
        <w:spacing w:before="193"/>
        <w:ind w:left="0"/>
      </w:pPr>
    </w:p>
    <w:p w14:paraId="342F4F3A" w14:textId="77777777" w:rsidR="00E70012" w:rsidRDefault="00000000">
      <w:pPr>
        <w:ind w:right="869"/>
        <w:jc w:val="center"/>
        <w:rPr>
          <w:sz w:val="20"/>
        </w:rPr>
      </w:pPr>
      <w:r>
        <w:rPr>
          <w:spacing w:val="-2"/>
          <w:sz w:val="20"/>
        </w:rPr>
        <w:t>…………………………………</w:t>
      </w:r>
    </w:p>
    <w:p w14:paraId="15FF35BF" w14:textId="77777777" w:rsidR="00E70012" w:rsidRDefault="00000000">
      <w:pPr>
        <w:spacing w:before="211" w:line="336" w:lineRule="auto"/>
        <w:ind w:left="3742" w:right="4610"/>
        <w:jc w:val="center"/>
        <w:rPr>
          <w:sz w:val="20"/>
        </w:rPr>
      </w:pPr>
      <w:r>
        <w:rPr>
          <w:sz w:val="20"/>
        </w:rPr>
        <w:t>authorised</w:t>
      </w:r>
      <w:r>
        <w:rPr>
          <w:spacing w:val="-14"/>
          <w:sz w:val="20"/>
        </w:rPr>
        <w:t xml:space="preserve"> </w:t>
      </w:r>
      <w:r>
        <w:rPr>
          <w:sz w:val="20"/>
        </w:rPr>
        <w:t>signatory</w:t>
      </w:r>
      <w:r>
        <w:rPr>
          <w:spacing w:val="-14"/>
          <w:sz w:val="20"/>
        </w:rPr>
        <w:t xml:space="preserve"> </w:t>
      </w:r>
      <w:r>
        <w:rPr>
          <w:sz w:val="20"/>
        </w:rPr>
        <w:t>for [</w:t>
      </w:r>
      <w:r>
        <w:rPr>
          <w:i/>
          <w:sz w:val="20"/>
        </w:rPr>
        <w:t>name of the Borrower</w:t>
      </w:r>
      <w:r>
        <w:rPr>
          <w:sz w:val="20"/>
        </w:rPr>
        <w:t>]</w:t>
      </w:r>
    </w:p>
    <w:p w14:paraId="7ABD9369" w14:textId="77777777" w:rsidR="00E70012" w:rsidRDefault="00E70012">
      <w:pPr>
        <w:pStyle w:val="BodyText"/>
        <w:ind w:left="0"/>
      </w:pPr>
    </w:p>
    <w:p w14:paraId="55CD17BB" w14:textId="77777777" w:rsidR="00E70012" w:rsidRDefault="00E70012">
      <w:pPr>
        <w:pStyle w:val="BodyText"/>
        <w:ind w:left="0"/>
      </w:pPr>
    </w:p>
    <w:p w14:paraId="3814530D" w14:textId="77777777" w:rsidR="00E70012" w:rsidRDefault="00E70012">
      <w:pPr>
        <w:pStyle w:val="BodyText"/>
        <w:ind w:left="0"/>
      </w:pPr>
    </w:p>
    <w:p w14:paraId="7EC2E5B2" w14:textId="77777777" w:rsidR="00E70012" w:rsidRDefault="00E70012">
      <w:pPr>
        <w:pStyle w:val="BodyText"/>
        <w:ind w:left="0"/>
      </w:pPr>
    </w:p>
    <w:p w14:paraId="15F2E4EA" w14:textId="77777777" w:rsidR="00E70012" w:rsidRDefault="00E70012">
      <w:pPr>
        <w:pStyle w:val="BodyText"/>
        <w:ind w:left="0"/>
      </w:pPr>
    </w:p>
    <w:p w14:paraId="2244933E" w14:textId="77777777" w:rsidR="00E70012" w:rsidRDefault="00E70012">
      <w:pPr>
        <w:pStyle w:val="BodyText"/>
        <w:ind w:left="0"/>
      </w:pPr>
    </w:p>
    <w:p w14:paraId="3BD167C6" w14:textId="77777777" w:rsidR="00E70012" w:rsidRDefault="00E70012">
      <w:pPr>
        <w:pStyle w:val="BodyText"/>
        <w:ind w:left="0"/>
      </w:pPr>
    </w:p>
    <w:p w14:paraId="6B86DDE2" w14:textId="77777777" w:rsidR="00E70012" w:rsidRDefault="00E70012">
      <w:pPr>
        <w:pStyle w:val="BodyText"/>
        <w:ind w:left="0"/>
      </w:pPr>
    </w:p>
    <w:p w14:paraId="2FFB27D4" w14:textId="77777777" w:rsidR="00E70012" w:rsidRDefault="00000000">
      <w:pPr>
        <w:pStyle w:val="BodyText"/>
        <w:spacing w:before="98"/>
        <w:ind w:left="0"/>
      </w:pPr>
      <w:r>
        <w:rPr>
          <w:noProof/>
        </w:rPr>
        <mc:AlternateContent>
          <mc:Choice Requires="wps">
            <w:drawing>
              <wp:anchor distT="0" distB="0" distL="0" distR="0" simplePos="0" relativeHeight="487588864" behindDoc="1" locked="0" layoutInCell="1" allowOverlap="1" wp14:anchorId="742EED3F" wp14:editId="475091BB">
                <wp:simplePos x="0" y="0"/>
                <wp:positionH relativeFrom="page">
                  <wp:posOffset>718819</wp:posOffset>
                </wp:positionH>
                <wp:positionV relativeFrom="paragraph">
                  <wp:posOffset>223986</wp:posOffset>
                </wp:positionV>
                <wp:extent cx="182880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D6E9E1" id="Graphic 16" o:spid="_x0000_s1026" style="position:absolute;margin-left:56.6pt;margin-top:17.65pt;width:2in;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" path="m1828800,l,,,6096r1828800,l1828800,xe" fillcolor="black" stroked="f">
                <v:path arrowok="t"/>
                <w10:wrap type="topAndBottom" anchorx="page"/>
              </v:shape>
            </w:pict>
          </mc:Fallback>
        </mc:AlternateContent>
      </w:r>
    </w:p>
    <w:p w14:paraId="5133CC1A" w14:textId="77777777" w:rsidR="00E70012" w:rsidRDefault="00000000">
      <w:pPr>
        <w:tabs>
          <w:tab w:val="left" w:pos="434"/>
        </w:tabs>
        <w:spacing w:before="140"/>
        <w:ind w:left="151"/>
        <w:rPr>
          <w:sz w:val="18"/>
        </w:rPr>
      </w:pPr>
      <w:r>
        <w:rPr>
          <w:spacing w:val="-10"/>
          <w:position w:val="6"/>
          <w:sz w:val="12"/>
        </w:rPr>
        <w:t>*</w:t>
      </w:r>
      <w:r>
        <w:rPr>
          <w:position w:val="6"/>
          <w:sz w:val="12"/>
        </w:rPr>
        <w:tab/>
      </w:r>
      <w:r>
        <w:rPr>
          <w:sz w:val="18"/>
        </w:rPr>
        <w:t>Insert</w:t>
      </w:r>
      <w:r>
        <w:rPr>
          <w:spacing w:val="12"/>
          <w:sz w:val="18"/>
        </w:rPr>
        <w:t xml:space="preserve"> </w:t>
      </w:r>
      <w:r>
        <w:rPr>
          <w:sz w:val="18"/>
        </w:rPr>
        <w:t>details</w:t>
      </w:r>
      <w:r>
        <w:rPr>
          <w:spacing w:val="14"/>
          <w:sz w:val="18"/>
        </w:rPr>
        <w:t xml:space="preserve"> </w:t>
      </w:r>
      <w:r>
        <w:rPr>
          <w:sz w:val="18"/>
        </w:rPr>
        <w:t>of</w:t>
      </w:r>
      <w:r>
        <w:rPr>
          <w:spacing w:val="15"/>
          <w:sz w:val="18"/>
        </w:rPr>
        <w:t xml:space="preserve"> </w:t>
      </w:r>
      <w:r>
        <w:rPr>
          <w:sz w:val="18"/>
        </w:rPr>
        <w:t>all</w:t>
      </w:r>
      <w:r>
        <w:rPr>
          <w:spacing w:val="14"/>
          <w:sz w:val="18"/>
        </w:rPr>
        <w:t xml:space="preserve"> </w:t>
      </w:r>
      <w:r>
        <w:rPr>
          <w:sz w:val="18"/>
        </w:rPr>
        <w:t>Loans</w:t>
      </w:r>
      <w:r>
        <w:rPr>
          <w:spacing w:val="13"/>
          <w:sz w:val="18"/>
        </w:rPr>
        <w:t xml:space="preserve"> </w:t>
      </w:r>
      <w:r>
        <w:rPr>
          <w:sz w:val="18"/>
        </w:rPr>
        <w:t>in</w:t>
      </w:r>
      <w:r>
        <w:rPr>
          <w:spacing w:val="12"/>
          <w:sz w:val="18"/>
        </w:rPr>
        <w:t xml:space="preserve"> </w:t>
      </w:r>
      <w:r>
        <w:rPr>
          <w:sz w:val="18"/>
        </w:rPr>
        <w:t>the</w:t>
      </w:r>
      <w:r>
        <w:rPr>
          <w:spacing w:val="12"/>
          <w:sz w:val="18"/>
        </w:rPr>
        <w:t xml:space="preserve"> </w:t>
      </w:r>
      <w:r>
        <w:rPr>
          <w:sz w:val="18"/>
        </w:rPr>
        <w:t>same</w:t>
      </w:r>
      <w:r>
        <w:rPr>
          <w:spacing w:val="13"/>
          <w:sz w:val="18"/>
        </w:rPr>
        <w:t xml:space="preserve"> </w:t>
      </w:r>
      <w:r>
        <w:rPr>
          <w:sz w:val="18"/>
        </w:rPr>
        <w:t>currency</w:t>
      </w:r>
      <w:r>
        <w:rPr>
          <w:spacing w:val="16"/>
          <w:sz w:val="18"/>
        </w:rPr>
        <w:t xml:space="preserve"> </w:t>
      </w:r>
      <w:r>
        <w:rPr>
          <w:sz w:val="18"/>
        </w:rPr>
        <w:t>which</w:t>
      </w:r>
      <w:r>
        <w:rPr>
          <w:spacing w:val="15"/>
          <w:sz w:val="18"/>
        </w:rPr>
        <w:t xml:space="preserve"> </w:t>
      </w:r>
      <w:r>
        <w:rPr>
          <w:sz w:val="18"/>
        </w:rPr>
        <w:t>have</w:t>
      </w:r>
      <w:r>
        <w:rPr>
          <w:spacing w:val="12"/>
          <w:sz w:val="18"/>
        </w:rPr>
        <w:t xml:space="preserve"> </w:t>
      </w:r>
      <w:r>
        <w:rPr>
          <w:sz w:val="18"/>
        </w:rPr>
        <w:t>an</w:t>
      </w:r>
      <w:r>
        <w:rPr>
          <w:spacing w:val="12"/>
          <w:sz w:val="18"/>
        </w:rPr>
        <w:t xml:space="preserve"> </w:t>
      </w:r>
      <w:r>
        <w:rPr>
          <w:sz w:val="18"/>
        </w:rPr>
        <w:t>Interest</w:t>
      </w:r>
      <w:r>
        <w:rPr>
          <w:spacing w:val="14"/>
          <w:sz w:val="18"/>
        </w:rPr>
        <w:t xml:space="preserve"> </w:t>
      </w:r>
      <w:r>
        <w:rPr>
          <w:sz w:val="18"/>
        </w:rPr>
        <w:t>Period</w:t>
      </w:r>
      <w:r>
        <w:rPr>
          <w:spacing w:val="15"/>
          <w:sz w:val="18"/>
        </w:rPr>
        <w:t xml:space="preserve"> </w:t>
      </w:r>
      <w:r>
        <w:rPr>
          <w:sz w:val="18"/>
        </w:rPr>
        <w:t>ending</w:t>
      </w:r>
      <w:r>
        <w:rPr>
          <w:spacing w:val="13"/>
          <w:sz w:val="18"/>
        </w:rPr>
        <w:t xml:space="preserve"> </w:t>
      </w:r>
      <w:r>
        <w:rPr>
          <w:sz w:val="18"/>
        </w:rPr>
        <w:t>on</w:t>
      </w:r>
      <w:r>
        <w:rPr>
          <w:spacing w:val="11"/>
          <w:sz w:val="18"/>
        </w:rPr>
        <w:t xml:space="preserve"> </w:t>
      </w:r>
      <w:r>
        <w:rPr>
          <w:sz w:val="18"/>
        </w:rPr>
        <w:t>the</w:t>
      </w:r>
      <w:r>
        <w:rPr>
          <w:spacing w:val="13"/>
          <w:sz w:val="18"/>
        </w:rPr>
        <w:t xml:space="preserve"> </w:t>
      </w:r>
      <w:r>
        <w:rPr>
          <w:sz w:val="18"/>
        </w:rPr>
        <w:t>same</w:t>
      </w:r>
      <w:r>
        <w:rPr>
          <w:spacing w:val="13"/>
          <w:sz w:val="18"/>
        </w:rPr>
        <w:t xml:space="preserve"> </w:t>
      </w:r>
      <w:r>
        <w:rPr>
          <w:spacing w:val="-2"/>
          <w:sz w:val="18"/>
        </w:rPr>
        <w:t>date.</w:t>
      </w:r>
    </w:p>
    <w:p w14:paraId="4B29E45A" w14:textId="77777777" w:rsidR="00E70012" w:rsidRDefault="00000000">
      <w:pPr>
        <w:tabs>
          <w:tab w:val="left" w:pos="451"/>
        </w:tabs>
        <w:spacing w:before="115"/>
        <w:ind w:left="151"/>
        <w:rPr>
          <w:sz w:val="18"/>
        </w:rPr>
      </w:pPr>
      <w:r>
        <w:rPr>
          <w:spacing w:val="-5"/>
          <w:position w:val="6"/>
          <w:sz w:val="12"/>
        </w:rPr>
        <w:t>**</w:t>
      </w:r>
      <w:r>
        <w:rPr>
          <w:position w:val="6"/>
          <w:sz w:val="12"/>
        </w:rPr>
        <w:tab/>
      </w:r>
      <w:r>
        <w:rPr>
          <w:sz w:val="18"/>
        </w:rPr>
        <w:t>Use</w:t>
      </w:r>
      <w:r>
        <w:rPr>
          <w:spacing w:val="8"/>
          <w:sz w:val="18"/>
        </w:rPr>
        <w:t xml:space="preserve"> </w:t>
      </w:r>
      <w:r>
        <w:rPr>
          <w:sz w:val="18"/>
        </w:rPr>
        <w:t>this</w:t>
      </w:r>
      <w:r>
        <w:rPr>
          <w:spacing w:val="7"/>
          <w:sz w:val="18"/>
        </w:rPr>
        <w:t xml:space="preserve"> </w:t>
      </w:r>
      <w:r>
        <w:rPr>
          <w:sz w:val="18"/>
        </w:rPr>
        <w:t>option</w:t>
      </w:r>
      <w:r>
        <w:rPr>
          <w:spacing w:val="7"/>
          <w:sz w:val="18"/>
        </w:rPr>
        <w:t xml:space="preserve"> </w:t>
      </w:r>
      <w:r>
        <w:rPr>
          <w:sz w:val="18"/>
        </w:rPr>
        <w:t>if</w:t>
      </w:r>
      <w:r>
        <w:rPr>
          <w:spacing w:val="9"/>
          <w:sz w:val="18"/>
        </w:rPr>
        <w:t xml:space="preserve"> </w:t>
      </w:r>
      <w:r>
        <w:rPr>
          <w:sz w:val="18"/>
        </w:rPr>
        <w:t>division</w:t>
      </w:r>
      <w:r>
        <w:rPr>
          <w:spacing w:val="7"/>
          <w:sz w:val="18"/>
        </w:rPr>
        <w:t xml:space="preserve"> </w:t>
      </w:r>
      <w:r>
        <w:rPr>
          <w:sz w:val="18"/>
        </w:rPr>
        <w:t>of</w:t>
      </w:r>
      <w:r>
        <w:rPr>
          <w:spacing w:val="13"/>
          <w:sz w:val="18"/>
        </w:rPr>
        <w:t xml:space="preserve"> </w:t>
      </w:r>
      <w:r>
        <w:rPr>
          <w:sz w:val="18"/>
        </w:rPr>
        <w:t>Loans</w:t>
      </w:r>
      <w:r>
        <w:rPr>
          <w:spacing w:val="9"/>
          <w:sz w:val="18"/>
        </w:rPr>
        <w:t xml:space="preserve"> </w:t>
      </w:r>
      <w:r>
        <w:rPr>
          <w:sz w:val="18"/>
        </w:rPr>
        <w:t>is</w:t>
      </w:r>
      <w:r>
        <w:rPr>
          <w:spacing w:val="9"/>
          <w:sz w:val="18"/>
        </w:rPr>
        <w:t xml:space="preserve"> </w:t>
      </w:r>
      <w:r>
        <w:rPr>
          <w:spacing w:val="-2"/>
          <w:sz w:val="18"/>
        </w:rPr>
        <w:t>requested.</w:t>
      </w:r>
    </w:p>
    <w:p w14:paraId="212A218C" w14:textId="77777777" w:rsidR="00E70012" w:rsidRDefault="00000000">
      <w:pPr>
        <w:spacing w:before="117"/>
        <w:ind w:left="151"/>
        <w:rPr>
          <w:sz w:val="18"/>
        </w:rPr>
      </w:pPr>
      <w:r>
        <w:rPr>
          <w:position w:val="6"/>
          <w:sz w:val="12"/>
        </w:rPr>
        <w:lastRenderedPageBreak/>
        <w:t>**</w:t>
      </w:r>
      <w:proofErr w:type="gramStart"/>
      <w:r>
        <w:rPr>
          <w:position w:val="6"/>
          <w:sz w:val="12"/>
        </w:rPr>
        <w:t>*</w:t>
      </w:r>
      <w:r>
        <w:rPr>
          <w:spacing w:val="42"/>
          <w:position w:val="6"/>
          <w:sz w:val="12"/>
        </w:rPr>
        <w:t xml:space="preserve">  </w:t>
      </w:r>
      <w:r>
        <w:rPr>
          <w:sz w:val="18"/>
        </w:rPr>
        <w:t>Use</w:t>
      </w:r>
      <w:proofErr w:type="gramEnd"/>
      <w:r>
        <w:rPr>
          <w:spacing w:val="11"/>
          <w:sz w:val="18"/>
        </w:rPr>
        <w:t xml:space="preserve"> </w:t>
      </w:r>
      <w:r>
        <w:rPr>
          <w:sz w:val="18"/>
        </w:rPr>
        <w:t>this</w:t>
      </w:r>
      <w:r>
        <w:rPr>
          <w:spacing w:val="10"/>
          <w:sz w:val="18"/>
        </w:rPr>
        <w:t xml:space="preserve"> </w:t>
      </w:r>
      <w:r>
        <w:rPr>
          <w:sz w:val="18"/>
        </w:rPr>
        <w:t>option</w:t>
      </w:r>
      <w:r>
        <w:rPr>
          <w:spacing w:val="8"/>
          <w:sz w:val="18"/>
        </w:rPr>
        <w:t xml:space="preserve"> </w:t>
      </w:r>
      <w:r>
        <w:rPr>
          <w:sz w:val="18"/>
        </w:rPr>
        <w:t>if</w:t>
      </w:r>
      <w:r>
        <w:rPr>
          <w:spacing w:val="11"/>
          <w:sz w:val="18"/>
        </w:rPr>
        <w:t xml:space="preserve"> </w:t>
      </w:r>
      <w:r>
        <w:rPr>
          <w:sz w:val="18"/>
        </w:rPr>
        <w:t>sub-division</w:t>
      </w:r>
      <w:r>
        <w:rPr>
          <w:spacing w:val="12"/>
          <w:sz w:val="18"/>
        </w:rPr>
        <w:t xml:space="preserve"> </w:t>
      </w:r>
      <w:r>
        <w:rPr>
          <w:sz w:val="18"/>
        </w:rPr>
        <w:t>is</w:t>
      </w:r>
      <w:r>
        <w:rPr>
          <w:spacing w:val="11"/>
          <w:sz w:val="18"/>
        </w:rPr>
        <w:t xml:space="preserve"> </w:t>
      </w:r>
      <w:r>
        <w:rPr>
          <w:sz w:val="18"/>
        </w:rPr>
        <w:t>not</w:t>
      </w:r>
      <w:r>
        <w:rPr>
          <w:spacing w:val="9"/>
          <w:sz w:val="18"/>
        </w:rPr>
        <w:t xml:space="preserve"> </w:t>
      </w:r>
      <w:r>
        <w:rPr>
          <w:spacing w:val="-2"/>
          <w:sz w:val="18"/>
        </w:rPr>
        <w:t>required.</w:t>
      </w:r>
    </w:p>
    <w:p w14:paraId="6855AAF5" w14:textId="77777777" w:rsidR="00E70012" w:rsidRDefault="00E70012">
      <w:pPr>
        <w:rPr>
          <w:sz w:val="18"/>
        </w:rPr>
        <w:sectPr w:rsidR="00E70012">
          <w:pgSz w:w="11910" w:h="16840"/>
          <w:pgMar w:top="980" w:right="0" w:bottom="1120" w:left="980" w:header="0" w:footer="881" w:gutter="0"/>
          <w:cols w:space="720"/>
        </w:sectPr>
      </w:pPr>
    </w:p>
    <w:p w14:paraId="398C7490" w14:textId="77777777" w:rsidR="00E70012" w:rsidRDefault="00000000">
      <w:pPr>
        <w:spacing w:before="71"/>
        <w:ind w:left="1170"/>
        <w:rPr>
          <w:rFonts w:ascii="Verdana"/>
          <w:sz w:val="19"/>
        </w:rPr>
      </w:pPr>
      <w:r>
        <w:rPr>
          <w:rFonts w:ascii="Verdana"/>
          <w:spacing w:val="-4"/>
          <w:sz w:val="19"/>
        </w:rPr>
        <w:lastRenderedPageBreak/>
        <w:t>The</w:t>
      </w:r>
      <w:r>
        <w:rPr>
          <w:rFonts w:ascii="Verdana"/>
          <w:spacing w:val="-10"/>
          <w:sz w:val="19"/>
        </w:rPr>
        <w:t xml:space="preserve"> </w:t>
      </w:r>
      <w:r>
        <w:rPr>
          <w:rFonts w:ascii="Verdana"/>
          <w:spacing w:val="-4"/>
          <w:sz w:val="19"/>
        </w:rPr>
        <w:t>Borrower</w:t>
      </w:r>
    </w:p>
    <w:p w14:paraId="5C607FF1" w14:textId="77777777" w:rsidR="00E70012" w:rsidRDefault="00000000">
      <w:pPr>
        <w:spacing w:before="201" w:line="456" w:lineRule="auto"/>
        <w:ind w:left="1170" w:right="228"/>
        <w:rPr>
          <w:sz w:val="19"/>
        </w:rPr>
      </w:pPr>
      <w:r>
        <w:rPr>
          <w:spacing w:val="-2"/>
          <w:sz w:val="19"/>
        </w:rPr>
        <w:t xml:space="preserve">Address: </w:t>
      </w:r>
      <w:r>
        <w:rPr>
          <w:sz w:val="19"/>
        </w:rPr>
        <w:t xml:space="preserve">Fax No: </w:t>
      </w:r>
      <w:r>
        <w:rPr>
          <w:spacing w:val="-4"/>
          <w:sz w:val="19"/>
        </w:rPr>
        <w:t>Attention:</w:t>
      </w:r>
    </w:p>
    <w:p w14:paraId="7D193343" w14:textId="77777777" w:rsidR="00E70012" w:rsidRDefault="00E70012">
      <w:pPr>
        <w:pStyle w:val="BodyText"/>
        <w:spacing w:before="196"/>
        <w:ind w:left="0"/>
        <w:rPr>
          <w:sz w:val="19"/>
        </w:rPr>
      </w:pPr>
    </w:p>
    <w:p w14:paraId="4AD09510" w14:textId="77777777" w:rsidR="00E70012" w:rsidRDefault="00000000">
      <w:pPr>
        <w:ind w:left="1170"/>
        <w:rPr>
          <w:sz w:val="19"/>
        </w:rPr>
      </w:pPr>
      <w:r>
        <w:rPr>
          <w:spacing w:val="-5"/>
          <w:sz w:val="19"/>
        </w:rPr>
        <w:t>By:</w:t>
      </w:r>
    </w:p>
    <w:p w14:paraId="3EF36D17" w14:textId="77777777" w:rsidR="00E70012" w:rsidRDefault="00E70012">
      <w:pPr>
        <w:pStyle w:val="BodyText"/>
        <w:ind w:left="0"/>
        <w:rPr>
          <w:sz w:val="19"/>
        </w:rPr>
      </w:pPr>
    </w:p>
    <w:p w14:paraId="1BACE2E0" w14:textId="77777777" w:rsidR="00E70012" w:rsidRDefault="00E70012">
      <w:pPr>
        <w:pStyle w:val="BodyText"/>
        <w:spacing w:before="168"/>
        <w:ind w:left="0"/>
        <w:rPr>
          <w:sz w:val="19"/>
        </w:rPr>
      </w:pPr>
    </w:p>
    <w:p w14:paraId="528864D8" w14:textId="77777777" w:rsidR="00E70012" w:rsidRDefault="00000000">
      <w:pPr>
        <w:spacing w:line="451" w:lineRule="auto"/>
        <w:ind w:left="1170" w:right="205"/>
        <w:rPr>
          <w:sz w:val="19"/>
        </w:rPr>
      </w:pPr>
      <w:r>
        <w:rPr>
          <w:rFonts w:ascii="Verdana"/>
          <w:spacing w:val="-2"/>
          <w:sz w:val="19"/>
        </w:rPr>
        <w:t>The</w:t>
      </w:r>
      <w:r>
        <w:rPr>
          <w:rFonts w:ascii="Verdana"/>
          <w:spacing w:val="-18"/>
          <w:sz w:val="19"/>
        </w:rPr>
        <w:t xml:space="preserve"> </w:t>
      </w:r>
      <w:r>
        <w:rPr>
          <w:rFonts w:ascii="Verdana"/>
          <w:spacing w:val="-2"/>
          <w:sz w:val="19"/>
        </w:rPr>
        <w:t xml:space="preserve">Lender </w:t>
      </w:r>
      <w:r>
        <w:rPr>
          <w:spacing w:val="-2"/>
          <w:sz w:val="19"/>
        </w:rPr>
        <w:t xml:space="preserve">Address: </w:t>
      </w:r>
      <w:r>
        <w:rPr>
          <w:sz w:val="19"/>
        </w:rPr>
        <w:t xml:space="preserve">Fax No: </w:t>
      </w:r>
      <w:r>
        <w:rPr>
          <w:spacing w:val="-2"/>
          <w:sz w:val="19"/>
        </w:rPr>
        <w:t>Attention:</w:t>
      </w:r>
    </w:p>
    <w:p w14:paraId="55919885" w14:textId="77777777" w:rsidR="00E70012" w:rsidRDefault="00E70012">
      <w:pPr>
        <w:pStyle w:val="BodyText"/>
        <w:spacing w:before="199"/>
        <w:ind w:left="0"/>
        <w:rPr>
          <w:sz w:val="19"/>
        </w:rPr>
      </w:pPr>
    </w:p>
    <w:p w14:paraId="4D950F4A" w14:textId="77777777" w:rsidR="00E70012" w:rsidRDefault="00000000">
      <w:pPr>
        <w:spacing w:before="1"/>
        <w:ind w:left="1170"/>
        <w:rPr>
          <w:sz w:val="19"/>
        </w:rPr>
      </w:pPr>
      <w:r>
        <w:rPr>
          <w:spacing w:val="-5"/>
          <w:sz w:val="19"/>
        </w:rPr>
        <w:t>By:</w:t>
      </w:r>
    </w:p>
    <w:p w14:paraId="6A787614" w14:textId="77777777" w:rsidR="00E70012" w:rsidRDefault="00000000">
      <w:pPr>
        <w:spacing w:before="173"/>
        <w:rPr>
          <w:sz w:val="24"/>
        </w:rPr>
      </w:pPr>
      <w:r>
        <w:br w:type="column"/>
      </w:r>
    </w:p>
    <w:p w14:paraId="2A56C232" w14:textId="3EB6CF31" w:rsidR="00E70012" w:rsidRDefault="00287678">
      <w:pPr>
        <w:ind w:left="548"/>
        <w:rPr>
          <w:sz w:val="24"/>
        </w:rPr>
      </w:pPr>
      <w:r>
        <w:rPr>
          <w:sz w:val="24"/>
        </w:rPr>
        <w:t>plc</w:t>
      </w:r>
      <w:r>
        <w:rPr>
          <w:spacing w:val="-4"/>
          <w:sz w:val="24"/>
        </w:rPr>
        <w:t xml:space="preserve"> </w:t>
      </w:r>
    </w:p>
    <w:p w14:paraId="5D64C557" w14:textId="77777777" w:rsidR="00E70012" w:rsidRDefault="00000000">
      <w:pPr>
        <w:pStyle w:val="BodyText"/>
        <w:spacing w:before="2"/>
        <w:ind w:left="0"/>
        <w:rPr>
          <w:sz w:val="18"/>
        </w:rPr>
      </w:pPr>
      <w:r>
        <w:rPr>
          <w:noProof/>
        </w:rPr>
        <mc:AlternateContent>
          <mc:Choice Requires="wps">
            <w:drawing>
              <wp:anchor distT="0" distB="0" distL="0" distR="0" simplePos="0" relativeHeight="487590400" behindDoc="1" locked="0" layoutInCell="1" allowOverlap="1" wp14:anchorId="78F398E8" wp14:editId="343E04A7">
                <wp:simplePos x="0" y="0"/>
                <wp:positionH relativeFrom="page">
                  <wp:posOffset>2383154</wp:posOffset>
                </wp:positionH>
                <wp:positionV relativeFrom="paragraph">
                  <wp:posOffset>148238</wp:posOffset>
                </wp:positionV>
                <wp:extent cx="1016635" cy="20764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635" cy="207645"/>
                        </a:xfrm>
                        <a:custGeom>
                          <a:avLst/>
                          <a:gdLst/>
                          <a:ahLst/>
                          <a:cxnLst/>
                          <a:rect l="l" t="t" r="r" b="b"/>
                          <a:pathLst>
                            <a:path w="1016635" h="207645">
                              <a:moveTo>
                                <a:pt x="1016177" y="0"/>
                              </a:moveTo>
                              <a:lnTo>
                                <a:pt x="0" y="0"/>
                              </a:lnTo>
                              <a:lnTo>
                                <a:pt x="0" y="207391"/>
                              </a:lnTo>
                              <a:lnTo>
                                <a:pt x="1016177" y="207391"/>
                              </a:lnTo>
                              <a:lnTo>
                                <a:pt x="101617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8C64F" id="Graphic 17" o:spid="_x0000_s1026" style="position:absolute;margin-left:187.65pt;margin-top:11.65pt;width:80.05pt;height:16.35pt;z-index:-15726080;visibility:visible;mso-wrap-style:square;mso-wrap-distance-left:0;mso-wrap-distance-top:0;mso-wrap-distance-right:0;mso-wrap-distance-bottom:0;mso-position-horizontal:absolute;mso-position-horizontal-relative:page;mso-position-vertical:absolute;mso-position-vertical-relative:text;v-text-anchor:top" coordsize="1016635,207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" path="m1016177,l,,,207391r1016177,l1016177,xe" fillcolor="black" stroked="f">
                <v:path arrowok="t"/>
                <w10:wrap type="topAndBottom" anchorx="page"/>
              </v:shape>
            </w:pict>
          </mc:Fallback>
        </mc:AlternateContent>
      </w:r>
      <w:r>
        <w:rPr>
          <w:noProof/>
        </w:rPr>
        <mc:AlternateContent>
          <mc:Choice Requires="wps">
            <w:drawing>
              <wp:anchor distT="0" distB="0" distL="0" distR="0" simplePos="0" relativeHeight="487590912" behindDoc="1" locked="0" layoutInCell="1" allowOverlap="1" wp14:anchorId="4A45449F" wp14:editId="5E666C50">
                <wp:simplePos x="0" y="0"/>
                <wp:positionH relativeFrom="page">
                  <wp:posOffset>2421889</wp:posOffset>
                </wp:positionH>
                <wp:positionV relativeFrom="paragraph">
                  <wp:posOffset>410493</wp:posOffset>
                </wp:positionV>
                <wp:extent cx="991235" cy="20764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1235" cy="207645"/>
                        </a:xfrm>
                        <a:custGeom>
                          <a:avLst/>
                          <a:gdLst/>
                          <a:ahLst/>
                          <a:cxnLst/>
                          <a:rect l="l" t="t" r="r" b="b"/>
                          <a:pathLst>
                            <a:path w="991235" h="207645">
                              <a:moveTo>
                                <a:pt x="991057" y="0"/>
                              </a:moveTo>
                              <a:lnTo>
                                <a:pt x="0" y="0"/>
                              </a:lnTo>
                              <a:lnTo>
                                <a:pt x="0" y="207391"/>
                              </a:lnTo>
                              <a:lnTo>
                                <a:pt x="991057" y="207391"/>
                              </a:lnTo>
                              <a:lnTo>
                                <a:pt x="99105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24C81E" id="Graphic 18" o:spid="_x0000_s1026" style="position:absolute;margin-left:190.7pt;margin-top:32.3pt;width:78.05pt;height:16.35pt;z-index:-15725568;visibility:visible;mso-wrap-style:square;mso-wrap-distance-left:0;mso-wrap-distance-top:0;mso-wrap-distance-right:0;mso-wrap-distance-bottom:0;mso-position-horizontal:absolute;mso-position-horizontal-relative:page;mso-position-vertical:absolute;mso-position-vertical-relative:text;v-text-anchor:top" coordsize="991235,207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" path="m991057,l,,,207391r991057,l991057,xe" fillcolor="black" stroked="f">
                <v:path arrowok="t"/>
                <w10:wrap type="topAndBottom" anchorx="page"/>
              </v:shape>
            </w:pict>
          </mc:Fallback>
        </mc:AlternateContent>
      </w:r>
      <w:r>
        <w:rPr>
          <w:noProof/>
        </w:rPr>
        <mc:AlternateContent>
          <mc:Choice Requires="wps">
            <w:drawing>
              <wp:anchor distT="0" distB="0" distL="0" distR="0" simplePos="0" relativeHeight="487591424" behindDoc="1" locked="0" layoutInCell="1" allowOverlap="1" wp14:anchorId="1A563020" wp14:editId="77810726">
                <wp:simplePos x="0" y="0"/>
                <wp:positionH relativeFrom="page">
                  <wp:posOffset>2236470</wp:posOffset>
                </wp:positionH>
                <wp:positionV relativeFrom="paragraph">
                  <wp:posOffset>842928</wp:posOffset>
                </wp:positionV>
                <wp:extent cx="779780" cy="207645"/>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780" cy="207645"/>
                        </a:xfrm>
                        <a:custGeom>
                          <a:avLst/>
                          <a:gdLst/>
                          <a:ahLst/>
                          <a:cxnLst/>
                          <a:rect l="l" t="t" r="r" b="b"/>
                          <a:pathLst>
                            <a:path w="779780" h="207645">
                              <a:moveTo>
                                <a:pt x="779221" y="0"/>
                              </a:moveTo>
                              <a:lnTo>
                                <a:pt x="0" y="0"/>
                              </a:lnTo>
                              <a:lnTo>
                                <a:pt x="0" y="207391"/>
                              </a:lnTo>
                              <a:lnTo>
                                <a:pt x="779221" y="207391"/>
                              </a:lnTo>
                              <a:lnTo>
                                <a:pt x="77922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B4AA3" id="Graphic 19" o:spid="_x0000_s1026" style="position:absolute;margin-left:176.1pt;margin-top:66.35pt;width:61.4pt;height:16.35pt;z-index:-15725056;visibility:visible;mso-wrap-style:square;mso-wrap-distance-left:0;mso-wrap-distance-top:0;mso-wrap-distance-right:0;mso-wrap-distance-bottom:0;mso-position-horizontal:absolute;mso-position-horizontal-relative:page;mso-position-vertical:absolute;mso-position-vertical-relative:text;v-text-anchor:top" coordsize="779780,207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" path="m779221,l,,,207391r779221,l779221,xe" fillcolor="black" stroked="f">
                <v:path arrowok="t"/>
                <w10:wrap type="topAndBottom" anchorx="page"/>
              </v:shape>
            </w:pict>
          </mc:Fallback>
        </mc:AlternateContent>
      </w:r>
      <w:r>
        <w:rPr>
          <w:noProof/>
        </w:rPr>
        <mc:AlternateContent>
          <mc:Choice Requires="wps">
            <w:drawing>
              <wp:anchor distT="0" distB="0" distL="0" distR="0" simplePos="0" relativeHeight="487591936" behindDoc="1" locked="0" layoutInCell="1" allowOverlap="1" wp14:anchorId="2BFC409B" wp14:editId="07474145">
                <wp:simplePos x="0" y="0"/>
                <wp:positionH relativeFrom="page">
                  <wp:posOffset>3137535</wp:posOffset>
                </wp:positionH>
                <wp:positionV relativeFrom="paragraph">
                  <wp:posOffset>668303</wp:posOffset>
                </wp:positionV>
                <wp:extent cx="1421765" cy="441325"/>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21765" cy="441325"/>
                        </a:xfrm>
                        <a:custGeom>
                          <a:avLst/>
                          <a:gdLst/>
                          <a:ahLst/>
                          <a:cxnLst/>
                          <a:rect l="l" t="t" r="r" b="b"/>
                          <a:pathLst>
                            <a:path w="1421765" h="441325">
                              <a:moveTo>
                                <a:pt x="1421764" y="0"/>
                              </a:moveTo>
                              <a:lnTo>
                                <a:pt x="0" y="0"/>
                              </a:lnTo>
                              <a:lnTo>
                                <a:pt x="0" y="441325"/>
                              </a:lnTo>
                              <a:lnTo>
                                <a:pt x="1421764" y="441325"/>
                              </a:lnTo>
                              <a:lnTo>
                                <a:pt x="142176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0ADA93" id="Graphic 20" o:spid="_x0000_s1026" style="position:absolute;margin-left:247.05pt;margin-top:52.6pt;width:111.95pt;height:34.75pt;z-index:-15724544;visibility:visible;mso-wrap-style:square;mso-wrap-distance-left:0;mso-wrap-distance-top:0;mso-wrap-distance-right:0;mso-wrap-distance-bottom:0;mso-position-horizontal:absolute;mso-position-horizontal-relative:page;mso-position-vertical:absolute;mso-position-vertical-relative:text;v-text-anchor:top" coordsize="1421765,4413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" path="m1421764,l,,,441325r1421764,l1421764,xe" fillcolor="black" stroked="f">
                <v:path arrowok="t"/>
                <w10:wrap type="topAndBottom" anchorx="page"/>
              </v:shape>
            </w:pict>
          </mc:Fallback>
        </mc:AlternateContent>
      </w:r>
    </w:p>
    <w:p w14:paraId="7DF377E3" w14:textId="77777777" w:rsidR="00E70012" w:rsidRDefault="00E70012">
      <w:pPr>
        <w:pStyle w:val="BodyText"/>
        <w:spacing w:before="4"/>
        <w:ind w:left="0"/>
        <w:rPr>
          <w:sz w:val="5"/>
        </w:rPr>
      </w:pPr>
    </w:p>
    <w:p w14:paraId="004B4524" w14:textId="77777777" w:rsidR="00E70012" w:rsidRDefault="00E70012">
      <w:pPr>
        <w:pStyle w:val="BodyText"/>
        <w:spacing w:before="9"/>
        <w:ind w:left="0"/>
        <w:rPr>
          <w:sz w:val="4"/>
        </w:rPr>
      </w:pPr>
    </w:p>
    <w:p w14:paraId="62A82B5A" w14:textId="77777777" w:rsidR="00E70012" w:rsidRDefault="00E70012">
      <w:pPr>
        <w:rPr>
          <w:sz w:val="4"/>
        </w:rPr>
        <w:sectPr w:rsidR="00E70012">
          <w:footerReference w:type="default" r:id="rId12"/>
          <w:pgSz w:w="11910" w:h="16840"/>
          <w:pgMar w:top="1220" w:right="0" w:bottom="280" w:left="980" w:header="0" w:footer="0" w:gutter="0"/>
          <w:cols w:num="2" w:space="720" w:equalWidth="0">
            <w:col w:w="2429" w:space="40"/>
            <w:col w:w="8461"/>
          </w:cols>
        </w:sectPr>
      </w:pPr>
    </w:p>
    <w:p w14:paraId="6893FB27" w14:textId="77777777" w:rsidR="00E70012" w:rsidRDefault="00E70012">
      <w:pPr>
        <w:pStyle w:val="BodyText"/>
        <w:ind w:left="0"/>
        <w:rPr>
          <w:sz w:val="19"/>
        </w:rPr>
      </w:pPr>
    </w:p>
    <w:p w14:paraId="1016FF22" w14:textId="77777777" w:rsidR="00E70012" w:rsidRDefault="00E70012">
      <w:pPr>
        <w:pStyle w:val="BodyText"/>
        <w:ind w:left="0"/>
        <w:rPr>
          <w:sz w:val="19"/>
        </w:rPr>
      </w:pPr>
    </w:p>
    <w:p w14:paraId="5D466768" w14:textId="77777777" w:rsidR="00E70012" w:rsidRDefault="00E70012">
      <w:pPr>
        <w:pStyle w:val="BodyText"/>
        <w:ind w:left="0"/>
        <w:rPr>
          <w:sz w:val="19"/>
        </w:rPr>
      </w:pPr>
    </w:p>
    <w:p w14:paraId="70F9F97D" w14:textId="77777777" w:rsidR="00E70012" w:rsidRDefault="00E70012">
      <w:pPr>
        <w:pStyle w:val="BodyText"/>
        <w:ind w:left="0"/>
        <w:rPr>
          <w:sz w:val="19"/>
        </w:rPr>
      </w:pPr>
    </w:p>
    <w:p w14:paraId="40E52227" w14:textId="77777777" w:rsidR="00E70012" w:rsidRDefault="00E70012">
      <w:pPr>
        <w:pStyle w:val="BodyText"/>
        <w:ind w:left="0"/>
        <w:rPr>
          <w:sz w:val="19"/>
        </w:rPr>
      </w:pPr>
    </w:p>
    <w:p w14:paraId="315C01AB" w14:textId="77777777" w:rsidR="00E70012" w:rsidRDefault="00E70012">
      <w:pPr>
        <w:pStyle w:val="BodyText"/>
        <w:ind w:left="0"/>
        <w:rPr>
          <w:sz w:val="19"/>
        </w:rPr>
      </w:pPr>
    </w:p>
    <w:p w14:paraId="31B8CC3F" w14:textId="77777777" w:rsidR="00E70012" w:rsidRDefault="00E70012">
      <w:pPr>
        <w:pStyle w:val="BodyText"/>
        <w:ind w:left="0"/>
        <w:rPr>
          <w:sz w:val="19"/>
        </w:rPr>
      </w:pPr>
    </w:p>
    <w:p w14:paraId="19805F89" w14:textId="77777777" w:rsidR="00E70012" w:rsidRDefault="00E70012">
      <w:pPr>
        <w:pStyle w:val="BodyText"/>
        <w:ind w:left="0"/>
        <w:rPr>
          <w:sz w:val="19"/>
        </w:rPr>
      </w:pPr>
    </w:p>
    <w:p w14:paraId="6CDDCBA8" w14:textId="77777777" w:rsidR="00E70012" w:rsidRDefault="00E70012">
      <w:pPr>
        <w:pStyle w:val="BodyText"/>
        <w:ind w:left="0"/>
        <w:rPr>
          <w:sz w:val="19"/>
        </w:rPr>
      </w:pPr>
    </w:p>
    <w:p w14:paraId="13DAD16A" w14:textId="77777777" w:rsidR="00E70012" w:rsidRDefault="00E70012">
      <w:pPr>
        <w:pStyle w:val="BodyText"/>
        <w:ind w:left="0"/>
        <w:rPr>
          <w:sz w:val="19"/>
        </w:rPr>
      </w:pPr>
    </w:p>
    <w:p w14:paraId="4CA079D8" w14:textId="77777777" w:rsidR="00E70012" w:rsidRDefault="00E70012">
      <w:pPr>
        <w:pStyle w:val="BodyText"/>
        <w:ind w:left="0"/>
        <w:rPr>
          <w:sz w:val="19"/>
        </w:rPr>
      </w:pPr>
    </w:p>
    <w:p w14:paraId="436F1EFF" w14:textId="77777777" w:rsidR="00E70012" w:rsidRDefault="00E70012">
      <w:pPr>
        <w:pStyle w:val="BodyText"/>
        <w:ind w:left="0"/>
        <w:rPr>
          <w:sz w:val="19"/>
        </w:rPr>
      </w:pPr>
    </w:p>
    <w:p w14:paraId="1904FA13" w14:textId="77777777" w:rsidR="00E70012" w:rsidRDefault="00E70012">
      <w:pPr>
        <w:pStyle w:val="BodyText"/>
        <w:ind w:left="0"/>
        <w:rPr>
          <w:sz w:val="19"/>
        </w:rPr>
      </w:pPr>
    </w:p>
    <w:p w14:paraId="6EFA71C8" w14:textId="77777777" w:rsidR="00E70012" w:rsidRDefault="00E70012">
      <w:pPr>
        <w:pStyle w:val="BodyText"/>
        <w:ind w:left="0"/>
        <w:rPr>
          <w:sz w:val="19"/>
        </w:rPr>
      </w:pPr>
    </w:p>
    <w:p w14:paraId="18EBFF6B" w14:textId="77777777" w:rsidR="00E70012" w:rsidRDefault="00E70012">
      <w:pPr>
        <w:pStyle w:val="BodyText"/>
        <w:ind w:left="0"/>
        <w:rPr>
          <w:sz w:val="19"/>
        </w:rPr>
      </w:pPr>
    </w:p>
    <w:p w14:paraId="30B265CB" w14:textId="77777777" w:rsidR="00E70012" w:rsidRDefault="00E70012">
      <w:pPr>
        <w:pStyle w:val="BodyText"/>
        <w:ind w:left="0"/>
        <w:rPr>
          <w:sz w:val="19"/>
        </w:rPr>
      </w:pPr>
    </w:p>
    <w:p w14:paraId="46F7DFE2" w14:textId="77777777" w:rsidR="00E70012" w:rsidRDefault="00E70012">
      <w:pPr>
        <w:pStyle w:val="BodyText"/>
        <w:ind w:left="0"/>
        <w:rPr>
          <w:sz w:val="19"/>
        </w:rPr>
      </w:pPr>
    </w:p>
    <w:p w14:paraId="2E54B15A" w14:textId="77777777" w:rsidR="00E70012" w:rsidRDefault="00E70012">
      <w:pPr>
        <w:pStyle w:val="BodyText"/>
        <w:ind w:left="0"/>
        <w:rPr>
          <w:sz w:val="19"/>
        </w:rPr>
      </w:pPr>
    </w:p>
    <w:p w14:paraId="022491C8" w14:textId="77777777" w:rsidR="00E70012" w:rsidRDefault="00E70012">
      <w:pPr>
        <w:pStyle w:val="BodyText"/>
        <w:ind w:left="0"/>
        <w:rPr>
          <w:sz w:val="19"/>
        </w:rPr>
      </w:pPr>
    </w:p>
    <w:p w14:paraId="4FF94F17" w14:textId="77777777" w:rsidR="00E70012" w:rsidRDefault="00E70012">
      <w:pPr>
        <w:pStyle w:val="BodyText"/>
        <w:ind w:left="0"/>
        <w:rPr>
          <w:sz w:val="19"/>
        </w:rPr>
      </w:pPr>
    </w:p>
    <w:p w14:paraId="2A5C105B" w14:textId="77777777" w:rsidR="00E70012" w:rsidRDefault="00E70012">
      <w:pPr>
        <w:pStyle w:val="BodyText"/>
        <w:ind w:left="0"/>
        <w:rPr>
          <w:sz w:val="19"/>
        </w:rPr>
      </w:pPr>
    </w:p>
    <w:p w14:paraId="28EC4C3A" w14:textId="77777777" w:rsidR="00E70012" w:rsidRDefault="00E70012">
      <w:pPr>
        <w:pStyle w:val="BodyText"/>
        <w:ind w:left="0"/>
        <w:rPr>
          <w:sz w:val="19"/>
        </w:rPr>
      </w:pPr>
    </w:p>
    <w:p w14:paraId="0C350665" w14:textId="77777777" w:rsidR="00E70012" w:rsidRDefault="00E70012">
      <w:pPr>
        <w:pStyle w:val="BodyText"/>
        <w:ind w:left="0"/>
        <w:rPr>
          <w:sz w:val="19"/>
        </w:rPr>
      </w:pPr>
    </w:p>
    <w:p w14:paraId="69430271" w14:textId="77777777" w:rsidR="00E70012" w:rsidRDefault="00E70012">
      <w:pPr>
        <w:pStyle w:val="BodyText"/>
        <w:ind w:left="0"/>
        <w:rPr>
          <w:sz w:val="19"/>
        </w:rPr>
      </w:pPr>
    </w:p>
    <w:p w14:paraId="4AC19A44" w14:textId="77777777" w:rsidR="00E70012" w:rsidRDefault="00E70012">
      <w:pPr>
        <w:pStyle w:val="BodyText"/>
        <w:ind w:left="0"/>
        <w:rPr>
          <w:sz w:val="19"/>
        </w:rPr>
      </w:pPr>
    </w:p>
    <w:p w14:paraId="00480E28" w14:textId="77777777" w:rsidR="00E70012" w:rsidRDefault="00E70012">
      <w:pPr>
        <w:pStyle w:val="BodyText"/>
        <w:ind w:left="0"/>
        <w:rPr>
          <w:sz w:val="19"/>
        </w:rPr>
      </w:pPr>
    </w:p>
    <w:p w14:paraId="6753B3C6" w14:textId="77777777" w:rsidR="00E70012" w:rsidRDefault="00E70012">
      <w:pPr>
        <w:pStyle w:val="BodyText"/>
        <w:ind w:left="0"/>
        <w:rPr>
          <w:sz w:val="19"/>
        </w:rPr>
      </w:pPr>
    </w:p>
    <w:p w14:paraId="1124A952" w14:textId="77777777" w:rsidR="00E70012" w:rsidRDefault="00E70012">
      <w:pPr>
        <w:pStyle w:val="BodyText"/>
        <w:ind w:left="0"/>
        <w:rPr>
          <w:sz w:val="19"/>
        </w:rPr>
      </w:pPr>
    </w:p>
    <w:p w14:paraId="4680705A" w14:textId="77777777" w:rsidR="00E70012" w:rsidRDefault="00E70012">
      <w:pPr>
        <w:pStyle w:val="BodyText"/>
        <w:ind w:left="0"/>
        <w:rPr>
          <w:sz w:val="19"/>
        </w:rPr>
      </w:pPr>
    </w:p>
    <w:p w14:paraId="48630410" w14:textId="77777777" w:rsidR="00E70012" w:rsidRDefault="00E70012">
      <w:pPr>
        <w:pStyle w:val="BodyText"/>
        <w:ind w:left="0"/>
        <w:rPr>
          <w:sz w:val="19"/>
        </w:rPr>
      </w:pPr>
    </w:p>
    <w:p w14:paraId="199FABB6" w14:textId="77777777" w:rsidR="00E70012" w:rsidRDefault="00E70012">
      <w:pPr>
        <w:pStyle w:val="BodyText"/>
        <w:ind w:left="0"/>
        <w:rPr>
          <w:sz w:val="19"/>
        </w:rPr>
      </w:pPr>
    </w:p>
    <w:p w14:paraId="1D8B2D0D" w14:textId="77777777" w:rsidR="00E70012" w:rsidRDefault="00E70012">
      <w:pPr>
        <w:pStyle w:val="BodyText"/>
        <w:ind w:left="0"/>
        <w:rPr>
          <w:sz w:val="19"/>
        </w:rPr>
      </w:pPr>
    </w:p>
    <w:p w14:paraId="7F4C0D95" w14:textId="77777777" w:rsidR="00E70012" w:rsidRDefault="00E70012">
      <w:pPr>
        <w:pStyle w:val="BodyText"/>
        <w:ind w:left="0"/>
        <w:rPr>
          <w:sz w:val="19"/>
        </w:rPr>
      </w:pPr>
    </w:p>
    <w:p w14:paraId="23B2005F" w14:textId="77777777" w:rsidR="00E70012" w:rsidRDefault="00E70012">
      <w:pPr>
        <w:pStyle w:val="BodyText"/>
        <w:ind w:left="0"/>
        <w:rPr>
          <w:sz w:val="19"/>
        </w:rPr>
      </w:pPr>
    </w:p>
    <w:p w14:paraId="7EC4FDEC" w14:textId="77777777" w:rsidR="00E70012" w:rsidRDefault="00E70012">
      <w:pPr>
        <w:pStyle w:val="BodyText"/>
        <w:ind w:left="0"/>
        <w:rPr>
          <w:sz w:val="19"/>
        </w:rPr>
      </w:pPr>
    </w:p>
    <w:p w14:paraId="664E3686" w14:textId="77777777" w:rsidR="00E70012" w:rsidRDefault="00E70012">
      <w:pPr>
        <w:pStyle w:val="BodyText"/>
        <w:ind w:left="0"/>
        <w:rPr>
          <w:sz w:val="19"/>
        </w:rPr>
      </w:pPr>
    </w:p>
    <w:p w14:paraId="618EB32E" w14:textId="77777777" w:rsidR="00E70012" w:rsidRDefault="00E70012">
      <w:pPr>
        <w:pStyle w:val="BodyText"/>
        <w:ind w:left="0"/>
        <w:rPr>
          <w:sz w:val="19"/>
        </w:rPr>
      </w:pPr>
    </w:p>
    <w:p w14:paraId="3A7CD942" w14:textId="77777777" w:rsidR="00E70012" w:rsidRDefault="00E70012">
      <w:pPr>
        <w:pStyle w:val="BodyText"/>
        <w:ind w:left="0"/>
        <w:rPr>
          <w:sz w:val="19"/>
        </w:rPr>
      </w:pPr>
    </w:p>
    <w:p w14:paraId="62A781E1" w14:textId="77777777" w:rsidR="00E70012" w:rsidRDefault="00E70012">
      <w:pPr>
        <w:pStyle w:val="BodyText"/>
        <w:ind w:left="0"/>
        <w:rPr>
          <w:sz w:val="19"/>
        </w:rPr>
      </w:pPr>
    </w:p>
    <w:p w14:paraId="4F2E8AD3" w14:textId="77777777" w:rsidR="00E70012" w:rsidRDefault="00E70012">
      <w:pPr>
        <w:pStyle w:val="BodyText"/>
        <w:spacing w:before="31"/>
        <w:ind w:left="0"/>
        <w:rPr>
          <w:sz w:val="19"/>
        </w:rPr>
      </w:pPr>
    </w:p>
    <w:p w14:paraId="4790A4AE" w14:textId="77777777" w:rsidR="00E70012" w:rsidRDefault="00000000">
      <w:pPr>
        <w:ind w:left="1554" w:right="1145"/>
        <w:jc w:val="center"/>
        <w:rPr>
          <w:i/>
          <w:sz w:val="19"/>
        </w:rPr>
      </w:pPr>
      <w:r>
        <w:rPr>
          <w:i/>
          <w:spacing w:val="-4"/>
          <w:sz w:val="19"/>
        </w:rPr>
        <w:t>SHAREHOLDER LOAN</w:t>
      </w:r>
      <w:r>
        <w:rPr>
          <w:i/>
          <w:spacing w:val="-2"/>
          <w:sz w:val="19"/>
        </w:rPr>
        <w:t xml:space="preserve"> </w:t>
      </w:r>
      <w:r>
        <w:rPr>
          <w:i/>
          <w:spacing w:val="-4"/>
          <w:sz w:val="19"/>
        </w:rPr>
        <w:t>FACILITY</w:t>
      </w:r>
      <w:r>
        <w:rPr>
          <w:i/>
          <w:spacing w:val="-1"/>
          <w:sz w:val="19"/>
        </w:rPr>
        <w:t xml:space="preserve"> </w:t>
      </w:r>
      <w:r>
        <w:rPr>
          <w:i/>
          <w:spacing w:val="-4"/>
          <w:sz w:val="19"/>
        </w:rPr>
        <w:t>AGREEMENT</w:t>
      </w:r>
      <w:r>
        <w:rPr>
          <w:i/>
          <w:spacing w:val="-2"/>
          <w:sz w:val="19"/>
        </w:rPr>
        <w:t xml:space="preserve"> </w:t>
      </w:r>
      <w:r>
        <w:rPr>
          <w:i/>
          <w:spacing w:val="-4"/>
          <w:sz w:val="19"/>
        </w:rPr>
        <w:t>–</w:t>
      </w:r>
      <w:r>
        <w:rPr>
          <w:i/>
          <w:spacing w:val="2"/>
          <w:sz w:val="19"/>
        </w:rPr>
        <w:t xml:space="preserve"> </w:t>
      </w:r>
      <w:r>
        <w:rPr>
          <w:i/>
          <w:spacing w:val="-4"/>
          <w:sz w:val="19"/>
        </w:rPr>
        <w:t>SIGNATURE</w:t>
      </w:r>
      <w:r>
        <w:rPr>
          <w:i/>
          <w:spacing w:val="-2"/>
          <w:sz w:val="19"/>
        </w:rPr>
        <w:t xml:space="preserve"> </w:t>
      </w:r>
      <w:r>
        <w:rPr>
          <w:i/>
          <w:spacing w:val="-4"/>
          <w:sz w:val="19"/>
        </w:rPr>
        <w:t>PAGE</w:t>
      </w:r>
    </w:p>
    <w:p w14:paraId="130A93DC" w14:textId="77777777" w:rsidR="00E70012" w:rsidRDefault="00E70012">
      <w:pPr>
        <w:jc w:val="center"/>
        <w:rPr>
          <w:sz w:val="19"/>
        </w:rPr>
        <w:sectPr w:rsidR="00E70012">
          <w:type w:val="continuous"/>
          <w:pgSz w:w="11910" w:h="16840"/>
          <w:pgMar w:top="240" w:right="0" w:bottom="280" w:left="980" w:header="0" w:footer="0" w:gutter="0"/>
          <w:cols w:space="720"/>
        </w:sectPr>
      </w:pPr>
    </w:p>
    <w:p w14:paraId="17D720F0" w14:textId="77777777" w:rsidR="00E70012" w:rsidRDefault="00000000">
      <w:pPr>
        <w:spacing w:before="71"/>
        <w:ind w:left="495"/>
        <w:rPr>
          <w:b/>
          <w:sz w:val="19"/>
        </w:rPr>
      </w:pPr>
      <w:r>
        <w:rPr>
          <w:b/>
          <w:color w:val="151515"/>
          <w:w w:val="105"/>
          <w:sz w:val="19"/>
        </w:rPr>
        <w:lastRenderedPageBreak/>
        <w:t>The</w:t>
      </w:r>
      <w:r>
        <w:rPr>
          <w:b/>
          <w:color w:val="151515"/>
          <w:spacing w:val="-9"/>
          <w:w w:val="105"/>
          <w:sz w:val="19"/>
        </w:rPr>
        <w:t xml:space="preserve"> </w:t>
      </w:r>
      <w:r>
        <w:rPr>
          <w:b/>
          <w:color w:val="151515"/>
          <w:spacing w:val="-2"/>
          <w:w w:val="105"/>
          <w:sz w:val="19"/>
        </w:rPr>
        <w:t>Borrower</w:t>
      </w:r>
    </w:p>
    <w:p w14:paraId="33174BA3" w14:textId="77777777" w:rsidR="00E70012" w:rsidRDefault="00000000">
      <w:pPr>
        <w:pStyle w:val="BodyText"/>
        <w:spacing w:before="205" w:line="439" w:lineRule="auto"/>
        <w:ind w:left="492" w:right="9349" w:firstLine="2"/>
      </w:pPr>
      <w:r>
        <w:rPr>
          <w:color w:val="151515"/>
          <w:spacing w:val="-2"/>
        </w:rPr>
        <w:t xml:space="preserve">Address: </w:t>
      </w:r>
      <w:r>
        <w:rPr>
          <w:color w:val="151515"/>
        </w:rPr>
        <w:t xml:space="preserve">Fax No: </w:t>
      </w:r>
      <w:r>
        <w:rPr>
          <w:color w:val="151515"/>
          <w:spacing w:val="-4"/>
        </w:rPr>
        <w:t>Attention:</w:t>
      </w:r>
    </w:p>
    <w:p w14:paraId="1FBD8BC0" w14:textId="77777777" w:rsidR="00E70012" w:rsidRDefault="00E70012">
      <w:pPr>
        <w:pStyle w:val="BodyText"/>
        <w:ind w:left="0"/>
      </w:pPr>
    </w:p>
    <w:p w14:paraId="45A70EEE" w14:textId="77777777" w:rsidR="00E70012" w:rsidRDefault="00E70012">
      <w:pPr>
        <w:pStyle w:val="BodyText"/>
        <w:ind w:left="0"/>
      </w:pPr>
    </w:p>
    <w:p w14:paraId="34F4938F" w14:textId="77777777" w:rsidR="00E70012" w:rsidRDefault="00E70012">
      <w:pPr>
        <w:pStyle w:val="BodyText"/>
        <w:ind w:left="0"/>
      </w:pPr>
    </w:p>
    <w:p w14:paraId="25CD9949" w14:textId="77777777" w:rsidR="00E70012" w:rsidRDefault="00E70012">
      <w:pPr>
        <w:pStyle w:val="BodyText"/>
        <w:ind w:left="0"/>
      </w:pPr>
    </w:p>
    <w:p w14:paraId="5B7E522B" w14:textId="77777777" w:rsidR="00E70012" w:rsidRDefault="00E70012">
      <w:pPr>
        <w:pStyle w:val="BodyText"/>
        <w:spacing w:before="126"/>
        <w:ind w:left="0"/>
      </w:pPr>
    </w:p>
    <w:p w14:paraId="182334DC" w14:textId="77777777" w:rsidR="00E70012" w:rsidRDefault="00000000">
      <w:pPr>
        <w:spacing w:line="460" w:lineRule="auto"/>
        <w:ind w:left="500" w:right="9349"/>
        <w:rPr>
          <w:sz w:val="20"/>
        </w:rPr>
      </w:pPr>
      <w:r>
        <w:rPr>
          <w:noProof/>
        </w:rPr>
        <w:drawing>
          <wp:anchor distT="0" distB="0" distL="0" distR="0" simplePos="0" relativeHeight="15733248" behindDoc="0" locked="0" layoutInCell="1" allowOverlap="1" wp14:anchorId="539FA811" wp14:editId="2EFF7044">
            <wp:simplePos x="0" y="0"/>
            <wp:positionH relativeFrom="page">
              <wp:posOffset>1446530</wp:posOffset>
            </wp:positionH>
            <wp:positionV relativeFrom="paragraph">
              <wp:posOffset>229122</wp:posOffset>
            </wp:positionV>
            <wp:extent cx="2410968" cy="48196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3" cstate="print"/>
                    <a:stretch>
                      <a:fillRect/>
                    </a:stretch>
                  </pic:blipFill>
                  <pic:spPr>
                    <a:xfrm>
                      <a:off x="0" y="0"/>
                      <a:ext cx="2410968" cy="481965"/>
                    </a:xfrm>
                    <a:prstGeom prst="rect">
                      <a:avLst/>
                    </a:prstGeom>
                  </pic:spPr>
                </pic:pic>
              </a:graphicData>
            </a:graphic>
          </wp:anchor>
        </w:drawing>
      </w:r>
      <w:r>
        <w:rPr>
          <w:noProof/>
        </w:rPr>
        <w:drawing>
          <wp:anchor distT="0" distB="0" distL="0" distR="0" simplePos="0" relativeHeight="15733760" behindDoc="0" locked="0" layoutInCell="1" allowOverlap="1" wp14:anchorId="18829D3F" wp14:editId="65D74ABB">
            <wp:simplePos x="0" y="0"/>
            <wp:positionH relativeFrom="page">
              <wp:posOffset>1336675</wp:posOffset>
            </wp:positionH>
            <wp:positionV relativeFrom="paragraph">
              <wp:posOffset>1110375</wp:posOffset>
            </wp:positionV>
            <wp:extent cx="2533650" cy="1299844"/>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2533650" cy="1299844"/>
                    </a:xfrm>
                    <a:prstGeom prst="rect">
                      <a:avLst/>
                    </a:prstGeom>
                  </pic:spPr>
                </pic:pic>
              </a:graphicData>
            </a:graphic>
          </wp:anchor>
        </w:drawing>
      </w:r>
      <w:r>
        <w:rPr>
          <w:b/>
          <w:color w:val="151515"/>
          <w:sz w:val="19"/>
        </w:rPr>
        <w:t>The</w:t>
      </w:r>
      <w:r>
        <w:rPr>
          <w:b/>
          <w:color w:val="151515"/>
          <w:spacing w:val="-14"/>
          <w:sz w:val="19"/>
        </w:rPr>
        <w:t xml:space="preserve"> </w:t>
      </w:r>
      <w:r>
        <w:rPr>
          <w:b/>
          <w:color w:val="151515"/>
          <w:sz w:val="19"/>
        </w:rPr>
        <w:t xml:space="preserve">Lender </w:t>
      </w:r>
      <w:r>
        <w:rPr>
          <w:color w:val="151515"/>
          <w:spacing w:val="-2"/>
          <w:sz w:val="20"/>
        </w:rPr>
        <w:t xml:space="preserve">Address: </w:t>
      </w:r>
      <w:r>
        <w:rPr>
          <w:color w:val="151515"/>
          <w:sz w:val="20"/>
        </w:rPr>
        <w:t>Fax No: Attention:</w:t>
      </w:r>
      <w:r>
        <w:rPr>
          <w:color w:val="151515"/>
          <w:spacing w:val="40"/>
          <w:sz w:val="20"/>
        </w:rPr>
        <w:t xml:space="preserve"> </w:t>
      </w:r>
      <w:r>
        <w:rPr>
          <w:sz w:val="20"/>
        </w:rPr>
        <w:t>-</w:t>
      </w:r>
    </w:p>
    <w:p w14:paraId="19AF8B5B" w14:textId="77777777" w:rsidR="00E70012" w:rsidRDefault="00E70012">
      <w:pPr>
        <w:pStyle w:val="BodyText"/>
        <w:spacing w:before="132"/>
        <w:ind w:left="0"/>
      </w:pPr>
    </w:p>
    <w:p w14:paraId="7E81D4B5" w14:textId="77777777" w:rsidR="00E70012" w:rsidRDefault="00000000">
      <w:pPr>
        <w:pStyle w:val="BodyText"/>
        <w:ind w:left="509"/>
      </w:pPr>
      <w:r>
        <w:rPr>
          <w:color w:val="151515"/>
          <w:spacing w:val="-5"/>
          <w:w w:val="105"/>
        </w:rPr>
        <w:t>By</w:t>
      </w:r>
      <w:r>
        <w:rPr>
          <w:color w:val="7D7D7D"/>
          <w:spacing w:val="-5"/>
          <w:w w:val="105"/>
        </w:rPr>
        <w:t>:</w:t>
      </w:r>
    </w:p>
    <w:p w14:paraId="55CA1BDD" w14:textId="77777777" w:rsidR="00E70012" w:rsidRDefault="00E70012">
      <w:pPr>
        <w:pStyle w:val="BodyText"/>
        <w:ind w:left="0"/>
        <w:rPr>
          <w:sz w:val="19"/>
        </w:rPr>
      </w:pPr>
    </w:p>
    <w:p w14:paraId="459BCDB8" w14:textId="77777777" w:rsidR="00E70012" w:rsidRDefault="00E70012">
      <w:pPr>
        <w:pStyle w:val="BodyText"/>
        <w:ind w:left="0"/>
        <w:rPr>
          <w:sz w:val="19"/>
        </w:rPr>
      </w:pPr>
    </w:p>
    <w:p w14:paraId="052FDCEC" w14:textId="77777777" w:rsidR="00E70012" w:rsidRDefault="00E70012">
      <w:pPr>
        <w:pStyle w:val="BodyText"/>
        <w:ind w:left="0"/>
        <w:rPr>
          <w:sz w:val="19"/>
        </w:rPr>
      </w:pPr>
    </w:p>
    <w:p w14:paraId="183AEB61" w14:textId="77777777" w:rsidR="00E70012" w:rsidRDefault="00E70012">
      <w:pPr>
        <w:pStyle w:val="BodyText"/>
        <w:ind w:left="0"/>
        <w:rPr>
          <w:sz w:val="19"/>
        </w:rPr>
      </w:pPr>
    </w:p>
    <w:p w14:paraId="2764B112" w14:textId="77777777" w:rsidR="00E70012" w:rsidRDefault="00E70012">
      <w:pPr>
        <w:pStyle w:val="BodyText"/>
        <w:ind w:left="0"/>
        <w:rPr>
          <w:sz w:val="19"/>
        </w:rPr>
      </w:pPr>
    </w:p>
    <w:p w14:paraId="5CE9C84B" w14:textId="77777777" w:rsidR="00E70012" w:rsidRDefault="00E70012">
      <w:pPr>
        <w:pStyle w:val="BodyText"/>
        <w:ind w:left="0"/>
        <w:rPr>
          <w:sz w:val="19"/>
        </w:rPr>
      </w:pPr>
    </w:p>
    <w:p w14:paraId="0FB5CD66" w14:textId="77777777" w:rsidR="00E70012" w:rsidRDefault="00E70012">
      <w:pPr>
        <w:pStyle w:val="BodyText"/>
        <w:ind w:left="0"/>
        <w:rPr>
          <w:sz w:val="19"/>
        </w:rPr>
      </w:pPr>
    </w:p>
    <w:p w14:paraId="4C9587F6" w14:textId="77777777" w:rsidR="00E70012" w:rsidRDefault="00E70012">
      <w:pPr>
        <w:pStyle w:val="BodyText"/>
        <w:ind w:left="0"/>
        <w:rPr>
          <w:sz w:val="19"/>
        </w:rPr>
      </w:pPr>
    </w:p>
    <w:p w14:paraId="1F8DD444" w14:textId="77777777" w:rsidR="00E70012" w:rsidRDefault="00E70012">
      <w:pPr>
        <w:pStyle w:val="BodyText"/>
        <w:ind w:left="0"/>
        <w:rPr>
          <w:sz w:val="19"/>
        </w:rPr>
      </w:pPr>
    </w:p>
    <w:p w14:paraId="1F14FDC3" w14:textId="77777777" w:rsidR="00E70012" w:rsidRDefault="00E70012">
      <w:pPr>
        <w:pStyle w:val="BodyText"/>
        <w:ind w:left="0"/>
        <w:rPr>
          <w:sz w:val="19"/>
        </w:rPr>
      </w:pPr>
    </w:p>
    <w:p w14:paraId="0357D924" w14:textId="77777777" w:rsidR="00E70012" w:rsidRDefault="00E70012">
      <w:pPr>
        <w:pStyle w:val="BodyText"/>
        <w:ind w:left="0"/>
        <w:rPr>
          <w:sz w:val="19"/>
        </w:rPr>
      </w:pPr>
    </w:p>
    <w:p w14:paraId="5C31EF80" w14:textId="77777777" w:rsidR="00E70012" w:rsidRDefault="00E70012">
      <w:pPr>
        <w:pStyle w:val="BodyText"/>
        <w:ind w:left="0"/>
        <w:rPr>
          <w:sz w:val="19"/>
        </w:rPr>
      </w:pPr>
    </w:p>
    <w:p w14:paraId="02BDEEE6" w14:textId="77777777" w:rsidR="00E70012" w:rsidRDefault="00E70012">
      <w:pPr>
        <w:pStyle w:val="BodyText"/>
        <w:ind w:left="0"/>
        <w:rPr>
          <w:sz w:val="19"/>
        </w:rPr>
      </w:pPr>
    </w:p>
    <w:p w14:paraId="4B82A886" w14:textId="77777777" w:rsidR="00E70012" w:rsidRDefault="00E70012">
      <w:pPr>
        <w:pStyle w:val="BodyText"/>
        <w:ind w:left="0"/>
        <w:rPr>
          <w:sz w:val="19"/>
        </w:rPr>
      </w:pPr>
    </w:p>
    <w:p w14:paraId="6E87F4A5" w14:textId="77777777" w:rsidR="00E70012" w:rsidRDefault="00E70012">
      <w:pPr>
        <w:pStyle w:val="BodyText"/>
        <w:ind w:left="0"/>
        <w:rPr>
          <w:sz w:val="19"/>
        </w:rPr>
      </w:pPr>
    </w:p>
    <w:p w14:paraId="70C15839" w14:textId="77777777" w:rsidR="00E70012" w:rsidRDefault="00E70012">
      <w:pPr>
        <w:pStyle w:val="BodyText"/>
        <w:ind w:left="0"/>
        <w:rPr>
          <w:sz w:val="19"/>
        </w:rPr>
      </w:pPr>
    </w:p>
    <w:p w14:paraId="44626D54" w14:textId="77777777" w:rsidR="00E70012" w:rsidRDefault="00E70012">
      <w:pPr>
        <w:pStyle w:val="BodyText"/>
        <w:ind w:left="0"/>
        <w:rPr>
          <w:sz w:val="19"/>
        </w:rPr>
      </w:pPr>
    </w:p>
    <w:p w14:paraId="0F091BA4" w14:textId="77777777" w:rsidR="00E70012" w:rsidRDefault="00E70012">
      <w:pPr>
        <w:pStyle w:val="BodyText"/>
        <w:ind w:left="0"/>
        <w:rPr>
          <w:sz w:val="19"/>
        </w:rPr>
      </w:pPr>
    </w:p>
    <w:p w14:paraId="6B761A2C" w14:textId="77777777" w:rsidR="00E70012" w:rsidRDefault="00E70012">
      <w:pPr>
        <w:pStyle w:val="BodyText"/>
        <w:ind w:left="0"/>
        <w:rPr>
          <w:sz w:val="19"/>
        </w:rPr>
      </w:pPr>
    </w:p>
    <w:p w14:paraId="2CD701A5" w14:textId="77777777" w:rsidR="00E70012" w:rsidRDefault="00E70012">
      <w:pPr>
        <w:pStyle w:val="BodyText"/>
        <w:ind w:left="0"/>
        <w:rPr>
          <w:sz w:val="19"/>
        </w:rPr>
      </w:pPr>
    </w:p>
    <w:p w14:paraId="4F66F3ED" w14:textId="77777777" w:rsidR="00E70012" w:rsidRDefault="00E70012">
      <w:pPr>
        <w:pStyle w:val="BodyText"/>
        <w:ind w:left="0"/>
        <w:rPr>
          <w:sz w:val="19"/>
        </w:rPr>
      </w:pPr>
    </w:p>
    <w:p w14:paraId="3BA8B4E6" w14:textId="77777777" w:rsidR="00E70012" w:rsidRDefault="00E70012">
      <w:pPr>
        <w:pStyle w:val="BodyText"/>
        <w:ind w:left="0"/>
        <w:rPr>
          <w:sz w:val="19"/>
        </w:rPr>
      </w:pPr>
    </w:p>
    <w:p w14:paraId="5230A150" w14:textId="77777777" w:rsidR="00E70012" w:rsidRDefault="00E70012">
      <w:pPr>
        <w:pStyle w:val="BodyText"/>
        <w:ind w:left="0"/>
        <w:rPr>
          <w:sz w:val="19"/>
        </w:rPr>
      </w:pPr>
    </w:p>
    <w:p w14:paraId="2EA95806" w14:textId="77777777" w:rsidR="00E70012" w:rsidRDefault="00E70012">
      <w:pPr>
        <w:pStyle w:val="BodyText"/>
        <w:ind w:left="0"/>
        <w:rPr>
          <w:sz w:val="19"/>
        </w:rPr>
      </w:pPr>
    </w:p>
    <w:p w14:paraId="31A2AF7A" w14:textId="77777777" w:rsidR="00E70012" w:rsidRDefault="00E70012">
      <w:pPr>
        <w:pStyle w:val="BodyText"/>
        <w:ind w:left="0"/>
        <w:rPr>
          <w:sz w:val="19"/>
        </w:rPr>
      </w:pPr>
    </w:p>
    <w:p w14:paraId="4932B83B" w14:textId="77777777" w:rsidR="00E70012" w:rsidRDefault="00E70012">
      <w:pPr>
        <w:pStyle w:val="BodyText"/>
        <w:ind w:left="0"/>
        <w:rPr>
          <w:sz w:val="19"/>
        </w:rPr>
      </w:pPr>
    </w:p>
    <w:p w14:paraId="39D29244" w14:textId="77777777" w:rsidR="00E70012" w:rsidRDefault="00E70012">
      <w:pPr>
        <w:pStyle w:val="BodyText"/>
        <w:ind w:left="0"/>
        <w:rPr>
          <w:sz w:val="19"/>
        </w:rPr>
      </w:pPr>
    </w:p>
    <w:p w14:paraId="5E420495" w14:textId="77777777" w:rsidR="00E70012" w:rsidRDefault="00E70012">
      <w:pPr>
        <w:pStyle w:val="BodyText"/>
        <w:ind w:left="0"/>
        <w:rPr>
          <w:sz w:val="19"/>
        </w:rPr>
      </w:pPr>
    </w:p>
    <w:p w14:paraId="25B6A5B7" w14:textId="77777777" w:rsidR="00E70012" w:rsidRDefault="00E70012">
      <w:pPr>
        <w:pStyle w:val="BodyText"/>
        <w:ind w:left="0"/>
        <w:rPr>
          <w:sz w:val="19"/>
        </w:rPr>
      </w:pPr>
    </w:p>
    <w:p w14:paraId="6B00324C" w14:textId="77777777" w:rsidR="00E70012" w:rsidRDefault="00E70012">
      <w:pPr>
        <w:pStyle w:val="BodyText"/>
        <w:ind w:left="0"/>
        <w:rPr>
          <w:sz w:val="19"/>
        </w:rPr>
      </w:pPr>
    </w:p>
    <w:p w14:paraId="01967F21" w14:textId="77777777" w:rsidR="00E70012" w:rsidRDefault="00E70012">
      <w:pPr>
        <w:pStyle w:val="BodyText"/>
        <w:ind w:left="0"/>
        <w:rPr>
          <w:sz w:val="19"/>
        </w:rPr>
      </w:pPr>
    </w:p>
    <w:p w14:paraId="0597CFA9" w14:textId="77777777" w:rsidR="00E70012" w:rsidRDefault="00E70012">
      <w:pPr>
        <w:pStyle w:val="BodyText"/>
        <w:ind w:left="0"/>
        <w:rPr>
          <w:sz w:val="19"/>
        </w:rPr>
      </w:pPr>
    </w:p>
    <w:p w14:paraId="2C06427D" w14:textId="77777777" w:rsidR="00E70012" w:rsidRDefault="00E70012">
      <w:pPr>
        <w:pStyle w:val="BodyText"/>
        <w:ind w:left="0"/>
        <w:rPr>
          <w:sz w:val="19"/>
        </w:rPr>
      </w:pPr>
    </w:p>
    <w:p w14:paraId="07318E51" w14:textId="77777777" w:rsidR="00E70012" w:rsidRDefault="00E70012">
      <w:pPr>
        <w:pStyle w:val="BodyText"/>
        <w:ind w:left="0"/>
        <w:rPr>
          <w:sz w:val="19"/>
        </w:rPr>
      </w:pPr>
    </w:p>
    <w:p w14:paraId="132D6D8B" w14:textId="77777777" w:rsidR="00E70012" w:rsidRDefault="00E70012">
      <w:pPr>
        <w:pStyle w:val="BodyText"/>
        <w:ind w:left="0"/>
        <w:rPr>
          <w:sz w:val="19"/>
        </w:rPr>
      </w:pPr>
    </w:p>
    <w:p w14:paraId="50D01A7D" w14:textId="77777777" w:rsidR="00E70012" w:rsidRDefault="00E70012">
      <w:pPr>
        <w:pStyle w:val="BodyText"/>
        <w:ind w:left="0"/>
        <w:rPr>
          <w:sz w:val="19"/>
        </w:rPr>
      </w:pPr>
    </w:p>
    <w:p w14:paraId="5A951D50" w14:textId="77777777" w:rsidR="00E70012" w:rsidRDefault="00E70012">
      <w:pPr>
        <w:pStyle w:val="BodyText"/>
        <w:ind w:left="0"/>
        <w:rPr>
          <w:sz w:val="19"/>
        </w:rPr>
      </w:pPr>
    </w:p>
    <w:p w14:paraId="25927DE0" w14:textId="77777777" w:rsidR="00E70012" w:rsidRDefault="00E70012">
      <w:pPr>
        <w:pStyle w:val="BodyText"/>
        <w:ind w:left="0"/>
        <w:rPr>
          <w:sz w:val="19"/>
        </w:rPr>
      </w:pPr>
    </w:p>
    <w:p w14:paraId="7FF3BEDB" w14:textId="77777777" w:rsidR="00E70012" w:rsidRDefault="00E70012">
      <w:pPr>
        <w:pStyle w:val="BodyText"/>
        <w:ind w:left="0"/>
        <w:rPr>
          <w:sz w:val="19"/>
        </w:rPr>
      </w:pPr>
    </w:p>
    <w:p w14:paraId="44EDD883" w14:textId="77777777" w:rsidR="00E70012" w:rsidRDefault="00E70012">
      <w:pPr>
        <w:pStyle w:val="BodyText"/>
        <w:spacing w:before="208"/>
        <w:ind w:left="0"/>
        <w:rPr>
          <w:sz w:val="19"/>
        </w:rPr>
      </w:pPr>
    </w:p>
    <w:p w14:paraId="7397E44A" w14:textId="77777777" w:rsidR="00E70012" w:rsidRDefault="00000000">
      <w:pPr>
        <w:ind w:left="2023"/>
        <w:rPr>
          <w:i/>
          <w:sz w:val="19"/>
        </w:rPr>
      </w:pPr>
      <w:r>
        <w:rPr>
          <w:i/>
          <w:color w:val="151515"/>
          <w:sz w:val="19"/>
        </w:rPr>
        <w:t>[SHAREHOLDER</w:t>
      </w:r>
      <w:r>
        <w:rPr>
          <w:i/>
          <w:color w:val="151515"/>
          <w:spacing w:val="30"/>
          <w:sz w:val="19"/>
        </w:rPr>
        <w:t xml:space="preserve"> </w:t>
      </w:r>
      <w:r>
        <w:rPr>
          <w:i/>
          <w:color w:val="151515"/>
          <w:sz w:val="19"/>
        </w:rPr>
        <w:t>LOAN</w:t>
      </w:r>
      <w:r>
        <w:rPr>
          <w:i/>
          <w:color w:val="151515"/>
          <w:spacing w:val="12"/>
          <w:sz w:val="19"/>
        </w:rPr>
        <w:t xml:space="preserve"> </w:t>
      </w:r>
      <w:r>
        <w:rPr>
          <w:i/>
          <w:color w:val="151515"/>
          <w:sz w:val="19"/>
        </w:rPr>
        <w:t>FACILITY</w:t>
      </w:r>
      <w:r>
        <w:rPr>
          <w:i/>
          <w:color w:val="151515"/>
          <w:spacing w:val="27"/>
          <w:sz w:val="19"/>
        </w:rPr>
        <w:t xml:space="preserve"> </w:t>
      </w:r>
      <w:r>
        <w:rPr>
          <w:i/>
          <w:color w:val="151515"/>
          <w:sz w:val="19"/>
        </w:rPr>
        <w:t>AGREEMENT-SIGNATURE</w:t>
      </w:r>
      <w:r>
        <w:rPr>
          <w:i/>
          <w:color w:val="151515"/>
          <w:spacing w:val="1"/>
          <w:sz w:val="19"/>
        </w:rPr>
        <w:t xml:space="preserve"> </w:t>
      </w:r>
      <w:r>
        <w:rPr>
          <w:i/>
          <w:color w:val="151515"/>
          <w:spacing w:val="-2"/>
          <w:sz w:val="19"/>
        </w:rPr>
        <w:t>PAGE]</w:t>
      </w:r>
    </w:p>
    <w:sectPr w:rsidR="00E70012">
      <w:footerReference w:type="default" r:id="rId15"/>
      <w:pgSz w:w="11910" w:h="16840"/>
      <w:pgMar w:top="1220" w:right="0" w:bottom="280" w:left="9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CDA1E" w14:textId="77777777" w:rsidR="00C41329" w:rsidRDefault="00C41329">
      <w:r>
        <w:separator/>
      </w:r>
    </w:p>
  </w:endnote>
  <w:endnote w:type="continuationSeparator" w:id="0">
    <w:p w14:paraId="6990961C" w14:textId="77777777" w:rsidR="00C41329" w:rsidRDefault="00C413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D8ED4" w14:textId="77777777" w:rsidR="00E10942" w:rsidRDefault="00E10942">
    <w:pPr>
      <w:pStyle w:val="BodyText"/>
      <w:spacing w:line="14" w:lineRule="auto"/>
      <w:ind w:left="0"/>
    </w:pPr>
    <w:r>
      <w:rPr>
        <w:noProof/>
      </w:rPr>
      <mc:AlternateContent>
        <mc:Choice Requires="wps">
          <w:drawing>
            <wp:anchor distT="0" distB="0" distL="0" distR="0" simplePos="0" relativeHeight="486915072" behindDoc="1" locked="0" layoutInCell="1" allowOverlap="1" wp14:anchorId="3304C446" wp14:editId="58EA7F6E">
              <wp:simplePos x="0" y="0"/>
              <wp:positionH relativeFrom="page">
                <wp:posOffset>6981973</wp:posOffset>
              </wp:positionH>
              <wp:positionV relativeFrom="page">
                <wp:posOffset>10388647</wp:posOffset>
              </wp:positionV>
              <wp:extent cx="282575" cy="1270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575" cy="127000"/>
                      </a:xfrm>
                      <a:prstGeom prst="rect">
                        <a:avLst/>
                      </a:prstGeom>
                    </wps:spPr>
                    <wps:txbx>
                      <w:txbxContent>
                        <w:p w14:paraId="4D115B4E" w14:textId="77777777" w:rsidR="00E10942" w:rsidRDefault="00E10942">
                          <w:pPr>
                            <w:spacing w:line="175" w:lineRule="exact"/>
                            <w:ind w:left="60"/>
                            <w:rPr>
                              <w:sz w:val="16"/>
                            </w:rPr>
                          </w:pPr>
                          <w:r>
                            <w:rPr>
                              <w:spacing w:val="-2"/>
                              <w:sz w:val="16"/>
                            </w:rPr>
                            <w:fldChar w:fldCharType="begin"/>
                          </w:r>
                          <w:r>
                            <w:rPr>
                              <w:spacing w:val="-2"/>
                              <w:sz w:val="16"/>
                            </w:rPr>
                            <w:instrText xml:space="preserve">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47</w:t>
                          </w:r>
                          <w:r>
                            <w:rPr>
                              <w:spacing w:val="-2"/>
                              <w:sz w:val="16"/>
                            </w:rPr>
                            <w:fldChar w:fldCharType="end"/>
                          </w:r>
                        </w:p>
                      </w:txbxContent>
                    </wps:txbx>
                    <wps:bodyPr wrap="square" lIns="0" tIns="0" rIns="0" bIns="0" rtlCol="0">
                      <a:noAutofit/>
                    </wps:bodyPr>
                  </wps:wsp>
                </a:graphicData>
              </a:graphic>
            </wp:anchor>
          </w:drawing>
        </mc:Choice>
        <mc:Fallback>
          <w:pict>
            <v:shapetype w14:anchorId="3304C446" id="_x0000_t202" coordsize="21600,21600" o:spt="202" path="m,l,21600r21600,l21600,xe">
              <v:stroke joinstyle="miter"/>
              <v:path gradientshapeok="t" o:connecttype="rect"/>
            </v:shapetype>
            <v:shape id="Textbox 4" o:spid="_x0000_s1026" type="#_x0000_t202" style="position:absolute;margin-left:549.75pt;margin-top:818pt;width:22.25pt;height:10pt;z-index:-164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" filled="f" stroked="f">
              <v:textbox inset="0,0,0,0">
                <w:txbxContent>
                  <w:p w14:paraId="4D115B4E" w14:textId="77777777" w:rsidR="00E10942" w:rsidRDefault="00E10942">
                    <w:pPr>
                      <w:spacing w:line="175" w:lineRule="exact"/>
                      <w:ind w:left="60"/>
                      <w:rPr>
                        <w:sz w:val="16"/>
                      </w:rPr>
                    </w:pPr>
                    <w:r>
                      <w:rPr>
                        <w:spacing w:val="-2"/>
                        <w:sz w:val="16"/>
                      </w:rPr>
                      <w:fldChar w:fldCharType="begin"/>
                    </w:r>
                    <w:r>
                      <w:rPr>
                        <w:spacing w:val="-2"/>
                        <w:sz w:val="16"/>
                      </w:rPr>
                      <w:instrText xml:space="preserve"> PAGE </w:instrText>
                    </w:r>
                    <w:r>
                      <w:rPr>
                        <w:spacing w:val="-2"/>
                        <w:sz w:val="16"/>
                      </w:rPr>
                      <w:fldChar w:fldCharType="separate"/>
                    </w:r>
                    <w:r>
                      <w:rPr>
                        <w:spacing w:val="-2"/>
                        <w:sz w:val="16"/>
                      </w:rPr>
                      <w:t>10</w:t>
                    </w:r>
                    <w:r>
                      <w:rPr>
                        <w:spacing w:val="-2"/>
                        <w:sz w:val="16"/>
                      </w:rPr>
                      <w:fldChar w:fldCharType="end"/>
                    </w:r>
                    <w:r>
                      <w:rPr>
                        <w:spacing w:val="-2"/>
                        <w:sz w:val="16"/>
                      </w:rPr>
                      <w:t>/</w:t>
                    </w:r>
                    <w:r>
                      <w:rPr>
                        <w:spacing w:val="-2"/>
                        <w:sz w:val="16"/>
                      </w:rPr>
                      <w:fldChar w:fldCharType="begin"/>
                    </w:r>
                    <w:r>
                      <w:rPr>
                        <w:spacing w:val="-2"/>
                        <w:sz w:val="16"/>
                      </w:rPr>
                      <w:instrText xml:space="preserve"> NUMPAGES </w:instrText>
                    </w:r>
                    <w:r>
                      <w:rPr>
                        <w:spacing w:val="-2"/>
                        <w:sz w:val="16"/>
                      </w:rPr>
                      <w:fldChar w:fldCharType="separate"/>
                    </w:r>
                    <w:r>
                      <w:rPr>
                        <w:spacing w:val="-2"/>
                        <w:sz w:val="16"/>
                      </w:rPr>
                      <w:t>47</w:t>
                    </w:r>
                    <w:r>
                      <w:rPr>
                        <w:spacing w:val="-2"/>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8C797" w14:textId="77777777" w:rsidR="00E70012" w:rsidRDefault="00000000">
    <w:pPr>
      <w:pStyle w:val="BodyText"/>
      <w:spacing w:line="14" w:lineRule="auto"/>
      <w:ind w:left="0"/>
    </w:pPr>
    <w:r>
      <w:rPr>
        <w:noProof/>
      </w:rPr>
      <mc:AlternateContent>
        <mc:Choice Requires="wps">
          <w:drawing>
            <wp:anchor distT="0" distB="0" distL="0" distR="0" simplePos="0" relativeHeight="486912512" behindDoc="1" locked="0" layoutInCell="1" allowOverlap="1" wp14:anchorId="2EF82E10" wp14:editId="020BE0E7">
              <wp:simplePos x="0" y="0"/>
              <wp:positionH relativeFrom="page">
                <wp:posOffset>3706621</wp:posOffset>
              </wp:positionH>
              <wp:positionV relativeFrom="page">
                <wp:posOffset>9959456</wp:posOffset>
              </wp:positionV>
              <wp:extent cx="186690"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690" cy="167640"/>
                      </a:xfrm>
                      <a:prstGeom prst="rect">
                        <a:avLst/>
                      </a:prstGeom>
                    </wps:spPr>
                    <wps:txbx>
                      <w:txbxContent>
                        <w:p w14:paraId="7365CEB2"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EF82E10" id="_x0000_t202" coordsize="21600,21600" o:spt="202" path="m,l,21600r21600,l21600,xe">
              <v:stroke joinstyle="miter"/>
              <v:path gradientshapeok="t" o:connecttype="rect"/>
            </v:shapetype>
            <v:shape id="Textbox 11" o:spid="_x0000_s1026" type="#_x0000_t202" style="position:absolute;margin-left:291.85pt;margin-top:784.2pt;width:14.7pt;height:13.2pt;z-index:-164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" filled="f" stroked="f">
              <v:textbox inset="0,0,0,0">
                <w:txbxContent>
                  <w:p w14:paraId="7365CEB2"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F35BB" w14:textId="77777777" w:rsidR="00E70012" w:rsidRDefault="00E70012">
    <w:pPr>
      <w:pStyle w:val="BodyText"/>
      <w:spacing w:line="14" w:lineRule="auto"/>
      <w:ind w:left="0"/>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1303A" w14:textId="77777777" w:rsidR="00E70012" w:rsidRDefault="00000000">
    <w:pPr>
      <w:pStyle w:val="BodyText"/>
      <w:spacing w:line="14" w:lineRule="auto"/>
      <w:ind w:left="0"/>
      <w:rPr>
        <w:sz w:val="17"/>
      </w:rPr>
    </w:pPr>
    <w:r>
      <w:rPr>
        <w:noProof/>
      </w:rPr>
      <mc:AlternateContent>
        <mc:Choice Requires="wps">
          <w:drawing>
            <wp:anchor distT="0" distB="0" distL="0" distR="0" simplePos="0" relativeHeight="486913024" behindDoc="1" locked="0" layoutInCell="1" allowOverlap="1" wp14:anchorId="1CBF9D2A" wp14:editId="7DFD2448">
              <wp:simplePos x="0" y="0"/>
              <wp:positionH relativeFrom="page">
                <wp:posOffset>3705859</wp:posOffset>
              </wp:positionH>
              <wp:positionV relativeFrom="page">
                <wp:posOffset>9959456</wp:posOffset>
              </wp:positionV>
              <wp:extent cx="224790" cy="16764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4790" cy="167640"/>
                      </a:xfrm>
                      <a:prstGeom prst="rect">
                        <a:avLst/>
                      </a:prstGeom>
                    </wps:spPr>
                    <wps:txbx>
                      <w:txbxContent>
                        <w:p w14:paraId="51219C09"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type w14:anchorId="1CBF9D2A" id="_x0000_t202" coordsize="21600,21600" o:spt="202" path="m,l,21600r21600,l21600,xe">
              <v:stroke joinstyle="miter"/>
              <v:path gradientshapeok="t" o:connecttype="rect"/>
            </v:shapetype>
            <v:shape id="Textbox 13" o:spid="_x0000_s1027" type="#_x0000_t202" style="position:absolute;margin-left:291.8pt;margin-top:784.2pt;width:17.7pt;height:13.2pt;z-index:-164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" filled="f" stroked="f">
              <v:textbox inset="0,0,0,0">
                <w:txbxContent>
                  <w:p w14:paraId="51219C09" w14:textId="77777777" w:rsidR="00E70012" w:rsidRDefault="00000000">
                    <w:pPr>
                      <w:pStyle w:val="BodyText"/>
                      <w:spacing w:before="14"/>
                      <w:ind w:left="60"/>
                    </w:pPr>
                    <w:r>
                      <w:rPr>
                        <w:spacing w:val="-5"/>
                      </w:rPr>
                      <w:fldChar w:fldCharType="begin"/>
                    </w:r>
                    <w:r>
                      <w:rPr>
                        <w:spacing w:val="-5"/>
                      </w:rPr>
                      <w:instrText xml:space="preserve"> PAGE </w:instrText>
                    </w:r>
                    <w:r>
                      <w:rPr>
                        <w:spacing w:val="-5"/>
                      </w:rPr>
                      <w:fldChar w:fldCharType="separate"/>
                    </w:r>
                    <w:r>
                      <w:rPr>
                        <w:spacing w:val="-5"/>
                      </w:rPr>
                      <w:t>26</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7246" w14:textId="77777777" w:rsidR="00E70012" w:rsidRDefault="00E70012">
    <w:pPr>
      <w:pStyle w:val="BodyText"/>
      <w:spacing w:line="14" w:lineRule="auto"/>
      <w:ind w:left="0"/>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11C9" w14:textId="77777777" w:rsidR="00E70012" w:rsidRDefault="00E70012">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072F8" w14:textId="77777777" w:rsidR="00C41329" w:rsidRDefault="00C41329">
      <w:r>
        <w:separator/>
      </w:r>
    </w:p>
  </w:footnote>
  <w:footnote w:type="continuationSeparator" w:id="0">
    <w:p w14:paraId="1752E68C" w14:textId="77777777" w:rsidR="00C41329" w:rsidRDefault="00C413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0B0EB" w14:textId="77777777" w:rsidR="00E10942" w:rsidRDefault="00E10942">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5778E"/>
    <w:multiLevelType w:val="hybridMultilevel"/>
    <w:tmpl w:val="B61604CE"/>
    <w:lvl w:ilvl="0" w:tplc="A40CF250">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67689734">
      <w:numFmt w:val="bullet"/>
      <w:lvlText w:val="•"/>
      <w:lvlJc w:val="left"/>
      <w:pPr>
        <w:ind w:left="1795" w:hanging="624"/>
      </w:pPr>
      <w:rPr>
        <w:rFonts w:hint="default"/>
        <w:lang w:val="en-US" w:eastAsia="en-US" w:bidi="ar-SA"/>
      </w:rPr>
    </w:lvl>
    <w:lvl w:ilvl="2" w:tplc="40B4C01E">
      <w:numFmt w:val="bullet"/>
      <w:lvlText w:val="•"/>
      <w:lvlJc w:val="left"/>
      <w:pPr>
        <w:ind w:left="2810" w:hanging="624"/>
      </w:pPr>
      <w:rPr>
        <w:rFonts w:hint="default"/>
        <w:lang w:val="en-US" w:eastAsia="en-US" w:bidi="ar-SA"/>
      </w:rPr>
    </w:lvl>
    <w:lvl w:ilvl="3" w:tplc="CACCA9A4">
      <w:numFmt w:val="bullet"/>
      <w:lvlText w:val="•"/>
      <w:lvlJc w:val="left"/>
      <w:pPr>
        <w:ind w:left="3825" w:hanging="624"/>
      </w:pPr>
      <w:rPr>
        <w:rFonts w:hint="default"/>
        <w:lang w:val="en-US" w:eastAsia="en-US" w:bidi="ar-SA"/>
      </w:rPr>
    </w:lvl>
    <w:lvl w:ilvl="4" w:tplc="6780FF8A">
      <w:numFmt w:val="bullet"/>
      <w:lvlText w:val="•"/>
      <w:lvlJc w:val="left"/>
      <w:pPr>
        <w:ind w:left="4840" w:hanging="624"/>
      </w:pPr>
      <w:rPr>
        <w:rFonts w:hint="default"/>
        <w:lang w:val="en-US" w:eastAsia="en-US" w:bidi="ar-SA"/>
      </w:rPr>
    </w:lvl>
    <w:lvl w:ilvl="5" w:tplc="20523024">
      <w:numFmt w:val="bullet"/>
      <w:lvlText w:val="•"/>
      <w:lvlJc w:val="left"/>
      <w:pPr>
        <w:ind w:left="5855" w:hanging="624"/>
      </w:pPr>
      <w:rPr>
        <w:rFonts w:hint="default"/>
        <w:lang w:val="en-US" w:eastAsia="en-US" w:bidi="ar-SA"/>
      </w:rPr>
    </w:lvl>
    <w:lvl w:ilvl="6" w:tplc="44420846">
      <w:numFmt w:val="bullet"/>
      <w:lvlText w:val="•"/>
      <w:lvlJc w:val="left"/>
      <w:pPr>
        <w:ind w:left="6870" w:hanging="624"/>
      </w:pPr>
      <w:rPr>
        <w:rFonts w:hint="default"/>
        <w:lang w:val="en-US" w:eastAsia="en-US" w:bidi="ar-SA"/>
      </w:rPr>
    </w:lvl>
    <w:lvl w:ilvl="7" w:tplc="B3125A98">
      <w:numFmt w:val="bullet"/>
      <w:lvlText w:val="•"/>
      <w:lvlJc w:val="left"/>
      <w:pPr>
        <w:ind w:left="7885" w:hanging="624"/>
      </w:pPr>
      <w:rPr>
        <w:rFonts w:hint="default"/>
        <w:lang w:val="en-US" w:eastAsia="en-US" w:bidi="ar-SA"/>
      </w:rPr>
    </w:lvl>
    <w:lvl w:ilvl="8" w:tplc="E1CAB358">
      <w:numFmt w:val="bullet"/>
      <w:lvlText w:val="•"/>
      <w:lvlJc w:val="left"/>
      <w:pPr>
        <w:ind w:left="8900" w:hanging="624"/>
      </w:pPr>
      <w:rPr>
        <w:rFonts w:hint="default"/>
        <w:lang w:val="en-US" w:eastAsia="en-US" w:bidi="ar-SA"/>
      </w:rPr>
    </w:lvl>
  </w:abstractNum>
  <w:abstractNum w:abstractNumId="1" w15:restartNumberingAfterBreak="0">
    <w:nsid w:val="05E37A6F"/>
    <w:multiLevelType w:val="hybridMultilevel"/>
    <w:tmpl w:val="81CE61BE"/>
    <w:lvl w:ilvl="0" w:tplc="22161042">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193C88AA">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86C246B2">
      <w:numFmt w:val="bullet"/>
      <w:lvlText w:val="•"/>
      <w:lvlJc w:val="left"/>
      <w:pPr>
        <w:ind w:left="2565" w:hanging="738"/>
      </w:pPr>
      <w:rPr>
        <w:rFonts w:hint="default"/>
        <w:lang w:val="en-US" w:eastAsia="en-US" w:bidi="ar-SA"/>
      </w:rPr>
    </w:lvl>
    <w:lvl w:ilvl="3" w:tplc="71E856CE">
      <w:numFmt w:val="bullet"/>
      <w:lvlText w:val="•"/>
      <w:lvlJc w:val="left"/>
      <w:pPr>
        <w:ind w:left="3611" w:hanging="738"/>
      </w:pPr>
      <w:rPr>
        <w:rFonts w:hint="default"/>
        <w:lang w:val="en-US" w:eastAsia="en-US" w:bidi="ar-SA"/>
      </w:rPr>
    </w:lvl>
    <w:lvl w:ilvl="4" w:tplc="A1E0AD78">
      <w:numFmt w:val="bullet"/>
      <w:lvlText w:val="•"/>
      <w:lvlJc w:val="left"/>
      <w:pPr>
        <w:ind w:left="4656" w:hanging="738"/>
      </w:pPr>
      <w:rPr>
        <w:rFonts w:hint="default"/>
        <w:lang w:val="en-US" w:eastAsia="en-US" w:bidi="ar-SA"/>
      </w:rPr>
    </w:lvl>
    <w:lvl w:ilvl="5" w:tplc="7792B2FE">
      <w:numFmt w:val="bullet"/>
      <w:lvlText w:val="•"/>
      <w:lvlJc w:val="left"/>
      <w:pPr>
        <w:ind w:left="5702" w:hanging="738"/>
      </w:pPr>
      <w:rPr>
        <w:rFonts w:hint="default"/>
        <w:lang w:val="en-US" w:eastAsia="en-US" w:bidi="ar-SA"/>
      </w:rPr>
    </w:lvl>
    <w:lvl w:ilvl="6" w:tplc="570CCE7E">
      <w:numFmt w:val="bullet"/>
      <w:lvlText w:val="•"/>
      <w:lvlJc w:val="left"/>
      <w:pPr>
        <w:ind w:left="6747" w:hanging="738"/>
      </w:pPr>
      <w:rPr>
        <w:rFonts w:hint="default"/>
        <w:lang w:val="en-US" w:eastAsia="en-US" w:bidi="ar-SA"/>
      </w:rPr>
    </w:lvl>
    <w:lvl w:ilvl="7" w:tplc="68F4C816">
      <w:numFmt w:val="bullet"/>
      <w:lvlText w:val="•"/>
      <w:lvlJc w:val="left"/>
      <w:pPr>
        <w:ind w:left="7793" w:hanging="738"/>
      </w:pPr>
      <w:rPr>
        <w:rFonts w:hint="default"/>
        <w:lang w:val="en-US" w:eastAsia="en-US" w:bidi="ar-SA"/>
      </w:rPr>
    </w:lvl>
    <w:lvl w:ilvl="8" w:tplc="6CA6B6E6">
      <w:numFmt w:val="bullet"/>
      <w:lvlText w:val="•"/>
      <w:lvlJc w:val="left"/>
      <w:pPr>
        <w:ind w:left="8838" w:hanging="738"/>
      </w:pPr>
      <w:rPr>
        <w:rFonts w:hint="default"/>
        <w:lang w:val="en-US" w:eastAsia="en-US" w:bidi="ar-SA"/>
      </w:rPr>
    </w:lvl>
  </w:abstractNum>
  <w:abstractNum w:abstractNumId="2" w15:restartNumberingAfterBreak="0">
    <w:nsid w:val="06AA6562"/>
    <w:multiLevelType w:val="hybridMultilevel"/>
    <w:tmpl w:val="7A1621AC"/>
    <w:lvl w:ilvl="0" w:tplc="42EE109A">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53D233A4">
      <w:numFmt w:val="bullet"/>
      <w:lvlText w:val="•"/>
      <w:lvlJc w:val="left"/>
      <w:pPr>
        <w:ind w:left="1795" w:hanging="622"/>
      </w:pPr>
      <w:rPr>
        <w:rFonts w:hint="default"/>
        <w:lang w:val="en-US" w:eastAsia="en-US" w:bidi="ar-SA"/>
      </w:rPr>
    </w:lvl>
    <w:lvl w:ilvl="2" w:tplc="77986E66">
      <w:numFmt w:val="bullet"/>
      <w:lvlText w:val="•"/>
      <w:lvlJc w:val="left"/>
      <w:pPr>
        <w:ind w:left="2810" w:hanging="622"/>
      </w:pPr>
      <w:rPr>
        <w:rFonts w:hint="default"/>
        <w:lang w:val="en-US" w:eastAsia="en-US" w:bidi="ar-SA"/>
      </w:rPr>
    </w:lvl>
    <w:lvl w:ilvl="3" w:tplc="ABE6262A">
      <w:numFmt w:val="bullet"/>
      <w:lvlText w:val="•"/>
      <w:lvlJc w:val="left"/>
      <w:pPr>
        <w:ind w:left="3825" w:hanging="622"/>
      </w:pPr>
      <w:rPr>
        <w:rFonts w:hint="default"/>
        <w:lang w:val="en-US" w:eastAsia="en-US" w:bidi="ar-SA"/>
      </w:rPr>
    </w:lvl>
    <w:lvl w:ilvl="4" w:tplc="8CBCA82C">
      <w:numFmt w:val="bullet"/>
      <w:lvlText w:val="•"/>
      <w:lvlJc w:val="left"/>
      <w:pPr>
        <w:ind w:left="4840" w:hanging="622"/>
      </w:pPr>
      <w:rPr>
        <w:rFonts w:hint="default"/>
        <w:lang w:val="en-US" w:eastAsia="en-US" w:bidi="ar-SA"/>
      </w:rPr>
    </w:lvl>
    <w:lvl w:ilvl="5" w:tplc="148CA19E">
      <w:numFmt w:val="bullet"/>
      <w:lvlText w:val="•"/>
      <w:lvlJc w:val="left"/>
      <w:pPr>
        <w:ind w:left="5855" w:hanging="622"/>
      </w:pPr>
      <w:rPr>
        <w:rFonts w:hint="default"/>
        <w:lang w:val="en-US" w:eastAsia="en-US" w:bidi="ar-SA"/>
      </w:rPr>
    </w:lvl>
    <w:lvl w:ilvl="6" w:tplc="AF2E1B6A">
      <w:numFmt w:val="bullet"/>
      <w:lvlText w:val="•"/>
      <w:lvlJc w:val="left"/>
      <w:pPr>
        <w:ind w:left="6870" w:hanging="622"/>
      </w:pPr>
      <w:rPr>
        <w:rFonts w:hint="default"/>
        <w:lang w:val="en-US" w:eastAsia="en-US" w:bidi="ar-SA"/>
      </w:rPr>
    </w:lvl>
    <w:lvl w:ilvl="7" w:tplc="F2FEA2F0">
      <w:numFmt w:val="bullet"/>
      <w:lvlText w:val="•"/>
      <w:lvlJc w:val="left"/>
      <w:pPr>
        <w:ind w:left="7885" w:hanging="622"/>
      </w:pPr>
      <w:rPr>
        <w:rFonts w:hint="default"/>
        <w:lang w:val="en-US" w:eastAsia="en-US" w:bidi="ar-SA"/>
      </w:rPr>
    </w:lvl>
    <w:lvl w:ilvl="8" w:tplc="7B2A7450">
      <w:numFmt w:val="bullet"/>
      <w:lvlText w:val="•"/>
      <w:lvlJc w:val="left"/>
      <w:pPr>
        <w:ind w:left="8900" w:hanging="622"/>
      </w:pPr>
      <w:rPr>
        <w:rFonts w:hint="default"/>
        <w:lang w:val="en-US" w:eastAsia="en-US" w:bidi="ar-SA"/>
      </w:rPr>
    </w:lvl>
  </w:abstractNum>
  <w:abstractNum w:abstractNumId="3" w15:restartNumberingAfterBreak="0">
    <w:nsid w:val="06BF6CFB"/>
    <w:multiLevelType w:val="hybridMultilevel"/>
    <w:tmpl w:val="766C8D22"/>
    <w:lvl w:ilvl="0" w:tplc="B6DEFC0C">
      <w:start w:val="1"/>
      <w:numFmt w:val="lowerLetter"/>
      <w:lvlText w:val="(%1)"/>
      <w:lvlJc w:val="left"/>
      <w:pPr>
        <w:ind w:left="1512" w:hanging="735"/>
        <w:jc w:val="left"/>
      </w:pPr>
      <w:rPr>
        <w:rFonts w:ascii="Arial" w:eastAsia="Arial" w:hAnsi="Arial" w:cs="Arial" w:hint="default"/>
        <w:b w:val="0"/>
        <w:bCs w:val="0"/>
        <w:i w:val="0"/>
        <w:iCs w:val="0"/>
        <w:spacing w:val="-3"/>
        <w:w w:val="101"/>
        <w:sz w:val="20"/>
        <w:szCs w:val="20"/>
        <w:lang w:val="en-US" w:eastAsia="en-US" w:bidi="ar-SA"/>
      </w:rPr>
    </w:lvl>
    <w:lvl w:ilvl="1" w:tplc="FCCE38D6">
      <w:numFmt w:val="bullet"/>
      <w:lvlText w:val="•"/>
      <w:lvlJc w:val="left"/>
      <w:pPr>
        <w:ind w:left="2461" w:hanging="735"/>
      </w:pPr>
      <w:rPr>
        <w:rFonts w:hint="default"/>
        <w:lang w:val="en-US" w:eastAsia="en-US" w:bidi="ar-SA"/>
      </w:rPr>
    </w:lvl>
    <w:lvl w:ilvl="2" w:tplc="F538F4DC">
      <w:numFmt w:val="bullet"/>
      <w:lvlText w:val="•"/>
      <w:lvlJc w:val="left"/>
      <w:pPr>
        <w:ind w:left="3402" w:hanging="735"/>
      </w:pPr>
      <w:rPr>
        <w:rFonts w:hint="default"/>
        <w:lang w:val="en-US" w:eastAsia="en-US" w:bidi="ar-SA"/>
      </w:rPr>
    </w:lvl>
    <w:lvl w:ilvl="3" w:tplc="3F502A56">
      <w:numFmt w:val="bullet"/>
      <w:lvlText w:val="•"/>
      <w:lvlJc w:val="left"/>
      <w:pPr>
        <w:ind w:left="4343" w:hanging="735"/>
      </w:pPr>
      <w:rPr>
        <w:rFonts w:hint="default"/>
        <w:lang w:val="en-US" w:eastAsia="en-US" w:bidi="ar-SA"/>
      </w:rPr>
    </w:lvl>
    <w:lvl w:ilvl="4" w:tplc="7EB2F922">
      <w:numFmt w:val="bullet"/>
      <w:lvlText w:val="•"/>
      <w:lvlJc w:val="left"/>
      <w:pPr>
        <w:ind w:left="5284" w:hanging="735"/>
      </w:pPr>
      <w:rPr>
        <w:rFonts w:hint="default"/>
        <w:lang w:val="en-US" w:eastAsia="en-US" w:bidi="ar-SA"/>
      </w:rPr>
    </w:lvl>
    <w:lvl w:ilvl="5" w:tplc="141611AA">
      <w:numFmt w:val="bullet"/>
      <w:lvlText w:val="•"/>
      <w:lvlJc w:val="left"/>
      <w:pPr>
        <w:ind w:left="6225" w:hanging="735"/>
      </w:pPr>
      <w:rPr>
        <w:rFonts w:hint="default"/>
        <w:lang w:val="en-US" w:eastAsia="en-US" w:bidi="ar-SA"/>
      </w:rPr>
    </w:lvl>
    <w:lvl w:ilvl="6" w:tplc="2CA886A4">
      <w:numFmt w:val="bullet"/>
      <w:lvlText w:val="•"/>
      <w:lvlJc w:val="left"/>
      <w:pPr>
        <w:ind w:left="7166" w:hanging="735"/>
      </w:pPr>
      <w:rPr>
        <w:rFonts w:hint="default"/>
        <w:lang w:val="en-US" w:eastAsia="en-US" w:bidi="ar-SA"/>
      </w:rPr>
    </w:lvl>
    <w:lvl w:ilvl="7" w:tplc="DA1850A6">
      <w:numFmt w:val="bullet"/>
      <w:lvlText w:val="•"/>
      <w:lvlJc w:val="left"/>
      <w:pPr>
        <w:ind w:left="8107" w:hanging="735"/>
      </w:pPr>
      <w:rPr>
        <w:rFonts w:hint="default"/>
        <w:lang w:val="en-US" w:eastAsia="en-US" w:bidi="ar-SA"/>
      </w:rPr>
    </w:lvl>
    <w:lvl w:ilvl="8" w:tplc="792E7214">
      <w:numFmt w:val="bullet"/>
      <w:lvlText w:val="•"/>
      <w:lvlJc w:val="left"/>
      <w:pPr>
        <w:ind w:left="9048" w:hanging="735"/>
      </w:pPr>
      <w:rPr>
        <w:rFonts w:hint="default"/>
        <w:lang w:val="en-US" w:eastAsia="en-US" w:bidi="ar-SA"/>
      </w:rPr>
    </w:lvl>
  </w:abstractNum>
  <w:abstractNum w:abstractNumId="4" w15:restartNumberingAfterBreak="0">
    <w:nsid w:val="0D0E79E8"/>
    <w:multiLevelType w:val="hybridMultilevel"/>
    <w:tmpl w:val="1D8253B2"/>
    <w:lvl w:ilvl="0" w:tplc="47A2A14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4934BFC8">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F13C0FBC">
      <w:numFmt w:val="bullet"/>
      <w:lvlText w:val="•"/>
      <w:lvlJc w:val="left"/>
      <w:pPr>
        <w:ind w:left="2565" w:hanging="738"/>
      </w:pPr>
      <w:rPr>
        <w:rFonts w:hint="default"/>
        <w:lang w:val="en-US" w:eastAsia="en-US" w:bidi="ar-SA"/>
      </w:rPr>
    </w:lvl>
    <w:lvl w:ilvl="3" w:tplc="14BCD9C2">
      <w:numFmt w:val="bullet"/>
      <w:lvlText w:val="•"/>
      <w:lvlJc w:val="left"/>
      <w:pPr>
        <w:ind w:left="3611" w:hanging="738"/>
      </w:pPr>
      <w:rPr>
        <w:rFonts w:hint="default"/>
        <w:lang w:val="en-US" w:eastAsia="en-US" w:bidi="ar-SA"/>
      </w:rPr>
    </w:lvl>
    <w:lvl w:ilvl="4" w:tplc="A8B00A9C">
      <w:numFmt w:val="bullet"/>
      <w:lvlText w:val="•"/>
      <w:lvlJc w:val="left"/>
      <w:pPr>
        <w:ind w:left="4656" w:hanging="738"/>
      </w:pPr>
      <w:rPr>
        <w:rFonts w:hint="default"/>
        <w:lang w:val="en-US" w:eastAsia="en-US" w:bidi="ar-SA"/>
      </w:rPr>
    </w:lvl>
    <w:lvl w:ilvl="5" w:tplc="79D69C24">
      <w:numFmt w:val="bullet"/>
      <w:lvlText w:val="•"/>
      <w:lvlJc w:val="left"/>
      <w:pPr>
        <w:ind w:left="5702" w:hanging="738"/>
      </w:pPr>
      <w:rPr>
        <w:rFonts w:hint="default"/>
        <w:lang w:val="en-US" w:eastAsia="en-US" w:bidi="ar-SA"/>
      </w:rPr>
    </w:lvl>
    <w:lvl w:ilvl="6" w:tplc="A776C9F6">
      <w:numFmt w:val="bullet"/>
      <w:lvlText w:val="•"/>
      <w:lvlJc w:val="left"/>
      <w:pPr>
        <w:ind w:left="6747" w:hanging="738"/>
      </w:pPr>
      <w:rPr>
        <w:rFonts w:hint="default"/>
        <w:lang w:val="en-US" w:eastAsia="en-US" w:bidi="ar-SA"/>
      </w:rPr>
    </w:lvl>
    <w:lvl w:ilvl="7" w:tplc="A0044F7A">
      <w:numFmt w:val="bullet"/>
      <w:lvlText w:val="•"/>
      <w:lvlJc w:val="left"/>
      <w:pPr>
        <w:ind w:left="7793" w:hanging="738"/>
      </w:pPr>
      <w:rPr>
        <w:rFonts w:hint="default"/>
        <w:lang w:val="en-US" w:eastAsia="en-US" w:bidi="ar-SA"/>
      </w:rPr>
    </w:lvl>
    <w:lvl w:ilvl="8" w:tplc="6FA8FE6A">
      <w:numFmt w:val="bullet"/>
      <w:lvlText w:val="•"/>
      <w:lvlJc w:val="left"/>
      <w:pPr>
        <w:ind w:left="8838" w:hanging="738"/>
      </w:pPr>
      <w:rPr>
        <w:rFonts w:hint="default"/>
        <w:lang w:val="en-US" w:eastAsia="en-US" w:bidi="ar-SA"/>
      </w:rPr>
    </w:lvl>
  </w:abstractNum>
  <w:abstractNum w:abstractNumId="5" w15:restartNumberingAfterBreak="0">
    <w:nsid w:val="1502181F"/>
    <w:multiLevelType w:val="hybridMultilevel"/>
    <w:tmpl w:val="04A46A04"/>
    <w:lvl w:ilvl="0" w:tplc="93F22B80">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2B6AD0C2">
      <w:numFmt w:val="bullet"/>
      <w:lvlText w:val="•"/>
      <w:lvlJc w:val="left"/>
      <w:pPr>
        <w:ind w:left="1795" w:hanging="624"/>
      </w:pPr>
      <w:rPr>
        <w:rFonts w:hint="default"/>
        <w:lang w:val="en-US" w:eastAsia="en-US" w:bidi="ar-SA"/>
      </w:rPr>
    </w:lvl>
    <w:lvl w:ilvl="2" w:tplc="3878AE44">
      <w:numFmt w:val="bullet"/>
      <w:lvlText w:val="•"/>
      <w:lvlJc w:val="left"/>
      <w:pPr>
        <w:ind w:left="2810" w:hanging="624"/>
      </w:pPr>
      <w:rPr>
        <w:rFonts w:hint="default"/>
        <w:lang w:val="en-US" w:eastAsia="en-US" w:bidi="ar-SA"/>
      </w:rPr>
    </w:lvl>
    <w:lvl w:ilvl="3" w:tplc="139C9542">
      <w:numFmt w:val="bullet"/>
      <w:lvlText w:val="•"/>
      <w:lvlJc w:val="left"/>
      <w:pPr>
        <w:ind w:left="3825" w:hanging="624"/>
      </w:pPr>
      <w:rPr>
        <w:rFonts w:hint="default"/>
        <w:lang w:val="en-US" w:eastAsia="en-US" w:bidi="ar-SA"/>
      </w:rPr>
    </w:lvl>
    <w:lvl w:ilvl="4" w:tplc="9AE0E8B8">
      <w:numFmt w:val="bullet"/>
      <w:lvlText w:val="•"/>
      <w:lvlJc w:val="left"/>
      <w:pPr>
        <w:ind w:left="4840" w:hanging="624"/>
      </w:pPr>
      <w:rPr>
        <w:rFonts w:hint="default"/>
        <w:lang w:val="en-US" w:eastAsia="en-US" w:bidi="ar-SA"/>
      </w:rPr>
    </w:lvl>
    <w:lvl w:ilvl="5" w:tplc="85965974">
      <w:numFmt w:val="bullet"/>
      <w:lvlText w:val="•"/>
      <w:lvlJc w:val="left"/>
      <w:pPr>
        <w:ind w:left="5855" w:hanging="624"/>
      </w:pPr>
      <w:rPr>
        <w:rFonts w:hint="default"/>
        <w:lang w:val="en-US" w:eastAsia="en-US" w:bidi="ar-SA"/>
      </w:rPr>
    </w:lvl>
    <w:lvl w:ilvl="6" w:tplc="0C08E1EA">
      <w:numFmt w:val="bullet"/>
      <w:lvlText w:val="•"/>
      <w:lvlJc w:val="left"/>
      <w:pPr>
        <w:ind w:left="6870" w:hanging="624"/>
      </w:pPr>
      <w:rPr>
        <w:rFonts w:hint="default"/>
        <w:lang w:val="en-US" w:eastAsia="en-US" w:bidi="ar-SA"/>
      </w:rPr>
    </w:lvl>
    <w:lvl w:ilvl="7" w:tplc="72940332">
      <w:numFmt w:val="bullet"/>
      <w:lvlText w:val="•"/>
      <w:lvlJc w:val="left"/>
      <w:pPr>
        <w:ind w:left="7885" w:hanging="624"/>
      </w:pPr>
      <w:rPr>
        <w:rFonts w:hint="default"/>
        <w:lang w:val="en-US" w:eastAsia="en-US" w:bidi="ar-SA"/>
      </w:rPr>
    </w:lvl>
    <w:lvl w:ilvl="8" w:tplc="DBB65F84">
      <w:numFmt w:val="bullet"/>
      <w:lvlText w:val="•"/>
      <w:lvlJc w:val="left"/>
      <w:pPr>
        <w:ind w:left="8900" w:hanging="624"/>
      </w:pPr>
      <w:rPr>
        <w:rFonts w:hint="default"/>
        <w:lang w:val="en-US" w:eastAsia="en-US" w:bidi="ar-SA"/>
      </w:rPr>
    </w:lvl>
  </w:abstractNum>
  <w:abstractNum w:abstractNumId="6" w15:restartNumberingAfterBreak="0">
    <w:nsid w:val="15C85A50"/>
    <w:multiLevelType w:val="hybridMultilevel"/>
    <w:tmpl w:val="13B0C6F6"/>
    <w:lvl w:ilvl="0" w:tplc="41A01456">
      <w:start w:val="1"/>
      <w:numFmt w:val="lowerLetter"/>
      <w:lvlText w:val="(%1)"/>
      <w:lvlJc w:val="left"/>
      <w:pPr>
        <w:ind w:left="1512" w:hanging="738"/>
        <w:jc w:val="left"/>
      </w:pPr>
      <w:rPr>
        <w:rFonts w:ascii="Arial" w:eastAsia="Arial" w:hAnsi="Arial" w:cs="Arial" w:hint="default"/>
        <w:b w:val="0"/>
        <w:bCs w:val="0"/>
        <w:i w:val="0"/>
        <w:iCs w:val="0"/>
        <w:spacing w:val="-3"/>
        <w:w w:val="101"/>
        <w:sz w:val="20"/>
        <w:szCs w:val="20"/>
        <w:lang w:val="en-US" w:eastAsia="en-US" w:bidi="ar-SA"/>
      </w:rPr>
    </w:lvl>
    <w:lvl w:ilvl="1" w:tplc="7B3C20BC">
      <w:numFmt w:val="bullet"/>
      <w:lvlText w:val="•"/>
      <w:lvlJc w:val="left"/>
      <w:pPr>
        <w:ind w:left="2461" w:hanging="738"/>
      </w:pPr>
      <w:rPr>
        <w:rFonts w:hint="default"/>
        <w:lang w:val="en-US" w:eastAsia="en-US" w:bidi="ar-SA"/>
      </w:rPr>
    </w:lvl>
    <w:lvl w:ilvl="2" w:tplc="2DA47052">
      <w:numFmt w:val="bullet"/>
      <w:lvlText w:val="•"/>
      <w:lvlJc w:val="left"/>
      <w:pPr>
        <w:ind w:left="3402" w:hanging="738"/>
      </w:pPr>
      <w:rPr>
        <w:rFonts w:hint="default"/>
        <w:lang w:val="en-US" w:eastAsia="en-US" w:bidi="ar-SA"/>
      </w:rPr>
    </w:lvl>
    <w:lvl w:ilvl="3" w:tplc="8E6AF52E">
      <w:numFmt w:val="bullet"/>
      <w:lvlText w:val="•"/>
      <w:lvlJc w:val="left"/>
      <w:pPr>
        <w:ind w:left="4343" w:hanging="738"/>
      </w:pPr>
      <w:rPr>
        <w:rFonts w:hint="default"/>
        <w:lang w:val="en-US" w:eastAsia="en-US" w:bidi="ar-SA"/>
      </w:rPr>
    </w:lvl>
    <w:lvl w:ilvl="4" w:tplc="9ED6F0F0">
      <w:numFmt w:val="bullet"/>
      <w:lvlText w:val="•"/>
      <w:lvlJc w:val="left"/>
      <w:pPr>
        <w:ind w:left="5284" w:hanging="738"/>
      </w:pPr>
      <w:rPr>
        <w:rFonts w:hint="default"/>
        <w:lang w:val="en-US" w:eastAsia="en-US" w:bidi="ar-SA"/>
      </w:rPr>
    </w:lvl>
    <w:lvl w:ilvl="5" w:tplc="DEA63788">
      <w:numFmt w:val="bullet"/>
      <w:lvlText w:val="•"/>
      <w:lvlJc w:val="left"/>
      <w:pPr>
        <w:ind w:left="6225" w:hanging="738"/>
      </w:pPr>
      <w:rPr>
        <w:rFonts w:hint="default"/>
        <w:lang w:val="en-US" w:eastAsia="en-US" w:bidi="ar-SA"/>
      </w:rPr>
    </w:lvl>
    <w:lvl w:ilvl="6" w:tplc="ED9C1974">
      <w:numFmt w:val="bullet"/>
      <w:lvlText w:val="•"/>
      <w:lvlJc w:val="left"/>
      <w:pPr>
        <w:ind w:left="7166" w:hanging="738"/>
      </w:pPr>
      <w:rPr>
        <w:rFonts w:hint="default"/>
        <w:lang w:val="en-US" w:eastAsia="en-US" w:bidi="ar-SA"/>
      </w:rPr>
    </w:lvl>
    <w:lvl w:ilvl="7" w:tplc="CC3EE978">
      <w:numFmt w:val="bullet"/>
      <w:lvlText w:val="•"/>
      <w:lvlJc w:val="left"/>
      <w:pPr>
        <w:ind w:left="8107" w:hanging="738"/>
      </w:pPr>
      <w:rPr>
        <w:rFonts w:hint="default"/>
        <w:lang w:val="en-US" w:eastAsia="en-US" w:bidi="ar-SA"/>
      </w:rPr>
    </w:lvl>
    <w:lvl w:ilvl="8" w:tplc="6748AC1A">
      <w:numFmt w:val="bullet"/>
      <w:lvlText w:val="•"/>
      <w:lvlJc w:val="left"/>
      <w:pPr>
        <w:ind w:left="9048" w:hanging="738"/>
      </w:pPr>
      <w:rPr>
        <w:rFonts w:hint="default"/>
        <w:lang w:val="en-US" w:eastAsia="en-US" w:bidi="ar-SA"/>
      </w:rPr>
    </w:lvl>
  </w:abstractNum>
  <w:abstractNum w:abstractNumId="7" w15:restartNumberingAfterBreak="0">
    <w:nsid w:val="189420A5"/>
    <w:multiLevelType w:val="hybridMultilevel"/>
    <w:tmpl w:val="028649E6"/>
    <w:lvl w:ilvl="0" w:tplc="5F48BB22">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94F2A88A">
      <w:numFmt w:val="bullet"/>
      <w:lvlText w:val="•"/>
      <w:lvlJc w:val="left"/>
      <w:pPr>
        <w:ind w:left="1795" w:hanging="622"/>
      </w:pPr>
      <w:rPr>
        <w:rFonts w:hint="default"/>
        <w:lang w:val="en-US" w:eastAsia="en-US" w:bidi="ar-SA"/>
      </w:rPr>
    </w:lvl>
    <w:lvl w:ilvl="2" w:tplc="4ACAC06A">
      <w:numFmt w:val="bullet"/>
      <w:lvlText w:val="•"/>
      <w:lvlJc w:val="left"/>
      <w:pPr>
        <w:ind w:left="2810" w:hanging="622"/>
      </w:pPr>
      <w:rPr>
        <w:rFonts w:hint="default"/>
        <w:lang w:val="en-US" w:eastAsia="en-US" w:bidi="ar-SA"/>
      </w:rPr>
    </w:lvl>
    <w:lvl w:ilvl="3" w:tplc="2878094C">
      <w:numFmt w:val="bullet"/>
      <w:lvlText w:val="•"/>
      <w:lvlJc w:val="left"/>
      <w:pPr>
        <w:ind w:left="3825" w:hanging="622"/>
      </w:pPr>
      <w:rPr>
        <w:rFonts w:hint="default"/>
        <w:lang w:val="en-US" w:eastAsia="en-US" w:bidi="ar-SA"/>
      </w:rPr>
    </w:lvl>
    <w:lvl w:ilvl="4" w:tplc="1DDA7F7C">
      <w:numFmt w:val="bullet"/>
      <w:lvlText w:val="•"/>
      <w:lvlJc w:val="left"/>
      <w:pPr>
        <w:ind w:left="4840" w:hanging="622"/>
      </w:pPr>
      <w:rPr>
        <w:rFonts w:hint="default"/>
        <w:lang w:val="en-US" w:eastAsia="en-US" w:bidi="ar-SA"/>
      </w:rPr>
    </w:lvl>
    <w:lvl w:ilvl="5" w:tplc="15D041AA">
      <w:numFmt w:val="bullet"/>
      <w:lvlText w:val="•"/>
      <w:lvlJc w:val="left"/>
      <w:pPr>
        <w:ind w:left="5855" w:hanging="622"/>
      </w:pPr>
      <w:rPr>
        <w:rFonts w:hint="default"/>
        <w:lang w:val="en-US" w:eastAsia="en-US" w:bidi="ar-SA"/>
      </w:rPr>
    </w:lvl>
    <w:lvl w:ilvl="6" w:tplc="95266D6E">
      <w:numFmt w:val="bullet"/>
      <w:lvlText w:val="•"/>
      <w:lvlJc w:val="left"/>
      <w:pPr>
        <w:ind w:left="6870" w:hanging="622"/>
      </w:pPr>
      <w:rPr>
        <w:rFonts w:hint="default"/>
        <w:lang w:val="en-US" w:eastAsia="en-US" w:bidi="ar-SA"/>
      </w:rPr>
    </w:lvl>
    <w:lvl w:ilvl="7" w:tplc="9ED2555C">
      <w:numFmt w:val="bullet"/>
      <w:lvlText w:val="•"/>
      <w:lvlJc w:val="left"/>
      <w:pPr>
        <w:ind w:left="7885" w:hanging="622"/>
      </w:pPr>
      <w:rPr>
        <w:rFonts w:hint="default"/>
        <w:lang w:val="en-US" w:eastAsia="en-US" w:bidi="ar-SA"/>
      </w:rPr>
    </w:lvl>
    <w:lvl w:ilvl="8" w:tplc="241246C4">
      <w:numFmt w:val="bullet"/>
      <w:lvlText w:val="•"/>
      <w:lvlJc w:val="left"/>
      <w:pPr>
        <w:ind w:left="8900" w:hanging="622"/>
      </w:pPr>
      <w:rPr>
        <w:rFonts w:hint="default"/>
        <w:lang w:val="en-US" w:eastAsia="en-US" w:bidi="ar-SA"/>
      </w:rPr>
    </w:lvl>
  </w:abstractNum>
  <w:abstractNum w:abstractNumId="8" w15:restartNumberingAfterBreak="0">
    <w:nsid w:val="1BA5489B"/>
    <w:multiLevelType w:val="hybridMultilevel"/>
    <w:tmpl w:val="36F4BB54"/>
    <w:lvl w:ilvl="0" w:tplc="07A8F396">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87A40E6C">
      <w:numFmt w:val="bullet"/>
      <w:lvlText w:val="•"/>
      <w:lvlJc w:val="left"/>
      <w:pPr>
        <w:ind w:left="1795" w:hanging="622"/>
      </w:pPr>
      <w:rPr>
        <w:rFonts w:hint="default"/>
        <w:lang w:val="en-US" w:eastAsia="en-US" w:bidi="ar-SA"/>
      </w:rPr>
    </w:lvl>
    <w:lvl w:ilvl="2" w:tplc="AE28D520">
      <w:numFmt w:val="bullet"/>
      <w:lvlText w:val="•"/>
      <w:lvlJc w:val="left"/>
      <w:pPr>
        <w:ind w:left="2810" w:hanging="622"/>
      </w:pPr>
      <w:rPr>
        <w:rFonts w:hint="default"/>
        <w:lang w:val="en-US" w:eastAsia="en-US" w:bidi="ar-SA"/>
      </w:rPr>
    </w:lvl>
    <w:lvl w:ilvl="3" w:tplc="AEE065A0">
      <w:numFmt w:val="bullet"/>
      <w:lvlText w:val="•"/>
      <w:lvlJc w:val="left"/>
      <w:pPr>
        <w:ind w:left="3825" w:hanging="622"/>
      </w:pPr>
      <w:rPr>
        <w:rFonts w:hint="default"/>
        <w:lang w:val="en-US" w:eastAsia="en-US" w:bidi="ar-SA"/>
      </w:rPr>
    </w:lvl>
    <w:lvl w:ilvl="4" w:tplc="370AE594">
      <w:numFmt w:val="bullet"/>
      <w:lvlText w:val="•"/>
      <w:lvlJc w:val="left"/>
      <w:pPr>
        <w:ind w:left="4840" w:hanging="622"/>
      </w:pPr>
      <w:rPr>
        <w:rFonts w:hint="default"/>
        <w:lang w:val="en-US" w:eastAsia="en-US" w:bidi="ar-SA"/>
      </w:rPr>
    </w:lvl>
    <w:lvl w:ilvl="5" w:tplc="DF02EA86">
      <w:numFmt w:val="bullet"/>
      <w:lvlText w:val="•"/>
      <w:lvlJc w:val="left"/>
      <w:pPr>
        <w:ind w:left="5855" w:hanging="622"/>
      </w:pPr>
      <w:rPr>
        <w:rFonts w:hint="default"/>
        <w:lang w:val="en-US" w:eastAsia="en-US" w:bidi="ar-SA"/>
      </w:rPr>
    </w:lvl>
    <w:lvl w:ilvl="6" w:tplc="AEC06FA8">
      <w:numFmt w:val="bullet"/>
      <w:lvlText w:val="•"/>
      <w:lvlJc w:val="left"/>
      <w:pPr>
        <w:ind w:left="6870" w:hanging="622"/>
      </w:pPr>
      <w:rPr>
        <w:rFonts w:hint="default"/>
        <w:lang w:val="en-US" w:eastAsia="en-US" w:bidi="ar-SA"/>
      </w:rPr>
    </w:lvl>
    <w:lvl w:ilvl="7" w:tplc="DBD63046">
      <w:numFmt w:val="bullet"/>
      <w:lvlText w:val="•"/>
      <w:lvlJc w:val="left"/>
      <w:pPr>
        <w:ind w:left="7885" w:hanging="622"/>
      </w:pPr>
      <w:rPr>
        <w:rFonts w:hint="default"/>
        <w:lang w:val="en-US" w:eastAsia="en-US" w:bidi="ar-SA"/>
      </w:rPr>
    </w:lvl>
    <w:lvl w:ilvl="8" w:tplc="3C481FB8">
      <w:numFmt w:val="bullet"/>
      <w:lvlText w:val="•"/>
      <w:lvlJc w:val="left"/>
      <w:pPr>
        <w:ind w:left="8900" w:hanging="622"/>
      </w:pPr>
      <w:rPr>
        <w:rFonts w:hint="default"/>
        <w:lang w:val="en-US" w:eastAsia="en-US" w:bidi="ar-SA"/>
      </w:rPr>
    </w:lvl>
  </w:abstractNum>
  <w:abstractNum w:abstractNumId="9" w15:restartNumberingAfterBreak="0">
    <w:nsid w:val="1C603447"/>
    <w:multiLevelType w:val="hybridMultilevel"/>
    <w:tmpl w:val="800A8554"/>
    <w:lvl w:ilvl="0" w:tplc="7306135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D63AF8A2">
      <w:numFmt w:val="bullet"/>
      <w:lvlText w:val="•"/>
      <w:lvlJc w:val="left"/>
      <w:pPr>
        <w:ind w:left="1795" w:hanging="622"/>
      </w:pPr>
      <w:rPr>
        <w:rFonts w:hint="default"/>
        <w:lang w:val="en-US" w:eastAsia="en-US" w:bidi="ar-SA"/>
      </w:rPr>
    </w:lvl>
    <w:lvl w:ilvl="2" w:tplc="210ADB48">
      <w:numFmt w:val="bullet"/>
      <w:lvlText w:val="•"/>
      <w:lvlJc w:val="left"/>
      <w:pPr>
        <w:ind w:left="2810" w:hanging="622"/>
      </w:pPr>
      <w:rPr>
        <w:rFonts w:hint="default"/>
        <w:lang w:val="en-US" w:eastAsia="en-US" w:bidi="ar-SA"/>
      </w:rPr>
    </w:lvl>
    <w:lvl w:ilvl="3" w:tplc="D2AE143A">
      <w:numFmt w:val="bullet"/>
      <w:lvlText w:val="•"/>
      <w:lvlJc w:val="left"/>
      <w:pPr>
        <w:ind w:left="3825" w:hanging="622"/>
      </w:pPr>
      <w:rPr>
        <w:rFonts w:hint="default"/>
        <w:lang w:val="en-US" w:eastAsia="en-US" w:bidi="ar-SA"/>
      </w:rPr>
    </w:lvl>
    <w:lvl w:ilvl="4" w:tplc="51660754">
      <w:numFmt w:val="bullet"/>
      <w:lvlText w:val="•"/>
      <w:lvlJc w:val="left"/>
      <w:pPr>
        <w:ind w:left="4840" w:hanging="622"/>
      </w:pPr>
      <w:rPr>
        <w:rFonts w:hint="default"/>
        <w:lang w:val="en-US" w:eastAsia="en-US" w:bidi="ar-SA"/>
      </w:rPr>
    </w:lvl>
    <w:lvl w:ilvl="5" w:tplc="843A0904">
      <w:numFmt w:val="bullet"/>
      <w:lvlText w:val="•"/>
      <w:lvlJc w:val="left"/>
      <w:pPr>
        <w:ind w:left="5855" w:hanging="622"/>
      </w:pPr>
      <w:rPr>
        <w:rFonts w:hint="default"/>
        <w:lang w:val="en-US" w:eastAsia="en-US" w:bidi="ar-SA"/>
      </w:rPr>
    </w:lvl>
    <w:lvl w:ilvl="6" w:tplc="4FE0BE96">
      <w:numFmt w:val="bullet"/>
      <w:lvlText w:val="•"/>
      <w:lvlJc w:val="left"/>
      <w:pPr>
        <w:ind w:left="6870" w:hanging="622"/>
      </w:pPr>
      <w:rPr>
        <w:rFonts w:hint="default"/>
        <w:lang w:val="en-US" w:eastAsia="en-US" w:bidi="ar-SA"/>
      </w:rPr>
    </w:lvl>
    <w:lvl w:ilvl="7" w:tplc="014286E2">
      <w:numFmt w:val="bullet"/>
      <w:lvlText w:val="•"/>
      <w:lvlJc w:val="left"/>
      <w:pPr>
        <w:ind w:left="7885" w:hanging="622"/>
      </w:pPr>
      <w:rPr>
        <w:rFonts w:hint="default"/>
        <w:lang w:val="en-US" w:eastAsia="en-US" w:bidi="ar-SA"/>
      </w:rPr>
    </w:lvl>
    <w:lvl w:ilvl="8" w:tplc="12603F6C">
      <w:numFmt w:val="bullet"/>
      <w:lvlText w:val="•"/>
      <w:lvlJc w:val="left"/>
      <w:pPr>
        <w:ind w:left="8900" w:hanging="622"/>
      </w:pPr>
      <w:rPr>
        <w:rFonts w:hint="default"/>
        <w:lang w:val="en-US" w:eastAsia="en-US" w:bidi="ar-SA"/>
      </w:rPr>
    </w:lvl>
  </w:abstractNum>
  <w:abstractNum w:abstractNumId="10" w15:restartNumberingAfterBreak="0">
    <w:nsid w:val="211151ED"/>
    <w:multiLevelType w:val="hybridMultilevel"/>
    <w:tmpl w:val="5B263F00"/>
    <w:lvl w:ilvl="0" w:tplc="414EE14E">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FBFC9E92">
      <w:start w:val="1"/>
      <w:numFmt w:val="lowerRoman"/>
      <w:lvlText w:val="(%2)"/>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2" w:tplc="C280486E">
      <w:numFmt w:val="bullet"/>
      <w:lvlText w:val="•"/>
      <w:lvlJc w:val="left"/>
      <w:pPr>
        <w:ind w:left="2565" w:hanging="735"/>
      </w:pPr>
      <w:rPr>
        <w:rFonts w:hint="default"/>
        <w:lang w:val="en-US" w:eastAsia="en-US" w:bidi="ar-SA"/>
      </w:rPr>
    </w:lvl>
    <w:lvl w:ilvl="3" w:tplc="1AF20E36">
      <w:numFmt w:val="bullet"/>
      <w:lvlText w:val="•"/>
      <w:lvlJc w:val="left"/>
      <w:pPr>
        <w:ind w:left="3611" w:hanging="735"/>
      </w:pPr>
      <w:rPr>
        <w:rFonts w:hint="default"/>
        <w:lang w:val="en-US" w:eastAsia="en-US" w:bidi="ar-SA"/>
      </w:rPr>
    </w:lvl>
    <w:lvl w:ilvl="4" w:tplc="7340DDC2">
      <w:numFmt w:val="bullet"/>
      <w:lvlText w:val="•"/>
      <w:lvlJc w:val="left"/>
      <w:pPr>
        <w:ind w:left="4656" w:hanging="735"/>
      </w:pPr>
      <w:rPr>
        <w:rFonts w:hint="default"/>
        <w:lang w:val="en-US" w:eastAsia="en-US" w:bidi="ar-SA"/>
      </w:rPr>
    </w:lvl>
    <w:lvl w:ilvl="5" w:tplc="EC504EA6">
      <w:numFmt w:val="bullet"/>
      <w:lvlText w:val="•"/>
      <w:lvlJc w:val="left"/>
      <w:pPr>
        <w:ind w:left="5702" w:hanging="735"/>
      </w:pPr>
      <w:rPr>
        <w:rFonts w:hint="default"/>
        <w:lang w:val="en-US" w:eastAsia="en-US" w:bidi="ar-SA"/>
      </w:rPr>
    </w:lvl>
    <w:lvl w:ilvl="6" w:tplc="B98A8D50">
      <w:numFmt w:val="bullet"/>
      <w:lvlText w:val="•"/>
      <w:lvlJc w:val="left"/>
      <w:pPr>
        <w:ind w:left="6747" w:hanging="735"/>
      </w:pPr>
      <w:rPr>
        <w:rFonts w:hint="default"/>
        <w:lang w:val="en-US" w:eastAsia="en-US" w:bidi="ar-SA"/>
      </w:rPr>
    </w:lvl>
    <w:lvl w:ilvl="7" w:tplc="DF38EEDA">
      <w:numFmt w:val="bullet"/>
      <w:lvlText w:val="•"/>
      <w:lvlJc w:val="left"/>
      <w:pPr>
        <w:ind w:left="7793" w:hanging="735"/>
      </w:pPr>
      <w:rPr>
        <w:rFonts w:hint="default"/>
        <w:lang w:val="en-US" w:eastAsia="en-US" w:bidi="ar-SA"/>
      </w:rPr>
    </w:lvl>
    <w:lvl w:ilvl="8" w:tplc="A7BA3824">
      <w:numFmt w:val="bullet"/>
      <w:lvlText w:val="•"/>
      <w:lvlJc w:val="left"/>
      <w:pPr>
        <w:ind w:left="8838" w:hanging="735"/>
      </w:pPr>
      <w:rPr>
        <w:rFonts w:hint="default"/>
        <w:lang w:val="en-US" w:eastAsia="en-US" w:bidi="ar-SA"/>
      </w:rPr>
    </w:lvl>
  </w:abstractNum>
  <w:abstractNum w:abstractNumId="11" w15:restartNumberingAfterBreak="0">
    <w:nsid w:val="26925E7C"/>
    <w:multiLevelType w:val="hybridMultilevel"/>
    <w:tmpl w:val="2F2ACD84"/>
    <w:lvl w:ilvl="0" w:tplc="B9881820">
      <w:start w:val="1"/>
      <w:numFmt w:val="decimal"/>
      <w:lvlText w:val="%1."/>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1" w:tplc="D02CBA14">
      <w:start w:val="1"/>
      <w:numFmt w:val="lowerLetter"/>
      <w:lvlText w:val="(%2)"/>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2" w:tplc="318881A4">
      <w:start w:val="1"/>
      <w:numFmt w:val="lowerRoman"/>
      <w:lvlText w:val="(%3)"/>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3" w:tplc="E2AC8BB4">
      <w:numFmt w:val="bullet"/>
      <w:lvlText w:val="•"/>
      <w:lvlJc w:val="left"/>
      <w:pPr>
        <w:ind w:left="3611" w:hanging="735"/>
      </w:pPr>
      <w:rPr>
        <w:rFonts w:hint="default"/>
        <w:lang w:val="en-US" w:eastAsia="en-US" w:bidi="ar-SA"/>
      </w:rPr>
    </w:lvl>
    <w:lvl w:ilvl="4" w:tplc="096A7DFC">
      <w:numFmt w:val="bullet"/>
      <w:lvlText w:val="•"/>
      <w:lvlJc w:val="left"/>
      <w:pPr>
        <w:ind w:left="4656" w:hanging="735"/>
      </w:pPr>
      <w:rPr>
        <w:rFonts w:hint="default"/>
        <w:lang w:val="en-US" w:eastAsia="en-US" w:bidi="ar-SA"/>
      </w:rPr>
    </w:lvl>
    <w:lvl w:ilvl="5" w:tplc="89167502">
      <w:numFmt w:val="bullet"/>
      <w:lvlText w:val="•"/>
      <w:lvlJc w:val="left"/>
      <w:pPr>
        <w:ind w:left="5702" w:hanging="735"/>
      </w:pPr>
      <w:rPr>
        <w:rFonts w:hint="default"/>
        <w:lang w:val="en-US" w:eastAsia="en-US" w:bidi="ar-SA"/>
      </w:rPr>
    </w:lvl>
    <w:lvl w:ilvl="6" w:tplc="5E94D842">
      <w:numFmt w:val="bullet"/>
      <w:lvlText w:val="•"/>
      <w:lvlJc w:val="left"/>
      <w:pPr>
        <w:ind w:left="6747" w:hanging="735"/>
      </w:pPr>
      <w:rPr>
        <w:rFonts w:hint="default"/>
        <w:lang w:val="en-US" w:eastAsia="en-US" w:bidi="ar-SA"/>
      </w:rPr>
    </w:lvl>
    <w:lvl w:ilvl="7" w:tplc="DA04601C">
      <w:numFmt w:val="bullet"/>
      <w:lvlText w:val="•"/>
      <w:lvlJc w:val="left"/>
      <w:pPr>
        <w:ind w:left="7793" w:hanging="735"/>
      </w:pPr>
      <w:rPr>
        <w:rFonts w:hint="default"/>
        <w:lang w:val="en-US" w:eastAsia="en-US" w:bidi="ar-SA"/>
      </w:rPr>
    </w:lvl>
    <w:lvl w:ilvl="8" w:tplc="7042EFD8">
      <w:numFmt w:val="bullet"/>
      <w:lvlText w:val="•"/>
      <w:lvlJc w:val="left"/>
      <w:pPr>
        <w:ind w:left="8838" w:hanging="735"/>
      </w:pPr>
      <w:rPr>
        <w:rFonts w:hint="default"/>
        <w:lang w:val="en-US" w:eastAsia="en-US" w:bidi="ar-SA"/>
      </w:rPr>
    </w:lvl>
  </w:abstractNum>
  <w:abstractNum w:abstractNumId="12" w15:restartNumberingAfterBreak="0">
    <w:nsid w:val="272D34CE"/>
    <w:multiLevelType w:val="hybridMultilevel"/>
    <w:tmpl w:val="EE12C416"/>
    <w:lvl w:ilvl="0" w:tplc="F90E1EE4">
      <w:start w:val="1"/>
      <w:numFmt w:val="lowerLetter"/>
      <w:lvlText w:val="(%1)"/>
      <w:lvlJc w:val="left"/>
      <w:pPr>
        <w:ind w:left="775" w:hanging="622"/>
        <w:jc w:val="right"/>
      </w:pPr>
      <w:rPr>
        <w:rFonts w:ascii="Arial" w:eastAsia="Arial" w:hAnsi="Arial" w:cs="Arial" w:hint="default"/>
        <w:b w:val="0"/>
        <w:bCs w:val="0"/>
        <w:i w:val="0"/>
        <w:iCs w:val="0"/>
        <w:spacing w:val="-3"/>
        <w:w w:val="101"/>
        <w:sz w:val="20"/>
        <w:szCs w:val="20"/>
        <w:lang w:val="en-US" w:eastAsia="en-US" w:bidi="ar-SA"/>
      </w:rPr>
    </w:lvl>
    <w:lvl w:ilvl="1" w:tplc="5F3627DE">
      <w:numFmt w:val="bullet"/>
      <w:lvlText w:val="•"/>
      <w:lvlJc w:val="left"/>
      <w:pPr>
        <w:ind w:left="1795" w:hanging="622"/>
      </w:pPr>
      <w:rPr>
        <w:rFonts w:hint="default"/>
        <w:lang w:val="en-US" w:eastAsia="en-US" w:bidi="ar-SA"/>
      </w:rPr>
    </w:lvl>
    <w:lvl w:ilvl="2" w:tplc="B99C3086">
      <w:numFmt w:val="bullet"/>
      <w:lvlText w:val="•"/>
      <w:lvlJc w:val="left"/>
      <w:pPr>
        <w:ind w:left="2810" w:hanging="622"/>
      </w:pPr>
      <w:rPr>
        <w:rFonts w:hint="default"/>
        <w:lang w:val="en-US" w:eastAsia="en-US" w:bidi="ar-SA"/>
      </w:rPr>
    </w:lvl>
    <w:lvl w:ilvl="3" w:tplc="EA0EC364">
      <w:numFmt w:val="bullet"/>
      <w:lvlText w:val="•"/>
      <w:lvlJc w:val="left"/>
      <w:pPr>
        <w:ind w:left="3825" w:hanging="622"/>
      </w:pPr>
      <w:rPr>
        <w:rFonts w:hint="default"/>
        <w:lang w:val="en-US" w:eastAsia="en-US" w:bidi="ar-SA"/>
      </w:rPr>
    </w:lvl>
    <w:lvl w:ilvl="4" w:tplc="800859CC">
      <w:numFmt w:val="bullet"/>
      <w:lvlText w:val="•"/>
      <w:lvlJc w:val="left"/>
      <w:pPr>
        <w:ind w:left="4840" w:hanging="622"/>
      </w:pPr>
      <w:rPr>
        <w:rFonts w:hint="default"/>
        <w:lang w:val="en-US" w:eastAsia="en-US" w:bidi="ar-SA"/>
      </w:rPr>
    </w:lvl>
    <w:lvl w:ilvl="5" w:tplc="69369F80">
      <w:numFmt w:val="bullet"/>
      <w:lvlText w:val="•"/>
      <w:lvlJc w:val="left"/>
      <w:pPr>
        <w:ind w:left="5855" w:hanging="622"/>
      </w:pPr>
      <w:rPr>
        <w:rFonts w:hint="default"/>
        <w:lang w:val="en-US" w:eastAsia="en-US" w:bidi="ar-SA"/>
      </w:rPr>
    </w:lvl>
    <w:lvl w:ilvl="6" w:tplc="7DC0A97C">
      <w:numFmt w:val="bullet"/>
      <w:lvlText w:val="•"/>
      <w:lvlJc w:val="left"/>
      <w:pPr>
        <w:ind w:left="6870" w:hanging="622"/>
      </w:pPr>
      <w:rPr>
        <w:rFonts w:hint="default"/>
        <w:lang w:val="en-US" w:eastAsia="en-US" w:bidi="ar-SA"/>
      </w:rPr>
    </w:lvl>
    <w:lvl w:ilvl="7" w:tplc="9176D94C">
      <w:numFmt w:val="bullet"/>
      <w:lvlText w:val="•"/>
      <w:lvlJc w:val="left"/>
      <w:pPr>
        <w:ind w:left="7885" w:hanging="622"/>
      </w:pPr>
      <w:rPr>
        <w:rFonts w:hint="default"/>
        <w:lang w:val="en-US" w:eastAsia="en-US" w:bidi="ar-SA"/>
      </w:rPr>
    </w:lvl>
    <w:lvl w:ilvl="8" w:tplc="E2965436">
      <w:numFmt w:val="bullet"/>
      <w:lvlText w:val="•"/>
      <w:lvlJc w:val="left"/>
      <w:pPr>
        <w:ind w:left="8900" w:hanging="622"/>
      </w:pPr>
      <w:rPr>
        <w:rFonts w:hint="default"/>
        <w:lang w:val="en-US" w:eastAsia="en-US" w:bidi="ar-SA"/>
      </w:rPr>
    </w:lvl>
  </w:abstractNum>
  <w:abstractNum w:abstractNumId="13" w15:restartNumberingAfterBreak="0">
    <w:nsid w:val="27E81AA3"/>
    <w:multiLevelType w:val="hybridMultilevel"/>
    <w:tmpl w:val="190409F6"/>
    <w:lvl w:ilvl="0" w:tplc="A50A1F8A">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63DA0CBE">
      <w:numFmt w:val="bullet"/>
      <w:lvlText w:val="•"/>
      <w:lvlJc w:val="left"/>
      <w:pPr>
        <w:ind w:left="1795" w:hanging="622"/>
      </w:pPr>
      <w:rPr>
        <w:rFonts w:hint="default"/>
        <w:lang w:val="en-US" w:eastAsia="en-US" w:bidi="ar-SA"/>
      </w:rPr>
    </w:lvl>
    <w:lvl w:ilvl="2" w:tplc="361E692E">
      <w:numFmt w:val="bullet"/>
      <w:lvlText w:val="•"/>
      <w:lvlJc w:val="left"/>
      <w:pPr>
        <w:ind w:left="2810" w:hanging="622"/>
      </w:pPr>
      <w:rPr>
        <w:rFonts w:hint="default"/>
        <w:lang w:val="en-US" w:eastAsia="en-US" w:bidi="ar-SA"/>
      </w:rPr>
    </w:lvl>
    <w:lvl w:ilvl="3" w:tplc="7FFEBB54">
      <w:numFmt w:val="bullet"/>
      <w:lvlText w:val="•"/>
      <w:lvlJc w:val="left"/>
      <w:pPr>
        <w:ind w:left="3825" w:hanging="622"/>
      </w:pPr>
      <w:rPr>
        <w:rFonts w:hint="default"/>
        <w:lang w:val="en-US" w:eastAsia="en-US" w:bidi="ar-SA"/>
      </w:rPr>
    </w:lvl>
    <w:lvl w:ilvl="4" w:tplc="22A0A570">
      <w:numFmt w:val="bullet"/>
      <w:lvlText w:val="•"/>
      <w:lvlJc w:val="left"/>
      <w:pPr>
        <w:ind w:left="4840" w:hanging="622"/>
      </w:pPr>
      <w:rPr>
        <w:rFonts w:hint="default"/>
        <w:lang w:val="en-US" w:eastAsia="en-US" w:bidi="ar-SA"/>
      </w:rPr>
    </w:lvl>
    <w:lvl w:ilvl="5" w:tplc="46489690">
      <w:numFmt w:val="bullet"/>
      <w:lvlText w:val="•"/>
      <w:lvlJc w:val="left"/>
      <w:pPr>
        <w:ind w:left="5855" w:hanging="622"/>
      </w:pPr>
      <w:rPr>
        <w:rFonts w:hint="default"/>
        <w:lang w:val="en-US" w:eastAsia="en-US" w:bidi="ar-SA"/>
      </w:rPr>
    </w:lvl>
    <w:lvl w:ilvl="6" w:tplc="AEFA3AD2">
      <w:numFmt w:val="bullet"/>
      <w:lvlText w:val="•"/>
      <w:lvlJc w:val="left"/>
      <w:pPr>
        <w:ind w:left="6870" w:hanging="622"/>
      </w:pPr>
      <w:rPr>
        <w:rFonts w:hint="default"/>
        <w:lang w:val="en-US" w:eastAsia="en-US" w:bidi="ar-SA"/>
      </w:rPr>
    </w:lvl>
    <w:lvl w:ilvl="7" w:tplc="F1CA6E62">
      <w:numFmt w:val="bullet"/>
      <w:lvlText w:val="•"/>
      <w:lvlJc w:val="left"/>
      <w:pPr>
        <w:ind w:left="7885" w:hanging="622"/>
      </w:pPr>
      <w:rPr>
        <w:rFonts w:hint="default"/>
        <w:lang w:val="en-US" w:eastAsia="en-US" w:bidi="ar-SA"/>
      </w:rPr>
    </w:lvl>
    <w:lvl w:ilvl="8" w:tplc="00505084">
      <w:numFmt w:val="bullet"/>
      <w:lvlText w:val="•"/>
      <w:lvlJc w:val="left"/>
      <w:pPr>
        <w:ind w:left="8900" w:hanging="622"/>
      </w:pPr>
      <w:rPr>
        <w:rFonts w:hint="default"/>
        <w:lang w:val="en-US" w:eastAsia="en-US" w:bidi="ar-SA"/>
      </w:rPr>
    </w:lvl>
  </w:abstractNum>
  <w:abstractNum w:abstractNumId="14" w15:restartNumberingAfterBreak="0">
    <w:nsid w:val="2BDF3BAB"/>
    <w:multiLevelType w:val="hybridMultilevel"/>
    <w:tmpl w:val="9BE2AE76"/>
    <w:lvl w:ilvl="0" w:tplc="9AF41666">
      <w:start w:val="1"/>
      <w:numFmt w:val="lowerLetter"/>
      <w:lvlText w:val="(%1)"/>
      <w:lvlJc w:val="left"/>
      <w:pPr>
        <w:ind w:left="1510" w:hanging="735"/>
        <w:jc w:val="left"/>
      </w:pPr>
      <w:rPr>
        <w:rFonts w:ascii="Arial" w:eastAsia="Arial" w:hAnsi="Arial" w:cs="Arial" w:hint="default"/>
        <w:b w:val="0"/>
        <w:bCs w:val="0"/>
        <w:i w:val="0"/>
        <w:iCs w:val="0"/>
        <w:spacing w:val="-3"/>
        <w:w w:val="101"/>
        <w:sz w:val="20"/>
        <w:szCs w:val="20"/>
        <w:lang w:val="en-US" w:eastAsia="en-US" w:bidi="ar-SA"/>
      </w:rPr>
    </w:lvl>
    <w:lvl w:ilvl="1" w:tplc="C05408E4">
      <w:start w:val="1"/>
      <w:numFmt w:val="lowerRoman"/>
      <w:lvlText w:val="(%2)"/>
      <w:lvlJc w:val="left"/>
      <w:pPr>
        <w:ind w:left="2190" w:hanging="678"/>
        <w:jc w:val="left"/>
      </w:pPr>
      <w:rPr>
        <w:rFonts w:ascii="Arial" w:eastAsia="Arial" w:hAnsi="Arial" w:cs="Arial" w:hint="default"/>
        <w:b w:val="0"/>
        <w:bCs w:val="0"/>
        <w:i w:val="0"/>
        <w:iCs w:val="0"/>
        <w:spacing w:val="-4"/>
        <w:w w:val="101"/>
        <w:sz w:val="20"/>
        <w:szCs w:val="20"/>
        <w:lang w:val="en-US" w:eastAsia="en-US" w:bidi="ar-SA"/>
      </w:rPr>
    </w:lvl>
    <w:lvl w:ilvl="2" w:tplc="4F6AF686">
      <w:start w:val="1"/>
      <w:numFmt w:val="upperLetter"/>
      <w:lvlText w:val="(%3)"/>
      <w:lvlJc w:val="left"/>
      <w:pPr>
        <w:ind w:left="2562" w:hanging="706"/>
        <w:jc w:val="left"/>
      </w:pPr>
      <w:rPr>
        <w:rFonts w:ascii="Arial" w:eastAsia="Arial" w:hAnsi="Arial" w:cs="Arial" w:hint="default"/>
        <w:b w:val="0"/>
        <w:bCs w:val="0"/>
        <w:i w:val="0"/>
        <w:iCs w:val="0"/>
        <w:spacing w:val="0"/>
        <w:w w:val="101"/>
        <w:sz w:val="20"/>
        <w:szCs w:val="20"/>
        <w:lang w:val="en-US" w:eastAsia="en-US" w:bidi="ar-SA"/>
      </w:rPr>
    </w:lvl>
    <w:lvl w:ilvl="3" w:tplc="048E3732">
      <w:numFmt w:val="bullet"/>
      <w:lvlText w:val="•"/>
      <w:lvlJc w:val="left"/>
      <w:pPr>
        <w:ind w:left="3606" w:hanging="706"/>
      </w:pPr>
      <w:rPr>
        <w:rFonts w:hint="default"/>
        <w:lang w:val="en-US" w:eastAsia="en-US" w:bidi="ar-SA"/>
      </w:rPr>
    </w:lvl>
    <w:lvl w:ilvl="4" w:tplc="E1AE69EA">
      <w:numFmt w:val="bullet"/>
      <w:lvlText w:val="•"/>
      <w:lvlJc w:val="left"/>
      <w:pPr>
        <w:ind w:left="4652" w:hanging="706"/>
      </w:pPr>
      <w:rPr>
        <w:rFonts w:hint="default"/>
        <w:lang w:val="en-US" w:eastAsia="en-US" w:bidi="ar-SA"/>
      </w:rPr>
    </w:lvl>
    <w:lvl w:ilvl="5" w:tplc="CB2E30E0">
      <w:numFmt w:val="bullet"/>
      <w:lvlText w:val="•"/>
      <w:lvlJc w:val="left"/>
      <w:pPr>
        <w:ind w:left="5698" w:hanging="706"/>
      </w:pPr>
      <w:rPr>
        <w:rFonts w:hint="default"/>
        <w:lang w:val="en-US" w:eastAsia="en-US" w:bidi="ar-SA"/>
      </w:rPr>
    </w:lvl>
    <w:lvl w:ilvl="6" w:tplc="5F281F76">
      <w:numFmt w:val="bullet"/>
      <w:lvlText w:val="•"/>
      <w:lvlJc w:val="left"/>
      <w:pPr>
        <w:ind w:left="6745" w:hanging="706"/>
      </w:pPr>
      <w:rPr>
        <w:rFonts w:hint="default"/>
        <w:lang w:val="en-US" w:eastAsia="en-US" w:bidi="ar-SA"/>
      </w:rPr>
    </w:lvl>
    <w:lvl w:ilvl="7" w:tplc="371463C6">
      <w:numFmt w:val="bullet"/>
      <w:lvlText w:val="•"/>
      <w:lvlJc w:val="left"/>
      <w:pPr>
        <w:ind w:left="7791" w:hanging="706"/>
      </w:pPr>
      <w:rPr>
        <w:rFonts w:hint="default"/>
        <w:lang w:val="en-US" w:eastAsia="en-US" w:bidi="ar-SA"/>
      </w:rPr>
    </w:lvl>
    <w:lvl w:ilvl="8" w:tplc="4302178E">
      <w:numFmt w:val="bullet"/>
      <w:lvlText w:val="•"/>
      <w:lvlJc w:val="left"/>
      <w:pPr>
        <w:ind w:left="8837" w:hanging="706"/>
      </w:pPr>
      <w:rPr>
        <w:rFonts w:hint="default"/>
        <w:lang w:val="en-US" w:eastAsia="en-US" w:bidi="ar-SA"/>
      </w:rPr>
    </w:lvl>
  </w:abstractNum>
  <w:abstractNum w:abstractNumId="15" w15:restartNumberingAfterBreak="0">
    <w:nsid w:val="2BF462DF"/>
    <w:multiLevelType w:val="hybridMultilevel"/>
    <w:tmpl w:val="8E1AE710"/>
    <w:lvl w:ilvl="0" w:tplc="038EA72E">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029EA26A">
      <w:numFmt w:val="bullet"/>
      <w:lvlText w:val="•"/>
      <w:lvlJc w:val="left"/>
      <w:pPr>
        <w:ind w:left="1795" w:hanging="622"/>
      </w:pPr>
      <w:rPr>
        <w:rFonts w:hint="default"/>
        <w:lang w:val="en-US" w:eastAsia="en-US" w:bidi="ar-SA"/>
      </w:rPr>
    </w:lvl>
    <w:lvl w:ilvl="2" w:tplc="42D2E468">
      <w:numFmt w:val="bullet"/>
      <w:lvlText w:val="•"/>
      <w:lvlJc w:val="left"/>
      <w:pPr>
        <w:ind w:left="2810" w:hanging="622"/>
      </w:pPr>
      <w:rPr>
        <w:rFonts w:hint="default"/>
        <w:lang w:val="en-US" w:eastAsia="en-US" w:bidi="ar-SA"/>
      </w:rPr>
    </w:lvl>
    <w:lvl w:ilvl="3" w:tplc="00D2DB5A">
      <w:numFmt w:val="bullet"/>
      <w:lvlText w:val="•"/>
      <w:lvlJc w:val="left"/>
      <w:pPr>
        <w:ind w:left="3825" w:hanging="622"/>
      </w:pPr>
      <w:rPr>
        <w:rFonts w:hint="default"/>
        <w:lang w:val="en-US" w:eastAsia="en-US" w:bidi="ar-SA"/>
      </w:rPr>
    </w:lvl>
    <w:lvl w:ilvl="4" w:tplc="A78E8654">
      <w:numFmt w:val="bullet"/>
      <w:lvlText w:val="•"/>
      <w:lvlJc w:val="left"/>
      <w:pPr>
        <w:ind w:left="4840" w:hanging="622"/>
      </w:pPr>
      <w:rPr>
        <w:rFonts w:hint="default"/>
        <w:lang w:val="en-US" w:eastAsia="en-US" w:bidi="ar-SA"/>
      </w:rPr>
    </w:lvl>
    <w:lvl w:ilvl="5" w:tplc="CEE26BA6">
      <w:numFmt w:val="bullet"/>
      <w:lvlText w:val="•"/>
      <w:lvlJc w:val="left"/>
      <w:pPr>
        <w:ind w:left="5855" w:hanging="622"/>
      </w:pPr>
      <w:rPr>
        <w:rFonts w:hint="default"/>
        <w:lang w:val="en-US" w:eastAsia="en-US" w:bidi="ar-SA"/>
      </w:rPr>
    </w:lvl>
    <w:lvl w:ilvl="6" w:tplc="1B084B30">
      <w:numFmt w:val="bullet"/>
      <w:lvlText w:val="•"/>
      <w:lvlJc w:val="left"/>
      <w:pPr>
        <w:ind w:left="6870" w:hanging="622"/>
      </w:pPr>
      <w:rPr>
        <w:rFonts w:hint="default"/>
        <w:lang w:val="en-US" w:eastAsia="en-US" w:bidi="ar-SA"/>
      </w:rPr>
    </w:lvl>
    <w:lvl w:ilvl="7" w:tplc="EC921D78">
      <w:numFmt w:val="bullet"/>
      <w:lvlText w:val="•"/>
      <w:lvlJc w:val="left"/>
      <w:pPr>
        <w:ind w:left="7885" w:hanging="622"/>
      </w:pPr>
      <w:rPr>
        <w:rFonts w:hint="default"/>
        <w:lang w:val="en-US" w:eastAsia="en-US" w:bidi="ar-SA"/>
      </w:rPr>
    </w:lvl>
    <w:lvl w:ilvl="8" w:tplc="06EE4A4E">
      <w:numFmt w:val="bullet"/>
      <w:lvlText w:val="•"/>
      <w:lvlJc w:val="left"/>
      <w:pPr>
        <w:ind w:left="8900" w:hanging="622"/>
      </w:pPr>
      <w:rPr>
        <w:rFonts w:hint="default"/>
        <w:lang w:val="en-US" w:eastAsia="en-US" w:bidi="ar-SA"/>
      </w:rPr>
    </w:lvl>
  </w:abstractNum>
  <w:abstractNum w:abstractNumId="16" w15:restartNumberingAfterBreak="0">
    <w:nsid w:val="2EAD4E67"/>
    <w:multiLevelType w:val="hybridMultilevel"/>
    <w:tmpl w:val="16A2A95A"/>
    <w:lvl w:ilvl="0" w:tplc="649E9370">
      <w:start w:val="1"/>
      <w:numFmt w:val="decimal"/>
      <w:lvlText w:val="%1."/>
      <w:lvlJc w:val="left"/>
      <w:pPr>
        <w:ind w:left="1118" w:hanging="967"/>
        <w:jc w:val="left"/>
      </w:pPr>
      <w:rPr>
        <w:rFonts w:ascii="Arial" w:eastAsia="Arial" w:hAnsi="Arial" w:cs="Arial" w:hint="default"/>
        <w:b w:val="0"/>
        <w:bCs w:val="0"/>
        <w:i w:val="0"/>
        <w:iCs w:val="0"/>
        <w:spacing w:val="-1"/>
        <w:w w:val="101"/>
        <w:sz w:val="20"/>
        <w:szCs w:val="20"/>
        <w:lang w:val="en-US" w:eastAsia="en-US" w:bidi="ar-SA"/>
      </w:rPr>
    </w:lvl>
    <w:lvl w:ilvl="1" w:tplc="D59C5E26">
      <w:numFmt w:val="bullet"/>
      <w:lvlText w:val="•"/>
      <w:lvlJc w:val="left"/>
      <w:pPr>
        <w:ind w:left="2101" w:hanging="967"/>
      </w:pPr>
      <w:rPr>
        <w:rFonts w:hint="default"/>
        <w:lang w:val="en-US" w:eastAsia="en-US" w:bidi="ar-SA"/>
      </w:rPr>
    </w:lvl>
    <w:lvl w:ilvl="2" w:tplc="355449BC">
      <w:numFmt w:val="bullet"/>
      <w:lvlText w:val="•"/>
      <w:lvlJc w:val="left"/>
      <w:pPr>
        <w:ind w:left="3082" w:hanging="967"/>
      </w:pPr>
      <w:rPr>
        <w:rFonts w:hint="default"/>
        <w:lang w:val="en-US" w:eastAsia="en-US" w:bidi="ar-SA"/>
      </w:rPr>
    </w:lvl>
    <w:lvl w:ilvl="3" w:tplc="2B8843A4">
      <w:numFmt w:val="bullet"/>
      <w:lvlText w:val="•"/>
      <w:lvlJc w:val="left"/>
      <w:pPr>
        <w:ind w:left="4063" w:hanging="967"/>
      </w:pPr>
      <w:rPr>
        <w:rFonts w:hint="default"/>
        <w:lang w:val="en-US" w:eastAsia="en-US" w:bidi="ar-SA"/>
      </w:rPr>
    </w:lvl>
    <w:lvl w:ilvl="4" w:tplc="537C146E">
      <w:numFmt w:val="bullet"/>
      <w:lvlText w:val="•"/>
      <w:lvlJc w:val="left"/>
      <w:pPr>
        <w:ind w:left="5044" w:hanging="967"/>
      </w:pPr>
      <w:rPr>
        <w:rFonts w:hint="default"/>
        <w:lang w:val="en-US" w:eastAsia="en-US" w:bidi="ar-SA"/>
      </w:rPr>
    </w:lvl>
    <w:lvl w:ilvl="5" w:tplc="04F47328">
      <w:numFmt w:val="bullet"/>
      <w:lvlText w:val="•"/>
      <w:lvlJc w:val="left"/>
      <w:pPr>
        <w:ind w:left="6025" w:hanging="967"/>
      </w:pPr>
      <w:rPr>
        <w:rFonts w:hint="default"/>
        <w:lang w:val="en-US" w:eastAsia="en-US" w:bidi="ar-SA"/>
      </w:rPr>
    </w:lvl>
    <w:lvl w:ilvl="6" w:tplc="3C96ABBC">
      <w:numFmt w:val="bullet"/>
      <w:lvlText w:val="•"/>
      <w:lvlJc w:val="left"/>
      <w:pPr>
        <w:ind w:left="7006" w:hanging="967"/>
      </w:pPr>
      <w:rPr>
        <w:rFonts w:hint="default"/>
        <w:lang w:val="en-US" w:eastAsia="en-US" w:bidi="ar-SA"/>
      </w:rPr>
    </w:lvl>
    <w:lvl w:ilvl="7" w:tplc="B86A3AFC">
      <w:numFmt w:val="bullet"/>
      <w:lvlText w:val="•"/>
      <w:lvlJc w:val="left"/>
      <w:pPr>
        <w:ind w:left="7987" w:hanging="967"/>
      </w:pPr>
      <w:rPr>
        <w:rFonts w:hint="default"/>
        <w:lang w:val="en-US" w:eastAsia="en-US" w:bidi="ar-SA"/>
      </w:rPr>
    </w:lvl>
    <w:lvl w:ilvl="8" w:tplc="26F02374">
      <w:numFmt w:val="bullet"/>
      <w:lvlText w:val="•"/>
      <w:lvlJc w:val="left"/>
      <w:pPr>
        <w:ind w:left="8968" w:hanging="967"/>
      </w:pPr>
      <w:rPr>
        <w:rFonts w:hint="default"/>
        <w:lang w:val="en-US" w:eastAsia="en-US" w:bidi="ar-SA"/>
      </w:rPr>
    </w:lvl>
  </w:abstractNum>
  <w:abstractNum w:abstractNumId="17" w15:restartNumberingAfterBreak="0">
    <w:nsid w:val="33114D4D"/>
    <w:multiLevelType w:val="hybridMultilevel"/>
    <w:tmpl w:val="718EB9F8"/>
    <w:lvl w:ilvl="0" w:tplc="FB64EE98">
      <w:start w:val="1"/>
      <w:numFmt w:val="lowerLetter"/>
      <w:lvlText w:val="(%1)"/>
      <w:lvlJc w:val="left"/>
      <w:pPr>
        <w:ind w:left="1512" w:hanging="738"/>
        <w:jc w:val="left"/>
      </w:pPr>
      <w:rPr>
        <w:rFonts w:ascii="Arial" w:eastAsia="Arial" w:hAnsi="Arial" w:cs="Arial" w:hint="default"/>
        <w:b w:val="0"/>
        <w:bCs w:val="0"/>
        <w:i w:val="0"/>
        <w:iCs w:val="0"/>
        <w:spacing w:val="-3"/>
        <w:w w:val="101"/>
        <w:sz w:val="20"/>
        <w:szCs w:val="20"/>
        <w:lang w:val="en-US" w:eastAsia="en-US" w:bidi="ar-SA"/>
      </w:rPr>
    </w:lvl>
    <w:lvl w:ilvl="1" w:tplc="EB90BB14">
      <w:numFmt w:val="bullet"/>
      <w:lvlText w:val="•"/>
      <w:lvlJc w:val="left"/>
      <w:pPr>
        <w:ind w:left="2461" w:hanging="738"/>
      </w:pPr>
      <w:rPr>
        <w:rFonts w:hint="default"/>
        <w:lang w:val="en-US" w:eastAsia="en-US" w:bidi="ar-SA"/>
      </w:rPr>
    </w:lvl>
    <w:lvl w:ilvl="2" w:tplc="74566DCA">
      <w:numFmt w:val="bullet"/>
      <w:lvlText w:val="•"/>
      <w:lvlJc w:val="left"/>
      <w:pPr>
        <w:ind w:left="3402" w:hanging="738"/>
      </w:pPr>
      <w:rPr>
        <w:rFonts w:hint="default"/>
        <w:lang w:val="en-US" w:eastAsia="en-US" w:bidi="ar-SA"/>
      </w:rPr>
    </w:lvl>
    <w:lvl w:ilvl="3" w:tplc="4CDE42AC">
      <w:numFmt w:val="bullet"/>
      <w:lvlText w:val="•"/>
      <w:lvlJc w:val="left"/>
      <w:pPr>
        <w:ind w:left="4343" w:hanging="738"/>
      </w:pPr>
      <w:rPr>
        <w:rFonts w:hint="default"/>
        <w:lang w:val="en-US" w:eastAsia="en-US" w:bidi="ar-SA"/>
      </w:rPr>
    </w:lvl>
    <w:lvl w:ilvl="4" w:tplc="12B61DF6">
      <w:numFmt w:val="bullet"/>
      <w:lvlText w:val="•"/>
      <w:lvlJc w:val="left"/>
      <w:pPr>
        <w:ind w:left="5284" w:hanging="738"/>
      </w:pPr>
      <w:rPr>
        <w:rFonts w:hint="default"/>
        <w:lang w:val="en-US" w:eastAsia="en-US" w:bidi="ar-SA"/>
      </w:rPr>
    </w:lvl>
    <w:lvl w:ilvl="5" w:tplc="C27C9838">
      <w:numFmt w:val="bullet"/>
      <w:lvlText w:val="•"/>
      <w:lvlJc w:val="left"/>
      <w:pPr>
        <w:ind w:left="6225" w:hanging="738"/>
      </w:pPr>
      <w:rPr>
        <w:rFonts w:hint="default"/>
        <w:lang w:val="en-US" w:eastAsia="en-US" w:bidi="ar-SA"/>
      </w:rPr>
    </w:lvl>
    <w:lvl w:ilvl="6" w:tplc="0FE4DB66">
      <w:numFmt w:val="bullet"/>
      <w:lvlText w:val="•"/>
      <w:lvlJc w:val="left"/>
      <w:pPr>
        <w:ind w:left="7166" w:hanging="738"/>
      </w:pPr>
      <w:rPr>
        <w:rFonts w:hint="default"/>
        <w:lang w:val="en-US" w:eastAsia="en-US" w:bidi="ar-SA"/>
      </w:rPr>
    </w:lvl>
    <w:lvl w:ilvl="7" w:tplc="5A3AE3F8">
      <w:numFmt w:val="bullet"/>
      <w:lvlText w:val="•"/>
      <w:lvlJc w:val="left"/>
      <w:pPr>
        <w:ind w:left="8107" w:hanging="738"/>
      </w:pPr>
      <w:rPr>
        <w:rFonts w:hint="default"/>
        <w:lang w:val="en-US" w:eastAsia="en-US" w:bidi="ar-SA"/>
      </w:rPr>
    </w:lvl>
    <w:lvl w:ilvl="8" w:tplc="3080085C">
      <w:numFmt w:val="bullet"/>
      <w:lvlText w:val="•"/>
      <w:lvlJc w:val="left"/>
      <w:pPr>
        <w:ind w:left="9048" w:hanging="738"/>
      </w:pPr>
      <w:rPr>
        <w:rFonts w:hint="default"/>
        <w:lang w:val="en-US" w:eastAsia="en-US" w:bidi="ar-SA"/>
      </w:rPr>
    </w:lvl>
  </w:abstractNum>
  <w:abstractNum w:abstractNumId="18" w15:restartNumberingAfterBreak="0">
    <w:nsid w:val="37087005"/>
    <w:multiLevelType w:val="hybridMultilevel"/>
    <w:tmpl w:val="6A0478F6"/>
    <w:lvl w:ilvl="0" w:tplc="FD148670">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DE9E1068">
      <w:numFmt w:val="bullet"/>
      <w:lvlText w:val="•"/>
      <w:lvlJc w:val="left"/>
      <w:pPr>
        <w:ind w:left="1795" w:hanging="622"/>
      </w:pPr>
      <w:rPr>
        <w:rFonts w:hint="default"/>
        <w:lang w:val="en-US" w:eastAsia="en-US" w:bidi="ar-SA"/>
      </w:rPr>
    </w:lvl>
    <w:lvl w:ilvl="2" w:tplc="E338562E">
      <w:numFmt w:val="bullet"/>
      <w:lvlText w:val="•"/>
      <w:lvlJc w:val="left"/>
      <w:pPr>
        <w:ind w:left="2810" w:hanging="622"/>
      </w:pPr>
      <w:rPr>
        <w:rFonts w:hint="default"/>
        <w:lang w:val="en-US" w:eastAsia="en-US" w:bidi="ar-SA"/>
      </w:rPr>
    </w:lvl>
    <w:lvl w:ilvl="3" w:tplc="7F6E0034">
      <w:numFmt w:val="bullet"/>
      <w:lvlText w:val="•"/>
      <w:lvlJc w:val="left"/>
      <w:pPr>
        <w:ind w:left="3825" w:hanging="622"/>
      </w:pPr>
      <w:rPr>
        <w:rFonts w:hint="default"/>
        <w:lang w:val="en-US" w:eastAsia="en-US" w:bidi="ar-SA"/>
      </w:rPr>
    </w:lvl>
    <w:lvl w:ilvl="4" w:tplc="17D00B8E">
      <w:numFmt w:val="bullet"/>
      <w:lvlText w:val="•"/>
      <w:lvlJc w:val="left"/>
      <w:pPr>
        <w:ind w:left="4840" w:hanging="622"/>
      </w:pPr>
      <w:rPr>
        <w:rFonts w:hint="default"/>
        <w:lang w:val="en-US" w:eastAsia="en-US" w:bidi="ar-SA"/>
      </w:rPr>
    </w:lvl>
    <w:lvl w:ilvl="5" w:tplc="8C7A9AB6">
      <w:numFmt w:val="bullet"/>
      <w:lvlText w:val="•"/>
      <w:lvlJc w:val="left"/>
      <w:pPr>
        <w:ind w:left="5855" w:hanging="622"/>
      </w:pPr>
      <w:rPr>
        <w:rFonts w:hint="default"/>
        <w:lang w:val="en-US" w:eastAsia="en-US" w:bidi="ar-SA"/>
      </w:rPr>
    </w:lvl>
    <w:lvl w:ilvl="6" w:tplc="D38890B4">
      <w:numFmt w:val="bullet"/>
      <w:lvlText w:val="•"/>
      <w:lvlJc w:val="left"/>
      <w:pPr>
        <w:ind w:left="6870" w:hanging="622"/>
      </w:pPr>
      <w:rPr>
        <w:rFonts w:hint="default"/>
        <w:lang w:val="en-US" w:eastAsia="en-US" w:bidi="ar-SA"/>
      </w:rPr>
    </w:lvl>
    <w:lvl w:ilvl="7" w:tplc="B3C634FA">
      <w:numFmt w:val="bullet"/>
      <w:lvlText w:val="•"/>
      <w:lvlJc w:val="left"/>
      <w:pPr>
        <w:ind w:left="7885" w:hanging="622"/>
      </w:pPr>
      <w:rPr>
        <w:rFonts w:hint="default"/>
        <w:lang w:val="en-US" w:eastAsia="en-US" w:bidi="ar-SA"/>
      </w:rPr>
    </w:lvl>
    <w:lvl w:ilvl="8" w:tplc="D766F09A">
      <w:numFmt w:val="bullet"/>
      <w:lvlText w:val="•"/>
      <w:lvlJc w:val="left"/>
      <w:pPr>
        <w:ind w:left="8900" w:hanging="622"/>
      </w:pPr>
      <w:rPr>
        <w:rFonts w:hint="default"/>
        <w:lang w:val="en-US" w:eastAsia="en-US" w:bidi="ar-SA"/>
      </w:rPr>
    </w:lvl>
  </w:abstractNum>
  <w:abstractNum w:abstractNumId="19" w15:restartNumberingAfterBreak="0">
    <w:nsid w:val="3A800726"/>
    <w:multiLevelType w:val="hybridMultilevel"/>
    <w:tmpl w:val="BE64A792"/>
    <w:lvl w:ilvl="0" w:tplc="3C4EE0DE">
      <w:start w:val="1"/>
      <w:numFmt w:val="lowerRoman"/>
      <w:lvlText w:val="(%1)"/>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1" w:tplc="52028D42">
      <w:numFmt w:val="bullet"/>
      <w:lvlText w:val="•"/>
      <w:lvlJc w:val="left"/>
      <w:pPr>
        <w:ind w:left="2461" w:hanging="735"/>
      </w:pPr>
      <w:rPr>
        <w:rFonts w:hint="default"/>
        <w:lang w:val="en-US" w:eastAsia="en-US" w:bidi="ar-SA"/>
      </w:rPr>
    </w:lvl>
    <w:lvl w:ilvl="2" w:tplc="9D7C19A0">
      <w:numFmt w:val="bullet"/>
      <w:lvlText w:val="•"/>
      <w:lvlJc w:val="left"/>
      <w:pPr>
        <w:ind w:left="3402" w:hanging="735"/>
      </w:pPr>
      <w:rPr>
        <w:rFonts w:hint="default"/>
        <w:lang w:val="en-US" w:eastAsia="en-US" w:bidi="ar-SA"/>
      </w:rPr>
    </w:lvl>
    <w:lvl w:ilvl="3" w:tplc="6F12A6AA">
      <w:numFmt w:val="bullet"/>
      <w:lvlText w:val="•"/>
      <w:lvlJc w:val="left"/>
      <w:pPr>
        <w:ind w:left="4343" w:hanging="735"/>
      </w:pPr>
      <w:rPr>
        <w:rFonts w:hint="default"/>
        <w:lang w:val="en-US" w:eastAsia="en-US" w:bidi="ar-SA"/>
      </w:rPr>
    </w:lvl>
    <w:lvl w:ilvl="4" w:tplc="69369BFE">
      <w:numFmt w:val="bullet"/>
      <w:lvlText w:val="•"/>
      <w:lvlJc w:val="left"/>
      <w:pPr>
        <w:ind w:left="5284" w:hanging="735"/>
      </w:pPr>
      <w:rPr>
        <w:rFonts w:hint="default"/>
        <w:lang w:val="en-US" w:eastAsia="en-US" w:bidi="ar-SA"/>
      </w:rPr>
    </w:lvl>
    <w:lvl w:ilvl="5" w:tplc="EE2E11D6">
      <w:numFmt w:val="bullet"/>
      <w:lvlText w:val="•"/>
      <w:lvlJc w:val="left"/>
      <w:pPr>
        <w:ind w:left="6225" w:hanging="735"/>
      </w:pPr>
      <w:rPr>
        <w:rFonts w:hint="default"/>
        <w:lang w:val="en-US" w:eastAsia="en-US" w:bidi="ar-SA"/>
      </w:rPr>
    </w:lvl>
    <w:lvl w:ilvl="6" w:tplc="971A58BA">
      <w:numFmt w:val="bullet"/>
      <w:lvlText w:val="•"/>
      <w:lvlJc w:val="left"/>
      <w:pPr>
        <w:ind w:left="7166" w:hanging="735"/>
      </w:pPr>
      <w:rPr>
        <w:rFonts w:hint="default"/>
        <w:lang w:val="en-US" w:eastAsia="en-US" w:bidi="ar-SA"/>
      </w:rPr>
    </w:lvl>
    <w:lvl w:ilvl="7" w:tplc="40AC5056">
      <w:numFmt w:val="bullet"/>
      <w:lvlText w:val="•"/>
      <w:lvlJc w:val="left"/>
      <w:pPr>
        <w:ind w:left="8107" w:hanging="735"/>
      </w:pPr>
      <w:rPr>
        <w:rFonts w:hint="default"/>
        <w:lang w:val="en-US" w:eastAsia="en-US" w:bidi="ar-SA"/>
      </w:rPr>
    </w:lvl>
    <w:lvl w:ilvl="8" w:tplc="45D0AE98">
      <w:numFmt w:val="bullet"/>
      <w:lvlText w:val="•"/>
      <w:lvlJc w:val="left"/>
      <w:pPr>
        <w:ind w:left="9048" w:hanging="735"/>
      </w:pPr>
      <w:rPr>
        <w:rFonts w:hint="default"/>
        <w:lang w:val="en-US" w:eastAsia="en-US" w:bidi="ar-SA"/>
      </w:rPr>
    </w:lvl>
  </w:abstractNum>
  <w:abstractNum w:abstractNumId="20" w15:restartNumberingAfterBreak="0">
    <w:nsid w:val="3B347082"/>
    <w:multiLevelType w:val="hybridMultilevel"/>
    <w:tmpl w:val="F0F23A48"/>
    <w:lvl w:ilvl="0" w:tplc="2B6C1CB2">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3F6687C6">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48C2D100">
      <w:numFmt w:val="bullet"/>
      <w:lvlText w:val="•"/>
      <w:lvlJc w:val="left"/>
      <w:pPr>
        <w:ind w:left="2565" w:hanging="738"/>
      </w:pPr>
      <w:rPr>
        <w:rFonts w:hint="default"/>
        <w:lang w:val="en-US" w:eastAsia="en-US" w:bidi="ar-SA"/>
      </w:rPr>
    </w:lvl>
    <w:lvl w:ilvl="3" w:tplc="72546DF4">
      <w:numFmt w:val="bullet"/>
      <w:lvlText w:val="•"/>
      <w:lvlJc w:val="left"/>
      <w:pPr>
        <w:ind w:left="3611" w:hanging="738"/>
      </w:pPr>
      <w:rPr>
        <w:rFonts w:hint="default"/>
        <w:lang w:val="en-US" w:eastAsia="en-US" w:bidi="ar-SA"/>
      </w:rPr>
    </w:lvl>
    <w:lvl w:ilvl="4" w:tplc="C36ED758">
      <w:numFmt w:val="bullet"/>
      <w:lvlText w:val="•"/>
      <w:lvlJc w:val="left"/>
      <w:pPr>
        <w:ind w:left="4656" w:hanging="738"/>
      </w:pPr>
      <w:rPr>
        <w:rFonts w:hint="default"/>
        <w:lang w:val="en-US" w:eastAsia="en-US" w:bidi="ar-SA"/>
      </w:rPr>
    </w:lvl>
    <w:lvl w:ilvl="5" w:tplc="D9682940">
      <w:numFmt w:val="bullet"/>
      <w:lvlText w:val="•"/>
      <w:lvlJc w:val="left"/>
      <w:pPr>
        <w:ind w:left="5702" w:hanging="738"/>
      </w:pPr>
      <w:rPr>
        <w:rFonts w:hint="default"/>
        <w:lang w:val="en-US" w:eastAsia="en-US" w:bidi="ar-SA"/>
      </w:rPr>
    </w:lvl>
    <w:lvl w:ilvl="6" w:tplc="D6204A96">
      <w:numFmt w:val="bullet"/>
      <w:lvlText w:val="•"/>
      <w:lvlJc w:val="left"/>
      <w:pPr>
        <w:ind w:left="6747" w:hanging="738"/>
      </w:pPr>
      <w:rPr>
        <w:rFonts w:hint="default"/>
        <w:lang w:val="en-US" w:eastAsia="en-US" w:bidi="ar-SA"/>
      </w:rPr>
    </w:lvl>
    <w:lvl w:ilvl="7" w:tplc="D8223FE0">
      <w:numFmt w:val="bullet"/>
      <w:lvlText w:val="•"/>
      <w:lvlJc w:val="left"/>
      <w:pPr>
        <w:ind w:left="7793" w:hanging="738"/>
      </w:pPr>
      <w:rPr>
        <w:rFonts w:hint="default"/>
        <w:lang w:val="en-US" w:eastAsia="en-US" w:bidi="ar-SA"/>
      </w:rPr>
    </w:lvl>
    <w:lvl w:ilvl="8" w:tplc="C144C1A0">
      <w:numFmt w:val="bullet"/>
      <w:lvlText w:val="•"/>
      <w:lvlJc w:val="left"/>
      <w:pPr>
        <w:ind w:left="8838" w:hanging="738"/>
      </w:pPr>
      <w:rPr>
        <w:rFonts w:hint="default"/>
        <w:lang w:val="en-US" w:eastAsia="en-US" w:bidi="ar-SA"/>
      </w:rPr>
    </w:lvl>
  </w:abstractNum>
  <w:abstractNum w:abstractNumId="21" w15:restartNumberingAfterBreak="0">
    <w:nsid w:val="3F7B194F"/>
    <w:multiLevelType w:val="hybridMultilevel"/>
    <w:tmpl w:val="3C863F1C"/>
    <w:lvl w:ilvl="0" w:tplc="9CF4E104">
      <w:start w:val="1"/>
      <w:numFmt w:val="decimal"/>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10FA8D08">
      <w:numFmt w:val="bullet"/>
      <w:lvlText w:val="•"/>
      <w:lvlJc w:val="left"/>
      <w:pPr>
        <w:ind w:left="1795" w:hanging="624"/>
      </w:pPr>
      <w:rPr>
        <w:rFonts w:hint="default"/>
        <w:lang w:val="en-US" w:eastAsia="en-US" w:bidi="ar-SA"/>
      </w:rPr>
    </w:lvl>
    <w:lvl w:ilvl="2" w:tplc="02467C7C">
      <w:numFmt w:val="bullet"/>
      <w:lvlText w:val="•"/>
      <w:lvlJc w:val="left"/>
      <w:pPr>
        <w:ind w:left="2810" w:hanging="624"/>
      </w:pPr>
      <w:rPr>
        <w:rFonts w:hint="default"/>
        <w:lang w:val="en-US" w:eastAsia="en-US" w:bidi="ar-SA"/>
      </w:rPr>
    </w:lvl>
    <w:lvl w:ilvl="3" w:tplc="1F0A40E4">
      <w:numFmt w:val="bullet"/>
      <w:lvlText w:val="•"/>
      <w:lvlJc w:val="left"/>
      <w:pPr>
        <w:ind w:left="3825" w:hanging="624"/>
      </w:pPr>
      <w:rPr>
        <w:rFonts w:hint="default"/>
        <w:lang w:val="en-US" w:eastAsia="en-US" w:bidi="ar-SA"/>
      </w:rPr>
    </w:lvl>
    <w:lvl w:ilvl="4" w:tplc="CB286654">
      <w:numFmt w:val="bullet"/>
      <w:lvlText w:val="•"/>
      <w:lvlJc w:val="left"/>
      <w:pPr>
        <w:ind w:left="4840" w:hanging="624"/>
      </w:pPr>
      <w:rPr>
        <w:rFonts w:hint="default"/>
        <w:lang w:val="en-US" w:eastAsia="en-US" w:bidi="ar-SA"/>
      </w:rPr>
    </w:lvl>
    <w:lvl w:ilvl="5" w:tplc="3CA877A2">
      <w:numFmt w:val="bullet"/>
      <w:lvlText w:val="•"/>
      <w:lvlJc w:val="left"/>
      <w:pPr>
        <w:ind w:left="5855" w:hanging="624"/>
      </w:pPr>
      <w:rPr>
        <w:rFonts w:hint="default"/>
        <w:lang w:val="en-US" w:eastAsia="en-US" w:bidi="ar-SA"/>
      </w:rPr>
    </w:lvl>
    <w:lvl w:ilvl="6" w:tplc="2878DDC2">
      <w:numFmt w:val="bullet"/>
      <w:lvlText w:val="•"/>
      <w:lvlJc w:val="left"/>
      <w:pPr>
        <w:ind w:left="6870" w:hanging="624"/>
      </w:pPr>
      <w:rPr>
        <w:rFonts w:hint="default"/>
        <w:lang w:val="en-US" w:eastAsia="en-US" w:bidi="ar-SA"/>
      </w:rPr>
    </w:lvl>
    <w:lvl w:ilvl="7" w:tplc="19229C88">
      <w:numFmt w:val="bullet"/>
      <w:lvlText w:val="•"/>
      <w:lvlJc w:val="left"/>
      <w:pPr>
        <w:ind w:left="7885" w:hanging="624"/>
      </w:pPr>
      <w:rPr>
        <w:rFonts w:hint="default"/>
        <w:lang w:val="en-US" w:eastAsia="en-US" w:bidi="ar-SA"/>
      </w:rPr>
    </w:lvl>
    <w:lvl w:ilvl="8" w:tplc="96B2904E">
      <w:numFmt w:val="bullet"/>
      <w:lvlText w:val="•"/>
      <w:lvlJc w:val="left"/>
      <w:pPr>
        <w:ind w:left="8900" w:hanging="624"/>
      </w:pPr>
      <w:rPr>
        <w:rFonts w:hint="default"/>
        <w:lang w:val="en-US" w:eastAsia="en-US" w:bidi="ar-SA"/>
      </w:rPr>
    </w:lvl>
  </w:abstractNum>
  <w:abstractNum w:abstractNumId="22" w15:restartNumberingAfterBreak="0">
    <w:nsid w:val="42C83C5D"/>
    <w:multiLevelType w:val="hybridMultilevel"/>
    <w:tmpl w:val="F40CF288"/>
    <w:lvl w:ilvl="0" w:tplc="CF0C76DA">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16A4198C">
      <w:numFmt w:val="bullet"/>
      <w:lvlText w:val="•"/>
      <w:lvlJc w:val="left"/>
      <w:pPr>
        <w:ind w:left="1795" w:hanging="624"/>
      </w:pPr>
      <w:rPr>
        <w:rFonts w:hint="default"/>
        <w:lang w:val="en-US" w:eastAsia="en-US" w:bidi="ar-SA"/>
      </w:rPr>
    </w:lvl>
    <w:lvl w:ilvl="2" w:tplc="80EA2D46">
      <w:numFmt w:val="bullet"/>
      <w:lvlText w:val="•"/>
      <w:lvlJc w:val="left"/>
      <w:pPr>
        <w:ind w:left="2810" w:hanging="624"/>
      </w:pPr>
      <w:rPr>
        <w:rFonts w:hint="default"/>
        <w:lang w:val="en-US" w:eastAsia="en-US" w:bidi="ar-SA"/>
      </w:rPr>
    </w:lvl>
    <w:lvl w:ilvl="3" w:tplc="25C43C58">
      <w:numFmt w:val="bullet"/>
      <w:lvlText w:val="•"/>
      <w:lvlJc w:val="left"/>
      <w:pPr>
        <w:ind w:left="3825" w:hanging="624"/>
      </w:pPr>
      <w:rPr>
        <w:rFonts w:hint="default"/>
        <w:lang w:val="en-US" w:eastAsia="en-US" w:bidi="ar-SA"/>
      </w:rPr>
    </w:lvl>
    <w:lvl w:ilvl="4" w:tplc="5CD275CC">
      <w:numFmt w:val="bullet"/>
      <w:lvlText w:val="•"/>
      <w:lvlJc w:val="left"/>
      <w:pPr>
        <w:ind w:left="4840" w:hanging="624"/>
      </w:pPr>
      <w:rPr>
        <w:rFonts w:hint="default"/>
        <w:lang w:val="en-US" w:eastAsia="en-US" w:bidi="ar-SA"/>
      </w:rPr>
    </w:lvl>
    <w:lvl w:ilvl="5" w:tplc="8572F1DC">
      <w:numFmt w:val="bullet"/>
      <w:lvlText w:val="•"/>
      <w:lvlJc w:val="left"/>
      <w:pPr>
        <w:ind w:left="5855" w:hanging="624"/>
      </w:pPr>
      <w:rPr>
        <w:rFonts w:hint="default"/>
        <w:lang w:val="en-US" w:eastAsia="en-US" w:bidi="ar-SA"/>
      </w:rPr>
    </w:lvl>
    <w:lvl w:ilvl="6" w:tplc="4C548144">
      <w:numFmt w:val="bullet"/>
      <w:lvlText w:val="•"/>
      <w:lvlJc w:val="left"/>
      <w:pPr>
        <w:ind w:left="6870" w:hanging="624"/>
      </w:pPr>
      <w:rPr>
        <w:rFonts w:hint="default"/>
        <w:lang w:val="en-US" w:eastAsia="en-US" w:bidi="ar-SA"/>
      </w:rPr>
    </w:lvl>
    <w:lvl w:ilvl="7" w:tplc="75662522">
      <w:numFmt w:val="bullet"/>
      <w:lvlText w:val="•"/>
      <w:lvlJc w:val="left"/>
      <w:pPr>
        <w:ind w:left="7885" w:hanging="624"/>
      </w:pPr>
      <w:rPr>
        <w:rFonts w:hint="default"/>
        <w:lang w:val="en-US" w:eastAsia="en-US" w:bidi="ar-SA"/>
      </w:rPr>
    </w:lvl>
    <w:lvl w:ilvl="8" w:tplc="D5860A2E">
      <w:numFmt w:val="bullet"/>
      <w:lvlText w:val="•"/>
      <w:lvlJc w:val="left"/>
      <w:pPr>
        <w:ind w:left="8900" w:hanging="624"/>
      </w:pPr>
      <w:rPr>
        <w:rFonts w:hint="default"/>
        <w:lang w:val="en-US" w:eastAsia="en-US" w:bidi="ar-SA"/>
      </w:rPr>
    </w:lvl>
  </w:abstractNum>
  <w:abstractNum w:abstractNumId="23" w15:restartNumberingAfterBreak="0">
    <w:nsid w:val="469F0154"/>
    <w:multiLevelType w:val="hybridMultilevel"/>
    <w:tmpl w:val="59708F66"/>
    <w:lvl w:ilvl="0" w:tplc="9D6CCB8E">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9DD69BBC">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1ED2C51E">
      <w:start w:val="1"/>
      <w:numFmt w:val="upperLetter"/>
      <w:lvlText w:val="(%3)"/>
      <w:lvlJc w:val="left"/>
      <w:pPr>
        <w:ind w:left="2192" w:hanging="680"/>
        <w:jc w:val="left"/>
      </w:pPr>
      <w:rPr>
        <w:rFonts w:ascii="Arial" w:eastAsia="Arial" w:hAnsi="Arial" w:cs="Arial" w:hint="default"/>
        <w:b w:val="0"/>
        <w:bCs w:val="0"/>
        <w:i w:val="0"/>
        <w:iCs w:val="0"/>
        <w:spacing w:val="0"/>
        <w:w w:val="101"/>
        <w:sz w:val="20"/>
        <w:szCs w:val="20"/>
        <w:lang w:val="en-US" w:eastAsia="en-US" w:bidi="ar-SA"/>
      </w:rPr>
    </w:lvl>
    <w:lvl w:ilvl="3" w:tplc="A412D02A">
      <w:numFmt w:val="bullet"/>
      <w:lvlText w:val="•"/>
      <w:lvlJc w:val="left"/>
      <w:pPr>
        <w:ind w:left="3291" w:hanging="680"/>
      </w:pPr>
      <w:rPr>
        <w:rFonts w:hint="default"/>
        <w:lang w:val="en-US" w:eastAsia="en-US" w:bidi="ar-SA"/>
      </w:rPr>
    </w:lvl>
    <w:lvl w:ilvl="4" w:tplc="99782B32">
      <w:numFmt w:val="bullet"/>
      <w:lvlText w:val="•"/>
      <w:lvlJc w:val="left"/>
      <w:pPr>
        <w:ind w:left="4382" w:hanging="680"/>
      </w:pPr>
      <w:rPr>
        <w:rFonts w:hint="default"/>
        <w:lang w:val="en-US" w:eastAsia="en-US" w:bidi="ar-SA"/>
      </w:rPr>
    </w:lvl>
    <w:lvl w:ilvl="5" w:tplc="7E5AA420">
      <w:numFmt w:val="bullet"/>
      <w:lvlText w:val="•"/>
      <w:lvlJc w:val="left"/>
      <w:pPr>
        <w:ind w:left="5473" w:hanging="680"/>
      </w:pPr>
      <w:rPr>
        <w:rFonts w:hint="default"/>
        <w:lang w:val="en-US" w:eastAsia="en-US" w:bidi="ar-SA"/>
      </w:rPr>
    </w:lvl>
    <w:lvl w:ilvl="6" w:tplc="E446EF28">
      <w:numFmt w:val="bullet"/>
      <w:lvlText w:val="•"/>
      <w:lvlJc w:val="left"/>
      <w:pPr>
        <w:ind w:left="6565" w:hanging="680"/>
      </w:pPr>
      <w:rPr>
        <w:rFonts w:hint="default"/>
        <w:lang w:val="en-US" w:eastAsia="en-US" w:bidi="ar-SA"/>
      </w:rPr>
    </w:lvl>
    <w:lvl w:ilvl="7" w:tplc="5DEC9222">
      <w:numFmt w:val="bullet"/>
      <w:lvlText w:val="•"/>
      <w:lvlJc w:val="left"/>
      <w:pPr>
        <w:ind w:left="7656" w:hanging="680"/>
      </w:pPr>
      <w:rPr>
        <w:rFonts w:hint="default"/>
        <w:lang w:val="en-US" w:eastAsia="en-US" w:bidi="ar-SA"/>
      </w:rPr>
    </w:lvl>
    <w:lvl w:ilvl="8" w:tplc="CF0A585C">
      <w:numFmt w:val="bullet"/>
      <w:lvlText w:val="•"/>
      <w:lvlJc w:val="left"/>
      <w:pPr>
        <w:ind w:left="8747" w:hanging="680"/>
      </w:pPr>
      <w:rPr>
        <w:rFonts w:hint="default"/>
        <w:lang w:val="en-US" w:eastAsia="en-US" w:bidi="ar-SA"/>
      </w:rPr>
    </w:lvl>
  </w:abstractNum>
  <w:abstractNum w:abstractNumId="24" w15:restartNumberingAfterBreak="0">
    <w:nsid w:val="484F3CD0"/>
    <w:multiLevelType w:val="hybridMultilevel"/>
    <w:tmpl w:val="7494EB1E"/>
    <w:lvl w:ilvl="0" w:tplc="6624CD46">
      <w:start w:val="1"/>
      <w:numFmt w:val="lowerLetter"/>
      <w:lvlText w:val="(%1)"/>
      <w:lvlJc w:val="left"/>
      <w:pPr>
        <w:ind w:left="1512" w:hanging="735"/>
        <w:jc w:val="left"/>
      </w:pPr>
      <w:rPr>
        <w:rFonts w:ascii="Arial" w:eastAsia="Arial" w:hAnsi="Arial" w:cs="Arial" w:hint="default"/>
        <w:b w:val="0"/>
        <w:bCs w:val="0"/>
        <w:i w:val="0"/>
        <w:iCs w:val="0"/>
        <w:spacing w:val="-3"/>
        <w:w w:val="101"/>
        <w:sz w:val="20"/>
        <w:szCs w:val="20"/>
        <w:lang w:val="en-US" w:eastAsia="en-US" w:bidi="ar-SA"/>
      </w:rPr>
    </w:lvl>
    <w:lvl w:ilvl="1" w:tplc="7DEEA456">
      <w:start w:val="1"/>
      <w:numFmt w:val="lowerRoman"/>
      <w:lvlText w:val="(%2)"/>
      <w:lvlJc w:val="left"/>
      <w:pPr>
        <w:ind w:left="2190" w:hanging="678"/>
        <w:jc w:val="left"/>
      </w:pPr>
      <w:rPr>
        <w:rFonts w:ascii="Arial" w:eastAsia="Arial" w:hAnsi="Arial" w:cs="Arial" w:hint="default"/>
        <w:b w:val="0"/>
        <w:bCs w:val="0"/>
        <w:i w:val="0"/>
        <w:iCs w:val="0"/>
        <w:spacing w:val="-4"/>
        <w:w w:val="101"/>
        <w:sz w:val="20"/>
        <w:szCs w:val="20"/>
        <w:lang w:val="en-US" w:eastAsia="en-US" w:bidi="ar-SA"/>
      </w:rPr>
    </w:lvl>
    <w:lvl w:ilvl="2" w:tplc="244CEEB6">
      <w:numFmt w:val="bullet"/>
      <w:lvlText w:val="•"/>
      <w:lvlJc w:val="left"/>
      <w:pPr>
        <w:ind w:left="3170" w:hanging="678"/>
      </w:pPr>
      <w:rPr>
        <w:rFonts w:hint="default"/>
        <w:lang w:val="en-US" w:eastAsia="en-US" w:bidi="ar-SA"/>
      </w:rPr>
    </w:lvl>
    <w:lvl w:ilvl="3" w:tplc="408A4FF4">
      <w:numFmt w:val="bullet"/>
      <w:lvlText w:val="•"/>
      <w:lvlJc w:val="left"/>
      <w:pPr>
        <w:ind w:left="4140" w:hanging="678"/>
      </w:pPr>
      <w:rPr>
        <w:rFonts w:hint="default"/>
        <w:lang w:val="en-US" w:eastAsia="en-US" w:bidi="ar-SA"/>
      </w:rPr>
    </w:lvl>
    <w:lvl w:ilvl="4" w:tplc="D20E1C18">
      <w:numFmt w:val="bullet"/>
      <w:lvlText w:val="•"/>
      <w:lvlJc w:val="left"/>
      <w:pPr>
        <w:ind w:left="5110" w:hanging="678"/>
      </w:pPr>
      <w:rPr>
        <w:rFonts w:hint="default"/>
        <w:lang w:val="en-US" w:eastAsia="en-US" w:bidi="ar-SA"/>
      </w:rPr>
    </w:lvl>
    <w:lvl w:ilvl="5" w:tplc="18E44B78">
      <w:numFmt w:val="bullet"/>
      <w:lvlText w:val="•"/>
      <w:lvlJc w:val="left"/>
      <w:pPr>
        <w:ind w:left="6080" w:hanging="678"/>
      </w:pPr>
      <w:rPr>
        <w:rFonts w:hint="default"/>
        <w:lang w:val="en-US" w:eastAsia="en-US" w:bidi="ar-SA"/>
      </w:rPr>
    </w:lvl>
    <w:lvl w:ilvl="6" w:tplc="D032A438">
      <w:numFmt w:val="bullet"/>
      <w:lvlText w:val="•"/>
      <w:lvlJc w:val="left"/>
      <w:pPr>
        <w:ind w:left="7050" w:hanging="678"/>
      </w:pPr>
      <w:rPr>
        <w:rFonts w:hint="default"/>
        <w:lang w:val="en-US" w:eastAsia="en-US" w:bidi="ar-SA"/>
      </w:rPr>
    </w:lvl>
    <w:lvl w:ilvl="7" w:tplc="68F271C2">
      <w:numFmt w:val="bullet"/>
      <w:lvlText w:val="•"/>
      <w:lvlJc w:val="left"/>
      <w:pPr>
        <w:ind w:left="8020" w:hanging="678"/>
      </w:pPr>
      <w:rPr>
        <w:rFonts w:hint="default"/>
        <w:lang w:val="en-US" w:eastAsia="en-US" w:bidi="ar-SA"/>
      </w:rPr>
    </w:lvl>
    <w:lvl w:ilvl="8" w:tplc="9B7445E0">
      <w:numFmt w:val="bullet"/>
      <w:lvlText w:val="•"/>
      <w:lvlJc w:val="left"/>
      <w:pPr>
        <w:ind w:left="8990" w:hanging="678"/>
      </w:pPr>
      <w:rPr>
        <w:rFonts w:hint="default"/>
        <w:lang w:val="en-US" w:eastAsia="en-US" w:bidi="ar-SA"/>
      </w:rPr>
    </w:lvl>
  </w:abstractNum>
  <w:abstractNum w:abstractNumId="25" w15:restartNumberingAfterBreak="0">
    <w:nsid w:val="49737576"/>
    <w:multiLevelType w:val="hybridMultilevel"/>
    <w:tmpl w:val="0A4C6C8E"/>
    <w:lvl w:ilvl="0" w:tplc="FB0EEEEC">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80AA6F58">
      <w:numFmt w:val="bullet"/>
      <w:lvlText w:val="•"/>
      <w:lvlJc w:val="left"/>
      <w:pPr>
        <w:ind w:left="1795" w:hanging="622"/>
      </w:pPr>
      <w:rPr>
        <w:rFonts w:hint="default"/>
        <w:lang w:val="en-US" w:eastAsia="en-US" w:bidi="ar-SA"/>
      </w:rPr>
    </w:lvl>
    <w:lvl w:ilvl="2" w:tplc="1C82254A">
      <w:numFmt w:val="bullet"/>
      <w:lvlText w:val="•"/>
      <w:lvlJc w:val="left"/>
      <w:pPr>
        <w:ind w:left="2810" w:hanging="622"/>
      </w:pPr>
      <w:rPr>
        <w:rFonts w:hint="default"/>
        <w:lang w:val="en-US" w:eastAsia="en-US" w:bidi="ar-SA"/>
      </w:rPr>
    </w:lvl>
    <w:lvl w:ilvl="3" w:tplc="C98A32E2">
      <w:numFmt w:val="bullet"/>
      <w:lvlText w:val="•"/>
      <w:lvlJc w:val="left"/>
      <w:pPr>
        <w:ind w:left="3825" w:hanging="622"/>
      </w:pPr>
      <w:rPr>
        <w:rFonts w:hint="default"/>
        <w:lang w:val="en-US" w:eastAsia="en-US" w:bidi="ar-SA"/>
      </w:rPr>
    </w:lvl>
    <w:lvl w:ilvl="4" w:tplc="6B006D1C">
      <w:numFmt w:val="bullet"/>
      <w:lvlText w:val="•"/>
      <w:lvlJc w:val="left"/>
      <w:pPr>
        <w:ind w:left="4840" w:hanging="622"/>
      </w:pPr>
      <w:rPr>
        <w:rFonts w:hint="default"/>
        <w:lang w:val="en-US" w:eastAsia="en-US" w:bidi="ar-SA"/>
      </w:rPr>
    </w:lvl>
    <w:lvl w:ilvl="5" w:tplc="46629E30">
      <w:numFmt w:val="bullet"/>
      <w:lvlText w:val="•"/>
      <w:lvlJc w:val="left"/>
      <w:pPr>
        <w:ind w:left="5855" w:hanging="622"/>
      </w:pPr>
      <w:rPr>
        <w:rFonts w:hint="default"/>
        <w:lang w:val="en-US" w:eastAsia="en-US" w:bidi="ar-SA"/>
      </w:rPr>
    </w:lvl>
    <w:lvl w:ilvl="6" w:tplc="FFFC29B4">
      <w:numFmt w:val="bullet"/>
      <w:lvlText w:val="•"/>
      <w:lvlJc w:val="left"/>
      <w:pPr>
        <w:ind w:left="6870" w:hanging="622"/>
      </w:pPr>
      <w:rPr>
        <w:rFonts w:hint="default"/>
        <w:lang w:val="en-US" w:eastAsia="en-US" w:bidi="ar-SA"/>
      </w:rPr>
    </w:lvl>
    <w:lvl w:ilvl="7" w:tplc="2C80AB98">
      <w:numFmt w:val="bullet"/>
      <w:lvlText w:val="•"/>
      <w:lvlJc w:val="left"/>
      <w:pPr>
        <w:ind w:left="7885" w:hanging="622"/>
      </w:pPr>
      <w:rPr>
        <w:rFonts w:hint="default"/>
        <w:lang w:val="en-US" w:eastAsia="en-US" w:bidi="ar-SA"/>
      </w:rPr>
    </w:lvl>
    <w:lvl w:ilvl="8" w:tplc="77C897E2">
      <w:numFmt w:val="bullet"/>
      <w:lvlText w:val="•"/>
      <w:lvlJc w:val="left"/>
      <w:pPr>
        <w:ind w:left="8900" w:hanging="622"/>
      </w:pPr>
      <w:rPr>
        <w:rFonts w:hint="default"/>
        <w:lang w:val="en-US" w:eastAsia="en-US" w:bidi="ar-SA"/>
      </w:rPr>
    </w:lvl>
  </w:abstractNum>
  <w:abstractNum w:abstractNumId="26" w15:restartNumberingAfterBreak="0">
    <w:nsid w:val="4A5739F3"/>
    <w:multiLevelType w:val="hybridMultilevel"/>
    <w:tmpl w:val="9C804DBE"/>
    <w:lvl w:ilvl="0" w:tplc="EE0840E2">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B0A4FDE0">
      <w:numFmt w:val="bullet"/>
      <w:lvlText w:val="•"/>
      <w:lvlJc w:val="left"/>
      <w:pPr>
        <w:ind w:left="1795" w:hanging="622"/>
      </w:pPr>
      <w:rPr>
        <w:rFonts w:hint="default"/>
        <w:lang w:val="en-US" w:eastAsia="en-US" w:bidi="ar-SA"/>
      </w:rPr>
    </w:lvl>
    <w:lvl w:ilvl="2" w:tplc="3E907CC8">
      <w:numFmt w:val="bullet"/>
      <w:lvlText w:val="•"/>
      <w:lvlJc w:val="left"/>
      <w:pPr>
        <w:ind w:left="2810" w:hanging="622"/>
      </w:pPr>
      <w:rPr>
        <w:rFonts w:hint="default"/>
        <w:lang w:val="en-US" w:eastAsia="en-US" w:bidi="ar-SA"/>
      </w:rPr>
    </w:lvl>
    <w:lvl w:ilvl="3" w:tplc="A916436C">
      <w:numFmt w:val="bullet"/>
      <w:lvlText w:val="•"/>
      <w:lvlJc w:val="left"/>
      <w:pPr>
        <w:ind w:left="3825" w:hanging="622"/>
      </w:pPr>
      <w:rPr>
        <w:rFonts w:hint="default"/>
        <w:lang w:val="en-US" w:eastAsia="en-US" w:bidi="ar-SA"/>
      </w:rPr>
    </w:lvl>
    <w:lvl w:ilvl="4" w:tplc="EE9446CC">
      <w:numFmt w:val="bullet"/>
      <w:lvlText w:val="•"/>
      <w:lvlJc w:val="left"/>
      <w:pPr>
        <w:ind w:left="4840" w:hanging="622"/>
      </w:pPr>
      <w:rPr>
        <w:rFonts w:hint="default"/>
        <w:lang w:val="en-US" w:eastAsia="en-US" w:bidi="ar-SA"/>
      </w:rPr>
    </w:lvl>
    <w:lvl w:ilvl="5" w:tplc="68F6FB96">
      <w:numFmt w:val="bullet"/>
      <w:lvlText w:val="•"/>
      <w:lvlJc w:val="left"/>
      <w:pPr>
        <w:ind w:left="5855" w:hanging="622"/>
      </w:pPr>
      <w:rPr>
        <w:rFonts w:hint="default"/>
        <w:lang w:val="en-US" w:eastAsia="en-US" w:bidi="ar-SA"/>
      </w:rPr>
    </w:lvl>
    <w:lvl w:ilvl="6" w:tplc="6B946AEA">
      <w:numFmt w:val="bullet"/>
      <w:lvlText w:val="•"/>
      <w:lvlJc w:val="left"/>
      <w:pPr>
        <w:ind w:left="6870" w:hanging="622"/>
      </w:pPr>
      <w:rPr>
        <w:rFonts w:hint="default"/>
        <w:lang w:val="en-US" w:eastAsia="en-US" w:bidi="ar-SA"/>
      </w:rPr>
    </w:lvl>
    <w:lvl w:ilvl="7" w:tplc="1BD2A798">
      <w:numFmt w:val="bullet"/>
      <w:lvlText w:val="•"/>
      <w:lvlJc w:val="left"/>
      <w:pPr>
        <w:ind w:left="7885" w:hanging="622"/>
      </w:pPr>
      <w:rPr>
        <w:rFonts w:hint="default"/>
        <w:lang w:val="en-US" w:eastAsia="en-US" w:bidi="ar-SA"/>
      </w:rPr>
    </w:lvl>
    <w:lvl w:ilvl="8" w:tplc="15B882E4">
      <w:numFmt w:val="bullet"/>
      <w:lvlText w:val="•"/>
      <w:lvlJc w:val="left"/>
      <w:pPr>
        <w:ind w:left="8900" w:hanging="622"/>
      </w:pPr>
      <w:rPr>
        <w:rFonts w:hint="default"/>
        <w:lang w:val="en-US" w:eastAsia="en-US" w:bidi="ar-SA"/>
      </w:rPr>
    </w:lvl>
  </w:abstractNum>
  <w:abstractNum w:abstractNumId="27" w15:restartNumberingAfterBreak="0">
    <w:nsid w:val="4D9500FE"/>
    <w:multiLevelType w:val="hybridMultilevel"/>
    <w:tmpl w:val="7D187914"/>
    <w:lvl w:ilvl="0" w:tplc="8BF0DA3A">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65CEEF16">
      <w:numFmt w:val="bullet"/>
      <w:lvlText w:val="•"/>
      <w:lvlJc w:val="left"/>
      <w:pPr>
        <w:ind w:left="1795" w:hanging="622"/>
      </w:pPr>
      <w:rPr>
        <w:rFonts w:hint="default"/>
        <w:lang w:val="en-US" w:eastAsia="en-US" w:bidi="ar-SA"/>
      </w:rPr>
    </w:lvl>
    <w:lvl w:ilvl="2" w:tplc="CA02516A">
      <w:numFmt w:val="bullet"/>
      <w:lvlText w:val="•"/>
      <w:lvlJc w:val="left"/>
      <w:pPr>
        <w:ind w:left="2810" w:hanging="622"/>
      </w:pPr>
      <w:rPr>
        <w:rFonts w:hint="default"/>
        <w:lang w:val="en-US" w:eastAsia="en-US" w:bidi="ar-SA"/>
      </w:rPr>
    </w:lvl>
    <w:lvl w:ilvl="3" w:tplc="ADE6DADA">
      <w:numFmt w:val="bullet"/>
      <w:lvlText w:val="•"/>
      <w:lvlJc w:val="left"/>
      <w:pPr>
        <w:ind w:left="3825" w:hanging="622"/>
      </w:pPr>
      <w:rPr>
        <w:rFonts w:hint="default"/>
        <w:lang w:val="en-US" w:eastAsia="en-US" w:bidi="ar-SA"/>
      </w:rPr>
    </w:lvl>
    <w:lvl w:ilvl="4" w:tplc="7D9E930A">
      <w:numFmt w:val="bullet"/>
      <w:lvlText w:val="•"/>
      <w:lvlJc w:val="left"/>
      <w:pPr>
        <w:ind w:left="4840" w:hanging="622"/>
      </w:pPr>
      <w:rPr>
        <w:rFonts w:hint="default"/>
        <w:lang w:val="en-US" w:eastAsia="en-US" w:bidi="ar-SA"/>
      </w:rPr>
    </w:lvl>
    <w:lvl w:ilvl="5" w:tplc="82D2261E">
      <w:numFmt w:val="bullet"/>
      <w:lvlText w:val="•"/>
      <w:lvlJc w:val="left"/>
      <w:pPr>
        <w:ind w:left="5855" w:hanging="622"/>
      </w:pPr>
      <w:rPr>
        <w:rFonts w:hint="default"/>
        <w:lang w:val="en-US" w:eastAsia="en-US" w:bidi="ar-SA"/>
      </w:rPr>
    </w:lvl>
    <w:lvl w:ilvl="6" w:tplc="BDF29214">
      <w:numFmt w:val="bullet"/>
      <w:lvlText w:val="•"/>
      <w:lvlJc w:val="left"/>
      <w:pPr>
        <w:ind w:left="6870" w:hanging="622"/>
      </w:pPr>
      <w:rPr>
        <w:rFonts w:hint="default"/>
        <w:lang w:val="en-US" w:eastAsia="en-US" w:bidi="ar-SA"/>
      </w:rPr>
    </w:lvl>
    <w:lvl w:ilvl="7" w:tplc="A74A6D04">
      <w:numFmt w:val="bullet"/>
      <w:lvlText w:val="•"/>
      <w:lvlJc w:val="left"/>
      <w:pPr>
        <w:ind w:left="7885" w:hanging="622"/>
      </w:pPr>
      <w:rPr>
        <w:rFonts w:hint="default"/>
        <w:lang w:val="en-US" w:eastAsia="en-US" w:bidi="ar-SA"/>
      </w:rPr>
    </w:lvl>
    <w:lvl w:ilvl="8" w:tplc="D5222354">
      <w:numFmt w:val="bullet"/>
      <w:lvlText w:val="•"/>
      <w:lvlJc w:val="left"/>
      <w:pPr>
        <w:ind w:left="8900" w:hanging="622"/>
      </w:pPr>
      <w:rPr>
        <w:rFonts w:hint="default"/>
        <w:lang w:val="en-US" w:eastAsia="en-US" w:bidi="ar-SA"/>
      </w:rPr>
    </w:lvl>
  </w:abstractNum>
  <w:abstractNum w:abstractNumId="28" w15:restartNumberingAfterBreak="0">
    <w:nsid w:val="50E64DCB"/>
    <w:multiLevelType w:val="hybridMultilevel"/>
    <w:tmpl w:val="387431CC"/>
    <w:lvl w:ilvl="0" w:tplc="C2CA72F8">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307A3B26">
      <w:numFmt w:val="bullet"/>
      <w:lvlText w:val="•"/>
      <w:lvlJc w:val="left"/>
      <w:pPr>
        <w:ind w:left="1795" w:hanging="624"/>
      </w:pPr>
      <w:rPr>
        <w:rFonts w:hint="default"/>
        <w:lang w:val="en-US" w:eastAsia="en-US" w:bidi="ar-SA"/>
      </w:rPr>
    </w:lvl>
    <w:lvl w:ilvl="2" w:tplc="9C6A31DE">
      <w:numFmt w:val="bullet"/>
      <w:lvlText w:val="•"/>
      <w:lvlJc w:val="left"/>
      <w:pPr>
        <w:ind w:left="2810" w:hanging="624"/>
      </w:pPr>
      <w:rPr>
        <w:rFonts w:hint="default"/>
        <w:lang w:val="en-US" w:eastAsia="en-US" w:bidi="ar-SA"/>
      </w:rPr>
    </w:lvl>
    <w:lvl w:ilvl="3" w:tplc="6C2A006C">
      <w:numFmt w:val="bullet"/>
      <w:lvlText w:val="•"/>
      <w:lvlJc w:val="left"/>
      <w:pPr>
        <w:ind w:left="3825" w:hanging="624"/>
      </w:pPr>
      <w:rPr>
        <w:rFonts w:hint="default"/>
        <w:lang w:val="en-US" w:eastAsia="en-US" w:bidi="ar-SA"/>
      </w:rPr>
    </w:lvl>
    <w:lvl w:ilvl="4" w:tplc="8AEE3822">
      <w:numFmt w:val="bullet"/>
      <w:lvlText w:val="•"/>
      <w:lvlJc w:val="left"/>
      <w:pPr>
        <w:ind w:left="4840" w:hanging="624"/>
      </w:pPr>
      <w:rPr>
        <w:rFonts w:hint="default"/>
        <w:lang w:val="en-US" w:eastAsia="en-US" w:bidi="ar-SA"/>
      </w:rPr>
    </w:lvl>
    <w:lvl w:ilvl="5" w:tplc="ECE49492">
      <w:numFmt w:val="bullet"/>
      <w:lvlText w:val="•"/>
      <w:lvlJc w:val="left"/>
      <w:pPr>
        <w:ind w:left="5855" w:hanging="624"/>
      </w:pPr>
      <w:rPr>
        <w:rFonts w:hint="default"/>
        <w:lang w:val="en-US" w:eastAsia="en-US" w:bidi="ar-SA"/>
      </w:rPr>
    </w:lvl>
    <w:lvl w:ilvl="6" w:tplc="2F5AD53A">
      <w:numFmt w:val="bullet"/>
      <w:lvlText w:val="•"/>
      <w:lvlJc w:val="left"/>
      <w:pPr>
        <w:ind w:left="6870" w:hanging="624"/>
      </w:pPr>
      <w:rPr>
        <w:rFonts w:hint="default"/>
        <w:lang w:val="en-US" w:eastAsia="en-US" w:bidi="ar-SA"/>
      </w:rPr>
    </w:lvl>
    <w:lvl w:ilvl="7" w:tplc="A900D23E">
      <w:numFmt w:val="bullet"/>
      <w:lvlText w:val="•"/>
      <w:lvlJc w:val="left"/>
      <w:pPr>
        <w:ind w:left="7885" w:hanging="624"/>
      </w:pPr>
      <w:rPr>
        <w:rFonts w:hint="default"/>
        <w:lang w:val="en-US" w:eastAsia="en-US" w:bidi="ar-SA"/>
      </w:rPr>
    </w:lvl>
    <w:lvl w:ilvl="8" w:tplc="482AD686">
      <w:numFmt w:val="bullet"/>
      <w:lvlText w:val="•"/>
      <w:lvlJc w:val="left"/>
      <w:pPr>
        <w:ind w:left="8900" w:hanging="624"/>
      </w:pPr>
      <w:rPr>
        <w:rFonts w:hint="default"/>
        <w:lang w:val="en-US" w:eastAsia="en-US" w:bidi="ar-SA"/>
      </w:rPr>
    </w:lvl>
  </w:abstractNum>
  <w:abstractNum w:abstractNumId="29" w15:restartNumberingAfterBreak="0">
    <w:nsid w:val="52356F02"/>
    <w:multiLevelType w:val="hybridMultilevel"/>
    <w:tmpl w:val="EB1C1F6A"/>
    <w:lvl w:ilvl="0" w:tplc="AE5ED480">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F23C8676">
      <w:start w:val="1"/>
      <w:numFmt w:val="lowerRoman"/>
      <w:lvlText w:val="(%2)"/>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2" w:tplc="C4EAF924">
      <w:numFmt w:val="bullet"/>
      <w:lvlText w:val="•"/>
      <w:lvlJc w:val="left"/>
      <w:pPr>
        <w:ind w:left="2565" w:hanging="735"/>
      </w:pPr>
      <w:rPr>
        <w:rFonts w:hint="default"/>
        <w:lang w:val="en-US" w:eastAsia="en-US" w:bidi="ar-SA"/>
      </w:rPr>
    </w:lvl>
    <w:lvl w:ilvl="3" w:tplc="8274181C">
      <w:numFmt w:val="bullet"/>
      <w:lvlText w:val="•"/>
      <w:lvlJc w:val="left"/>
      <w:pPr>
        <w:ind w:left="3611" w:hanging="735"/>
      </w:pPr>
      <w:rPr>
        <w:rFonts w:hint="default"/>
        <w:lang w:val="en-US" w:eastAsia="en-US" w:bidi="ar-SA"/>
      </w:rPr>
    </w:lvl>
    <w:lvl w:ilvl="4" w:tplc="52BED172">
      <w:numFmt w:val="bullet"/>
      <w:lvlText w:val="•"/>
      <w:lvlJc w:val="left"/>
      <w:pPr>
        <w:ind w:left="4656" w:hanging="735"/>
      </w:pPr>
      <w:rPr>
        <w:rFonts w:hint="default"/>
        <w:lang w:val="en-US" w:eastAsia="en-US" w:bidi="ar-SA"/>
      </w:rPr>
    </w:lvl>
    <w:lvl w:ilvl="5" w:tplc="B10CC466">
      <w:numFmt w:val="bullet"/>
      <w:lvlText w:val="•"/>
      <w:lvlJc w:val="left"/>
      <w:pPr>
        <w:ind w:left="5702" w:hanging="735"/>
      </w:pPr>
      <w:rPr>
        <w:rFonts w:hint="default"/>
        <w:lang w:val="en-US" w:eastAsia="en-US" w:bidi="ar-SA"/>
      </w:rPr>
    </w:lvl>
    <w:lvl w:ilvl="6" w:tplc="FC26C260">
      <w:numFmt w:val="bullet"/>
      <w:lvlText w:val="•"/>
      <w:lvlJc w:val="left"/>
      <w:pPr>
        <w:ind w:left="6747" w:hanging="735"/>
      </w:pPr>
      <w:rPr>
        <w:rFonts w:hint="default"/>
        <w:lang w:val="en-US" w:eastAsia="en-US" w:bidi="ar-SA"/>
      </w:rPr>
    </w:lvl>
    <w:lvl w:ilvl="7" w:tplc="72BE6A96">
      <w:numFmt w:val="bullet"/>
      <w:lvlText w:val="•"/>
      <w:lvlJc w:val="left"/>
      <w:pPr>
        <w:ind w:left="7793" w:hanging="735"/>
      </w:pPr>
      <w:rPr>
        <w:rFonts w:hint="default"/>
        <w:lang w:val="en-US" w:eastAsia="en-US" w:bidi="ar-SA"/>
      </w:rPr>
    </w:lvl>
    <w:lvl w:ilvl="8" w:tplc="5B3C5F50">
      <w:numFmt w:val="bullet"/>
      <w:lvlText w:val="•"/>
      <w:lvlJc w:val="left"/>
      <w:pPr>
        <w:ind w:left="8838" w:hanging="735"/>
      </w:pPr>
      <w:rPr>
        <w:rFonts w:hint="default"/>
        <w:lang w:val="en-US" w:eastAsia="en-US" w:bidi="ar-SA"/>
      </w:rPr>
    </w:lvl>
  </w:abstractNum>
  <w:abstractNum w:abstractNumId="30" w15:restartNumberingAfterBreak="0">
    <w:nsid w:val="553F2899"/>
    <w:multiLevelType w:val="hybridMultilevel"/>
    <w:tmpl w:val="7E168D02"/>
    <w:lvl w:ilvl="0" w:tplc="ECB47268">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65EA5D56">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024C6A8C">
      <w:numFmt w:val="bullet"/>
      <w:lvlText w:val="•"/>
      <w:lvlJc w:val="left"/>
      <w:pPr>
        <w:ind w:left="2565" w:hanging="738"/>
      </w:pPr>
      <w:rPr>
        <w:rFonts w:hint="default"/>
        <w:lang w:val="en-US" w:eastAsia="en-US" w:bidi="ar-SA"/>
      </w:rPr>
    </w:lvl>
    <w:lvl w:ilvl="3" w:tplc="01D821D4">
      <w:numFmt w:val="bullet"/>
      <w:lvlText w:val="•"/>
      <w:lvlJc w:val="left"/>
      <w:pPr>
        <w:ind w:left="3611" w:hanging="738"/>
      </w:pPr>
      <w:rPr>
        <w:rFonts w:hint="default"/>
        <w:lang w:val="en-US" w:eastAsia="en-US" w:bidi="ar-SA"/>
      </w:rPr>
    </w:lvl>
    <w:lvl w:ilvl="4" w:tplc="07442A4E">
      <w:numFmt w:val="bullet"/>
      <w:lvlText w:val="•"/>
      <w:lvlJc w:val="left"/>
      <w:pPr>
        <w:ind w:left="4656" w:hanging="738"/>
      </w:pPr>
      <w:rPr>
        <w:rFonts w:hint="default"/>
        <w:lang w:val="en-US" w:eastAsia="en-US" w:bidi="ar-SA"/>
      </w:rPr>
    </w:lvl>
    <w:lvl w:ilvl="5" w:tplc="4E5C979E">
      <w:numFmt w:val="bullet"/>
      <w:lvlText w:val="•"/>
      <w:lvlJc w:val="left"/>
      <w:pPr>
        <w:ind w:left="5702" w:hanging="738"/>
      </w:pPr>
      <w:rPr>
        <w:rFonts w:hint="default"/>
        <w:lang w:val="en-US" w:eastAsia="en-US" w:bidi="ar-SA"/>
      </w:rPr>
    </w:lvl>
    <w:lvl w:ilvl="6" w:tplc="1FE87704">
      <w:numFmt w:val="bullet"/>
      <w:lvlText w:val="•"/>
      <w:lvlJc w:val="left"/>
      <w:pPr>
        <w:ind w:left="6747" w:hanging="738"/>
      </w:pPr>
      <w:rPr>
        <w:rFonts w:hint="default"/>
        <w:lang w:val="en-US" w:eastAsia="en-US" w:bidi="ar-SA"/>
      </w:rPr>
    </w:lvl>
    <w:lvl w:ilvl="7" w:tplc="2F8219CC">
      <w:numFmt w:val="bullet"/>
      <w:lvlText w:val="•"/>
      <w:lvlJc w:val="left"/>
      <w:pPr>
        <w:ind w:left="7793" w:hanging="738"/>
      </w:pPr>
      <w:rPr>
        <w:rFonts w:hint="default"/>
        <w:lang w:val="en-US" w:eastAsia="en-US" w:bidi="ar-SA"/>
      </w:rPr>
    </w:lvl>
    <w:lvl w:ilvl="8" w:tplc="F89E63A4">
      <w:numFmt w:val="bullet"/>
      <w:lvlText w:val="•"/>
      <w:lvlJc w:val="left"/>
      <w:pPr>
        <w:ind w:left="8838" w:hanging="738"/>
      </w:pPr>
      <w:rPr>
        <w:rFonts w:hint="default"/>
        <w:lang w:val="en-US" w:eastAsia="en-US" w:bidi="ar-SA"/>
      </w:rPr>
    </w:lvl>
  </w:abstractNum>
  <w:abstractNum w:abstractNumId="31" w15:restartNumberingAfterBreak="0">
    <w:nsid w:val="586436B0"/>
    <w:multiLevelType w:val="hybridMultilevel"/>
    <w:tmpl w:val="98162392"/>
    <w:lvl w:ilvl="0" w:tplc="0FD4B8B6">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9894109C">
      <w:start w:val="1"/>
      <w:numFmt w:val="lowerRoman"/>
      <w:lvlText w:val="(%2)"/>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2" w:tplc="85A81D3C">
      <w:numFmt w:val="bullet"/>
      <w:lvlText w:val="•"/>
      <w:lvlJc w:val="left"/>
      <w:pPr>
        <w:ind w:left="2565" w:hanging="735"/>
      </w:pPr>
      <w:rPr>
        <w:rFonts w:hint="default"/>
        <w:lang w:val="en-US" w:eastAsia="en-US" w:bidi="ar-SA"/>
      </w:rPr>
    </w:lvl>
    <w:lvl w:ilvl="3" w:tplc="0AB07540">
      <w:numFmt w:val="bullet"/>
      <w:lvlText w:val="•"/>
      <w:lvlJc w:val="left"/>
      <w:pPr>
        <w:ind w:left="3611" w:hanging="735"/>
      </w:pPr>
      <w:rPr>
        <w:rFonts w:hint="default"/>
        <w:lang w:val="en-US" w:eastAsia="en-US" w:bidi="ar-SA"/>
      </w:rPr>
    </w:lvl>
    <w:lvl w:ilvl="4" w:tplc="9182CBEE">
      <w:numFmt w:val="bullet"/>
      <w:lvlText w:val="•"/>
      <w:lvlJc w:val="left"/>
      <w:pPr>
        <w:ind w:left="4656" w:hanging="735"/>
      </w:pPr>
      <w:rPr>
        <w:rFonts w:hint="default"/>
        <w:lang w:val="en-US" w:eastAsia="en-US" w:bidi="ar-SA"/>
      </w:rPr>
    </w:lvl>
    <w:lvl w:ilvl="5" w:tplc="1B92395E">
      <w:numFmt w:val="bullet"/>
      <w:lvlText w:val="•"/>
      <w:lvlJc w:val="left"/>
      <w:pPr>
        <w:ind w:left="5702" w:hanging="735"/>
      </w:pPr>
      <w:rPr>
        <w:rFonts w:hint="default"/>
        <w:lang w:val="en-US" w:eastAsia="en-US" w:bidi="ar-SA"/>
      </w:rPr>
    </w:lvl>
    <w:lvl w:ilvl="6" w:tplc="45AC5DCA">
      <w:numFmt w:val="bullet"/>
      <w:lvlText w:val="•"/>
      <w:lvlJc w:val="left"/>
      <w:pPr>
        <w:ind w:left="6747" w:hanging="735"/>
      </w:pPr>
      <w:rPr>
        <w:rFonts w:hint="default"/>
        <w:lang w:val="en-US" w:eastAsia="en-US" w:bidi="ar-SA"/>
      </w:rPr>
    </w:lvl>
    <w:lvl w:ilvl="7" w:tplc="9DFA1840">
      <w:numFmt w:val="bullet"/>
      <w:lvlText w:val="•"/>
      <w:lvlJc w:val="left"/>
      <w:pPr>
        <w:ind w:left="7793" w:hanging="735"/>
      </w:pPr>
      <w:rPr>
        <w:rFonts w:hint="default"/>
        <w:lang w:val="en-US" w:eastAsia="en-US" w:bidi="ar-SA"/>
      </w:rPr>
    </w:lvl>
    <w:lvl w:ilvl="8" w:tplc="ABAC5E9C">
      <w:numFmt w:val="bullet"/>
      <w:lvlText w:val="•"/>
      <w:lvlJc w:val="left"/>
      <w:pPr>
        <w:ind w:left="8838" w:hanging="735"/>
      </w:pPr>
      <w:rPr>
        <w:rFonts w:hint="default"/>
        <w:lang w:val="en-US" w:eastAsia="en-US" w:bidi="ar-SA"/>
      </w:rPr>
    </w:lvl>
  </w:abstractNum>
  <w:abstractNum w:abstractNumId="32" w15:restartNumberingAfterBreak="0">
    <w:nsid w:val="603348D6"/>
    <w:multiLevelType w:val="hybridMultilevel"/>
    <w:tmpl w:val="170ED55A"/>
    <w:lvl w:ilvl="0" w:tplc="8684FB4C">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40C4234C">
      <w:start w:val="1"/>
      <w:numFmt w:val="lowerRoman"/>
      <w:lvlText w:val="(%2)"/>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2" w:tplc="7632C4C4">
      <w:numFmt w:val="bullet"/>
      <w:lvlText w:val="•"/>
      <w:lvlJc w:val="left"/>
      <w:pPr>
        <w:ind w:left="2565" w:hanging="735"/>
      </w:pPr>
      <w:rPr>
        <w:rFonts w:hint="default"/>
        <w:lang w:val="en-US" w:eastAsia="en-US" w:bidi="ar-SA"/>
      </w:rPr>
    </w:lvl>
    <w:lvl w:ilvl="3" w:tplc="2B362C22">
      <w:numFmt w:val="bullet"/>
      <w:lvlText w:val="•"/>
      <w:lvlJc w:val="left"/>
      <w:pPr>
        <w:ind w:left="3611" w:hanging="735"/>
      </w:pPr>
      <w:rPr>
        <w:rFonts w:hint="default"/>
        <w:lang w:val="en-US" w:eastAsia="en-US" w:bidi="ar-SA"/>
      </w:rPr>
    </w:lvl>
    <w:lvl w:ilvl="4" w:tplc="8E920766">
      <w:numFmt w:val="bullet"/>
      <w:lvlText w:val="•"/>
      <w:lvlJc w:val="left"/>
      <w:pPr>
        <w:ind w:left="4656" w:hanging="735"/>
      </w:pPr>
      <w:rPr>
        <w:rFonts w:hint="default"/>
        <w:lang w:val="en-US" w:eastAsia="en-US" w:bidi="ar-SA"/>
      </w:rPr>
    </w:lvl>
    <w:lvl w:ilvl="5" w:tplc="1DAA5F38">
      <w:numFmt w:val="bullet"/>
      <w:lvlText w:val="•"/>
      <w:lvlJc w:val="left"/>
      <w:pPr>
        <w:ind w:left="5702" w:hanging="735"/>
      </w:pPr>
      <w:rPr>
        <w:rFonts w:hint="default"/>
        <w:lang w:val="en-US" w:eastAsia="en-US" w:bidi="ar-SA"/>
      </w:rPr>
    </w:lvl>
    <w:lvl w:ilvl="6" w:tplc="824AE398">
      <w:numFmt w:val="bullet"/>
      <w:lvlText w:val="•"/>
      <w:lvlJc w:val="left"/>
      <w:pPr>
        <w:ind w:left="6747" w:hanging="735"/>
      </w:pPr>
      <w:rPr>
        <w:rFonts w:hint="default"/>
        <w:lang w:val="en-US" w:eastAsia="en-US" w:bidi="ar-SA"/>
      </w:rPr>
    </w:lvl>
    <w:lvl w:ilvl="7" w:tplc="E7ECE39E">
      <w:numFmt w:val="bullet"/>
      <w:lvlText w:val="•"/>
      <w:lvlJc w:val="left"/>
      <w:pPr>
        <w:ind w:left="7793" w:hanging="735"/>
      </w:pPr>
      <w:rPr>
        <w:rFonts w:hint="default"/>
        <w:lang w:val="en-US" w:eastAsia="en-US" w:bidi="ar-SA"/>
      </w:rPr>
    </w:lvl>
    <w:lvl w:ilvl="8" w:tplc="DA743546">
      <w:numFmt w:val="bullet"/>
      <w:lvlText w:val="•"/>
      <w:lvlJc w:val="left"/>
      <w:pPr>
        <w:ind w:left="8838" w:hanging="735"/>
      </w:pPr>
      <w:rPr>
        <w:rFonts w:hint="default"/>
        <w:lang w:val="en-US" w:eastAsia="en-US" w:bidi="ar-SA"/>
      </w:rPr>
    </w:lvl>
  </w:abstractNum>
  <w:abstractNum w:abstractNumId="33" w15:restartNumberingAfterBreak="0">
    <w:nsid w:val="60420C50"/>
    <w:multiLevelType w:val="hybridMultilevel"/>
    <w:tmpl w:val="F4AC2FFA"/>
    <w:lvl w:ilvl="0" w:tplc="E666865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A96ADD52">
      <w:numFmt w:val="bullet"/>
      <w:lvlText w:val="•"/>
      <w:lvlJc w:val="left"/>
      <w:pPr>
        <w:ind w:left="1795" w:hanging="622"/>
      </w:pPr>
      <w:rPr>
        <w:rFonts w:hint="default"/>
        <w:lang w:val="en-US" w:eastAsia="en-US" w:bidi="ar-SA"/>
      </w:rPr>
    </w:lvl>
    <w:lvl w:ilvl="2" w:tplc="4EF806FA">
      <w:numFmt w:val="bullet"/>
      <w:lvlText w:val="•"/>
      <w:lvlJc w:val="left"/>
      <w:pPr>
        <w:ind w:left="2810" w:hanging="622"/>
      </w:pPr>
      <w:rPr>
        <w:rFonts w:hint="default"/>
        <w:lang w:val="en-US" w:eastAsia="en-US" w:bidi="ar-SA"/>
      </w:rPr>
    </w:lvl>
    <w:lvl w:ilvl="3" w:tplc="28BC0304">
      <w:numFmt w:val="bullet"/>
      <w:lvlText w:val="•"/>
      <w:lvlJc w:val="left"/>
      <w:pPr>
        <w:ind w:left="3825" w:hanging="622"/>
      </w:pPr>
      <w:rPr>
        <w:rFonts w:hint="default"/>
        <w:lang w:val="en-US" w:eastAsia="en-US" w:bidi="ar-SA"/>
      </w:rPr>
    </w:lvl>
    <w:lvl w:ilvl="4" w:tplc="E8242D48">
      <w:numFmt w:val="bullet"/>
      <w:lvlText w:val="•"/>
      <w:lvlJc w:val="left"/>
      <w:pPr>
        <w:ind w:left="4840" w:hanging="622"/>
      </w:pPr>
      <w:rPr>
        <w:rFonts w:hint="default"/>
        <w:lang w:val="en-US" w:eastAsia="en-US" w:bidi="ar-SA"/>
      </w:rPr>
    </w:lvl>
    <w:lvl w:ilvl="5" w:tplc="68201706">
      <w:numFmt w:val="bullet"/>
      <w:lvlText w:val="•"/>
      <w:lvlJc w:val="left"/>
      <w:pPr>
        <w:ind w:left="5855" w:hanging="622"/>
      </w:pPr>
      <w:rPr>
        <w:rFonts w:hint="default"/>
        <w:lang w:val="en-US" w:eastAsia="en-US" w:bidi="ar-SA"/>
      </w:rPr>
    </w:lvl>
    <w:lvl w:ilvl="6" w:tplc="A1D88726">
      <w:numFmt w:val="bullet"/>
      <w:lvlText w:val="•"/>
      <w:lvlJc w:val="left"/>
      <w:pPr>
        <w:ind w:left="6870" w:hanging="622"/>
      </w:pPr>
      <w:rPr>
        <w:rFonts w:hint="default"/>
        <w:lang w:val="en-US" w:eastAsia="en-US" w:bidi="ar-SA"/>
      </w:rPr>
    </w:lvl>
    <w:lvl w:ilvl="7" w:tplc="2C16B57A">
      <w:numFmt w:val="bullet"/>
      <w:lvlText w:val="•"/>
      <w:lvlJc w:val="left"/>
      <w:pPr>
        <w:ind w:left="7885" w:hanging="622"/>
      </w:pPr>
      <w:rPr>
        <w:rFonts w:hint="default"/>
        <w:lang w:val="en-US" w:eastAsia="en-US" w:bidi="ar-SA"/>
      </w:rPr>
    </w:lvl>
    <w:lvl w:ilvl="8" w:tplc="B6E2696A">
      <w:numFmt w:val="bullet"/>
      <w:lvlText w:val="•"/>
      <w:lvlJc w:val="left"/>
      <w:pPr>
        <w:ind w:left="8900" w:hanging="622"/>
      </w:pPr>
      <w:rPr>
        <w:rFonts w:hint="default"/>
        <w:lang w:val="en-US" w:eastAsia="en-US" w:bidi="ar-SA"/>
      </w:rPr>
    </w:lvl>
  </w:abstractNum>
  <w:abstractNum w:abstractNumId="34" w15:restartNumberingAfterBreak="0">
    <w:nsid w:val="62D019F4"/>
    <w:multiLevelType w:val="hybridMultilevel"/>
    <w:tmpl w:val="C4AEE400"/>
    <w:lvl w:ilvl="0" w:tplc="966C2474">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D6283F44">
      <w:start w:val="1"/>
      <w:numFmt w:val="lowerRoman"/>
      <w:lvlText w:val="(%2)"/>
      <w:lvlJc w:val="left"/>
      <w:pPr>
        <w:ind w:left="1510" w:hanging="735"/>
        <w:jc w:val="left"/>
      </w:pPr>
      <w:rPr>
        <w:rFonts w:ascii="Arial" w:eastAsia="Arial" w:hAnsi="Arial" w:cs="Arial" w:hint="default"/>
        <w:b w:val="0"/>
        <w:bCs w:val="0"/>
        <w:i w:val="0"/>
        <w:iCs w:val="0"/>
        <w:spacing w:val="-4"/>
        <w:w w:val="101"/>
        <w:sz w:val="20"/>
        <w:szCs w:val="20"/>
        <w:lang w:val="en-US" w:eastAsia="en-US" w:bidi="ar-SA"/>
      </w:rPr>
    </w:lvl>
    <w:lvl w:ilvl="2" w:tplc="9A482CEC">
      <w:numFmt w:val="bullet"/>
      <w:lvlText w:val="•"/>
      <w:lvlJc w:val="left"/>
      <w:pPr>
        <w:ind w:left="2565" w:hanging="735"/>
      </w:pPr>
      <w:rPr>
        <w:rFonts w:hint="default"/>
        <w:lang w:val="en-US" w:eastAsia="en-US" w:bidi="ar-SA"/>
      </w:rPr>
    </w:lvl>
    <w:lvl w:ilvl="3" w:tplc="BB346418">
      <w:numFmt w:val="bullet"/>
      <w:lvlText w:val="•"/>
      <w:lvlJc w:val="left"/>
      <w:pPr>
        <w:ind w:left="3611" w:hanging="735"/>
      </w:pPr>
      <w:rPr>
        <w:rFonts w:hint="default"/>
        <w:lang w:val="en-US" w:eastAsia="en-US" w:bidi="ar-SA"/>
      </w:rPr>
    </w:lvl>
    <w:lvl w:ilvl="4" w:tplc="4942E0CC">
      <w:numFmt w:val="bullet"/>
      <w:lvlText w:val="•"/>
      <w:lvlJc w:val="left"/>
      <w:pPr>
        <w:ind w:left="4656" w:hanging="735"/>
      </w:pPr>
      <w:rPr>
        <w:rFonts w:hint="default"/>
        <w:lang w:val="en-US" w:eastAsia="en-US" w:bidi="ar-SA"/>
      </w:rPr>
    </w:lvl>
    <w:lvl w:ilvl="5" w:tplc="9A52B2F6">
      <w:numFmt w:val="bullet"/>
      <w:lvlText w:val="•"/>
      <w:lvlJc w:val="left"/>
      <w:pPr>
        <w:ind w:left="5702" w:hanging="735"/>
      </w:pPr>
      <w:rPr>
        <w:rFonts w:hint="default"/>
        <w:lang w:val="en-US" w:eastAsia="en-US" w:bidi="ar-SA"/>
      </w:rPr>
    </w:lvl>
    <w:lvl w:ilvl="6" w:tplc="1E44560A">
      <w:numFmt w:val="bullet"/>
      <w:lvlText w:val="•"/>
      <w:lvlJc w:val="left"/>
      <w:pPr>
        <w:ind w:left="6747" w:hanging="735"/>
      </w:pPr>
      <w:rPr>
        <w:rFonts w:hint="default"/>
        <w:lang w:val="en-US" w:eastAsia="en-US" w:bidi="ar-SA"/>
      </w:rPr>
    </w:lvl>
    <w:lvl w:ilvl="7" w:tplc="161CB026">
      <w:numFmt w:val="bullet"/>
      <w:lvlText w:val="•"/>
      <w:lvlJc w:val="left"/>
      <w:pPr>
        <w:ind w:left="7793" w:hanging="735"/>
      </w:pPr>
      <w:rPr>
        <w:rFonts w:hint="default"/>
        <w:lang w:val="en-US" w:eastAsia="en-US" w:bidi="ar-SA"/>
      </w:rPr>
    </w:lvl>
    <w:lvl w:ilvl="8" w:tplc="46E08A3A">
      <w:numFmt w:val="bullet"/>
      <w:lvlText w:val="•"/>
      <w:lvlJc w:val="left"/>
      <w:pPr>
        <w:ind w:left="8838" w:hanging="735"/>
      </w:pPr>
      <w:rPr>
        <w:rFonts w:hint="default"/>
        <w:lang w:val="en-US" w:eastAsia="en-US" w:bidi="ar-SA"/>
      </w:rPr>
    </w:lvl>
  </w:abstractNum>
  <w:abstractNum w:abstractNumId="35" w15:restartNumberingAfterBreak="0">
    <w:nsid w:val="6A1B4B34"/>
    <w:multiLevelType w:val="hybridMultilevel"/>
    <w:tmpl w:val="93689364"/>
    <w:lvl w:ilvl="0" w:tplc="E436A4EE">
      <w:start w:val="1"/>
      <w:numFmt w:val="lowerLetter"/>
      <w:lvlText w:val="(%1)"/>
      <w:lvlJc w:val="left"/>
      <w:pPr>
        <w:ind w:left="773" w:hanging="622"/>
        <w:jc w:val="left"/>
      </w:pPr>
      <w:rPr>
        <w:rFonts w:ascii="Arial" w:eastAsia="Arial" w:hAnsi="Arial" w:cs="Arial" w:hint="default"/>
        <w:b w:val="0"/>
        <w:bCs w:val="0"/>
        <w:i w:val="0"/>
        <w:iCs w:val="0"/>
        <w:spacing w:val="-3"/>
        <w:w w:val="101"/>
        <w:sz w:val="20"/>
        <w:szCs w:val="20"/>
        <w:lang w:val="en-US" w:eastAsia="en-US" w:bidi="ar-SA"/>
      </w:rPr>
    </w:lvl>
    <w:lvl w:ilvl="1" w:tplc="C5CCC802">
      <w:start w:val="1"/>
      <w:numFmt w:val="lowerRoman"/>
      <w:lvlText w:val="(%2)"/>
      <w:lvlJc w:val="left"/>
      <w:pPr>
        <w:ind w:left="1512" w:hanging="738"/>
        <w:jc w:val="left"/>
      </w:pPr>
      <w:rPr>
        <w:rFonts w:ascii="Arial" w:eastAsia="Arial" w:hAnsi="Arial" w:cs="Arial" w:hint="default"/>
        <w:b w:val="0"/>
        <w:bCs w:val="0"/>
        <w:i w:val="0"/>
        <w:iCs w:val="0"/>
        <w:spacing w:val="-4"/>
        <w:w w:val="101"/>
        <w:sz w:val="20"/>
        <w:szCs w:val="20"/>
        <w:lang w:val="en-US" w:eastAsia="en-US" w:bidi="ar-SA"/>
      </w:rPr>
    </w:lvl>
    <w:lvl w:ilvl="2" w:tplc="9BAEDC18">
      <w:numFmt w:val="bullet"/>
      <w:lvlText w:val="•"/>
      <w:lvlJc w:val="left"/>
      <w:pPr>
        <w:ind w:left="2565" w:hanging="738"/>
      </w:pPr>
      <w:rPr>
        <w:rFonts w:hint="default"/>
        <w:lang w:val="en-US" w:eastAsia="en-US" w:bidi="ar-SA"/>
      </w:rPr>
    </w:lvl>
    <w:lvl w:ilvl="3" w:tplc="0E1CAE82">
      <w:numFmt w:val="bullet"/>
      <w:lvlText w:val="•"/>
      <w:lvlJc w:val="left"/>
      <w:pPr>
        <w:ind w:left="3611" w:hanging="738"/>
      </w:pPr>
      <w:rPr>
        <w:rFonts w:hint="default"/>
        <w:lang w:val="en-US" w:eastAsia="en-US" w:bidi="ar-SA"/>
      </w:rPr>
    </w:lvl>
    <w:lvl w:ilvl="4" w:tplc="55F2ADD0">
      <w:numFmt w:val="bullet"/>
      <w:lvlText w:val="•"/>
      <w:lvlJc w:val="left"/>
      <w:pPr>
        <w:ind w:left="4656" w:hanging="738"/>
      </w:pPr>
      <w:rPr>
        <w:rFonts w:hint="default"/>
        <w:lang w:val="en-US" w:eastAsia="en-US" w:bidi="ar-SA"/>
      </w:rPr>
    </w:lvl>
    <w:lvl w:ilvl="5" w:tplc="9B220496">
      <w:numFmt w:val="bullet"/>
      <w:lvlText w:val="•"/>
      <w:lvlJc w:val="left"/>
      <w:pPr>
        <w:ind w:left="5702" w:hanging="738"/>
      </w:pPr>
      <w:rPr>
        <w:rFonts w:hint="default"/>
        <w:lang w:val="en-US" w:eastAsia="en-US" w:bidi="ar-SA"/>
      </w:rPr>
    </w:lvl>
    <w:lvl w:ilvl="6" w:tplc="3DBA8644">
      <w:numFmt w:val="bullet"/>
      <w:lvlText w:val="•"/>
      <w:lvlJc w:val="left"/>
      <w:pPr>
        <w:ind w:left="6747" w:hanging="738"/>
      </w:pPr>
      <w:rPr>
        <w:rFonts w:hint="default"/>
        <w:lang w:val="en-US" w:eastAsia="en-US" w:bidi="ar-SA"/>
      </w:rPr>
    </w:lvl>
    <w:lvl w:ilvl="7" w:tplc="560A2A84">
      <w:numFmt w:val="bullet"/>
      <w:lvlText w:val="•"/>
      <w:lvlJc w:val="left"/>
      <w:pPr>
        <w:ind w:left="7793" w:hanging="738"/>
      </w:pPr>
      <w:rPr>
        <w:rFonts w:hint="default"/>
        <w:lang w:val="en-US" w:eastAsia="en-US" w:bidi="ar-SA"/>
      </w:rPr>
    </w:lvl>
    <w:lvl w:ilvl="8" w:tplc="921A95C6">
      <w:numFmt w:val="bullet"/>
      <w:lvlText w:val="•"/>
      <w:lvlJc w:val="left"/>
      <w:pPr>
        <w:ind w:left="8838" w:hanging="738"/>
      </w:pPr>
      <w:rPr>
        <w:rFonts w:hint="default"/>
        <w:lang w:val="en-US" w:eastAsia="en-US" w:bidi="ar-SA"/>
      </w:rPr>
    </w:lvl>
  </w:abstractNum>
  <w:abstractNum w:abstractNumId="36" w15:restartNumberingAfterBreak="0">
    <w:nsid w:val="6D0650FE"/>
    <w:multiLevelType w:val="multilevel"/>
    <w:tmpl w:val="E2544D32"/>
    <w:lvl w:ilvl="0">
      <w:start w:val="1"/>
      <w:numFmt w:val="decimal"/>
      <w:lvlText w:val="%1."/>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1">
      <w:start w:val="1"/>
      <w:numFmt w:val="decimal"/>
      <w:lvlText w:val="%1.%2"/>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2">
      <w:start w:val="1"/>
      <w:numFmt w:val="lowerLetter"/>
      <w:lvlText w:val="(%3)"/>
      <w:lvlJc w:val="left"/>
      <w:pPr>
        <w:ind w:left="1512" w:hanging="738"/>
        <w:jc w:val="left"/>
      </w:pPr>
      <w:rPr>
        <w:rFonts w:ascii="Arial" w:eastAsia="Arial" w:hAnsi="Arial" w:cs="Arial" w:hint="default"/>
        <w:b w:val="0"/>
        <w:bCs w:val="0"/>
        <w:i w:val="0"/>
        <w:iCs w:val="0"/>
        <w:spacing w:val="-3"/>
        <w:w w:val="101"/>
        <w:sz w:val="20"/>
        <w:szCs w:val="20"/>
        <w:lang w:val="en-US" w:eastAsia="en-US" w:bidi="ar-SA"/>
      </w:rPr>
    </w:lvl>
    <w:lvl w:ilvl="3">
      <w:start w:val="1"/>
      <w:numFmt w:val="lowerRoman"/>
      <w:lvlText w:val="(%4)"/>
      <w:lvlJc w:val="left"/>
      <w:pPr>
        <w:ind w:left="2190" w:hanging="678"/>
        <w:jc w:val="left"/>
      </w:pPr>
      <w:rPr>
        <w:rFonts w:ascii="Arial" w:eastAsia="Arial" w:hAnsi="Arial" w:cs="Arial" w:hint="default"/>
        <w:b w:val="0"/>
        <w:bCs w:val="0"/>
        <w:i w:val="0"/>
        <w:iCs w:val="0"/>
        <w:spacing w:val="-4"/>
        <w:w w:val="101"/>
        <w:sz w:val="20"/>
        <w:szCs w:val="20"/>
        <w:lang w:val="en-US" w:eastAsia="en-US" w:bidi="ar-SA"/>
      </w:rPr>
    </w:lvl>
    <w:lvl w:ilvl="4">
      <w:start w:val="1"/>
      <w:numFmt w:val="upperLetter"/>
      <w:lvlText w:val="(%5)"/>
      <w:lvlJc w:val="left"/>
      <w:pPr>
        <w:ind w:left="2874" w:hanging="681"/>
        <w:jc w:val="left"/>
      </w:pPr>
      <w:rPr>
        <w:rFonts w:ascii="Arial" w:eastAsia="Arial" w:hAnsi="Arial" w:cs="Arial" w:hint="default"/>
        <w:b w:val="0"/>
        <w:bCs w:val="0"/>
        <w:i w:val="0"/>
        <w:iCs w:val="0"/>
        <w:spacing w:val="0"/>
        <w:w w:val="101"/>
        <w:sz w:val="20"/>
        <w:szCs w:val="20"/>
        <w:lang w:val="en-US" w:eastAsia="en-US" w:bidi="ar-SA"/>
      </w:rPr>
    </w:lvl>
    <w:lvl w:ilvl="5">
      <w:numFmt w:val="bullet"/>
      <w:lvlText w:val="•"/>
      <w:lvlJc w:val="left"/>
      <w:pPr>
        <w:ind w:left="5180" w:hanging="681"/>
      </w:pPr>
      <w:rPr>
        <w:rFonts w:hint="default"/>
        <w:lang w:val="en-US" w:eastAsia="en-US" w:bidi="ar-SA"/>
      </w:rPr>
    </w:lvl>
    <w:lvl w:ilvl="6">
      <w:numFmt w:val="bullet"/>
      <w:lvlText w:val="•"/>
      <w:lvlJc w:val="left"/>
      <w:pPr>
        <w:ind w:left="6330" w:hanging="681"/>
      </w:pPr>
      <w:rPr>
        <w:rFonts w:hint="default"/>
        <w:lang w:val="en-US" w:eastAsia="en-US" w:bidi="ar-SA"/>
      </w:rPr>
    </w:lvl>
    <w:lvl w:ilvl="7">
      <w:numFmt w:val="bullet"/>
      <w:lvlText w:val="•"/>
      <w:lvlJc w:val="left"/>
      <w:pPr>
        <w:ind w:left="7480" w:hanging="681"/>
      </w:pPr>
      <w:rPr>
        <w:rFonts w:hint="default"/>
        <w:lang w:val="en-US" w:eastAsia="en-US" w:bidi="ar-SA"/>
      </w:rPr>
    </w:lvl>
    <w:lvl w:ilvl="8">
      <w:numFmt w:val="bullet"/>
      <w:lvlText w:val="•"/>
      <w:lvlJc w:val="left"/>
      <w:pPr>
        <w:ind w:left="8630" w:hanging="681"/>
      </w:pPr>
      <w:rPr>
        <w:rFonts w:hint="default"/>
        <w:lang w:val="en-US" w:eastAsia="en-US" w:bidi="ar-SA"/>
      </w:rPr>
    </w:lvl>
  </w:abstractNum>
  <w:abstractNum w:abstractNumId="37" w15:restartNumberingAfterBreak="0">
    <w:nsid w:val="6EF04970"/>
    <w:multiLevelType w:val="hybridMultilevel"/>
    <w:tmpl w:val="1518B33E"/>
    <w:lvl w:ilvl="0" w:tplc="DC845C40">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69984AE8">
      <w:numFmt w:val="bullet"/>
      <w:lvlText w:val="•"/>
      <w:lvlJc w:val="left"/>
      <w:pPr>
        <w:ind w:left="1795" w:hanging="624"/>
      </w:pPr>
      <w:rPr>
        <w:rFonts w:hint="default"/>
        <w:lang w:val="en-US" w:eastAsia="en-US" w:bidi="ar-SA"/>
      </w:rPr>
    </w:lvl>
    <w:lvl w:ilvl="2" w:tplc="10749032">
      <w:numFmt w:val="bullet"/>
      <w:lvlText w:val="•"/>
      <w:lvlJc w:val="left"/>
      <w:pPr>
        <w:ind w:left="2810" w:hanging="624"/>
      </w:pPr>
      <w:rPr>
        <w:rFonts w:hint="default"/>
        <w:lang w:val="en-US" w:eastAsia="en-US" w:bidi="ar-SA"/>
      </w:rPr>
    </w:lvl>
    <w:lvl w:ilvl="3" w:tplc="3A5EAD52">
      <w:numFmt w:val="bullet"/>
      <w:lvlText w:val="•"/>
      <w:lvlJc w:val="left"/>
      <w:pPr>
        <w:ind w:left="3825" w:hanging="624"/>
      </w:pPr>
      <w:rPr>
        <w:rFonts w:hint="default"/>
        <w:lang w:val="en-US" w:eastAsia="en-US" w:bidi="ar-SA"/>
      </w:rPr>
    </w:lvl>
    <w:lvl w:ilvl="4" w:tplc="97869B2C">
      <w:numFmt w:val="bullet"/>
      <w:lvlText w:val="•"/>
      <w:lvlJc w:val="left"/>
      <w:pPr>
        <w:ind w:left="4840" w:hanging="624"/>
      </w:pPr>
      <w:rPr>
        <w:rFonts w:hint="default"/>
        <w:lang w:val="en-US" w:eastAsia="en-US" w:bidi="ar-SA"/>
      </w:rPr>
    </w:lvl>
    <w:lvl w:ilvl="5" w:tplc="637AC9B4">
      <w:numFmt w:val="bullet"/>
      <w:lvlText w:val="•"/>
      <w:lvlJc w:val="left"/>
      <w:pPr>
        <w:ind w:left="5855" w:hanging="624"/>
      </w:pPr>
      <w:rPr>
        <w:rFonts w:hint="default"/>
        <w:lang w:val="en-US" w:eastAsia="en-US" w:bidi="ar-SA"/>
      </w:rPr>
    </w:lvl>
    <w:lvl w:ilvl="6" w:tplc="A77CF1EC">
      <w:numFmt w:val="bullet"/>
      <w:lvlText w:val="•"/>
      <w:lvlJc w:val="left"/>
      <w:pPr>
        <w:ind w:left="6870" w:hanging="624"/>
      </w:pPr>
      <w:rPr>
        <w:rFonts w:hint="default"/>
        <w:lang w:val="en-US" w:eastAsia="en-US" w:bidi="ar-SA"/>
      </w:rPr>
    </w:lvl>
    <w:lvl w:ilvl="7" w:tplc="9FAC1AF0">
      <w:numFmt w:val="bullet"/>
      <w:lvlText w:val="•"/>
      <w:lvlJc w:val="left"/>
      <w:pPr>
        <w:ind w:left="7885" w:hanging="624"/>
      </w:pPr>
      <w:rPr>
        <w:rFonts w:hint="default"/>
        <w:lang w:val="en-US" w:eastAsia="en-US" w:bidi="ar-SA"/>
      </w:rPr>
    </w:lvl>
    <w:lvl w:ilvl="8" w:tplc="C77EE114">
      <w:numFmt w:val="bullet"/>
      <w:lvlText w:val="•"/>
      <w:lvlJc w:val="left"/>
      <w:pPr>
        <w:ind w:left="8900" w:hanging="624"/>
      </w:pPr>
      <w:rPr>
        <w:rFonts w:hint="default"/>
        <w:lang w:val="en-US" w:eastAsia="en-US" w:bidi="ar-SA"/>
      </w:rPr>
    </w:lvl>
  </w:abstractNum>
  <w:abstractNum w:abstractNumId="38" w15:restartNumberingAfterBreak="0">
    <w:nsid w:val="6FFC622F"/>
    <w:multiLevelType w:val="hybridMultilevel"/>
    <w:tmpl w:val="EDBAB2AA"/>
    <w:lvl w:ilvl="0" w:tplc="BB60EFCA">
      <w:start w:val="1"/>
      <w:numFmt w:val="decimal"/>
      <w:lvlText w:val="%1."/>
      <w:lvlJc w:val="left"/>
      <w:pPr>
        <w:ind w:left="775" w:hanging="624"/>
        <w:jc w:val="left"/>
      </w:pPr>
      <w:rPr>
        <w:rFonts w:ascii="Arial" w:eastAsia="Arial" w:hAnsi="Arial" w:cs="Arial" w:hint="default"/>
        <w:b w:val="0"/>
        <w:bCs w:val="0"/>
        <w:i w:val="0"/>
        <w:iCs w:val="0"/>
        <w:spacing w:val="-1"/>
        <w:w w:val="101"/>
        <w:sz w:val="20"/>
        <w:szCs w:val="20"/>
        <w:lang w:val="en-US" w:eastAsia="en-US" w:bidi="ar-SA"/>
      </w:rPr>
    </w:lvl>
    <w:lvl w:ilvl="1" w:tplc="A702784A">
      <w:numFmt w:val="bullet"/>
      <w:lvlText w:val="•"/>
      <w:lvlJc w:val="left"/>
      <w:pPr>
        <w:ind w:left="1795" w:hanging="624"/>
      </w:pPr>
      <w:rPr>
        <w:rFonts w:hint="default"/>
        <w:lang w:val="en-US" w:eastAsia="en-US" w:bidi="ar-SA"/>
      </w:rPr>
    </w:lvl>
    <w:lvl w:ilvl="2" w:tplc="3FE6E586">
      <w:numFmt w:val="bullet"/>
      <w:lvlText w:val="•"/>
      <w:lvlJc w:val="left"/>
      <w:pPr>
        <w:ind w:left="2810" w:hanging="624"/>
      </w:pPr>
      <w:rPr>
        <w:rFonts w:hint="default"/>
        <w:lang w:val="en-US" w:eastAsia="en-US" w:bidi="ar-SA"/>
      </w:rPr>
    </w:lvl>
    <w:lvl w:ilvl="3" w:tplc="C272282C">
      <w:numFmt w:val="bullet"/>
      <w:lvlText w:val="•"/>
      <w:lvlJc w:val="left"/>
      <w:pPr>
        <w:ind w:left="3825" w:hanging="624"/>
      </w:pPr>
      <w:rPr>
        <w:rFonts w:hint="default"/>
        <w:lang w:val="en-US" w:eastAsia="en-US" w:bidi="ar-SA"/>
      </w:rPr>
    </w:lvl>
    <w:lvl w:ilvl="4" w:tplc="AD9A84E0">
      <w:numFmt w:val="bullet"/>
      <w:lvlText w:val="•"/>
      <w:lvlJc w:val="left"/>
      <w:pPr>
        <w:ind w:left="4840" w:hanging="624"/>
      </w:pPr>
      <w:rPr>
        <w:rFonts w:hint="default"/>
        <w:lang w:val="en-US" w:eastAsia="en-US" w:bidi="ar-SA"/>
      </w:rPr>
    </w:lvl>
    <w:lvl w:ilvl="5" w:tplc="0368FC4C">
      <w:numFmt w:val="bullet"/>
      <w:lvlText w:val="•"/>
      <w:lvlJc w:val="left"/>
      <w:pPr>
        <w:ind w:left="5855" w:hanging="624"/>
      </w:pPr>
      <w:rPr>
        <w:rFonts w:hint="default"/>
        <w:lang w:val="en-US" w:eastAsia="en-US" w:bidi="ar-SA"/>
      </w:rPr>
    </w:lvl>
    <w:lvl w:ilvl="6" w:tplc="A66037F6">
      <w:numFmt w:val="bullet"/>
      <w:lvlText w:val="•"/>
      <w:lvlJc w:val="left"/>
      <w:pPr>
        <w:ind w:left="6870" w:hanging="624"/>
      </w:pPr>
      <w:rPr>
        <w:rFonts w:hint="default"/>
        <w:lang w:val="en-US" w:eastAsia="en-US" w:bidi="ar-SA"/>
      </w:rPr>
    </w:lvl>
    <w:lvl w:ilvl="7" w:tplc="61FEAED4">
      <w:numFmt w:val="bullet"/>
      <w:lvlText w:val="•"/>
      <w:lvlJc w:val="left"/>
      <w:pPr>
        <w:ind w:left="7885" w:hanging="624"/>
      </w:pPr>
      <w:rPr>
        <w:rFonts w:hint="default"/>
        <w:lang w:val="en-US" w:eastAsia="en-US" w:bidi="ar-SA"/>
      </w:rPr>
    </w:lvl>
    <w:lvl w:ilvl="8" w:tplc="88E8A794">
      <w:numFmt w:val="bullet"/>
      <w:lvlText w:val="•"/>
      <w:lvlJc w:val="left"/>
      <w:pPr>
        <w:ind w:left="8900" w:hanging="624"/>
      </w:pPr>
      <w:rPr>
        <w:rFonts w:hint="default"/>
        <w:lang w:val="en-US" w:eastAsia="en-US" w:bidi="ar-SA"/>
      </w:rPr>
    </w:lvl>
  </w:abstractNum>
  <w:abstractNum w:abstractNumId="39" w15:restartNumberingAfterBreak="0">
    <w:nsid w:val="720628D9"/>
    <w:multiLevelType w:val="hybridMultilevel"/>
    <w:tmpl w:val="A13AB51E"/>
    <w:lvl w:ilvl="0" w:tplc="C9847B9E">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E00A5D5E">
      <w:numFmt w:val="bullet"/>
      <w:lvlText w:val="•"/>
      <w:lvlJc w:val="left"/>
      <w:pPr>
        <w:ind w:left="1795" w:hanging="622"/>
      </w:pPr>
      <w:rPr>
        <w:rFonts w:hint="default"/>
        <w:lang w:val="en-US" w:eastAsia="en-US" w:bidi="ar-SA"/>
      </w:rPr>
    </w:lvl>
    <w:lvl w:ilvl="2" w:tplc="74FA2BB4">
      <w:numFmt w:val="bullet"/>
      <w:lvlText w:val="•"/>
      <w:lvlJc w:val="left"/>
      <w:pPr>
        <w:ind w:left="2810" w:hanging="622"/>
      </w:pPr>
      <w:rPr>
        <w:rFonts w:hint="default"/>
        <w:lang w:val="en-US" w:eastAsia="en-US" w:bidi="ar-SA"/>
      </w:rPr>
    </w:lvl>
    <w:lvl w:ilvl="3" w:tplc="F102A142">
      <w:numFmt w:val="bullet"/>
      <w:lvlText w:val="•"/>
      <w:lvlJc w:val="left"/>
      <w:pPr>
        <w:ind w:left="3825" w:hanging="622"/>
      </w:pPr>
      <w:rPr>
        <w:rFonts w:hint="default"/>
        <w:lang w:val="en-US" w:eastAsia="en-US" w:bidi="ar-SA"/>
      </w:rPr>
    </w:lvl>
    <w:lvl w:ilvl="4" w:tplc="EED61310">
      <w:numFmt w:val="bullet"/>
      <w:lvlText w:val="•"/>
      <w:lvlJc w:val="left"/>
      <w:pPr>
        <w:ind w:left="4840" w:hanging="622"/>
      </w:pPr>
      <w:rPr>
        <w:rFonts w:hint="default"/>
        <w:lang w:val="en-US" w:eastAsia="en-US" w:bidi="ar-SA"/>
      </w:rPr>
    </w:lvl>
    <w:lvl w:ilvl="5" w:tplc="B0344278">
      <w:numFmt w:val="bullet"/>
      <w:lvlText w:val="•"/>
      <w:lvlJc w:val="left"/>
      <w:pPr>
        <w:ind w:left="5855" w:hanging="622"/>
      </w:pPr>
      <w:rPr>
        <w:rFonts w:hint="default"/>
        <w:lang w:val="en-US" w:eastAsia="en-US" w:bidi="ar-SA"/>
      </w:rPr>
    </w:lvl>
    <w:lvl w:ilvl="6" w:tplc="736EC364">
      <w:numFmt w:val="bullet"/>
      <w:lvlText w:val="•"/>
      <w:lvlJc w:val="left"/>
      <w:pPr>
        <w:ind w:left="6870" w:hanging="622"/>
      </w:pPr>
      <w:rPr>
        <w:rFonts w:hint="default"/>
        <w:lang w:val="en-US" w:eastAsia="en-US" w:bidi="ar-SA"/>
      </w:rPr>
    </w:lvl>
    <w:lvl w:ilvl="7" w:tplc="7120715C">
      <w:numFmt w:val="bullet"/>
      <w:lvlText w:val="•"/>
      <w:lvlJc w:val="left"/>
      <w:pPr>
        <w:ind w:left="7885" w:hanging="622"/>
      </w:pPr>
      <w:rPr>
        <w:rFonts w:hint="default"/>
        <w:lang w:val="en-US" w:eastAsia="en-US" w:bidi="ar-SA"/>
      </w:rPr>
    </w:lvl>
    <w:lvl w:ilvl="8" w:tplc="33827EE6">
      <w:numFmt w:val="bullet"/>
      <w:lvlText w:val="•"/>
      <w:lvlJc w:val="left"/>
      <w:pPr>
        <w:ind w:left="8900" w:hanging="622"/>
      </w:pPr>
      <w:rPr>
        <w:rFonts w:hint="default"/>
        <w:lang w:val="en-US" w:eastAsia="en-US" w:bidi="ar-SA"/>
      </w:rPr>
    </w:lvl>
  </w:abstractNum>
  <w:abstractNum w:abstractNumId="40" w15:restartNumberingAfterBreak="0">
    <w:nsid w:val="721276BF"/>
    <w:multiLevelType w:val="hybridMultilevel"/>
    <w:tmpl w:val="BEE4B5A4"/>
    <w:lvl w:ilvl="0" w:tplc="0D109084">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AECE9CE0">
      <w:numFmt w:val="bullet"/>
      <w:lvlText w:val="•"/>
      <w:lvlJc w:val="left"/>
      <w:pPr>
        <w:ind w:left="1795" w:hanging="622"/>
      </w:pPr>
      <w:rPr>
        <w:rFonts w:hint="default"/>
        <w:lang w:val="en-US" w:eastAsia="en-US" w:bidi="ar-SA"/>
      </w:rPr>
    </w:lvl>
    <w:lvl w:ilvl="2" w:tplc="B9F2EB84">
      <w:numFmt w:val="bullet"/>
      <w:lvlText w:val="•"/>
      <w:lvlJc w:val="left"/>
      <w:pPr>
        <w:ind w:left="2810" w:hanging="622"/>
      </w:pPr>
      <w:rPr>
        <w:rFonts w:hint="default"/>
        <w:lang w:val="en-US" w:eastAsia="en-US" w:bidi="ar-SA"/>
      </w:rPr>
    </w:lvl>
    <w:lvl w:ilvl="3" w:tplc="C862CE32">
      <w:numFmt w:val="bullet"/>
      <w:lvlText w:val="•"/>
      <w:lvlJc w:val="left"/>
      <w:pPr>
        <w:ind w:left="3825" w:hanging="622"/>
      </w:pPr>
      <w:rPr>
        <w:rFonts w:hint="default"/>
        <w:lang w:val="en-US" w:eastAsia="en-US" w:bidi="ar-SA"/>
      </w:rPr>
    </w:lvl>
    <w:lvl w:ilvl="4" w:tplc="C8A88740">
      <w:numFmt w:val="bullet"/>
      <w:lvlText w:val="•"/>
      <w:lvlJc w:val="left"/>
      <w:pPr>
        <w:ind w:left="4840" w:hanging="622"/>
      </w:pPr>
      <w:rPr>
        <w:rFonts w:hint="default"/>
        <w:lang w:val="en-US" w:eastAsia="en-US" w:bidi="ar-SA"/>
      </w:rPr>
    </w:lvl>
    <w:lvl w:ilvl="5" w:tplc="305A6F2C">
      <w:numFmt w:val="bullet"/>
      <w:lvlText w:val="•"/>
      <w:lvlJc w:val="left"/>
      <w:pPr>
        <w:ind w:left="5855" w:hanging="622"/>
      </w:pPr>
      <w:rPr>
        <w:rFonts w:hint="default"/>
        <w:lang w:val="en-US" w:eastAsia="en-US" w:bidi="ar-SA"/>
      </w:rPr>
    </w:lvl>
    <w:lvl w:ilvl="6" w:tplc="79F41E34">
      <w:numFmt w:val="bullet"/>
      <w:lvlText w:val="•"/>
      <w:lvlJc w:val="left"/>
      <w:pPr>
        <w:ind w:left="6870" w:hanging="622"/>
      </w:pPr>
      <w:rPr>
        <w:rFonts w:hint="default"/>
        <w:lang w:val="en-US" w:eastAsia="en-US" w:bidi="ar-SA"/>
      </w:rPr>
    </w:lvl>
    <w:lvl w:ilvl="7" w:tplc="266077B4">
      <w:numFmt w:val="bullet"/>
      <w:lvlText w:val="•"/>
      <w:lvlJc w:val="left"/>
      <w:pPr>
        <w:ind w:left="7885" w:hanging="622"/>
      </w:pPr>
      <w:rPr>
        <w:rFonts w:hint="default"/>
        <w:lang w:val="en-US" w:eastAsia="en-US" w:bidi="ar-SA"/>
      </w:rPr>
    </w:lvl>
    <w:lvl w:ilvl="8" w:tplc="996896B2">
      <w:numFmt w:val="bullet"/>
      <w:lvlText w:val="•"/>
      <w:lvlJc w:val="left"/>
      <w:pPr>
        <w:ind w:left="8900" w:hanging="622"/>
      </w:pPr>
      <w:rPr>
        <w:rFonts w:hint="default"/>
        <w:lang w:val="en-US" w:eastAsia="en-US" w:bidi="ar-SA"/>
      </w:rPr>
    </w:lvl>
  </w:abstractNum>
  <w:abstractNum w:abstractNumId="41" w15:restartNumberingAfterBreak="0">
    <w:nsid w:val="75F64052"/>
    <w:multiLevelType w:val="hybridMultilevel"/>
    <w:tmpl w:val="A5E6E192"/>
    <w:lvl w:ilvl="0" w:tplc="440E2EF2">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560EC372">
      <w:numFmt w:val="bullet"/>
      <w:lvlText w:val="•"/>
      <w:lvlJc w:val="left"/>
      <w:pPr>
        <w:ind w:left="1795" w:hanging="624"/>
      </w:pPr>
      <w:rPr>
        <w:rFonts w:hint="default"/>
        <w:lang w:val="en-US" w:eastAsia="en-US" w:bidi="ar-SA"/>
      </w:rPr>
    </w:lvl>
    <w:lvl w:ilvl="2" w:tplc="8D9C293E">
      <w:numFmt w:val="bullet"/>
      <w:lvlText w:val="•"/>
      <w:lvlJc w:val="left"/>
      <w:pPr>
        <w:ind w:left="2810" w:hanging="624"/>
      </w:pPr>
      <w:rPr>
        <w:rFonts w:hint="default"/>
        <w:lang w:val="en-US" w:eastAsia="en-US" w:bidi="ar-SA"/>
      </w:rPr>
    </w:lvl>
    <w:lvl w:ilvl="3" w:tplc="7B363878">
      <w:numFmt w:val="bullet"/>
      <w:lvlText w:val="•"/>
      <w:lvlJc w:val="left"/>
      <w:pPr>
        <w:ind w:left="3825" w:hanging="624"/>
      </w:pPr>
      <w:rPr>
        <w:rFonts w:hint="default"/>
        <w:lang w:val="en-US" w:eastAsia="en-US" w:bidi="ar-SA"/>
      </w:rPr>
    </w:lvl>
    <w:lvl w:ilvl="4" w:tplc="C0D2DE6E">
      <w:numFmt w:val="bullet"/>
      <w:lvlText w:val="•"/>
      <w:lvlJc w:val="left"/>
      <w:pPr>
        <w:ind w:left="4840" w:hanging="624"/>
      </w:pPr>
      <w:rPr>
        <w:rFonts w:hint="default"/>
        <w:lang w:val="en-US" w:eastAsia="en-US" w:bidi="ar-SA"/>
      </w:rPr>
    </w:lvl>
    <w:lvl w:ilvl="5" w:tplc="D2605EAE">
      <w:numFmt w:val="bullet"/>
      <w:lvlText w:val="•"/>
      <w:lvlJc w:val="left"/>
      <w:pPr>
        <w:ind w:left="5855" w:hanging="624"/>
      </w:pPr>
      <w:rPr>
        <w:rFonts w:hint="default"/>
        <w:lang w:val="en-US" w:eastAsia="en-US" w:bidi="ar-SA"/>
      </w:rPr>
    </w:lvl>
    <w:lvl w:ilvl="6" w:tplc="9762248E">
      <w:numFmt w:val="bullet"/>
      <w:lvlText w:val="•"/>
      <w:lvlJc w:val="left"/>
      <w:pPr>
        <w:ind w:left="6870" w:hanging="624"/>
      </w:pPr>
      <w:rPr>
        <w:rFonts w:hint="default"/>
        <w:lang w:val="en-US" w:eastAsia="en-US" w:bidi="ar-SA"/>
      </w:rPr>
    </w:lvl>
    <w:lvl w:ilvl="7" w:tplc="AD6EC7DC">
      <w:numFmt w:val="bullet"/>
      <w:lvlText w:val="•"/>
      <w:lvlJc w:val="left"/>
      <w:pPr>
        <w:ind w:left="7885" w:hanging="624"/>
      </w:pPr>
      <w:rPr>
        <w:rFonts w:hint="default"/>
        <w:lang w:val="en-US" w:eastAsia="en-US" w:bidi="ar-SA"/>
      </w:rPr>
    </w:lvl>
    <w:lvl w:ilvl="8" w:tplc="F496D238">
      <w:numFmt w:val="bullet"/>
      <w:lvlText w:val="•"/>
      <w:lvlJc w:val="left"/>
      <w:pPr>
        <w:ind w:left="8900" w:hanging="624"/>
      </w:pPr>
      <w:rPr>
        <w:rFonts w:hint="default"/>
        <w:lang w:val="en-US" w:eastAsia="en-US" w:bidi="ar-SA"/>
      </w:rPr>
    </w:lvl>
  </w:abstractNum>
  <w:abstractNum w:abstractNumId="42" w15:restartNumberingAfterBreak="0">
    <w:nsid w:val="7DFD1983"/>
    <w:multiLevelType w:val="hybridMultilevel"/>
    <w:tmpl w:val="D5F8027C"/>
    <w:lvl w:ilvl="0" w:tplc="C92664FC">
      <w:start w:val="1"/>
      <w:numFmt w:val="decimal"/>
      <w:lvlText w:val="%1."/>
      <w:lvlJc w:val="left"/>
      <w:pPr>
        <w:ind w:left="775" w:hanging="623"/>
        <w:jc w:val="left"/>
      </w:pPr>
      <w:rPr>
        <w:rFonts w:ascii="Arial" w:eastAsia="Arial" w:hAnsi="Arial" w:cs="Arial" w:hint="default"/>
        <w:b w:val="0"/>
        <w:bCs w:val="0"/>
        <w:i w:val="0"/>
        <w:iCs w:val="0"/>
        <w:spacing w:val="-1"/>
        <w:w w:val="101"/>
        <w:sz w:val="20"/>
        <w:szCs w:val="20"/>
        <w:lang w:val="en-US" w:eastAsia="en-US" w:bidi="ar-SA"/>
      </w:rPr>
    </w:lvl>
    <w:lvl w:ilvl="1" w:tplc="7B8C4F5A">
      <w:numFmt w:val="bullet"/>
      <w:lvlText w:val="•"/>
      <w:lvlJc w:val="left"/>
      <w:pPr>
        <w:ind w:left="1795" w:hanging="623"/>
      </w:pPr>
      <w:rPr>
        <w:rFonts w:hint="default"/>
        <w:lang w:val="en-US" w:eastAsia="en-US" w:bidi="ar-SA"/>
      </w:rPr>
    </w:lvl>
    <w:lvl w:ilvl="2" w:tplc="C66A88E0">
      <w:numFmt w:val="bullet"/>
      <w:lvlText w:val="•"/>
      <w:lvlJc w:val="left"/>
      <w:pPr>
        <w:ind w:left="2810" w:hanging="623"/>
      </w:pPr>
      <w:rPr>
        <w:rFonts w:hint="default"/>
        <w:lang w:val="en-US" w:eastAsia="en-US" w:bidi="ar-SA"/>
      </w:rPr>
    </w:lvl>
    <w:lvl w:ilvl="3" w:tplc="9CAAB4E6">
      <w:numFmt w:val="bullet"/>
      <w:lvlText w:val="•"/>
      <w:lvlJc w:val="left"/>
      <w:pPr>
        <w:ind w:left="3825" w:hanging="623"/>
      </w:pPr>
      <w:rPr>
        <w:rFonts w:hint="default"/>
        <w:lang w:val="en-US" w:eastAsia="en-US" w:bidi="ar-SA"/>
      </w:rPr>
    </w:lvl>
    <w:lvl w:ilvl="4" w:tplc="5C6625AE">
      <w:numFmt w:val="bullet"/>
      <w:lvlText w:val="•"/>
      <w:lvlJc w:val="left"/>
      <w:pPr>
        <w:ind w:left="4840" w:hanging="623"/>
      </w:pPr>
      <w:rPr>
        <w:rFonts w:hint="default"/>
        <w:lang w:val="en-US" w:eastAsia="en-US" w:bidi="ar-SA"/>
      </w:rPr>
    </w:lvl>
    <w:lvl w:ilvl="5" w:tplc="D32CDE62">
      <w:numFmt w:val="bullet"/>
      <w:lvlText w:val="•"/>
      <w:lvlJc w:val="left"/>
      <w:pPr>
        <w:ind w:left="5855" w:hanging="623"/>
      </w:pPr>
      <w:rPr>
        <w:rFonts w:hint="default"/>
        <w:lang w:val="en-US" w:eastAsia="en-US" w:bidi="ar-SA"/>
      </w:rPr>
    </w:lvl>
    <w:lvl w:ilvl="6" w:tplc="FEEC5134">
      <w:numFmt w:val="bullet"/>
      <w:lvlText w:val="•"/>
      <w:lvlJc w:val="left"/>
      <w:pPr>
        <w:ind w:left="6870" w:hanging="623"/>
      </w:pPr>
      <w:rPr>
        <w:rFonts w:hint="default"/>
        <w:lang w:val="en-US" w:eastAsia="en-US" w:bidi="ar-SA"/>
      </w:rPr>
    </w:lvl>
    <w:lvl w:ilvl="7" w:tplc="C05AE802">
      <w:numFmt w:val="bullet"/>
      <w:lvlText w:val="•"/>
      <w:lvlJc w:val="left"/>
      <w:pPr>
        <w:ind w:left="7885" w:hanging="623"/>
      </w:pPr>
      <w:rPr>
        <w:rFonts w:hint="default"/>
        <w:lang w:val="en-US" w:eastAsia="en-US" w:bidi="ar-SA"/>
      </w:rPr>
    </w:lvl>
    <w:lvl w:ilvl="8" w:tplc="2D4AD902">
      <w:numFmt w:val="bullet"/>
      <w:lvlText w:val="•"/>
      <w:lvlJc w:val="left"/>
      <w:pPr>
        <w:ind w:left="8900" w:hanging="623"/>
      </w:pPr>
      <w:rPr>
        <w:rFonts w:hint="default"/>
        <w:lang w:val="en-US" w:eastAsia="en-US" w:bidi="ar-SA"/>
      </w:rPr>
    </w:lvl>
  </w:abstractNum>
  <w:abstractNum w:abstractNumId="43" w15:restartNumberingAfterBreak="0">
    <w:nsid w:val="7E71127D"/>
    <w:multiLevelType w:val="hybridMultilevel"/>
    <w:tmpl w:val="DEFAB472"/>
    <w:lvl w:ilvl="0" w:tplc="1090AA26">
      <w:start w:val="1"/>
      <w:numFmt w:val="lowerLetter"/>
      <w:lvlText w:val="(%1)"/>
      <w:lvlJc w:val="left"/>
      <w:pPr>
        <w:ind w:left="775" w:hanging="622"/>
        <w:jc w:val="left"/>
      </w:pPr>
      <w:rPr>
        <w:rFonts w:ascii="Arial" w:eastAsia="Arial" w:hAnsi="Arial" w:cs="Arial" w:hint="default"/>
        <w:b w:val="0"/>
        <w:bCs w:val="0"/>
        <w:i w:val="0"/>
        <w:iCs w:val="0"/>
        <w:spacing w:val="-3"/>
        <w:w w:val="101"/>
        <w:sz w:val="20"/>
        <w:szCs w:val="20"/>
        <w:lang w:val="en-US" w:eastAsia="en-US" w:bidi="ar-SA"/>
      </w:rPr>
    </w:lvl>
    <w:lvl w:ilvl="1" w:tplc="18C2542A">
      <w:numFmt w:val="bullet"/>
      <w:lvlText w:val="•"/>
      <w:lvlJc w:val="left"/>
      <w:pPr>
        <w:ind w:left="1795" w:hanging="622"/>
      </w:pPr>
      <w:rPr>
        <w:rFonts w:hint="default"/>
        <w:lang w:val="en-US" w:eastAsia="en-US" w:bidi="ar-SA"/>
      </w:rPr>
    </w:lvl>
    <w:lvl w:ilvl="2" w:tplc="456A5966">
      <w:numFmt w:val="bullet"/>
      <w:lvlText w:val="•"/>
      <w:lvlJc w:val="left"/>
      <w:pPr>
        <w:ind w:left="2810" w:hanging="622"/>
      </w:pPr>
      <w:rPr>
        <w:rFonts w:hint="default"/>
        <w:lang w:val="en-US" w:eastAsia="en-US" w:bidi="ar-SA"/>
      </w:rPr>
    </w:lvl>
    <w:lvl w:ilvl="3" w:tplc="28B624A0">
      <w:numFmt w:val="bullet"/>
      <w:lvlText w:val="•"/>
      <w:lvlJc w:val="left"/>
      <w:pPr>
        <w:ind w:left="3825" w:hanging="622"/>
      </w:pPr>
      <w:rPr>
        <w:rFonts w:hint="default"/>
        <w:lang w:val="en-US" w:eastAsia="en-US" w:bidi="ar-SA"/>
      </w:rPr>
    </w:lvl>
    <w:lvl w:ilvl="4" w:tplc="5288C06E">
      <w:numFmt w:val="bullet"/>
      <w:lvlText w:val="•"/>
      <w:lvlJc w:val="left"/>
      <w:pPr>
        <w:ind w:left="4840" w:hanging="622"/>
      </w:pPr>
      <w:rPr>
        <w:rFonts w:hint="default"/>
        <w:lang w:val="en-US" w:eastAsia="en-US" w:bidi="ar-SA"/>
      </w:rPr>
    </w:lvl>
    <w:lvl w:ilvl="5" w:tplc="F2F2B060">
      <w:numFmt w:val="bullet"/>
      <w:lvlText w:val="•"/>
      <w:lvlJc w:val="left"/>
      <w:pPr>
        <w:ind w:left="5855" w:hanging="622"/>
      </w:pPr>
      <w:rPr>
        <w:rFonts w:hint="default"/>
        <w:lang w:val="en-US" w:eastAsia="en-US" w:bidi="ar-SA"/>
      </w:rPr>
    </w:lvl>
    <w:lvl w:ilvl="6" w:tplc="F4667EAE">
      <w:numFmt w:val="bullet"/>
      <w:lvlText w:val="•"/>
      <w:lvlJc w:val="left"/>
      <w:pPr>
        <w:ind w:left="6870" w:hanging="622"/>
      </w:pPr>
      <w:rPr>
        <w:rFonts w:hint="default"/>
        <w:lang w:val="en-US" w:eastAsia="en-US" w:bidi="ar-SA"/>
      </w:rPr>
    </w:lvl>
    <w:lvl w:ilvl="7" w:tplc="651A2E30">
      <w:numFmt w:val="bullet"/>
      <w:lvlText w:val="•"/>
      <w:lvlJc w:val="left"/>
      <w:pPr>
        <w:ind w:left="7885" w:hanging="622"/>
      </w:pPr>
      <w:rPr>
        <w:rFonts w:hint="default"/>
        <w:lang w:val="en-US" w:eastAsia="en-US" w:bidi="ar-SA"/>
      </w:rPr>
    </w:lvl>
    <w:lvl w:ilvl="8" w:tplc="6B284D58">
      <w:numFmt w:val="bullet"/>
      <w:lvlText w:val="•"/>
      <w:lvlJc w:val="left"/>
      <w:pPr>
        <w:ind w:left="8900" w:hanging="622"/>
      </w:pPr>
      <w:rPr>
        <w:rFonts w:hint="default"/>
        <w:lang w:val="en-US" w:eastAsia="en-US" w:bidi="ar-SA"/>
      </w:rPr>
    </w:lvl>
  </w:abstractNum>
  <w:abstractNum w:abstractNumId="44" w15:restartNumberingAfterBreak="0">
    <w:nsid w:val="7F832772"/>
    <w:multiLevelType w:val="hybridMultilevel"/>
    <w:tmpl w:val="F1108D5E"/>
    <w:lvl w:ilvl="0" w:tplc="CFCEB828">
      <w:start w:val="1"/>
      <w:numFmt w:val="lowerLetter"/>
      <w:lvlText w:val="(%1)"/>
      <w:lvlJc w:val="left"/>
      <w:pPr>
        <w:ind w:left="775" w:hanging="624"/>
        <w:jc w:val="left"/>
      </w:pPr>
      <w:rPr>
        <w:rFonts w:ascii="Arial" w:eastAsia="Arial" w:hAnsi="Arial" w:cs="Arial" w:hint="default"/>
        <w:b w:val="0"/>
        <w:bCs w:val="0"/>
        <w:i w:val="0"/>
        <w:iCs w:val="0"/>
        <w:spacing w:val="-3"/>
        <w:w w:val="101"/>
        <w:sz w:val="20"/>
        <w:szCs w:val="20"/>
        <w:lang w:val="en-US" w:eastAsia="en-US" w:bidi="ar-SA"/>
      </w:rPr>
    </w:lvl>
    <w:lvl w:ilvl="1" w:tplc="7930B0DA">
      <w:start w:val="1"/>
      <w:numFmt w:val="lowerRoman"/>
      <w:lvlText w:val="(%2)"/>
      <w:lvlJc w:val="left"/>
      <w:pPr>
        <w:ind w:left="1512" w:hanging="735"/>
        <w:jc w:val="left"/>
      </w:pPr>
      <w:rPr>
        <w:rFonts w:ascii="Arial" w:eastAsia="Arial" w:hAnsi="Arial" w:cs="Arial" w:hint="default"/>
        <w:b w:val="0"/>
        <w:bCs w:val="0"/>
        <w:i w:val="0"/>
        <w:iCs w:val="0"/>
        <w:spacing w:val="-4"/>
        <w:w w:val="101"/>
        <w:sz w:val="20"/>
        <w:szCs w:val="20"/>
        <w:lang w:val="en-US" w:eastAsia="en-US" w:bidi="ar-SA"/>
      </w:rPr>
    </w:lvl>
    <w:lvl w:ilvl="2" w:tplc="320E958C">
      <w:numFmt w:val="bullet"/>
      <w:lvlText w:val="•"/>
      <w:lvlJc w:val="left"/>
      <w:pPr>
        <w:ind w:left="2565" w:hanging="735"/>
      </w:pPr>
      <w:rPr>
        <w:rFonts w:hint="default"/>
        <w:lang w:val="en-US" w:eastAsia="en-US" w:bidi="ar-SA"/>
      </w:rPr>
    </w:lvl>
    <w:lvl w:ilvl="3" w:tplc="C6C87C68">
      <w:numFmt w:val="bullet"/>
      <w:lvlText w:val="•"/>
      <w:lvlJc w:val="left"/>
      <w:pPr>
        <w:ind w:left="3611" w:hanging="735"/>
      </w:pPr>
      <w:rPr>
        <w:rFonts w:hint="default"/>
        <w:lang w:val="en-US" w:eastAsia="en-US" w:bidi="ar-SA"/>
      </w:rPr>
    </w:lvl>
    <w:lvl w:ilvl="4" w:tplc="4386FE46">
      <w:numFmt w:val="bullet"/>
      <w:lvlText w:val="•"/>
      <w:lvlJc w:val="left"/>
      <w:pPr>
        <w:ind w:left="4656" w:hanging="735"/>
      </w:pPr>
      <w:rPr>
        <w:rFonts w:hint="default"/>
        <w:lang w:val="en-US" w:eastAsia="en-US" w:bidi="ar-SA"/>
      </w:rPr>
    </w:lvl>
    <w:lvl w:ilvl="5" w:tplc="5ADC059A">
      <w:numFmt w:val="bullet"/>
      <w:lvlText w:val="•"/>
      <w:lvlJc w:val="left"/>
      <w:pPr>
        <w:ind w:left="5702" w:hanging="735"/>
      </w:pPr>
      <w:rPr>
        <w:rFonts w:hint="default"/>
        <w:lang w:val="en-US" w:eastAsia="en-US" w:bidi="ar-SA"/>
      </w:rPr>
    </w:lvl>
    <w:lvl w:ilvl="6" w:tplc="46A2056A">
      <w:numFmt w:val="bullet"/>
      <w:lvlText w:val="•"/>
      <w:lvlJc w:val="left"/>
      <w:pPr>
        <w:ind w:left="6747" w:hanging="735"/>
      </w:pPr>
      <w:rPr>
        <w:rFonts w:hint="default"/>
        <w:lang w:val="en-US" w:eastAsia="en-US" w:bidi="ar-SA"/>
      </w:rPr>
    </w:lvl>
    <w:lvl w:ilvl="7" w:tplc="EE92E4F8">
      <w:numFmt w:val="bullet"/>
      <w:lvlText w:val="•"/>
      <w:lvlJc w:val="left"/>
      <w:pPr>
        <w:ind w:left="7793" w:hanging="735"/>
      </w:pPr>
      <w:rPr>
        <w:rFonts w:hint="default"/>
        <w:lang w:val="en-US" w:eastAsia="en-US" w:bidi="ar-SA"/>
      </w:rPr>
    </w:lvl>
    <w:lvl w:ilvl="8" w:tplc="9E1052F6">
      <w:numFmt w:val="bullet"/>
      <w:lvlText w:val="•"/>
      <w:lvlJc w:val="left"/>
      <w:pPr>
        <w:ind w:left="8838" w:hanging="735"/>
      </w:pPr>
      <w:rPr>
        <w:rFonts w:hint="default"/>
        <w:lang w:val="en-US" w:eastAsia="en-US" w:bidi="ar-SA"/>
      </w:rPr>
    </w:lvl>
  </w:abstractNum>
  <w:num w:numId="1" w16cid:durableId="1608390964">
    <w:abstractNumId w:val="38"/>
  </w:num>
  <w:num w:numId="2" w16cid:durableId="340471675">
    <w:abstractNumId w:val="42"/>
  </w:num>
  <w:num w:numId="3" w16cid:durableId="1557624636">
    <w:abstractNumId w:val="11"/>
  </w:num>
  <w:num w:numId="4" w16cid:durableId="444806812">
    <w:abstractNumId w:val="33"/>
  </w:num>
  <w:num w:numId="5" w16cid:durableId="858012040">
    <w:abstractNumId w:val="25"/>
  </w:num>
  <w:num w:numId="6" w16cid:durableId="188303248">
    <w:abstractNumId w:val="34"/>
  </w:num>
  <w:num w:numId="7" w16cid:durableId="1797063642">
    <w:abstractNumId w:val="10"/>
  </w:num>
  <w:num w:numId="8" w16cid:durableId="1744647052">
    <w:abstractNumId w:val="31"/>
  </w:num>
  <w:num w:numId="9" w16cid:durableId="1148329428">
    <w:abstractNumId w:val="18"/>
  </w:num>
  <w:num w:numId="10" w16cid:durableId="55712024">
    <w:abstractNumId w:val="12"/>
  </w:num>
  <w:num w:numId="11" w16cid:durableId="1553809589">
    <w:abstractNumId w:val="43"/>
  </w:num>
  <w:num w:numId="12" w16cid:durableId="391006110">
    <w:abstractNumId w:val="27"/>
  </w:num>
  <w:num w:numId="13" w16cid:durableId="984352806">
    <w:abstractNumId w:val="13"/>
  </w:num>
  <w:num w:numId="14" w16cid:durableId="1222716820">
    <w:abstractNumId w:val="1"/>
  </w:num>
  <w:num w:numId="15" w16cid:durableId="1689328644">
    <w:abstractNumId w:val="44"/>
  </w:num>
  <w:num w:numId="16" w16cid:durableId="598484685">
    <w:abstractNumId w:val="35"/>
  </w:num>
  <w:num w:numId="17" w16cid:durableId="2009793766">
    <w:abstractNumId w:val="8"/>
  </w:num>
  <w:num w:numId="18" w16cid:durableId="1974701">
    <w:abstractNumId w:val="39"/>
  </w:num>
  <w:num w:numId="19" w16cid:durableId="1167671173">
    <w:abstractNumId w:val="5"/>
  </w:num>
  <w:num w:numId="20" w16cid:durableId="638918806">
    <w:abstractNumId w:val="23"/>
  </w:num>
  <w:num w:numId="21" w16cid:durableId="617570989">
    <w:abstractNumId w:val="40"/>
  </w:num>
  <w:num w:numId="22" w16cid:durableId="189494471">
    <w:abstractNumId w:val="15"/>
  </w:num>
  <w:num w:numId="23" w16cid:durableId="1003975596">
    <w:abstractNumId w:val="9"/>
  </w:num>
  <w:num w:numId="24" w16cid:durableId="1902788547">
    <w:abstractNumId w:val="37"/>
  </w:num>
  <w:num w:numId="25" w16cid:durableId="1407193470">
    <w:abstractNumId w:val="7"/>
  </w:num>
  <w:num w:numId="26" w16cid:durableId="1233201568">
    <w:abstractNumId w:val="30"/>
  </w:num>
  <w:num w:numId="27" w16cid:durableId="1545436141">
    <w:abstractNumId w:val="0"/>
  </w:num>
  <w:num w:numId="28" w16cid:durableId="735974207">
    <w:abstractNumId w:val="4"/>
  </w:num>
  <w:num w:numId="29" w16cid:durableId="1219363845">
    <w:abstractNumId w:val="2"/>
  </w:num>
  <w:num w:numId="30" w16cid:durableId="1112896466">
    <w:abstractNumId w:val="26"/>
  </w:num>
  <w:num w:numId="31" w16cid:durableId="414283624">
    <w:abstractNumId w:val="22"/>
  </w:num>
  <w:num w:numId="32" w16cid:durableId="1240402568">
    <w:abstractNumId w:val="20"/>
  </w:num>
  <w:num w:numId="33" w16cid:durableId="1246765232">
    <w:abstractNumId w:val="32"/>
  </w:num>
  <w:num w:numId="34" w16cid:durableId="964313643">
    <w:abstractNumId w:val="41"/>
  </w:num>
  <w:num w:numId="35" w16cid:durableId="283509101">
    <w:abstractNumId w:val="28"/>
  </w:num>
  <w:num w:numId="36" w16cid:durableId="2086995089">
    <w:abstractNumId w:val="19"/>
  </w:num>
  <w:num w:numId="37" w16cid:durableId="994644459">
    <w:abstractNumId w:val="29"/>
  </w:num>
  <w:num w:numId="38" w16cid:durableId="771976548">
    <w:abstractNumId w:val="3"/>
  </w:num>
  <w:num w:numId="39" w16cid:durableId="979312572">
    <w:abstractNumId w:val="6"/>
  </w:num>
  <w:num w:numId="40" w16cid:durableId="1755080354">
    <w:abstractNumId w:val="17"/>
  </w:num>
  <w:num w:numId="41" w16cid:durableId="706485819">
    <w:abstractNumId w:val="24"/>
  </w:num>
  <w:num w:numId="42" w16cid:durableId="1434983470">
    <w:abstractNumId w:val="14"/>
  </w:num>
  <w:num w:numId="43" w16cid:durableId="1182359007">
    <w:abstractNumId w:val="36"/>
  </w:num>
  <w:num w:numId="44" w16cid:durableId="1573737120">
    <w:abstractNumId w:val="21"/>
  </w:num>
  <w:num w:numId="45" w16cid:durableId="171083330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Reviewer">
    <w15:presenceInfo w15:providerId="AD" w15:userId="S::ketan.gupta@legora.com::87a8c074-27ee-4ac2-95b1-2cdb0a43f3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012"/>
    <w:rsid w:val="00011826"/>
    <w:rsid w:val="00287678"/>
    <w:rsid w:val="00293682"/>
    <w:rsid w:val="00372B4C"/>
    <w:rsid w:val="00501FC2"/>
    <w:rsid w:val="006114C6"/>
    <w:rsid w:val="00676CEE"/>
    <w:rsid w:val="00734FC9"/>
    <w:rsid w:val="00821863"/>
    <w:rsid w:val="008F1DF9"/>
    <w:rsid w:val="0091762C"/>
    <w:rsid w:val="009E2F25"/>
    <w:rsid w:val="00A5237F"/>
    <w:rsid w:val="00A66695"/>
    <w:rsid w:val="00A8349A"/>
    <w:rsid w:val="00A859D3"/>
    <w:rsid w:val="00AB25B9"/>
    <w:rsid w:val="00AF4A81"/>
    <w:rsid w:val="00BC6832"/>
    <w:rsid w:val="00C07D05"/>
    <w:rsid w:val="00C41329"/>
    <w:rsid w:val="00C5700C"/>
    <w:rsid w:val="00CB1C45"/>
    <w:rsid w:val="00CC6A45"/>
    <w:rsid w:val="00CE6A25"/>
    <w:rsid w:val="00DD45CD"/>
    <w:rsid w:val="00E10942"/>
    <w:rsid w:val="00E566D6"/>
    <w:rsid w:val="00E70012"/>
    <w:rsid w:val="00FE52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C7652"/>
  <w15:docId w15:val="{C9E2F1D7-6378-F54B-B58E-3889C2CAF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5"/>
      <w:ind w:left="775" w:hanging="624"/>
      <w:outlineLvl w:val="0"/>
    </w:pPr>
    <w:rPr>
      <w:b/>
      <w:bCs/>
      <w:sz w:val="20"/>
      <w:szCs w:val="20"/>
    </w:rPr>
  </w:style>
  <w:style w:type="paragraph" w:styleId="Heading2">
    <w:name w:val="heading 2"/>
    <w:basedOn w:val="Normal"/>
    <w:uiPriority w:val="9"/>
    <w:unhideWhenUsed/>
    <w:qFormat/>
    <w:pPr>
      <w:ind w:left="771" w:hanging="620"/>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0"/>
      <w:ind w:right="856"/>
      <w:jc w:val="center"/>
    </w:pPr>
    <w:rPr>
      <w:b/>
      <w:bCs/>
      <w:sz w:val="20"/>
      <w:szCs w:val="20"/>
    </w:rPr>
  </w:style>
  <w:style w:type="paragraph" w:styleId="TOC2">
    <w:name w:val="toc 2"/>
    <w:basedOn w:val="Normal"/>
    <w:uiPriority w:val="1"/>
    <w:qFormat/>
    <w:pPr>
      <w:spacing w:before="92"/>
      <w:ind w:left="151"/>
    </w:pPr>
    <w:rPr>
      <w:b/>
      <w:bCs/>
      <w:sz w:val="21"/>
      <w:szCs w:val="21"/>
    </w:rPr>
  </w:style>
  <w:style w:type="paragraph" w:styleId="TOC3">
    <w:name w:val="toc 3"/>
    <w:basedOn w:val="Normal"/>
    <w:uiPriority w:val="1"/>
    <w:qFormat/>
    <w:pPr>
      <w:spacing w:before="70"/>
      <w:ind w:left="1117" w:hanging="966"/>
    </w:pPr>
    <w:rPr>
      <w:sz w:val="20"/>
      <w:szCs w:val="20"/>
    </w:rPr>
  </w:style>
  <w:style w:type="paragraph" w:styleId="TOC4">
    <w:name w:val="toc 4"/>
    <w:basedOn w:val="Normal"/>
    <w:uiPriority w:val="1"/>
    <w:qFormat/>
    <w:pPr>
      <w:spacing w:before="69"/>
      <w:ind w:left="4133" w:right="4999" w:firstLine="2"/>
      <w:jc w:val="center"/>
    </w:pPr>
    <w:rPr>
      <w:b/>
      <w:bCs/>
      <w:sz w:val="20"/>
      <w:szCs w:val="20"/>
    </w:rPr>
  </w:style>
  <w:style w:type="paragraph" w:styleId="TOC5">
    <w:name w:val="toc 5"/>
    <w:basedOn w:val="Normal"/>
    <w:uiPriority w:val="1"/>
    <w:qFormat/>
    <w:pPr>
      <w:spacing w:before="68"/>
      <w:ind w:left="4336" w:right="5200" w:hanging="5"/>
      <w:jc w:val="center"/>
    </w:pPr>
    <w:rPr>
      <w:b/>
      <w:bCs/>
      <w:sz w:val="20"/>
      <w:szCs w:val="20"/>
    </w:rPr>
  </w:style>
  <w:style w:type="paragraph" w:styleId="TOC6">
    <w:name w:val="toc 6"/>
    <w:basedOn w:val="Normal"/>
    <w:uiPriority w:val="1"/>
    <w:qFormat/>
    <w:pPr>
      <w:spacing w:before="70"/>
      <w:ind w:left="4382" w:right="5247" w:hanging="2"/>
      <w:jc w:val="center"/>
    </w:pPr>
    <w:rPr>
      <w:b/>
      <w:bCs/>
      <w:sz w:val="20"/>
      <w:szCs w:val="20"/>
    </w:rPr>
  </w:style>
  <w:style w:type="paragraph" w:styleId="TOC7">
    <w:name w:val="toc 7"/>
    <w:basedOn w:val="Normal"/>
    <w:uiPriority w:val="1"/>
    <w:qFormat/>
    <w:pPr>
      <w:spacing w:before="69"/>
      <w:ind w:left="3810" w:right="4657" w:firstLine="619"/>
    </w:pPr>
    <w:rPr>
      <w:b/>
      <w:bCs/>
      <w:sz w:val="20"/>
      <w:szCs w:val="20"/>
    </w:rPr>
  </w:style>
  <w:style w:type="paragraph" w:styleId="BodyText">
    <w:name w:val="Body Text"/>
    <w:basedOn w:val="Normal"/>
    <w:uiPriority w:val="1"/>
    <w:qFormat/>
    <w:pPr>
      <w:ind w:left="775"/>
    </w:pPr>
    <w:rPr>
      <w:sz w:val="20"/>
      <w:szCs w:val="20"/>
    </w:rPr>
  </w:style>
  <w:style w:type="paragraph" w:styleId="ListParagraph">
    <w:name w:val="List Paragraph"/>
    <w:basedOn w:val="Normal"/>
    <w:uiPriority w:val="1"/>
    <w:qFormat/>
    <w:pPr>
      <w:spacing w:before="119"/>
      <w:ind w:left="775" w:hanging="624"/>
      <w:jc w:val="both"/>
    </w:pPr>
  </w:style>
  <w:style w:type="paragraph" w:customStyle="1" w:styleId="TableParagraph">
    <w:name w:val="Table Paragraph"/>
    <w:basedOn w:val="Normal"/>
    <w:uiPriority w:val="1"/>
    <w:qFormat/>
  </w:style>
  <w:style w:type="paragraph" w:styleId="Revision">
    <w:name w:val="Revision"/>
    <w:hidden/>
    <w:uiPriority w:val="99"/>
    <w:semiHidden/>
    <w:rsid w:val="00287678"/>
    <w:pPr>
      <w:widowControl/>
      <w:autoSpaceDE/>
      <w:autoSpaceDN/>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5.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7B359A-2146-A44F-A25C-EDA866ACE56A}">
  <we:reference id="6cec9104-4737-421b-a03d-239e5c3d9697" version="1.0.3.0" store="EXCatalog" storeType="EXCatalog"/>
  <we:alternateReferences>
    <we:reference id="WA200007740" version="1.0.3.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41</Pages>
  <Words>10105</Words>
  <Characters>60330</Characters>
  <Application>Microsoft Office Word</Application>
  <DocSecurity>0</DocSecurity>
  <Lines>1117</Lines>
  <Paragraphs>634</Paragraphs>
  <ScaleCrop>false</ScaleCrop>
  <HeadingPairs>
    <vt:vector size="2" baseType="variant">
      <vt:variant>
        <vt:lpstr>Title</vt:lpstr>
      </vt:variant>
      <vt:variant>
        <vt:i4>1</vt:i4>
      </vt:variant>
    </vt:vector>
  </HeadingPairs>
  <TitlesOfParts>
    <vt:vector size="1" baseType="lpstr">
      <vt:lpstr>Merged selection notice fixes</vt:lpstr>
    </vt:vector>
  </TitlesOfParts>
  <Company/>
  <LinksUpToDate>false</LinksUpToDate>
  <CharactersWithSpaces>69801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Merged selection notice fixes</dc:title>
  <dc:creator>Any Authorised User</dc:creator>
  <cp:keywords>Draft: Draft Dated 18 May 1999</cp:keywords>
  <cp:lastModifiedBy>Anna Reviewer</cp:lastModifiedBy>
  <cp:revision>2</cp:revision>
  <dcterms:created xsi:type="dcterms:W3CDTF">2026-02-03T17:22:00Z</dcterms:created>
  <dcterms:modified xsi:type="dcterms:W3CDTF">2026-02-03T17:22:00Z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 2019</vt:lpwstr>
  </property>
  <property fmtid="{D5CDD505-2E9C-101B-9397-08002B2CF9AE}" pid="4" name="LastSaved">
    <vt:filetime>2025-09-16T00:00:00Z</vt:filetime>
  </property>
  <property fmtid="{D5CDD505-2E9C-101B-9397-08002B2CF9AE}" pid="5" name="Producer">
    <vt:lpwstr>Adobe PDF Services</vt:lpwstr>
  </property>
</Properties>
</file>