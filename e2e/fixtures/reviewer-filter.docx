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Base </w:t>
      </w:r>
      <w:commentRangeStart w:id="1"/>
      <w:r>
        <w:t>ALICE_COMMENT</w:t>
      </w:r>
      <w:commentRangeEnd w:id="1"/>
      <w:r>
        <w:commentReference w:id="1"/>
      </w:r>
      <w:ins w:id="2" w:author="Alice Reviewer">
        <w:r>
          <w:t>ALICE_INSERT</w:t>
        </w:r>
      </w:ins>
      <w:del w:id="3" w:author="Alice Reviewer">
        <w:r>
          <w:delText>ALICE_DELETE</w:delText>
        </w:r>
      </w:del>
      <w:commentRangeStart w:id="4"/>
      <w:r>
        <w:t>BOB_COMMENT</w:t>
      </w:r>
      <w:commentRangeEnd w:id="4"/>
      <w:r>
        <w:commentReference w:id="4"/>
      </w:r>
      <w:ins w:id="5" w:author="Bob Editor">
        <w:r>
          <w:t>BOB_INSERT</w:t>
        </w:r>
      </w:ins>
      <w:del w:id="6" w:author="Bob Editor">
        <w:r>
          <w:delText>BOB_DELETE</w:delText>
        </w:r>
      </w:del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1" w:author="Alice Reviewer">
    <w:p>
      <w:r>
        <w:t>Alice note</w:t>
      </w:r>
    </w:p>
  </w:comment>
  <w:comment w:id="4" w:author="Bob Editor">
    <w:p>
      <w:r>
        <w:t>Bob note</w:t>
      </w:r>
    </w:p>
  </w:comment>
</w:comments>
</file>

<file path=word/_rels/document.xml.rels><Relationships xmlns="http://schemas.openxmlformats.org/package/2006/relationships"><Relationship Id="rIdComments" Type="http://schemas.openxmlformats.org/officeDocument/2006/relationships/comments" Target="comments.xml"/></Relationships>
</file>