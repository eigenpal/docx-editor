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ins w:id="1" w:author="Ada">
        <w:r>
          <w:t>Ada first</w:t>
        </w:r>
      </w:ins>
    </w:p>
    <w:p>
      <w:ins w:id="1" w:author="Grace">
        <w:r>
          <w:t>Grace hidden</w:t>
        </w:r>
      </w:ins>
    </w:p>
    <w:p>
      <w:r>
        <w:br w:type="page"/>
      </w:r>
    </w:p>
    <w:p>
      <w:ins w:id="3" w:author="Ada">
        <w:r>
          <w:t>Ada offscreen</w:t>
        </w:r>
      </w:ins>
    </w:p>
    <w:tbl>
      <w:tblPr>
        <w:ins w:id="20" w:author="Grace"/>
      </w:tblPr>
      <w:tr>
        <w:tc>
          <w:p>
            <w:r>
              <w:t>Unsupported table change</w:t>
            </w:r>
          </w:p>
        </w:tc>
      </w:tr>
    </w:tbl>
  </w:body>
</w:document>
</file>