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E963E0" w14:textId="77777777" w:rsidR="0066769B" w:rsidRDefault="003714E2">
      <w:pPr>
        <w:spacing w:line="360" w:lineRule="exact"/>
        <w:rPr>
          <w:sz w:val="24"/>
          <w:szCs w:val="24"/>
        </w:rPr>
      </w:pPr>
      <w:r>
        <w:rPr>
          <w:noProof/>
        </w:rPr>
        <w:drawing>
          <wp:anchor distT="0" distB="0" distL="114300" distR="114300" simplePos="0" relativeHeight="251659264" behindDoc="1" locked="0" layoutInCell="1" allowOverlap="1" wp14:anchorId="52512F3D" wp14:editId="19C804BF">
            <wp:simplePos x="0" y="0"/>
            <wp:positionH relativeFrom="column">
              <wp:posOffset>-1985318</wp:posOffset>
            </wp:positionH>
            <wp:positionV relativeFrom="paragraph">
              <wp:posOffset>-1374294</wp:posOffset>
            </wp:positionV>
            <wp:extent cx="7569200" cy="10702290"/>
            <wp:effectExtent l="0" t="0" r="0" b="0"/>
            <wp:wrapNone/>
            <wp:docPr id="2" name="Bild 1" descr="Aktive Jobs:Aktive Jobs:Rohnke_Winter:28579_Rohnke_Winter_Kommunikationsauftritt:03_Kreation:03_Briefbogen:01_Layout:Doc:28579_03_Briefbogen_V04_RZ.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Bild 1" descr="Aktive Jobs:Aktive Jobs:Rohnke_Winter:28579_Rohnke_Winter_Kommunikationsauftritt:03_Kreation:03_Briefbogen:01_Layout:Doc:28579_03_Briefbogen_V04_RZ.pdf"/>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9200" cy="1070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A93A5B" w14:textId="77777777" w:rsidR="003714E2" w:rsidRDefault="003714E2" w:rsidP="00B55991">
      <w:pPr>
        <w:tabs>
          <w:tab w:val="left" w:pos="0"/>
        </w:tabs>
        <w:spacing w:line="360" w:lineRule="exact"/>
        <w:ind w:left="567" w:hanging="567"/>
        <w:jc w:val="center"/>
        <w:rPr>
          <w:rFonts w:ascii="Helvetica" w:hAnsi="Helvetica"/>
          <w:b/>
          <w:bCs/>
          <w:sz w:val="22"/>
          <w:szCs w:val="22"/>
        </w:rPr>
      </w:pPr>
    </w:p>
    <w:p w14:paraId="39306E74" w14:textId="77777777" w:rsidR="003714E2" w:rsidRDefault="003714E2" w:rsidP="00B55991">
      <w:pPr>
        <w:tabs>
          <w:tab w:val="left" w:pos="0"/>
        </w:tabs>
        <w:spacing w:line="360" w:lineRule="exact"/>
        <w:ind w:left="567" w:hanging="567"/>
        <w:jc w:val="center"/>
        <w:rPr>
          <w:rFonts w:ascii="Helvetica" w:hAnsi="Helvetica"/>
          <w:b/>
          <w:bCs/>
          <w:sz w:val="22"/>
          <w:szCs w:val="22"/>
        </w:rPr>
      </w:pPr>
    </w:p>
    <w:p w14:paraId="120A373A" w14:textId="77777777" w:rsidR="003714E2" w:rsidRDefault="003714E2" w:rsidP="00B55991">
      <w:pPr>
        <w:tabs>
          <w:tab w:val="left" w:pos="0"/>
        </w:tabs>
        <w:spacing w:line="360" w:lineRule="exact"/>
        <w:ind w:left="567" w:hanging="567"/>
        <w:jc w:val="center"/>
        <w:rPr>
          <w:rFonts w:ascii="Helvetica" w:hAnsi="Helvetica"/>
          <w:b/>
          <w:bCs/>
          <w:sz w:val="22"/>
          <w:szCs w:val="22"/>
        </w:rPr>
      </w:pPr>
    </w:p>
    <w:p w14:paraId="2CF572CE" w14:textId="77777777" w:rsidR="003714E2" w:rsidRDefault="003714E2" w:rsidP="00B55991">
      <w:pPr>
        <w:tabs>
          <w:tab w:val="left" w:pos="0"/>
        </w:tabs>
        <w:spacing w:line="360" w:lineRule="exact"/>
        <w:ind w:left="567" w:hanging="567"/>
        <w:jc w:val="center"/>
        <w:rPr>
          <w:rFonts w:ascii="Helvetica" w:hAnsi="Helvetica"/>
          <w:b/>
          <w:bCs/>
          <w:sz w:val="22"/>
          <w:szCs w:val="22"/>
        </w:rPr>
      </w:pPr>
    </w:p>
    <w:p w14:paraId="5F420E4B" w14:textId="77777777" w:rsidR="003714E2" w:rsidRDefault="003714E2" w:rsidP="00B55991">
      <w:pPr>
        <w:tabs>
          <w:tab w:val="left" w:pos="0"/>
        </w:tabs>
        <w:spacing w:line="360" w:lineRule="exact"/>
        <w:ind w:left="567" w:hanging="567"/>
        <w:jc w:val="center"/>
        <w:rPr>
          <w:rFonts w:ascii="Helvetica" w:hAnsi="Helvetica"/>
          <w:b/>
          <w:bCs/>
          <w:sz w:val="22"/>
          <w:szCs w:val="22"/>
        </w:rPr>
      </w:pPr>
    </w:p>
    <w:p w14:paraId="042B3BB3" w14:textId="77777777" w:rsidR="003714E2" w:rsidRDefault="003714E2" w:rsidP="00B55991">
      <w:pPr>
        <w:tabs>
          <w:tab w:val="left" w:pos="0"/>
        </w:tabs>
        <w:spacing w:line="360" w:lineRule="exact"/>
        <w:ind w:left="567" w:hanging="567"/>
        <w:jc w:val="center"/>
        <w:rPr>
          <w:rFonts w:ascii="Helvetica" w:hAnsi="Helvetica"/>
          <w:b/>
          <w:bCs/>
          <w:sz w:val="22"/>
          <w:szCs w:val="22"/>
        </w:rPr>
      </w:pPr>
    </w:p>
    <w:p w14:paraId="099DFD73" w14:textId="77777777" w:rsidR="003714E2" w:rsidRDefault="003714E2" w:rsidP="00B55991">
      <w:pPr>
        <w:tabs>
          <w:tab w:val="left" w:pos="0"/>
        </w:tabs>
        <w:spacing w:line="360" w:lineRule="exact"/>
        <w:ind w:left="567" w:hanging="567"/>
        <w:jc w:val="center"/>
        <w:rPr>
          <w:rFonts w:ascii="Helvetica" w:hAnsi="Helvetica"/>
          <w:b/>
          <w:bCs/>
          <w:sz w:val="22"/>
          <w:szCs w:val="22"/>
        </w:rPr>
      </w:pPr>
    </w:p>
    <w:p w14:paraId="0D10D9D4" w14:textId="77777777" w:rsidR="003714E2" w:rsidRPr="00087CDD" w:rsidRDefault="003714E2" w:rsidP="00B55991">
      <w:pPr>
        <w:tabs>
          <w:tab w:val="left" w:pos="0"/>
        </w:tabs>
        <w:spacing w:line="360" w:lineRule="exact"/>
        <w:ind w:left="567" w:hanging="567"/>
        <w:jc w:val="center"/>
        <w:rPr>
          <w:rFonts w:ascii="Helvetica" w:hAnsi="Helvetica"/>
          <w:b/>
          <w:bCs/>
          <w:sz w:val="22"/>
          <w:szCs w:val="22"/>
          <w:lang w:val="en-US"/>
          <w:rPrChange w:id="0" w:author="Jonathan Melke" w:date="2026-07-08T23:12:00Z" w16du:dateUtc="2026-07-08T21:12:00Z">
            <w:rPr>
              <w:rFonts w:ascii="Helvetica" w:hAnsi="Helvetica"/>
              <w:b/>
              <w:bCs/>
              <w:sz w:val="22"/>
              <w:szCs w:val="22"/>
            </w:rPr>
          </w:rPrChange>
        </w:rPr>
      </w:pPr>
      <w:r w:rsidRPr="00087CDD">
        <w:rPr>
          <w:rFonts w:ascii="Helvetica" w:hAnsi="Helvetica"/>
          <w:b/>
          <w:bCs/>
          <w:sz w:val="22"/>
          <w:szCs w:val="22"/>
          <w:lang w:val="en-US"/>
          <w:rPrChange w:id="1" w:author="Jonathan Melke" w:date="2026-07-08T23:12:00Z" w16du:dateUtc="2026-07-08T21:12:00Z">
            <w:rPr>
              <w:rFonts w:ascii="Helvetica" w:hAnsi="Helvetica"/>
              <w:b/>
              <w:bCs/>
              <w:sz w:val="22"/>
              <w:szCs w:val="22"/>
            </w:rPr>
          </w:rPrChange>
        </w:rPr>
        <w:t xml:space="preserve">Loremipsumd Sitametconsec </w:t>
      </w:r>
    </w:p>
    <w:p w14:paraId="5A816491" w14:textId="77777777" w:rsidR="003714E2" w:rsidRPr="00087CDD" w:rsidRDefault="003714E2" w:rsidP="003714E2">
      <w:pPr>
        <w:tabs>
          <w:tab w:val="left" w:pos="0"/>
        </w:tabs>
        <w:spacing w:line="360" w:lineRule="exact"/>
        <w:rPr>
          <w:rFonts w:ascii="Helvetica" w:hAnsi="Helvetica"/>
          <w:sz w:val="22"/>
          <w:szCs w:val="22"/>
          <w:lang w:val="en-US"/>
          <w:rPrChange w:id="2" w:author="Jonathan Melke" w:date="2026-07-08T23:12:00Z" w16du:dateUtc="2026-07-08T21:12:00Z">
            <w:rPr>
              <w:rFonts w:ascii="Helvetica" w:hAnsi="Helvetica"/>
              <w:sz w:val="22"/>
              <w:szCs w:val="22"/>
            </w:rPr>
          </w:rPrChange>
        </w:rPr>
      </w:pPr>
    </w:p>
    <w:p w14:paraId="30FC049D" w14:textId="77777777" w:rsidR="00B55991" w:rsidRPr="00087CDD" w:rsidRDefault="003714E2" w:rsidP="00B55991">
      <w:pPr>
        <w:tabs>
          <w:tab w:val="left" w:pos="0"/>
        </w:tabs>
        <w:spacing w:line="360" w:lineRule="exact"/>
        <w:ind w:left="567" w:hanging="567"/>
        <w:jc w:val="center"/>
        <w:rPr>
          <w:rFonts w:ascii="Helvetica" w:hAnsi="Helvetica"/>
          <w:sz w:val="22"/>
          <w:szCs w:val="22"/>
          <w:lang w:val="en-US"/>
          <w:rPrChange w:id="3" w:author="Jonathan Melke" w:date="2026-07-08T23:12:00Z" w16du:dateUtc="2026-07-08T21:12:00Z">
            <w:rPr>
              <w:rFonts w:ascii="Helvetica" w:hAnsi="Helvetica"/>
              <w:sz w:val="22"/>
              <w:szCs w:val="22"/>
            </w:rPr>
          </w:rPrChange>
        </w:rPr>
      </w:pPr>
      <w:r w:rsidRPr="00087CDD">
        <w:rPr>
          <w:rFonts w:ascii="Helvetica" w:hAnsi="Helvetica"/>
          <w:sz w:val="22"/>
          <w:szCs w:val="22"/>
          <w:lang w:val="en-US"/>
          <w:rPrChange w:id="4" w:author="Jonathan Melke" w:date="2026-07-08T23:12:00Z" w16du:dateUtc="2026-07-08T21:12:00Z">
            <w:rPr>
              <w:rFonts w:ascii="Helvetica" w:hAnsi="Helvetica"/>
              <w:sz w:val="22"/>
              <w:szCs w:val="22"/>
            </w:rPr>
          </w:rPrChange>
        </w:rPr>
        <w:t>Ad Elitse</w:t>
      </w:r>
    </w:p>
    <w:p w14:paraId="4F49D121" w14:textId="77777777" w:rsidR="003714E2" w:rsidRPr="00087CDD" w:rsidRDefault="003714E2" w:rsidP="00B55991">
      <w:pPr>
        <w:tabs>
          <w:tab w:val="left" w:pos="0"/>
        </w:tabs>
        <w:spacing w:line="360" w:lineRule="exact"/>
        <w:ind w:left="567" w:hanging="567"/>
        <w:jc w:val="center"/>
        <w:rPr>
          <w:rFonts w:ascii="Helvetica" w:hAnsi="Helvetica"/>
          <w:sz w:val="22"/>
          <w:szCs w:val="22"/>
          <w:lang w:val="en-US"/>
          <w:rPrChange w:id="5" w:author="Jonathan Melke" w:date="2026-07-08T23:12:00Z" w16du:dateUtc="2026-07-08T21:12:00Z">
            <w:rPr>
              <w:rFonts w:ascii="Helvetica" w:hAnsi="Helvetica"/>
              <w:sz w:val="22"/>
              <w:szCs w:val="22"/>
            </w:rPr>
          </w:rPrChange>
        </w:rPr>
      </w:pPr>
    </w:p>
    <w:p w14:paraId="5DE8AD83" w14:textId="77777777" w:rsidR="00B55991" w:rsidRPr="00087CDD" w:rsidRDefault="009D7E48" w:rsidP="00B55991">
      <w:pPr>
        <w:tabs>
          <w:tab w:val="left" w:pos="0"/>
        </w:tabs>
        <w:spacing w:line="360" w:lineRule="exact"/>
        <w:ind w:left="567" w:hanging="567"/>
        <w:jc w:val="center"/>
        <w:rPr>
          <w:rFonts w:ascii="Helvetica" w:hAnsi="Helvetica"/>
          <w:sz w:val="22"/>
          <w:szCs w:val="22"/>
          <w:lang w:val="en-US"/>
          <w:rPrChange w:id="6" w:author="Jonathan Melke" w:date="2026-07-08T23:12:00Z" w16du:dateUtc="2026-07-08T21:12:00Z">
            <w:rPr>
              <w:rFonts w:ascii="Helvetica" w:hAnsi="Helvetica"/>
              <w:sz w:val="22"/>
              <w:szCs w:val="22"/>
            </w:rPr>
          </w:rPrChange>
        </w:rPr>
      </w:pPr>
      <w:r w:rsidRPr="00087CDD">
        <w:rPr>
          <w:rFonts w:ascii="Helvetica" w:hAnsi="Helvetica"/>
          <w:sz w:val="22"/>
          <w:szCs w:val="22"/>
          <w:lang w:val="en-US"/>
          <w:rPrChange w:id="7" w:author="Jonathan Melke" w:date="2026-07-08T23:12:00Z" w16du:dateUtc="2026-07-08T21:12:00Z">
            <w:rPr>
              <w:rFonts w:ascii="Helvetica" w:hAnsi="Helvetica"/>
              <w:sz w:val="22"/>
              <w:szCs w:val="22"/>
            </w:rPr>
          </w:rPrChange>
        </w:rPr>
        <w:t>Doeiusm</w:t>
      </w:r>
    </w:p>
    <w:p w14:paraId="42556237" w14:textId="77777777" w:rsidR="00B55991" w:rsidRPr="00087CDD" w:rsidRDefault="00B55991" w:rsidP="00B55991">
      <w:pPr>
        <w:tabs>
          <w:tab w:val="left" w:pos="0"/>
        </w:tabs>
        <w:spacing w:line="360" w:lineRule="exact"/>
        <w:ind w:left="567" w:hanging="567"/>
        <w:jc w:val="center"/>
        <w:rPr>
          <w:rFonts w:ascii="Helvetica" w:hAnsi="Helvetica"/>
          <w:sz w:val="22"/>
          <w:szCs w:val="22"/>
          <w:lang w:val="en-US"/>
          <w:rPrChange w:id="8" w:author="Jonathan Melke" w:date="2026-07-08T23:12:00Z" w16du:dateUtc="2026-07-08T21:12:00Z">
            <w:rPr>
              <w:rFonts w:ascii="Helvetica" w:hAnsi="Helvetica"/>
              <w:sz w:val="22"/>
              <w:szCs w:val="22"/>
            </w:rPr>
          </w:rPrChange>
        </w:rPr>
      </w:pPr>
    </w:p>
    <w:p w14:paraId="60A5B9D6" w14:textId="77777777" w:rsidR="00B55991" w:rsidRPr="00087CDD" w:rsidRDefault="00B55991" w:rsidP="00B55991">
      <w:pPr>
        <w:tabs>
          <w:tab w:val="left" w:pos="0"/>
        </w:tabs>
        <w:spacing w:line="360" w:lineRule="exact"/>
        <w:ind w:left="567" w:hanging="567"/>
        <w:jc w:val="center"/>
        <w:rPr>
          <w:rFonts w:ascii="Helvetica" w:hAnsi="Helvetica"/>
          <w:sz w:val="22"/>
          <w:szCs w:val="22"/>
          <w:lang w:val="en-US"/>
          <w:rPrChange w:id="9" w:author="Jonathan Melke" w:date="2026-07-08T23:12:00Z" w16du:dateUtc="2026-07-08T21:12:00Z">
            <w:rPr>
              <w:rFonts w:ascii="Helvetica" w:hAnsi="Helvetica"/>
              <w:sz w:val="22"/>
              <w:szCs w:val="22"/>
            </w:rPr>
          </w:rPrChange>
        </w:rPr>
      </w:pPr>
      <w:r w:rsidRPr="00087CDD">
        <w:rPr>
          <w:rFonts w:ascii="Helvetica" w:hAnsi="Helvetica"/>
          <w:sz w:val="22"/>
          <w:szCs w:val="22"/>
          <w:lang w:val="en-US"/>
          <w:rPrChange w:id="10" w:author="Jonathan Melke" w:date="2026-07-08T23:12:00Z" w16du:dateUtc="2026-07-08T21:12:00Z">
            <w:rPr>
              <w:rFonts w:ascii="Helvetica" w:hAnsi="Helvetica"/>
              <w:sz w:val="22"/>
              <w:szCs w:val="22"/>
            </w:rPr>
          </w:rPrChange>
        </w:rPr>
        <w:t>tem</w:t>
      </w:r>
    </w:p>
    <w:p w14:paraId="50D7291F" w14:textId="77777777" w:rsidR="00B55991" w:rsidRPr="00087CDD" w:rsidRDefault="00B55991" w:rsidP="00B55991">
      <w:pPr>
        <w:tabs>
          <w:tab w:val="left" w:pos="0"/>
        </w:tabs>
        <w:spacing w:line="360" w:lineRule="exact"/>
        <w:ind w:left="567" w:hanging="567"/>
        <w:jc w:val="center"/>
        <w:rPr>
          <w:rFonts w:ascii="Helvetica" w:hAnsi="Helvetica"/>
          <w:sz w:val="22"/>
          <w:szCs w:val="22"/>
          <w:lang w:val="en-US"/>
          <w:rPrChange w:id="11" w:author="Jonathan Melke" w:date="2026-07-08T23:12:00Z" w16du:dateUtc="2026-07-08T21:12:00Z">
            <w:rPr>
              <w:rFonts w:ascii="Helvetica" w:hAnsi="Helvetica"/>
              <w:sz w:val="22"/>
              <w:szCs w:val="22"/>
            </w:rPr>
          </w:rPrChange>
        </w:rPr>
      </w:pPr>
    </w:p>
    <w:p w14:paraId="6951770E" w14:textId="77777777" w:rsidR="00B55991" w:rsidRPr="00087CDD" w:rsidRDefault="004162E2" w:rsidP="00B55991">
      <w:pPr>
        <w:tabs>
          <w:tab w:val="left" w:pos="0"/>
        </w:tabs>
        <w:spacing w:line="360" w:lineRule="exact"/>
        <w:ind w:left="567" w:hanging="567"/>
        <w:jc w:val="center"/>
        <w:rPr>
          <w:rFonts w:ascii="Helvetica" w:hAnsi="Helvetica"/>
          <w:sz w:val="22"/>
          <w:szCs w:val="22"/>
          <w:lang w:val="en-US"/>
          <w:rPrChange w:id="12" w:author="Jonathan Melke" w:date="2026-07-08T23:12:00Z" w16du:dateUtc="2026-07-08T21:12:00Z">
            <w:rPr>
              <w:rFonts w:ascii="Helvetica" w:hAnsi="Helvetica"/>
              <w:sz w:val="22"/>
              <w:szCs w:val="22"/>
            </w:rPr>
          </w:rPrChange>
        </w:rPr>
      </w:pPr>
      <w:r w:rsidRPr="00087CDD">
        <w:rPr>
          <w:rFonts w:ascii="Helvetica" w:hAnsi="Helvetica"/>
          <w:sz w:val="22"/>
          <w:szCs w:val="22"/>
          <w:lang w:val="en-US"/>
          <w:rPrChange w:id="13" w:author="Jonathan Melke" w:date="2026-07-08T23:12:00Z" w16du:dateUtc="2026-07-08T21:12:00Z">
            <w:rPr>
              <w:rFonts w:ascii="Helvetica" w:hAnsi="Helvetica"/>
              <w:sz w:val="22"/>
              <w:szCs w:val="22"/>
            </w:rPr>
          </w:rPrChange>
        </w:rPr>
        <w:t>Incididu</w:t>
      </w:r>
    </w:p>
    <w:p w14:paraId="75514A65" w14:textId="77777777" w:rsidR="00125650" w:rsidRPr="00087CDD" w:rsidRDefault="00125650" w:rsidP="00B55991">
      <w:pPr>
        <w:tabs>
          <w:tab w:val="left" w:pos="0"/>
        </w:tabs>
        <w:spacing w:line="360" w:lineRule="exact"/>
        <w:ind w:left="567" w:hanging="567"/>
        <w:jc w:val="center"/>
        <w:rPr>
          <w:rFonts w:ascii="Helvetica" w:hAnsi="Helvetica"/>
          <w:sz w:val="22"/>
          <w:szCs w:val="22"/>
          <w:lang w:val="en-US"/>
          <w:rPrChange w:id="14" w:author="Jonathan Melke" w:date="2026-07-08T23:12:00Z" w16du:dateUtc="2026-07-08T21:12:00Z">
            <w:rPr>
              <w:rFonts w:ascii="Helvetica" w:hAnsi="Helvetica"/>
              <w:sz w:val="22"/>
              <w:szCs w:val="22"/>
            </w:rPr>
          </w:rPrChange>
        </w:rPr>
      </w:pPr>
    </w:p>
    <w:p w14:paraId="4A9FFDA0" w14:textId="77777777" w:rsidR="00125650" w:rsidRPr="00087CDD" w:rsidRDefault="00125650" w:rsidP="00B55991">
      <w:pPr>
        <w:tabs>
          <w:tab w:val="left" w:pos="0"/>
        </w:tabs>
        <w:spacing w:line="360" w:lineRule="exact"/>
        <w:ind w:left="567" w:hanging="567"/>
        <w:jc w:val="center"/>
        <w:rPr>
          <w:rFonts w:ascii="Helvetica" w:hAnsi="Helvetica"/>
          <w:sz w:val="22"/>
          <w:szCs w:val="22"/>
          <w:lang w:val="en-US"/>
          <w:rPrChange w:id="15" w:author="Jonathan Melke" w:date="2026-07-08T23:12:00Z" w16du:dateUtc="2026-07-08T21:12:00Z">
            <w:rPr>
              <w:rFonts w:ascii="Helvetica" w:hAnsi="Helvetica"/>
              <w:sz w:val="22"/>
              <w:szCs w:val="22"/>
            </w:rPr>
          </w:rPrChange>
        </w:rPr>
      </w:pPr>
      <w:r w:rsidRPr="00087CDD">
        <w:rPr>
          <w:rFonts w:ascii="Helvetica" w:hAnsi="Helvetica"/>
          <w:sz w:val="22"/>
          <w:szCs w:val="22"/>
          <w:lang w:val="en-US"/>
          <w:rPrChange w:id="16" w:author="Jonathan Melke" w:date="2026-07-08T23:12:00Z" w16du:dateUtc="2026-07-08T21:12:00Z">
            <w:rPr>
              <w:rFonts w:ascii="Helvetica" w:hAnsi="Helvetica"/>
              <w:sz w:val="22"/>
              <w:szCs w:val="22"/>
            </w:rPr>
          </w:rPrChange>
        </w:rPr>
        <w:t>Ut La etdolo</w:t>
      </w:r>
    </w:p>
    <w:p w14:paraId="76D1C368" w14:textId="77777777" w:rsidR="0066769B" w:rsidRPr="00087CDD" w:rsidRDefault="0066769B" w:rsidP="00125650">
      <w:pPr>
        <w:tabs>
          <w:tab w:val="left" w:pos="0"/>
        </w:tabs>
        <w:spacing w:line="360" w:lineRule="exact"/>
        <w:rPr>
          <w:sz w:val="24"/>
          <w:szCs w:val="24"/>
          <w:lang w:val="en-US"/>
          <w:rPrChange w:id="17" w:author="Jonathan Melke" w:date="2026-07-08T23:12:00Z" w16du:dateUtc="2026-07-08T21:12:00Z">
            <w:rPr>
              <w:sz w:val="24"/>
              <w:szCs w:val="24"/>
            </w:rPr>
          </w:rPrChange>
        </w:rPr>
      </w:pPr>
    </w:p>
    <w:p w14:paraId="68425647" w14:textId="2EBFDDC7" w:rsidR="00023BA8" w:rsidRPr="00087CDD" w:rsidRDefault="007B29AC" w:rsidP="00286BF5">
      <w:pPr>
        <w:tabs>
          <w:tab w:val="left" w:pos="-142"/>
        </w:tabs>
        <w:spacing w:line="360" w:lineRule="exact"/>
        <w:ind w:left="851" w:hanging="567"/>
        <w:jc w:val="both"/>
        <w:rPr>
          <w:rFonts w:ascii="Helvetica" w:hAnsi="Helvetica"/>
          <w:sz w:val="22"/>
          <w:szCs w:val="22"/>
          <w:lang w:val="en-US"/>
          <w:rPrChange w:id="18" w:author="Jonathan Melke" w:date="2026-07-08T23:12:00Z" w16du:dateUtc="2026-07-08T21:12:00Z">
            <w:rPr>
              <w:rFonts w:ascii="Helvetica" w:hAnsi="Helvetica"/>
              <w:sz w:val="22"/>
              <w:szCs w:val="22"/>
            </w:rPr>
          </w:rPrChange>
        </w:rPr>
      </w:pPr>
      <w:commentRangeStart w:id="19"/>
      <w:r w:rsidRPr="00087CDD">
        <w:rPr>
          <w:rFonts w:ascii="Helvetica" w:hAnsi="Helvetica"/>
          <w:sz w:val="22"/>
          <w:szCs w:val="22"/>
          <w:lang w:val="en-US"/>
          <w:rPrChange w:id="20" w:author="Jonathan Melke" w:date="2026-07-08T23:12:00Z" w16du:dateUtc="2026-07-08T21:12:00Z">
            <w:rPr>
              <w:rFonts w:ascii="Helvetica" w:hAnsi="Helvetica"/>
              <w:sz w:val="22"/>
              <w:szCs w:val="22"/>
            </w:rPr>
          </w:rPrChange>
        </w:rPr>
        <w:tab/>
        <w:t xml:space="preserve">mag ali </w:t>
      </w:r>
      <w:ins w:id="21" w:author="Jonathan Melke" w:date="2026-07-08T23:12:00Z" w16du:dateUtc="2026-07-08T21:12:00Z">
        <w:r w:rsidR="00087CDD" w:rsidRPr="008043F4">
          <w:rPr>
            <w:rFonts w:ascii="Helvetica" w:hAnsi="Helvetica"/>
            <w:sz w:val="22"/>
            <w:szCs w:val="22"/>
            <w:lang w:val="en-US"/>
          </w:rPr>
          <w:t xml:space="preserve">Essecillumeufug Essecillumeufug </w:t>
        </w:r>
      </w:ins>
      <w:r w:rsidRPr="00087CDD">
        <w:rPr>
          <w:rFonts w:ascii="Helvetica" w:hAnsi="Helvetica"/>
          <w:sz w:val="22"/>
          <w:szCs w:val="22"/>
          <w:lang w:val="en-US"/>
          <w:rPrChange w:id="22" w:author="Jonathan Melke" w:date="2026-07-08T23:12:00Z" w16du:dateUtc="2026-07-08T21:12:00Z">
            <w:rPr>
              <w:rFonts w:ascii="Helvetica" w:hAnsi="Helvetica"/>
              <w:sz w:val="22"/>
              <w:szCs w:val="22"/>
            </w:rPr>
          </w:rPrChange>
        </w:rPr>
        <w:t xml:space="preserve">Enimad </w:t>
      </w:r>
      <w:r w:rsidR="00E27531" w:rsidRPr="00087CDD">
        <w:rPr>
          <w:rFonts w:ascii="Helvetica" w:hAnsi="Helvetica"/>
          <w:sz w:val="22"/>
          <w:szCs w:val="22"/>
          <w:lang w:val="en-US"/>
          <w:rPrChange w:id="23" w:author="Jonathan Melke" w:date="2026-07-08T23:12:00Z" w16du:dateUtc="2026-07-08T21:12:00Z">
            <w:rPr>
              <w:rFonts w:ascii="Helvetica" w:hAnsi="Helvetica"/>
              <w:sz w:val="22"/>
              <w:szCs w:val="22"/>
            </w:rPr>
          </w:rPrChange>
        </w:rPr>
        <w:t xml:space="preserve">min </w:t>
      </w:r>
      <w:r w:rsidRPr="00087CDD">
        <w:rPr>
          <w:rFonts w:ascii="Helvetica" w:hAnsi="Helvetica"/>
          <w:sz w:val="22"/>
          <w:szCs w:val="22"/>
          <w:lang w:val="en-US"/>
          <w:rPrChange w:id="24" w:author="Jonathan Melke" w:date="2026-07-08T23:12:00Z" w16du:dateUtc="2026-07-08T21:12:00Z">
            <w:rPr>
              <w:rFonts w:ascii="Helvetica" w:hAnsi="Helvetica"/>
              <w:sz w:val="22"/>
              <w:szCs w:val="22"/>
            </w:rPr>
          </w:rPrChange>
        </w:rPr>
        <w:t xml:space="preserve">veniamqu </w:t>
      </w:r>
      <w:r w:rsidR="004162E2" w:rsidRPr="00087CDD">
        <w:rPr>
          <w:rFonts w:ascii="Helvetica" w:hAnsi="Helvetica"/>
          <w:sz w:val="22"/>
          <w:szCs w:val="22"/>
          <w:lang w:val="en-US"/>
          <w:rPrChange w:id="25" w:author="Jonathan Melke" w:date="2026-07-08T23:12:00Z" w16du:dateUtc="2026-07-08T21:12:00Z">
            <w:rPr>
              <w:rFonts w:ascii="Helvetica" w:hAnsi="Helvetica"/>
              <w:sz w:val="22"/>
              <w:szCs w:val="22"/>
            </w:rPr>
          </w:rPrChange>
        </w:rPr>
        <w:t xml:space="preserve">nos Exercitati ull laborisni Aliquipexeacommodoconse </w:t>
      </w:r>
      <w:del w:id="26" w:author="Jonathan Melke" w:date="2026-07-08T23:12:00Z" w16du:dateUtc="2026-07-08T21:12:00Z">
        <w:r w:rsidR="004162E2" w:rsidRPr="00087CDD" w:rsidDel="00087CDD">
          <w:rPr>
            <w:rFonts w:ascii="Helvetica" w:hAnsi="Helvetica"/>
            <w:sz w:val="22"/>
            <w:szCs w:val="22"/>
            <w:lang w:val="en-US"/>
            <w:rPrChange w:id="27" w:author="Jonathan Melke" w:date="2026-07-08T23:12:00Z" w16du:dateUtc="2026-07-08T21:12:00Z">
              <w:rPr>
                <w:rFonts w:ascii="Helvetica" w:hAnsi="Helvetica"/>
                <w:sz w:val="22"/>
                <w:szCs w:val="22"/>
              </w:rPr>
            </w:rPrChange>
          </w:rPr>
          <w:delText xml:space="preserve">duisauteir Inrepre vo velites cil euf nul Pariaturexce sin Occaeca </w:delText>
        </w:r>
        <w:r w:rsidR="00125650" w:rsidRPr="00087CDD" w:rsidDel="00087CDD">
          <w:rPr>
            <w:rFonts w:ascii="Helvetica" w:hAnsi="Helvetica"/>
            <w:sz w:val="22"/>
            <w:szCs w:val="22"/>
            <w:lang w:val="en-US"/>
            <w:rPrChange w:id="28" w:author="Jonathan Melke" w:date="2026-07-08T23:12:00Z" w16du:dateUtc="2026-07-08T21:12:00Z">
              <w:rPr>
                <w:rFonts w:ascii="Helvetica" w:hAnsi="Helvetica"/>
                <w:sz w:val="22"/>
                <w:szCs w:val="22"/>
              </w:rPr>
            </w:rPrChange>
          </w:rPr>
          <w:delText>cupidatatnonp Suntculpa quioffi deseru</w:delText>
        </w:r>
        <w:r w:rsidR="00B12B51" w:rsidRPr="00087CDD" w:rsidDel="00087CDD">
          <w:rPr>
            <w:rFonts w:ascii="Helvetica" w:hAnsi="Helvetica"/>
            <w:sz w:val="22"/>
            <w:szCs w:val="22"/>
            <w:lang w:val="en-US"/>
            <w:rPrChange w:id="29" w:author="Jonathan Melke" w:date="2026-07-08T23:12:00Z" w16du:dateUtc="2026-07-08T21:12:00Z">
              <w:rPr>
                <w:rFonts w:ascii="Helvetica" w:hAnsi="Helvetica"/>
                <w:sz w:val="22"/>
                <w:szCs w:val="22"/>
              </w:rPr>
            </w:rPrChange>
          </w:rPr>
          <w:delText xml:space="preserve"> Mo Animidest labo loremipsumdo sita consect </w:delText>
        </w:r>
      </w:del>
      <w:r w:rsidR="00B12B51" w:rsidRPr="00087CDD">
        <w:rPr>
          <w:rFonts w:ascii="Helvetica" w:hAnsi="Helvetica"/>
          <w:sz w:val="22"/>
          <w:szCs w:val="22"/>
          <w:lang w:val="en-US"/>
          <w:rPrChange w:id="30" w:author="Jonathan Melke" w:date="2026-07-08T23:12:00Z" w16du:dateUtc="2026-07-08T21:12:00Z">
            <w:rPr>
              <w:rFonts w:ascii="Helvetica" w:hAnsi="Helvetica"/>
              <w:sz w:val="22"/>
              <w:szCs w:val="22"/>
            </w:rPr>
          </w:rPrChange>
        </w:rPr>
        <w:t xml:space="preserve">adipiscingel Seddoeiusmodte Incididuntutlaboreetdo mag </w:t>
      </w:r>
      <w:ins w:id="31" w:author="Jonathan Melke" w:date="2026-07-08T23:12:00Z" w16du:dateUtc="2026-07-08T21:12:00Z">
        <w:r w:rsidR="00087CDD" w:rsidRPr="008043F4">
          <w:rPr>
            <w:rFonts w:ascii="Helvetica" w:hAnsi="Helvetica"/>
            <w:sz w:val="22"/>
            <w:szCs w:val="22"/>
            <w:lang w:val="en-US"/>
          </w:rPr>
          <w:t xml:space="preserve">Essecillumeufug Essecillumeufug </w:t>
        </w:r>
      </w:ins>
      <w:r w:rsidR="00B12B51" w:rsidRPr="00087CDD">
        <w:rPr>
          <w:rFonts w:ascii="Helvetica" w:hAnsi="Helvetica"/>
          <w:sz w:val="22"/>
          <w:szCs w:val="22"/>
          <w:lang w:val="en-US"/>
          <w:rPrChange w:id="32" w:author="Jonathan Melke" w:date="2026-07-08T23:12:00Z" w16du:dateUtc="2026-07-08T21:12:00Z">
            <w:rPr>
              <w:rFonts w:ascii="Helvetica" w:hAnsi="Helvetica"/>
              <w:sz w:val="22"/>
              <w:szCs w:val="22"/>
            </w:rPr>
          </w:rPrChange>
        </w:rPr>
        <w:t>Aliquae adminimve</w:t>
      </w:r>
      <w:commentRangeEnd w:id="19"/>
      <w:r w:rsidR="00087CDD" w:rsidRPr="00087CDD">
        <w:rPr>
          <w:rStyle w:val="CommentReference"/>
          <w:rFonts w:ascii="Helvetica" w:hAnsi="Helvetica"/>
          <w:sz w:val="22"/>
          <w:szCs w:val="22"/>
          <w:lang w:val="en-US"/>
          <w:rPrChange w:id="33" w:author="Jonathan Melke" w:date="2026-07-08T23:12:00Z" w16du:dateUtc="2026-07-08T21:12:00Z">
            <w:rPr>
              <w:rStyle w:val="CommentReference"/>
              <w:rFonts w:ascii="Helvetica" w:hAnsi="Helvetica"/>
              <w:sz w:val="22"/>
              <w:szCs w:val="22"/>
            </w:rPr>
          </w:rPrChange>
        </w:rPr>
        <w:commentReference w:id="19"/>
      </w:r>
    </w:p>
    <w:p w14:paraId="53F4D867" w14:textId="77777777" w:rsidR="00125650" w:rsidRPr="00087CDD" w:rsidRDefault="00125650" w:rsidP="00286BF5">
      <w:pPr>
        <w:tabs>
          <w:tab w:val="left" w:pos="-142"/>
        </w:tabs>
        <w:spacing w:line="360" w:lineRule="exact"/>
        <w:ind w:left="851" w:hanging="567"/>
        <w:jc w:val="both"/>
        <w:rPr>
          <w:rFonts w:ascii="Helvetica" w:hAnsi="Helvetica"/>
          <w:sz w:val="22"/>
          <w:szCs w:val="22"/>
          <w:lang w:val="en-US"/>
          <w:rPrChange w:id="34" w:author="Jonathan Melke" w:date="2026-07-08T23:12:00Z" w16du:dateUtc="2026-07-08T21:12:00Z">
            <w:rPr>
              <w:rFonts w:ascii="Helvetica" w:hAnsi="Helvetica"/>
              <w:sz w:val="22"/>
              <w:szCs w:val="22"/>
            </w:rPr>
          </w:rPrChange>
        </w:rPr>
      </w:pPr>
    </w:p>
    <w:p w14:paraId="731ED5DC" w14:textId="0587779A" w:rsidR="003714E2" w:rsidRPr="00087CDD" w:rsidRDefault="00E70B51" w:rsidP="00286BF5">
      <w:pPr>
        <w:tabs>
          <w:tab w:val="left" w:pos="-142"/>
        </w:tabs>
        <w:spacing w:line="360" w:lineRule="exact"/>
        <w:ind w:left="851" w:hanging="567"/>
        <w:jc w:val="both"/>
        <w:rPr>
          <w:rFonts w:ascii="Helvetica" w:hAnsi="Helvetica"/>
          <w:sz w:val="22"/>
          <w:szCs w:val="22"/>
          <w:lang w:val="en-US"/>
          <w:rPrChange w:id="35" w:author="Jonathan Melke" w:date="2026-07-08T23:12:00Z" w16du:dateUtc="2026-07-08T21:12:00Z">
            <w:rPr>
              <w:rFonts w:ascii="Helvetica" w:hAnsi="Helvetica"/>
              <w:sz w:val="22"/>
              <w:szCs w:val="22"/>
            </w:rPr>
          </w:rPrChange>
        </w:rPr>
      </w:pPr>
      <w:r w:rsidRPr="00087CDD">
        <w:rPr>
          <w:rFonts w:ascii="Helvetica" w:hAnsi="Helvetica"/>
          <w:sz w:val="22"/>
          <w:szCs w:val="22"/>
          <w:lang w:val="en-US"/>
          <w:rPrChange w:id="36" w:author="Jonathan Melke" w:date="2026-07-08T23:12:00Z" w16du:dateUtc="2026-07-08T21:12:00Z">
            <w:rPr>
              <w:rFonts w:ascii="Helvetica" w:hAnsi="Helvetica"/>
              <w:sz w:val="22"/>
              <w:szCs w:val="22"/>
            </w:rPr>
          </w:rPrChange>
        </w:rPr>
        <w:t>qu</w:t>
      </w:r>
      <w:r w:rsidRPr="00087CDD">
        <w:rPr>
          <w:rFonts w:ascii="Helvetica" w:hAnsi="Helvetica"/>
          <w:sz w:val="22"/>
          <w:szCs w:val="22"/>
          <w:lang w:val="en-US"/>
          <w:rPrChange w:id="37" w:author="Jonathan Melke" w:date="2026-07-08T23:12:00Z" w16du:dateUtc="2026-07-08T21:12:00Z">
            <w:rPr>
              <w:rFonts w:ascii="Helvetica" w:hAnsi="Helvetica"/>
              <w:sz w:val="22"/>
              <w:szCs w:val="22"/>
            </w:rPr>
          </w:rPrChange>
        </w:rPr>
        <w:tab/>
        <w:t>Nostrudexercitationull laborisni aliqu e eac Con du aute Irurein Rep voluptateve Essecillumeufug nullapa exc sin Occaeca cup Nonproi su cul qui Officiad mollitanim ide lab lor</w:t>
      </w:r>
      <w:ins w:id="38" w:author="Jonathan Melke" w:date="2026-07-08T23:12:00Z" w16du:dateUtc="2026-07-08T21:12:00Z">
        <w:r w:rsidR="00087CDD" w:rsidRPr="00087CDD">
          <w:rPr>
            <w:rFonts w:ascii="Helvetica" w:hAnsi="Helvetica"/>
            <w:sz w:val="22"/>
            <w:szCs w:val="22"/>
            <w:lang w:val="en-US"/>
          </w:rPr>
          <w:t xml:space="preserve"> </w:t>
        </w:r>
        <w:r w:rsidR="00087CDD" w:rsidRPr="008043F4">
          <w:rPr>
            <w:rFonts w:ascii="Helvetica" w:hAnsi="Helvetica"/>
            <w:sz w:val="22"/>
            <w:szCs w:val="22"/>
            <w:lang w:val="en-US"/>
          </w:rPr>
          <w:t>Essecillumeufug</w:t>
        </w:r>
        <w:r w:rsidR="00087CDD" w:rsidRPr="00087CDD">
          <w:rPr>
            <w:rFonts w:ascii="Helvetica" w:hAnsi="Helvetica"/>
            <w:sz w:val="22"/>
            <w:szCs w:val="22"/>
            <w:lang w:val="en-US"/>
          </w:rPr>
          <w:t xml:space="preserve"> </w:t>
        </w:r>
        <w:r w:rsidR="00087CDD" w:rsidRPr="008043F4">
          <w:rPr>
            <w:rFonts w:ascii="Helvetica" w:hAnsi="Helvetica"/>
            <w:sz w:val="22"/>
            <w:szCs w:val="22"/>
            <w:lang w:val="en-US"/>
          </w:rPr>
          <w:t>Essecillumeufug</w:t>
        </w:r>
        <w:r w:rsidR="00087CDD" w:rsidRPr="00087CDD">
          <w:rPr>
            <w:rFonts w:ascii="Helvetica" w:hAnsi="Helvetica"/>
            <w:sz w:val="22"/>
            <w:szCs w:val="22"/>
            <w:lang w:val="en-US"/>
          </w:rPr>
          <w:t xml:space="preserve"> </w:t>
        </w:r>
        <w:r w:rsidR="00087CDD" w:rsidRPr="008043F4">
          <w:rPr>
            <w:rFonts w:ascii="Helvetica" w:hAnsi="Helvetica"/>
            <w:sz w:val="22"/>
            <w:szCs w:val="22"/>
            <w:lang w:val="en-US"/>
          </w:rPr>
          <w:t>Essecillumeufug</w:t>
        </w:r>
        <w:r w:rsidR="00087CDD" w:rsidRPr="00087CDD">
          <w:rPr>
            <w:rFonts w:ascii="Helvetica" w:hAnsi="Helvetica"/>
            <w:sz w:val="22"/>
            <w:szCs w:val="22"/>
            <w:lang w:val="en-US"/>
          </w:rPr>
          <w:t xml:space="preserve"> </w:t>
        </w:r>
        <w:r w:rsidR="00087CDD" w:rsidRPr="008043F4">
          <w:rPr>
            <w:rFonts w:ascii="Helvetica" w:hAnsi="Helvetica"/>
            <w:sz w:val="22"/>
            <w:szCs w:val="22"/>
            <w:lang w:val="en-US"/>
          </w:rPr>
          <w:t>Essecillumeufug</w:t>
        </w:r>
        <w:r w:rsidR="00087CDD" w:rsidRPr="00087CDD">
          <w:rPr>
            <w:rFonts w:ascii="Helvetica" w:hAnsi="Helvetica"/>
            <w:sz w:val="22"/>
            <w:szCs w:val="22"/>
            <w:lang w:val="en-US"/>
          </w:rPr>
          <w:t xml:space="preserve"> </w:t>
        </w:r>
        <w:r w:rsidR="00087CDD" w:rsidRPr="008043F4">
          <w:rPr>
            <w:rFonts w:ascii="Helvetica" w:hAnsi="Helvetica"/>
            <w:sz w:val="22"/>
            <w:szCs w:val="22"/>
            <w:lang w:val="en-US"/>
          </w:rPr>
          <w:t>Essecillumeufug</w:t>
        </w:r>
        <w:r w:rsidR="00087CDD" w:rsidRPr="00087CDD">
          <w:rPr>
            <w:rFonts w:ascii="Helvetica" w:hAnsi="Helvetica"/>
            <w:sz w:val="22"/>
            <w:szCs w:val="22"/>
            <w:lang w:val="en-US"/>
          </w:rPr>
          <w:t xml:space="preserve"> </w:t>
        </w:r>
        <w:r w:rsidR="00087CDD" w:rsidRPr="008043F4">
          <w:rPr>
            <w:rFonts w:ascii="Helvetica" w:hAnsi="Helvetica"/>
            <w:sz w:val="22"/>
            <w:szCs w:val="22"/>
            <w:lang w:val="en-US"/>
          </w:rPr>
          <w:t>Essecillumeufug</w:t>
        </w:r>
      </w:ins>
      <w:r w:rsidRPr="00087CDD">
        <w:rPr>
          <w:rFonts w:ascii="Helvetica" w:hAnsi="Helvetica"/>
          <w:sz w:val="22"/>
          <w:szCs w:val="22"/>
          <w:lang w:val="en-US"/>
          <w:rPrChange w:id="39" w:author="Jonathan Melke" w:date="2026-07-08T23:12:00Z" w16du:dateUtc="2026-07-08T21:12:00Z">
            <w:rPr>
              <w:rFonts w:ascii="Helvetica" w:hAnsi="Helvetica"/>
              <w:sz w:val="22"/>
              <w:szCs w:val="22"/>
            </w:rPr>
          </w:rPrChange>
        </w:rPr>
        <w:t xml:space="preserve"> Ipsumdolo </w:t>
      </w:r>
      <w:r w:rsidR="004F4C95" w:rsidRPr="00087CDD">
        <w:rPr>
          <w:rFonts w:ascii="Helvetica" w:hAnsi="Helvetica"/>
          <w:sz w:val="22"/>
          <w:szCs w:val="22"/>
          <w:lang w:val="en-US"/>
          <w:rPrChange w:id="40" w:author="Jonathan Melke" w:date="2026-07-08T23:12:00Z" w16du:dateUtc="2026-07-08T21:12:00Z">
            <w:rPr>
              <w:rFonts w:ascii="Helvetica" w:hAnsi="Helvetica"/>
              <w:sz w:val="22"/>
              <w:szCs w:val="22"/>
            </w:rPr>
          </w:rPrChange>
        </w:rPr>
        <w:t xml:space="preserve">sit </w:t>
      </w:r>
      <w:r w:rsidRPr="00087CDD">
        <w:rPr>
          <w:rFonts w:ascii="Helvetica" w:hAnsi="Helvetica"/>
          <w:sz w:val="22"/>
          <w:szCs w:val="22"/>
          <w:lang w:val="en-US"/>
          <w:rPrChange w:id="41" w:author="Jonathan Melke" w:date="2026-07-08T23:12:00Z" w16du:dateUtc="2026-07-08T21:12:00Z">
            <w:rPr>
              <w:rFonts w:ascii="Helvetica" w:hAnsi="Helvetica"/>
              <w:sz w:val="22"/>
              <w:szCs w:val="22"/>
            </w:rPr>
          </w:rPrChange>
        </w:rPr>
        <w:t>ame con Adipisci elitseddoeiu Temporinc Utlabore etdolor mag aliq enim admin Veniamquisnost exercita ul</w:t>
      </w:r>
      <w:r w:rsidRPr="00087CDD">
        <w:rPr>
          <w:rFonts w:ascii="Helvetica" w:hAnsi="Helvetica"/>
          <w:sz w:val="22"/>
          <w:szCs w:val="22"/>
          <w:lang w:val="en-US"/>
          <w:rPrChange w:id="42" w:author="Jonathan Melke" w:date="2026-07-08T23:12:00Z" w16du:dateUtc="2026-07-08T21:12:00Z">
            <w:rPr>
              <w:rFonts w:ascii="Helvetica" w:hAnsi="Helvetica"/>
              <w:sz w:val="22"/>
              <w:szCs w:val="22"/>
            </w:rPr>
          </w:rPrChange>
        </w:rPr>
        <w:lastRenderedPageBreak/>
        <w:t xml:space="preserve">lamc la nis Aliq e Eaco conse Duis au irureinre v Ve Es cillum Euf nulla pari Ex sint </w:t>
      </w:r>
    </w:p>
    <w:p w14:paraId="00FF4F17" w14:textId="77777777" w:rsidR="003714E2" w:rsidRPr="00087CDD" w:rsidRDefault="003714E2" w:rsidP="00286BF5">
      <w:pPr>
        <w:tabs>
          <w:tab w:val="left" w:pos="-142"/>
        </w:tabs>
        <w:spacing w:line="360" w:lineRule="exact"/>
        <w:ind w:left="851" w:hanging="567"/>
        <w:jc w:val="both"/>
        <w:rPr>
          <w:rFonts w:ascii="Helvetica" w:hAnsi="Helvetica"/>
          <w:sz w:val="22"/>
          <w:szCs w:val="22"/>
          <w:lang w:val="en-US"/>
          <w:rPrChange w:id="43" w:author="Jonathan Melke" w:date="2026-07-08T23:12:00Z" w16du:dateUtc="2026-07-08T21:12:00Z">
            <w:rPr>
              <w:rFonts w:ascii="Helvetica" w:hAnsi="Helvetica"/>
              <w:sz w:val="22"/>
              <w:szCs w:val="22"/>
            </w:rPr>
          </w:rPrChange>
        </w:rPr>
      </w:pPr>
    </w:p>
    <w:p w14:paraId="5D89C3B3" w14:textId="77777777" w:rsidR="00125650" w:rsidRPr="00087CDD" w:rsidRDefault="003714E2" w:rsidP="00286BF5">
      <w:pPr>
        <w:tabs>
          <w:tab w:val="left" w:pos="-142"/>
        </w:tabs>
        <w:spacing w:line="360" w:lineRule="exact"/>
        <w:ind w:left="851" w:hanging="567"/>
        <w:jc w:val="both"/>
        <w:rPr>
          <w:rFonts w:ascii="Helvetica" w:hAnsi="Helvetica"/>
          <w:sz w:val="22"/>
          <w:szCs w:val="22"/>
          <w:lang w:val="en-US"/>
          <w:rPrChange w:id="44" w:author="Jonathan Melke" w:date="2026-07-08T23:12:00Z" w16du:dateUtc="2026-07-08T21:12:00Z">
            <w:rPr>
              <w:rFonts w:ascii="Helvetica" w:hAnsi="Helvetica"/>
              <w:sz w:val="22"/>
              <w:szCs w:val="22"/>
            </w:rPr>
          </w:rPrChange>
        </w:rPr>
      </w:pPr>
      <w:r w:rsidRPr="00087CDD">
        <w:rPr>
          <w:rFonts w:ascii="Helvetica" w:hAnsi="Helvetica"/>
          <w:sz w:val="22"/>
          <w:szCs w:val="22"/>
          <w:lang w:val="en-US"/>
          <w:rPrChange w:id="45" w:author="Jonathan Melke" w:date="2026-07-08T23:12:00Z" w16du:dateUtc="2026-07-08T21:12:00Z">
            <w:rPr>
              <w:rFonts w:ascii="Helvetica" w:hAnsi="Helvetica"/>
              <w:sz w:val="22"/>
              <w:szCs w:val="22"/>
            </w:rPr>
          </w:rPrChange>
        </w:rPr>
        <w:tab/>
      </w:r>
      <w:r w:rsidR="00E70B51" w:rsidRPr="00087CDD">
        <w:rPr>
          <w:rFonts w:ascii="Helvetica" w:hAnsi="Helvetica"/>
          <w:sz w:val="22"/>
          <w:szCs w:val="22"/>
          <w:lang w:val="en-US"/>
          <w:rPrChange w:id="46" w:author="Jonathan Melke" w:date="2026-07-08T23:12:00Z" w16du:dateUtc="2026-07-08T21:12:00Z">
            <w:rPr>
              <w:rFonts w:ascii="Helvetica" w:hAnsi="Helvetica"/>
              <w:sz w:val="22"/>
              <w:szCs w:val="22"/>
            </w:rPr>
          </w:rPrChange>
        </w:rPr>
        <w:t xml:space="preserve">Occ Cupidatat nonpr Suntculpaquiofficiades moll a ide Labo l Ip d Sita c Adi eli Seddoeiu tem inc utlabo Etdolore magnaaliquae Adminimven quis no exe ull Laborisn ali exe </w:t>
      </w:r>
      <w:r w:rsidR="00E70B51" w:rsidRPr="00087CDD">
        <w:rPr>
          <w:rFonts w:ascii="Helvetica" w:hAnsi="Helvetica"/>
          <w:i/>
          <w:iCs/>
          <w:sz w:val="22"/>
          <w:szCs w:val="22"/>
          <w:lang w:val="en-US"/>
          <w:rPrChange w:id="47" w:author="Jonathan Melke" w:date="2026-07-08T23:12:00Z" w16du:dateUtc="2026-07-08T21:12:00Z">
            <w:rPr>
              <w:rFonts w:ascii="Helvetica" w:hAnsi="Helvetica"/>
              <w:i/>
              <w:iCs/>
              <w:sz w:val="22"/>
              <w:szCs w:val="22"/>
            </w:rPr>
          </w:rPrChange>
        </w:rPr>
        <w:t>Commodoco</w:t>
      </w:r>
      <w:r w:rsidR="00E70B51" w:rsidRPr="00087CDD">
        <w:rPr>
          <w:rFonts w:ascii="Helvetica" w:hAnsi="Helvetica"/>
          <w:sz w:val="22"/>
          <w:szCs w:val="22"/>
          <w:lang w:val="en-US"/>
          <w:rPrChange w:id="48" w:author="Jonathan Melke" w:date="2026-07-08T23:12:00Z" w16du:dateUtc="2026-07-08T21:12:00Z">
            <w:rPr>
              <w:rFonts w:ascii="Helvetica" w:hAnsi="Helvetica"/>
              <w:sz w:val="22"/>
              <w:szCs w:val="22"/>
            </w:rPr>
          </w:rPrChange>
        </w:rPr>
        <w:t xml:space="preserve"> duisa iru inrep volu vel Esseci euf Nullapariatur excepte Sintoccaecatc nonp </w:t>
      </w:r>
      <w:r w:rsidRPr="00087CDD">
        <w:rPr>
          <w:rFonts w:ascii="Helvetica" w:hAnsi="Helvetica"/>
          <w:sz w:val="22"/>
          <w:szCs w:val="22"/>
          <w:lang w:val="en-US"/>
          <w:rPrChange w:id="49" w:author="Jonathan Melke" w:date="2026-07-08T23:12:00Z" w16du:dateUtc="2026-07-08T21:12:00Z">
            <w:rPr>
              <w:rFonts w:ascii="Helvetica" w:hAnsi="Helvetica"/>
              <w:sz w:val="22"/>
              <w:szCs w:val="22"/>
            </w:rPr>
          </w:rPrChange>
        </w:rPr>
        <w:t>sunt cul</w:t>
      </w:r>
      <w:r w:rsidR="00E70B51" w:rsidRPr="00087CDD">
        <w:rPr>
          <w:rFonts w:ascii="Helvetica" w:hAnsi="Helvetica"/>
          <w:sz w:val="22"/>
          <w:szCs w:val="22"/>
          <w:lang w:val="en-US"/>
          <w:rPrChange w:id="50" w:author="Jonathan Melke" w:date="2026-07-08T23:12:00Z" w16du:dateUtc="2026-07-08T21:12:00Z">
            <w:rPr>
              <w:rFonts w:ascii="Helvetica" w:hAnsi="Helvetica"/>
              <w:sz w:val="22"/>
              <w:szCs w:val="22"/>
            </w:rPr>
          </w:rPrChange>
        </w:rPr>
        <w:t xml:space="preserve"> </w:t>
      </w:r>
      <w:r w:rsidR="00E70B51" w:rsidRPr="00087CDD">
        <w:rPr>
          <w:rFonts w:ascii="Helvetica" w:hAnsi="Helvetica"/>
          <w:i/>
          <w:iCs/>
          <w:sz w:val="22"/>
          <w:szCs w:val="22"/>
          <w:lang w:val="en-US"/>
          <w:rPrChange w:id="51" w:author="Jonathan Melke" w:date="2026-07-08T23:12:00Z" w16du:dateUtc="2026-07-08T21:12:00Z">
            <w:rPr>
              <w:rFonts w:ascii="Helvetica" w:hAnsi="Helvetica"/>
              <w:i/>
              <w:iCs/>
              <w:sz w:val="22"/>
              <w:szCs w:val="22"/>
            </w:rPr>
          </w:rPrChange>
        </w:rPr>
        <w:t>Quioff</w:t>
      </w:r>
      <w:r w:rsidR="00E70B51" w:rsidRPr="00087CDD">
        <w:rPr>
          <w:rFonts w:ascii="Helvetica" w:hAnsi="Helvetica"/>
          <w:sz w:val="22"/>
          <w:szCs w:val="22"/>
          <w:lang w:val="en-US"/>
          <w:rPrChange w:id="52" w:author="Jonathan Melke" w:date="2026-07-08T23:12:00Z" w16du:dateUtc="2026-07-08T21:12:00Z">
            <w:rPr>
              <w:rFonts w:ascii="Helvetica" w:hAnsi="Helvetica"/>
              <w:sz w:val="22"/>
              <w:szCs w:val="22"/>
            </w:rPr>
          </w:rPrChange>
        </w:rPr>
        <w:t xml:space="preserve">deseruntmo ani Idestlabor </w:t>
      </w:r>
      <w:r w:rsidR="00AB34EA" w:rsidRPr="00087CDD">
        <w:rPr>
          <w:rFonts w:ascii="Helvetica" w:hAnsi="Helvetica"/>
          <w:sz w:val="22"/>
          <w:szCs w:val="22"/>
          <w:lang w:val="en-US"/>
          <w:rPrChange w:id="53" w:author="Jonathan Melke" w:date="2026-07-08T23:12:00Z" w16du:dateUtc="2026-07-08T21:12:00Z">
            <w:rPr>
              <w:rFonts w:ascii="Helvetica" w:hAnsi="Helvetica"/>
              <w:sz w:val="22"/>
              <w:szCs w:val="22"/>
            </w:rPr>
          </w:rPrChange>
        </w:rPr>
        <w:t>lor Ipsumdolorsitamet consecteturadip elit sedd eiusmodte inc utlaboreetdo Magnaaliqu enimadmin ven quisno exe ullamcolabori Nisiali exeac consequatdu auteirureinre volupta Ve esseci Eufugi nulla pa ex sin Occaecatcupi non Proidentsuntc qui officiadeserun Mollitanimide lab lor Ipsumdolorsitamet conse Adip el seddoeius t In Ut labore Etd magna aliq En adm ve quisnost e Ul La nisiali Exe commo conseq</w:t>
      </w:r>
    </w:p>
    <w:p w14:paraId="09259987" w14:textId="77777777" w:rsidR="00AB34EA" w:rsidRPr="00087CDD" w:rsidRDefault="00AB34EA" w:rsidP="00286BF5">
      <w:pPr>
        <w:tabs>
          <w:tab w:val="left" w:pos="-142"/>
        </w:tabs>
        <w:spacing w:line="360" w:lineRule="exact"/>
        <w:ind w:left="851" w:hanging="567"/>
        <w:jc w:val="both"/>
        <w:rPr>
          <w:rFonts w:ascii="Helvetica" w:hAnsi="Helvetica"/>
          <w:sz w:val="22"/>
          <w:szCs w:val="22"/>
          <w:lang w:val="en-US"/>
          <w:rPrChange w:id="54" w:author="Jonathan Melke" w:date="2026-07-08T23:12:00Z" w16du:dateUtc="2026-07-08T21:12:00Z">
            <w:rPr>
              <w:rFonts w:ascii="Helvetica" w:hAnsi="Helvetica"/>
              <w:sz w:val="22"/>
              <w:szCs w:val="22"/>
            </w:rPr>
          </w:rPrChange>
        </w:rPr>
      </w:pPr>
    </w:p>
    <w:p w14:paraId="027F736A" w14:textId="77777777" w:rsidR="00AB34EA" w:rsidRPr="00087CDD" w:rsidRDefault="00AB34EA" w:rsidP="00286BF5">
      <w:pPr>
        <w:tabs>
          <w:tab w:val="left" w:pos="-142"/>
        </w:tabs>
        <w:spacing w:line="360" w:lineRule="exact"/>
        <w:ind w:left="851" w:hanging="567"/>
        <w:jc w:val="both"/>
        <w:rPr>
          <w:rFonts w:ascii="Helvetica" w:hAnsi="Helvetica"/>
          <w:sz w:val="22"/>
          <w:szCs w:val="22"/>
          <w:lang w:val="en-US"/>
          <w:rPrChange w:id="55" w:author="Jonathan Melke" w:date="2026-07-08T23:12:00Z" w16du:dateUtc="2026-07-08T21:12:00Z">
            <w:rPr>
              <w:rFonts w:ascii="Helvetica" w:hAnsi="Helvetica"/>
              <w:sz w:val="22"/>
              <w:szCs w:val="22"/>
            </w:rPr>
          </w:rPrChange>
        </w:rPr>
      </w:pPr>
      <w:r w:rsidRPr="00087CDD">
        <w:rPr>
          <w:rFonts w:ascii="Helvetica" w:hAnsi="Helvetica"/>
          <w:sz w:val="22"/>
          <w:szCs w:val="22"/>
          <w:lang w:val="en-US"/>
          <w:rPrChange w:id="56" w:author="Jonathan Melke" w:date="2026-07-08T23:12:00Z" w16du:dateUtc="2026-07-08T21:12:00Z">
            <w:rPr>
              <w:rFonts w:ascii="Helvetica" w:hAnsi="Helvetica"/>
              <w:sz w:val="22"/>
              <w:szCs w:val="22"/>
            </w:rPr>
          </w:rPrChange>
        </w:rPr>
        <w:t>du</w:t>
      </w:r>
      <w:r w:rsidRPr="00087CDD">
        <w:rPr>
          <w:rFonts w:ascii="Helvetica" w:hAnsi="Helvetica"/>
          <w:sz w:val="22"/>
          <w:szCs w:val="22"/>
          <w:lang w:val="en-US"/>
          <w:rPrChange w:id="57" w:author="Jonathan Melke" w:date="2026-07-08T23:12:00Z" w16du:dateUtc="2026-07-08T21:12:00Z">
            <w:rPr>
              <w:rFonts w:ascii="Helvetica" w:hAnsi="Helvetica"/>
              <w:sz w:val="22"/>
              <w:szCs w:val="22"/>
            </w:rPr>
          </w:rPrChange>
        </w:rPr>
        <w:tab/>
        <w:t>Auteirur inrep vol vel ess Cillum euf Nullapariaturexc sintoccaecatc nonp sun Culpaqu officia des mol Animides lab lor Ipsumdolo sitametc adi elits doei tem Incidi utl Etdoloremagna aliquae Adminimv quis nostr exe Ullamcolabori nisialiq exeacom con</w:t>
      </w:r>
      <w:r w:rsidR="003714E2" w:rsidRPr="00087CDD">
        <w:rPr>
          <w:rFonts w:ascii="Helvetica" w:hAnsi="Helvetica"/>
          <w:sz w:val="22"/>
          <w:szCs w:val="22"/>
          <w:lang w:val="en-US"/>
          <w:rPrChange w:id="58" w:author="Jonathan Melke" w:date="2026-07-08T23:12:00Z" w16du:dateUtc="2026-07-08T21:12:00Z">
            <w:rPr>
              <w:rFonts w:ascii="Helvetica" w:hAnsi="Helvetica"/>
              <w:sz w:val="22"/>
              <w:szCs w:val="22"/>
            </w:rPr>
          </w:rPrChange>
        </w:rPr>
        <w:t>d</w:t>
      </w:r>
      <w:r w:rsidRPr="00087CDD">
        <w:rPr>
          <w:rFonts w:ascii="Helvetica" w:hAnsi="Helvetica"/>
          <w:sz w:val="22"/>
          <w:szCs w:val="22"/>
          <w:lang w:val="en-US"/>
          <w:rPrChange w:id="59" w:author="Jonathan Melke" w:date="2026-07-08T23:12:00Z" w16du:dateUtc="2026-07-08T21:12:00Z">
            <w:rPr>
              <w:rFonts w:ascii="Helvetica" w:hAnsi="Helvetica"/>
              <w:sz w:val="22"/>
              <w:szCs w:val="22"/>
            </w:rPr>
          </w:rPrChange>
        </w:rPr>
        <w:t>a</w:t>
      </w:r>
    </w:p>
    <w:p w14:paraId="6E7B52CA" w14:textId="77777777" w:rsidR="00AB34EA" w:rsidRPr="00087CDD" w:rsidRDefault="00AB34EA" w:rsidP="00286BF5">
      <w:pPr>
        <w:tabs>
          <w:tab w:val="left" w:pos="-142"/>
        </w:tabs>
        <w:spacing w:line="360" w:lineRule="exact"/>
        <w:ind w:left="851" w:hanging="567"/>
        <w:jc w:val="both"/>
        <w:rPr>
          <w:rFonts w:ascii="Helvetica" w:hAnsi="Helvetica"/>
          <w:sz w:val="22"/>
          <w:szCs w:val="22"/>
          <w:lang w:val="en-US"/>
          <w:rPrChange w:id="60" w:author="Jonathan Melke" w:date="2026-07-08T23:12:00Z" w16du:dateUtc="2026-07-08T21:12:00Z">
            <w:rPr>
              <w:rFonts w:ascii="Helvetica" w:hAnsi="Helvetica"/>
              <w:sz w:val="22"/>
              <w:szCs w:val="22"/>
            </w:rPr>
          </w:rPrChange>
        </w:rPr>
      </w:pPr>
    </w:p>
    <w:p w14:paraId="0C2412D0" w14:textId="77777777" w:rsidR="0053202E" w:rsidRDefault="00AB34EA" w:rsidP="007F398E">
      <w:pPr>
        <w:tabs>
          <w:tab w:val="left" w:pos="-142"/>
        </w:tabs>
        <w:spacing w:line="360" w:lineRule="exact"/>
        <w:ind w:left="851" w:hanging="567"/>
        <w:jc w:val="both"/>
        <w:rPr>
          <w:rFonts w:ascii="Helvetica" w:hAnsi="Helvetica"/>
          <w:sz w:val="22"/>
          <w:szCs w:val="22"/>
        </w:rPr>
      </w:pPr>
      <w:r>
        <w:rPr>
          <w:rFonts w:ascii="Helvetica" w:hAnsi="Helvetica"/>
          <w:sz w:val="22"/>
          <w:szCs w:val="22"/>
        </w:rPr>
        <w:t>i</w:t>
      </w:r>
      <w:r w:rsidR="00FF66CF">
        <w:rPr>
          <w:rFonts w:ascii="Helvetica" w:hAnsi="Helvetica"/>
          <w:sz w:val="22"/>
          <w:szCs w:val="22"/>
        </w:rPr>
        <w:t>i</w:t>
      </w:r>
      <w:r w:rsidR="00FF66CF">
        <w:rPr>
          <w:rFonts w:ascii="Helvetica" w:hAnsi="Helvetica"/>
          <w:sz w:val="22"/>
          <w:szCs w:val="22"/>
        </w:rPr>
        <w:tab/>
        <w:t xml:space="preserve">Rep Volupta velites cillumeufu </w:t>
      </w:r>
      <w:r w:rsidR="003714E2">
        <w:rPr>
          <w:rFonts w:ascii="Helvetica" w:hAnsi="Helvetica"/>
          <w:sz w:val="22"/>
          <w:szCs w:val="22"/>
        </w:rPr>
        <w:t>null</w:t>
      </w:r>
      <w:r w:rsidR="00FF66CF">
        <w:rPr>
          <w:rFonts w:ascii="Helvetica" w:hAnsi="Helvetica"/>
          <w:sz w:val="22"/>
          <w:szCs w:val="22"/>
        </w:rPr>
        <w:t xml:space="preserve"> </w:t>
      </w:r>
      <w:r w:rsidR="003714E2">
        <w:rPr>
          <w:rFonts w:ascii="Helvetica" w:hAnsi="Helvetica"/>
          <w:sz w:val="22"/>
          <w:szCs w:val="22"/>
        </w:rPr>
        <w:t xml:space="preserve">p </w:t>
      </w:r>
      <w:r w:rsidR="00FF66CF">
        <w:rPr>
          <w:rFonts w:ascii="Helvetica" w:hAnsi="Helvetica"/>
          <w:sz w:val="22"/>
          <w:szCs w:val="22"/>
        </w:rPr>
        <w:t xml:space="preserve">excepteursint Occaecatcupidatatnonpr suntculpaqui </w:t>
      </w:r>
      <w:r w:rsidR="003714E2">
        <w:rPr>
          <w:rFonts w:ascii="Helvetica" w:hAnsi="Helvetica"/>
          <w:sz w:val="22"/>
          <w:szCs w:val="22"/>
        </w:rPr>
        <w:t xml:space="preserve">o </w:t>
      </w:r>
      <w:r w:rsidR="00FF66CF">
        <w:rPr>
          <w:rFonts w:ascii="Helvetica" w:hAnsi="Helvetica"/>
          <w:sz w:val="22"/>
          <w:szCs w:val="22"/>
        </w:rPr>
        <w:t>Deseruntmo</w:t>
      </w:r>
      <w:commentRangeStart w:id="61"/>
      <w:r w:rsidR="00445B70">
        <w:rPr>
          <w:rFonts w:ascii="Helvetica" w:hAnsi="Helvetica"/>
          <w:sz w:val="22"/>
          <w:szCs w:val="22"/>
        </w:rPr>
        <w:t xml:space="preserve"> Animid estlabo lorem ips Dolorsita consect adipisc elits doe tempo inci utl Etdolo</w:t>
      </w:r>
      <w:commentRangeEnd w:id="61"/>
      <w:r>
        <w:rPr>
          <w:rStyle w:val="CommentReference"/>
          <w:rFonts w:ascii="Helvetica" w:hAnsi="Helvetica"/>
          <w:sz w:val="22"/>
          <w:szCs w:val="22"/>
        </w:rPr>
        <w:commentReference w:id="61"/>
      </w:r>
      <w:r w:rsidR="0053202E">
        <w:rPr>
          <w:rFonts w:ascii="Helvetica" w:hAnsi="Helvetica"/>
          <w:sz w:val="22"/>
          <w:szCs w:val="22"/>
        </w:rPr>
        <w:t xml:space="preserve"> mag Aliquaenimad minimv</w:t>
      </w:r>
      <w:r w:rsidR="0008495C">
        <w:rPr>
          <w:rFonts w:ascii="Helvetica" w:hAnsi="Helvetica"/>
          <w:sz w:val="22"/>
          <w:szCs w:val="22"/>
        </w:rPr>
        <w:t xml:space="preserve"> </w:t>
      </w:r>
      <w:r w:rsidR="0053202E">
        <w:rPr>
          <w:rFonts w:ascii="Helvetica" w:hAnsi="Helvetica"/>
          <w:sz w:val="22"/>
          <w:szCs w:val="22"/>
        </w:rPr>
        <w:t>Qui Nostru exe Ullamcolabor nisia exeaco cons dui Auteirureinrep vo vel Essecill eu</w:t>
      </w:r>
      <w:r w:rsidR="0008495C">
        <w:rPr>
          <w:rFonts w:ascii="Helvetica" w:hAnsi="Helvetica"/>
          <w:sz w:val="22"/>
          <w:szCs w:val="22"/>
        </w:rPr>
        <w:t>f nul Pariat excepteursinto cup</w:t>
      </w:r>
      <w:r w:rsidR="003714E2">
        <w:rPr>
          <w:rFonts w:ascii="Helvetica" w:hAnsi="Helvetica"/>
          <w:sz w:val="22"/>
          <w:szCs w:val="22"/>
        </w:rPr>
        <w:t>n</w:t>
      </w:r>
      <w:r w:rsidR="0008495C">
        <w:rPr>
          <w:rFonts w:ascii="Helvetica" w:hAnsi="Helvetica"/>
          <w:sz w:val="22"/>
          <w:szCs w:val="22"/>
        </w:rPr>
        <w:t xml:space="preserve"> p sunt cul quiofficiad m</w:t>
      </w:r>
      <w:r w:rsidR="0053202E">
        <w:rPr>
          <w:rFonts w:ascii="Helvetica" w:hAnsi="Helvetica"/>
          <w:sz w:val="22"/>
          <w:szCs w:val="22"/>
        </w:rPr>
        <w:t xml:space="preserve"> animi est Laborumloremipsumdo sitametcons adi Elits doei tempo Incididun utlab etd Magnaal enimad</w:t>
      </w:r>
      <w:r w:rsidR="0008495C">
        <w:rPr>
          <w:rFonts w:ascii="Helvetica" w:hAnsi="Helvetica"/>
          <w:sz w:val="22"/>
          <w:szCs w:val="22"/>
        </w:rPr>
        <w:t xml:space="preserve"> </w:t>
      </w:r>
    </w:p>
    <w:p w14:paraId="5EF27088" w14:textId="77777777" w:rsidR="0053202E" w:rsidRDefault="0053202E" w:rsidP="00286BF5">
      <w:pPr>
        <w:tabs>
          <w:tab w:val="left" w:pos="-142"/>
        </w:tabs>
        <w:spacing w:line="360" w:lineRule="exact"/>
        <w:ind w:left="851" w:hanging="567"/>
        <w:jc w:val="both"/>
        <w:rPr>
          <w:rFonts w:ascii="Helvetica" w:hAnsi="Helvetica"/>
          <w:sz w:val="22"/>
          <w:szCs w:val="22"/>
        </w:rPr>
      </w:pPr>
    </w:p>
    <w:p w14:paraId="15D3E960" w14:textId="77777777" w:rsidR="0008495C" w:rsidRDefault="0008495C" w:rsidP="00286BF5">
      <w:pPr>
        <w:tabs>
          <w:tab w:val="left" w:pos="-142"/>
        </w:tabs>
        <w:spacing w:line="360" w:lineRule="exact"/>
        <w:ind w:left="851" w:hanging="567"/>
        <w:jc w:val="both"/>
        <w:rPr>
          <w:rFonts w:ascii="Helvetica" w:hAnsi="Helvetica"/>
          <w:sz w:val="22"/>
          <w:szCs w:val="22"/>
        </w:rPr>
      </w:pPr>
      <w:r>
        <w:rPr>
          <w:rFonts w:ascii="Helvetica" w:hAnsi="Helvetica"/>
          <w:sz w:val="22"/>
          <w:szCs w:val="22"/>
        </w:rPr>
        <w:t>mi</w:t>
      </w:r>
      <w:r w:rsidR="0053202E">
        <w:rPr>
          <w:rFonts w:ascii="Helvetica" w:hAnsi="Helvetica"/>
          <w:sz w:val="22"/>
          <w:szCs w:val="22"/>
        </w:rPr>
        <w:t>v</w:t>
      </w:r>
      <w:del w:id="62" w:author="Ben Editor" w:date="2026-07-08T12:00:00Z">
        <w:r w:rsidR="0053202E">
          <w:rPr>
            <w:rFonts w:ascii="Helvetica" w:hAnsi="Helvetica"/>
            <w:sz w:val="22"/>
            <w:szCs w:val="22"/>
          </w:rPr>
          <w:tab/>
          <w:delText xml:space="preserve">Qui Nos Exercit ull labo Nisialiquip exe Commodoconsequ duis Auteirureinreprehen </w:delText>
        </w:r>
      </w:del>
      <w:r w:rsidR="007F398E">
        <w:rPr>
          <w:rFonts w:ascii="Helvetica" w:hAnsi="Helvetica"/>
          <w:sz w:val="22"/>
          <w:szCs w:val="22"/>
        </w:rPr>
        <w:t xml:space="preserve">vol velit </w:t>
      </w:r>
      <w:r w:rsidR="0053202E">
        <w:rPr>
          <w:rFonts w:ascii="Helvetica" w:hAnsi="Helvetica"/>
          <w:sz w:val="22"/>
          <w:szCs w:val="22"/>
        </w:rPr>
        <w:t xml:space="preserve">ess cil Eufugiatnu pariature si occae cu nonpr Suntculpaquiofficiadeseru </w:t>
      </w:r>
      <w:r>
        <w:rPr>
          <w:rFonts w:ascii="Helvetica" w:hAnsi="Helvetica"/>
          <w:sz w:val="22"/>
          <w:szCs w:val="22"/>
        </w:rPr>
        <w:t xml:space="preserve">Molli Animi est lab Lore Ipsu dolorsi Ametconsecteturadipi eli sed doeiusm Temp incididunt utl etdolor mag Aliquae adminimvenia quisnostrudexercitationullam lab Nisialiquipexe com Consequatdu </w:t>
      </w:r>
      <w:r w:rsidR="007F398E">
        <w:rPr>
          <w:rFonts w:ascii="Helvetica" w:hAnsi="Helvetica"/>
          <w:sz w:val="22"/>
          <w:szCs w:val="22"/>
        </w:rPr>
        <w:t xml:space="preserve">au Irur inr volu ve Esse Cill </w:t>
      </w:r>
      <w:r>
        <w:rPr>
          <w:rFonts w:ascii="Helvetica" w:hAnsi="Helvetica"/>
          <w:sz w:val="22"/>
          <w:szCs w:val="22"/>
        </w:rPr>
        <w:t>eufug nulla pa excepteursintocc</w:t>
      </w:r>
    </w:p>
    <w:p w14:paraId="7DACC4CA" w14:textId="77777777" w:rsidR="0008495C" w:rsidRDefault="0008495C" w:rsidP="00286BF5">
      <w:pPr>
        <w:tabs>
          <w:tab w:val="left" w:pos="-142"/>
        </w:tabs>
        <w:spacing w:line="360" w:lineRule="exact"/>
        <w:ind w:left="851" w:hanging="567"/>
        <w:jc w:val="both"/>
        <w:rPr>
          <w:rFonts w:ascii="Helvetica" w:hAnsi="Helvetica"/>
          <w:sz w:val="22"/>
          <w:szCs w:val="22"/>
        </w:rPr>
      </w:pPr>
    </w:p>
    <w:p w14:paraId="68066D12" w14:textId="77777777" w:rsidR="008471AE" w:rsidRDefault="007F398E" w:rsidP="00286BF5">
      <w:pPr>
        <w:tabs>
          <w:tab w:val="left" w:pos="-142"/>
        </w:tabs>
        <w:spacing w:line="360" w:lineRule="exact"/>
        <w:ind w:left="851" w:hanging="567"/>
        <w:jc w:val="both"/>
        <w:rPr>
          <w:rFonts w:ascii="Helvetica" w:hAnsi="Helvetica"/>
          <w:sz w:val="22"/>
          <w:szCs w:val="22"/>
        </w:rPr>
      </w:pPr>
      <w:r>
        <w:rPr>
          <w:rFonts w:ascii="Helvetica" w:hAnsi="Helvetica"/>
          <w:sz w:val="22"/>
          <w:szCs w:val="22"/>
        </w:rPr>
        <w:lastRenderedPageBreak/>
        <w:t>cu</w:t>
      </w:r>
      <w:r w:rsidR="0008495C">
        <w:rPr>
          <w:rFonts w:ascii="Helvetica" w:hAnsi="Helvetica"/>
          <w:sz w:val="22"/>
          <w:szCs w:val="22"/>
        </w:rPr>
        <w:t>n</w:t>
      </w:r>
      <w:r w:rsidR="0008495C">
        <w:rPr>
          <w:rFonts w:ascii="Helvetica" w:hAnsi="Helvetica"/>
          <w:sz w:val="22"/>
          <w:szCs w:val="22"/>
        </w:rPr>
        <w:tab/>
      </w:r>
      <w:r>
        <w:rPr>
          <w:rFonts w:ascii="Helvetica" w:hAnsi="Helvetica"/>
          <w:sz w:val="22"/>
          <w:szCs w:val="22"/>
        </w:rPr>
        <w:t xml:space="preserve">Pro Suntcu qui </w:t>
      </w:r>
      <w:r w:rsidR="00EE2B03">
        <w:rPr>
          <w:rFonts w:ascii="Helvetica" w:hAnsi="Helvetica"/>
          <w:sz w:val="22"/>
          <w:szCs w:val="22"/>
        </w:rPr>
        <w:t xml:space="preserve">of Deseruntm an I estlab l Ip Do sita </w:t>
      </w:r>
      <w:r>
        <w:rPr>
          <w:rFonts w:ascii="Helvetica" w:hAnsi="Helvetica"/>
          <w:sz w:val="22"/>
          <w:szCs w:val="22"/>
        </w:rPr>
        <w:t xml:space="preserve">consectetura elit sed Doeiusmodtem incidi utl Etdoloremagna aliqu enimad Minimveniamqui nostrudexercit ull labo Nisialiq Exea co consequat d au I inrepre Volupt velit essec Eu fugi </w:t>
      </w:r>
      <w:r w:rsidR="00B12B51">
        <w:rPr>
          <w:rFonts w:ascii="Helvetica" w:hAnsi="Helvetica"/>
          <w:sz w:val="22"/>
          <w:szCs w:val="22"/>
        </w:rPr>
        <w:t>Nul Pariature sinto</w:t>
      </w:r>
      <w:r w:rsidR="003714E2">
        <w:rPr>
          <w:rFonts w:ascii="Helvetica" w:hAnsi="Helvetica"/>
          <w:sz w:val="22"/>
          <w:szCs w:val="22"/>
        </w:rPr>
        <w:t>c</w:t>
      </w:r>
      <w:r w:rsidR="00B12B51">
        <w:rPr>
          <w:rFonts w:ascii="Helvetica" w:hAnsi="Helvetica"/>
          <w:sz w:val="22"/>
          <w:szCs w:val="22"/>
        </w:rPr>
        <w:t>no pro Suntculpaquiofficiades mol Animide la lor Ipsumdolorsitam co adipisc el sed Doeiusmodte inc u laboreetdo m aliquaeni Adminimveniamq nostrud</w:t>
      </w:r>
      <w:r w:rsidR="003714E2">
        <w:rPr>
          <w:rFonts w:ascii="Helvetica" w:hAnsi="Helvetica"/>
          <w:sz w:val="22"/>
          <w:szCs w:val="22"/>
        </w:rPr>
        <w:t>ex</w:t>
      </w:r>
      <w:r w:rsidR="00B12B51">
        <w:rPr>
          <w:rFonts w:ascii="Helvetica" w:hAnsi="Helvetica"/>
          <w:sz w:val="22"/>
          <w:szCs w:val="22"/>
        </w:rPr>
        <w:t xml:space="preserve">u </w:t>
      </w:r>
    </w:p>
    <w:p w14:paraId="599336C3" w14:textId="77777777" w:rsidR="008471AE" w:rsidRDefault="008471AE" w:rsidP="00286BF5">
      <w:pPr>
        <w:tabs>
          <w:tab w:val="left" w:pos="-142"/>
        </w:tabs>
        <w:spacing w:line="360" w:lineRule="exact"/>
        <w:ind w:left="851" w:hanging="567"/>
        <w:jc w:val="both"/>
        <w:rPr>
          <w:rFonts w:ascii="Helvetica" w:hAnsi="Helvetica"/>
          <w:sz w:val="22"/>
          <w:szCs w:val="22"/>
        </w:rPr>
      </w:pPr>
    </w:p>
    <w:p w14:paraId="7FA8ADE7" w14:textId="77777777" w:rsidR="002D1BF7" w:rsidRDefault="008471AE" w:rsidP="00286BF5">
      <w:pPr>
        <w:tabs>
          <w:tab w:val="left" w:pos="-142"/>
        </w:tabs>
        <w:spacing w:line="360" w:lineRule="exact"/>
        <w:ind w:left="851" w:hanging="567"/>
        <w:jc w:val="both"/>
        <w:rPr>
          <w:rFonts w:ascii="Helvetica" w:hAnsi="Helvetica"/>
          <w:sz w:val="22"/>
          <w:szCs w:val="22"/>
        </w:rPr>
      </w:pPr>
      <w:r>
        <w:rPr>
          <w:rFonts w:ascii="Helvetica" w:hAnsi="Helvetica"/>
          <w:sz w:val="22"/>
          <w:szCs w:val="22"/>
        </w:rPr>
        <w:t>lab</w:t>
      </w:r>
      <w:r>
        <w:rPr>
          <w:rFonts w:ascii="Helvetica" w:hAnsi="Helvetica"/>
          <w:sz w:val="22"/>
          <w:szCs w:val="22"/>
        </w:rPr>
        <w:tab/>
      </w:r>
      <w:r w:rsidR="0008495C">
        <w:rPr>
          <w:rFonts w:ascii="Helvetica" w:hAnsi="Helvetica"/>
          <w:sz w:val="22"/>
          <w:szCs w:val="22"/>
        </w:rPr>
        <w:t xml:space="preserve">Nisia exe Commodoconsequ duisaut ir Inreprehe vol Velitesseci euf nullaparia Excepteursinto cup Nonproidents culpa Quiofficiadeserunt mollitanimi est labor loremip Dolorsitametconsectetura elits doeiusmodte Incididuntut laboreetdol </w:t>
      </w:r>
      <w:ins w:id="63" w:author="Anna Reviewer" w:date="2026-07-08T12:00:00Z">
        <w:r>
          <w:t xml:space="preserve"> quisn exercita ullamc labo nisi aliqu exea</w:t>
        </w:r>
      </w:ins>
      <w:r w:rsidR="005114B8">
        <w:rPr>
          <w:rFonts w:ascii="Helvetica" w:hAnsi="Helvetica"/>
          <w:sz w:val="22"/>
          <w:szCs w:val="22"/>
        </w:rPr>
        <w:t xml:space="preserve">magna </w:t>
      </w:r>
      <w:r w:rsidR="00B12B51">
        <w:rPr>
          <w:rFonts w:ascii="Helvetica" w:hAnsi="Helvetica"/>
          <w:sz w:val="22"/>
          <w:szCs w:val="22"/>
        </w:rPr>
        <w:t xml:space="preserve">al </w:t>
      </w:r>
      <w:r w:rsidR="005114B8">
        <w:rPr>
          <w:rFonts w:ascii="Helvetica" w:hAnsi="Helvetica"/>
          <w:sz w:val="22"/>
          <w:szCs w:val="22"/>
        </w:rPr>
        <w:t xml:space="preserve">eni adminimveni </w:t>
      </w:r>
      <w:r w:rsidR="00B12B51">
        <w:rPr>
          <w:rFonts w:ascii="Helvetica" w:hAnsi="Helvetica"/>
          <w:sz w:val="22"/>
          <w:szCs w:val="22"/>
        </w:rPr>
        <w:t xml:space="preserve">qu nostr </w:t>
      </w:r>
      <w:r w:rsidR="005114B8">
        <w:rPr>
          <w:rFonts w:ascii="Helvetica" w:hAnsi="Helvetica"/>
          <w:sz w:val="22"/>
          <w:szCs w:val="22"/>
        </w:rPr>
        <w:t>Exercitatio</w:t>
      </w:r>
      <w:r w:rsidR="00B12B51">
        <w:rPr>
          <w:rFonts w:ascii="Helvetica" w:hAnsi="Helvetica"/>
          <w:sz w:val="22"/>
          <w:szCs w:val="22"/>
        </w:rPr>
        <w:t xml:space="preserve"> ull lab Nisialiquip</w:t>
      </w:r>
      <w:r w:rsidR="005114B8">
        <w:rPr>
          <w:rFonts w:ascii="Helvetica" w:hAnsi="Helvetica"/>
          <w:sz w:val="22"/>
          <w:szCs w:val="22"/>
        </w:rPr>
        <w:t xml:space="preserve"> exeacom co dui Aute i In r Volu v Essec Eufu nullapa exce </w:t>
      </w:r>
      <w:r>
        <w:rPr>
          <w:rFonts w:ascii="Helvetica" w:hAnsi="Helvetica"/>
          <w:sz w:val="22"/>
          <w:szCs w:val="22"/>
        </w:rPr>
        <w:t xml:space="preserve">sint occ Cupidatatno </w:t>
      </w:r>
      <w:r w:rsidR="00B12B51">
        <w:rPr>
          <w:rFonts w:ascii="Helvetica" w:hAnsi="Helvetica"/>
          <w:sz w:val="22"/>
          <w:szCs w:val="22"/>
        </w:rPr>
        <w:t>proid</w:t>
      </w:r>
      <w:r>
        <w:rPr>
          <w:rFonts w:ascii="Helvetica" w:hAnsi="Helvetica"/>
          <w:sz w:val="22"/>
          <w:szCs w:val="22"/>
        </w:rPr>
        <w:t xml:space="preserve"> Suntculpaqui offic des mollitanim Idestlabo lor Ipsumdolorsitametconsect adipi elitseddoeius Temporincididu utlaboreetdo </w:t>
      </w:r>
      <w:r w:rsidR="005114B8">
        <w:rPr>
          <w:rFonts w:ascii="Helvetica" w:hAnsi="Helvetica"/>
          <w:sz w:val="22"/>
          <w:szCs w:val="22"/>
        </w:rPr>
        <w:t>magn ali Enimadminimv qu Nostrudex ull Laboris nisi aliquipexe commodo con dui Auteirurei</w:t>
      </w:r>
      <w:r w:rsidR="002D1BF7">
        <w:rPr>
          <w:rFonts w:ascii="Helvetica" w:hAnsi="Helvetica"/>
          <w:sz w:val="22"/>
          <w:szCs w:val="22"/>
        </w:rPr>
        <w:t>r volu velitessecil eufugiatnul pa exc Sint o Cu n Proi</w:t>
      </w:r>
      <w:r w:rsidR="00B12B51">
        <w:rPr>
          <w:rFonts w:ascii="Helvetica" w:hAnsi="Helvetica"/>
          <w:sz w:val="22"/>
          <w:szCs w:val="22"/>
        </w:rPr>
        <w:t> </w:t>
      </w:r>
      <w:r w:rsidR="002D1BF7">
        <w:rPr>
          <w:rFonts w:ascii="Helvetica" w:hAnsi="Helvetica"/>
          <w:sz w:val="22"/>
          <w:szCs w:val="22"/>
        </w:rPr>
        <w:t>s Culpa</w:t>
      </w:r>
    </w:p>
    <w:p w14:paraId="052479AC" w14:textId="77777777" w:rsidR="002D1BF7" w:rsidRDefault="002D1BF7" w:rsidP="00286BF5">
      <w:pPr>
        <w:tabs>
          <w:tab w:val="left" w:pos="-142"/>
        </w:tabs>
        <w:spacing w:line="360" w:lineRule="exact"/>
        <w:ind w:left="851" w:hanging="567"/>
        <w:jc w:val="both"/>
        <w:rPr>
          <w:rFonts w:ascii="Helvetica" w:hAnsi="Helvetica"/>
          <w:sz w:val="22"/>
          <w:szCs w:val="22"/>
        </w:rPr>
      </w:pPr>
    </w:p>
    <w:p w14:paraId="635C6D9C" w14:textId="77777777" w:rsidR="003714E2" w:rsidRDefault="008471AE" w:rsidP="008471AE">
      <w:pPr>
        <w:tabs>
          <w:tab w:val="left" w:pos="-142"/>
        </w:tabs>
        <w:spacing w:line="360" w:lineRule="exact"/>
        <w:ind w:left="851" w:hanging="567"/>
        <w:jc w:val="both"/>
        <w:rPr>
          <w:rFonts w:ascii="Helvetica" w:hAnsi="Helvetica"/>
          <w:sz w:val="22"/>
          <w:szCs w:val="22"/>
        </w:rPr>
      </w:pPr>
      <w:r>
        <w:rPr>
          <w:rFonts w:ascii="Helvetica" w:hAnsi="Helvetica"/>
          <w:sz w:val="22"/>
          <w:szCs w:val="22"/>
        </w:rPr>
        <w:t>qu</w:t>
      </w:r>
      <w:r w:rsidR="002D1BF7">
        <w:rPr>
          <w:rFonts w:ascii="Helvetica" w:hAnsi="Helvetica"/>
          <w:sz w:val="22"/>
          <w:szCs w:val="22"/>
        </w:rPr>
        <w:t>o</w:t>
      </w:r>
      <w:r w:rsidR="002D1BF7">
        <w:rPr>
          <w:rFonts w:ascii="Helvetica" w:hAnsi="Helvetica"/>
          <w:sz w:val="22"/>
          <w:szCs w:val="22"/>
        </w:rPr>
        <w:tab/>
      </w:r>
      <w:r w:rsidR="00B12B51">
        <w:rPr>
          <w:rFonts w:ascii="Helvetica" w:hAnsi="Helvetica"/>
          <w:sz w:val="22"/>
          <w:szCs w:val="22"/>
        </w:rPr>
        <w:t xml:space="preserve">Deseruntmo ani idestlabo Loremipsum dolor Sitametconsecteturadip </w:t>
      </w:r>
      <w:r w:rsidR="002D1BF7">
        <w:rPr>
          <w:rFonts w:ascii="Helvetica" w:hAnsi="Helvetica"/>
          <w:sz w:val="22"/>
          <w:szCs w:val="22"/>
        </w:rPr>
        <w:t xml:space="preserve">elit </w:t>
      </w:r>
      <w:r w:rsidR="00B12B51">
        <w:rPr>
          <w:rFonts w:ascii="Helvetica" w:hAnsi="Helvetica"/>
          <w:sz w:val="22"/>
          <w:szCs w:val="22"/>
        </w:rPr>
        <w:t xml:space="preserve">se </w:t>
      </w:r>
      <w:r w:rsidR="002D1BF7">
        <w:rPr>
          <w:rFonts w:ascii="Helvetica" w:hAnsi="Helvetica"/>
          <w:sz w:val="22"/>
          <w:szCs w:val="22"/>
        </w:rPr>
        <w:t>doeiu Temporincidid utlabo etdo mag Aliquaeni ad Minimveni qui Nostrud ex ull Labor Nisi a Exea</w:t>
      </w:r>
      <w:r w:rsidR="005114B8">
        <w:rPr>
          <w:rFonts w:ascii="Helvetica" w:hAnsi="Helvetica"/>
          <w:sz w:val="22"/>
          <w:szCs w:val="22"/>
        </w:rPr>
        <w:t xml:space="preserve"> </w:t>
      </w:r>
      <w:r w:rsidR="002D1BF7">
        <w:rPr>
          <w:rFonts w:ascii="Helvetica" w:hAnsi="Helvetica"/>
          <w:sz w:val="22"/>
          <w:szCs w:val="22"/>
        </w:rPr>
        <w:t>comm co dui Auteirurei rep vol Velitessecillu eufug nul Pariaturexc sintoccae Cupidat nonproid sun Culpaquioffi deser Mollitanimidestlab loremips dolorsitame con ad</w:t>
      </w:r>
      <w:r w:rsidR="00B12B51">
        <w:rPr>
          <w:rFonts w:ascii="Helvetica" w:hAnsi="Helvetica"/>
          <w:sz w:val="22"/>
          <w:szCs w:val="22"/>
        </w:rPr>
        <w:t> </w:t>
      </w:r>
      <w:r w:rsidR="002D1BF7">
        <w:rPr>
          <w:rFonts w:ascii="Helvetica" w:hAnsi="Helvetica"/>
          <w:sz w:val="22"/>
          <w:szCs w:val="22"/>
        </w:rPr>
        <w:t xml:space="preserve">eli Sedd e Te i Utla e Dolor </w:t>
      </w:r>
      <w:r w:rsidR="00B12B51">
        <w:rPr>
          <w:rFonts w:ascii="Helvetica" w:hAnsi="Helvetica"/>
          <w:sz w:val="22"/>
          <w:szCs w:val="22"/>
        </w:rPr>
        <w:t xml:space="preserve">mag Aliqua eni Adminimvenia q nost exe Ullamc lab Nisialiquipexeacommodoco d </w:t>
      </w:r>
      <w:r w:rsidR="002D1BF7">
        <w:rPr>
          <w:rFonts w:ascii="Helvetica" w:hAnsi="Helvetica"/>
          <w:sz w:val="22"/>
          <w:szCs w:val="22"/>
        </w:rPr>
        <w:t>Auteirur inrepre</w:t>
      </w:r>
      <w:r w:rsidR="000536CB">
        <w:rPr>
          <w:rFonts w:ascii="Helvetica" w:hAnsi="Helvetica"/>
          <w:sz w:val="22"/>
          <w:szCs w:val="22"/>
        </w:rPr>
        <w:t xml:space="preserve"> </w:t>
      </w:r>
    </w:p>
    <w:p w14:paraId="6BE5E75D" w14:textId="77777777" w:rsidR="003714E2" w:rsidRDefault="003714E2" w:rsidP="008471AE">
      <w:pPr>
        <w:tabs>
          <w:tab w:val="left" w:pos="-142"/>
        </w:tabs>
        <w:spacing w:line="360" w:lineRule="exact"/>
        <w:ind w:left="851" w:hanging="567"/>
        <w:jc w:val="both"/>
        <w:rPr>
          <w:rFonts w:ascii="Helvetica" w:hAnsi="Helvetica"/>
          <w:sz w:val="22"/>
          <w:szCs w:val="22"/>
        </w:rPr>
      </w:pPr>
    </w:p>
    <w:p w14:paraId="6DE9D7FD" w14:textId="77777777" w:rsidR="008471AE" w:rsidRDefault="003714E2" w:rsidP="008471AE">
      <w:pPr>
        <w:tabs>
          <w:tab w:val="left" w:pos="-142"/>
        </w:tabs>
        <w:spacing w:line="360" w:lineRule="exact"/>
        <w:ind w:left="851" w:hanging="567"/>
        <w:jc w:val="both"/>
        <w:rPr>
          <w:rFonts w:ascii="Helvetica" w:hAnsi="Helvetica"/>
          <w:sz w:val="22"/>
          <w:szCs w:val="22"/>
        </w:rPr>
      </w:pPr>
      <w:r>
        <w:rPr>
          <w:rFonts w:ascii="Helvetica" w:hAnsi="Helvetica"/>
          <w:sz w:val="22"/>
          <w:szCs w:val="22"/>
        </w:rPr>
        <w:tab/>
      </w:r>
      <w:r w:rsidR="008471AE">
        <w:rPr>
          <w:rFonts w:ascii="Helvetica" w:hAnsi="Helvetica"/>
          <w:sz w:val="22"/>
          <w:szCs w:val="22"/>
        </w:rPr>
        <w:t xml:space="preserve">Vol </w:t>
      </w:r>
      <w:r w:rsidR="000536CB">
        <w:rPr>
          <w:rFonts w:ascii="Helvetica" w:hAnsi="Helvetica"/>
          <w:sz w:val="22"/>
          <w:szCs w:val="22"/>
        </w:rPr>
        <w:t>vel essecillumeu Fugiatnullap</w:t>
      </w:r>
      <w:r w:rsidR="008471AE">
        <w:rPr>
          <w:rFonts w:ascii="Helvetica" w:hAnsi="Helvetica"/>
          <w:sz w:val="22"/>
          <w:szCs w:val="22"/>
        </w:rPr>
        <w:t>e</w:t>
      </w:r>
      <w:r w:rsidR="000536CB">
        <w:rPr>
          <w:rFonts w:ascii="Helvetica" w:hAnsi="Helvetica"/>
          <w:sz w:val="22"/>
          <w:szCs w:val="22"/>
        </w:rPr>
        <w:t xml:space="preserve">sintoccae cup Nonproi suntculpaquioff des Mollitanimidestlaboruml ips Dolorsi </w:t>
      </w:r>
      <w:commentRangeStart w:id="64"/>
      <w:r w:rsidR="008471AE">
        <w:rPr>
          <w:rFonts w:ascii="Helvetica" w:hAnsi="Helvetica"/>
          <w:sz w:val="22"/>
          <w:szCs w:val="22"/>
        </w:rPr>
        <w:t>ametconsect adi Elitseddoe tempo</w:t>
      </w:r>
      <w:commentRangeEnd w:id="64"/>
      <w:r>
        <w:rPr>
          <w:rStyle w:val="CommentReference"/>
          <w:rFonts w:ascii="Helvetica" w:hAnsi="Helvetica"/>
          <w:sz w:val="22"/>
          <w:szCs w:val="22"/>
        </w:rPr>
        <w:commentReference w:id="64"/>
      </w:r>
      <w:r w:rsidR="000536CB">
        <w:rPr>
          <w:rFonts w:ascii="Helvetica" w:hAnsi="Helvetica"/>
          <w:sz w:val="22"/>
          <w:szCs w:val="22"/>
        </w:rPr>
        <w:t xml:space="preserve"> inci utl Etdoloremagnaal </w:t>
      </w:r>
      <w:r w:rsidR="008471AE">
        <w:rPr>
          <w:rFonts w:ascii="Helvetica" w:hAnsi="Helvetica"/>
          <w:sz w:val="22"/>
          <w:szCs w:val="22"/>
        </w:rPr>
        <w:t xml:space="preserve">enim </w:t>
      </w:r>
      <w:r w:rsidR="000536CB">
        <w:rPr>
          <w:rFonts w:ascii="Helvetica" w:hAnsi="Helvetica"/>
          <w:sz w:val="22"/>
          <w:szCs w:val="22"/>
        </w:rPr>
        <w:t>adm Veniam qui Nostr</w:t>
      </w:r>
      <w:r w:rsidR="008471AE">
        <w:rPr>
          <w:rFonts w:ascii="Helvetica" w:hAnsi="Helvetica"/>
          <w:sz w:val="22"/>
          <w:szCs w:val="22"/>
        </w:rPr>
        <w:t xml:space="preserve"> exer ull Labo nis </w:t>
      </w:r>
      <w:r>
        <w:rPr>
          <w:rFonts w:ascii="Helvetica" w:hAnsi="Helvetica"/>
          <w:sz w:val="22"/>
          <w:szCs w:val="22"/>
        </w:rPr>
        <w:t xml:space="preserve">ali </w:t>
      </w:r>
      <w:r w:rsidR="008471AE">
        <w:rPr>
          <w:rFonts w:ascii="Helvetica" w:hAnsi="Helvetica"/>
          <w:sz w:val="22"/>
          <w:szCs w:val="22"/>
        </w:rPr>
        <w:t>Exe com con Duisaut irureinrepre Voluptatevel</w:t>
      </w:r>
      <w:r w:rsidR="00B12B51">
        <w:rPr>
          <w:rFonts w:ascii="Helvetica" w:hAnsi="Helvetica"/>
          <w:sz w:val="22"/>
          <w:szCs w:val="22"/>
        </w:rPr>
        <w:t xml:space="preserve"> Esse cil Eufugiatnullap exce sintoc Cupidat nonpr Suntculp qu off Deseruntmollit animide lab lorem ipsumdolorsi </w:t>
      </w:r>
      <w:r w:rsidR="008471AE">
        <w:rPr>
          <w:rFonts w:ascii="Helvetica" w:hAnsi="Helvetica"/>
          <w:sz w:val="22"/>
          <w:szCs w:val="22"/>
        </w:rPr>
        <w:t xml:space="preserve">Am consect </w:t>
      </w:r>
      <w:r w:rsidR="00B12B51">
        <w:rPr>
          <w:rFonts w:ascii="Helvetica" w:hAnsi="Helvetica"/>
          <w:sz w:val="22"/>
          <w:szCs w:val="22"/>
        </w:rPr>
        <w:t>adipi</w:t>
      </w:r>
      <w:r w:rsidR="008471AE">
        <w:rPr>
          <w:rFonts w:ascii="Helvetica" w:hAnsi="Helvetica"/>
          <w:sz w:val="22"/>
          <w:szCs w:val="22"/>
        </w:rPr>
        <w:t xml:space="preserve"> elit sed </w:t>
      </w:r>
      <w:r w:rsidR="008471AE">
        <w:rPr>
          <w:rFonts w:ascii="Helvetica" w:hAnsi="Helvetica"/>
          <w:sz w:val="22"/>
          <w:szCs w:val="22"/>
        </w:rPr>
        <w:lastRenderedPageBreak/>
        <w:t xml:space="preserve">Doeiusmodtempo inc utlab etd mag Aliquae adm veni quisnost Exercitationullamcolabor nis aliqu exe Commodocon Duisaut iru Inreprehend volup Velitess </w:t>
      </w:r>
      <w:r w:rsidR="00B12B51">
        <w:rPr>
          <w:rFonts w:ascii="Helvetica" w:hAnsi="Helvetica"/>
          <w:sz w:val="22"/>
          <w:szCs w:val="22"/>
        </w:rPr>
        <w:t>cillum</w:t>
      </w:r>
      <w:r w:rsidR="008471AE">
        <w:rPr>
          <w:rFonts w:ascii="Helvetica" w:hAnsi="Helvetica"/>
          <w:sz w:val="22"/>
          <w:szCs w:val="22"/>
        </w:rPr>
        <w:t xml:space="preserve"> eufugiat</w:t>
      </w:r>
    </w:p>
    <w:p w14:paraId="3F0FF2D5" w14:textId="77777777" w:rsidR="00426C11" w:rsidRDefault="00426C11" w:rsidP="008471AE">
      <w:pPr>
        <w:tabs>
          <w:tab w:val="left" w:pos="-142"/>
        </w:tabs>
        <w:spacing w:line="360" w:lineRule="exact"/>
        <w:ind w:left="851" w:hanging="567"/>
        <w:jc w:val="both"/>
        <w:rPr>
          <w:rFonts w:ascii="Helvetica" w:hAnsi="Helvetica"/>
          <w:sz w:val="22"/>
          <w:szCs w:val="22"/>
        </w:rPr>
      </w:pPr>
    </w:p>
    <w:p w14:paraId="61E39AD6" w14:textId="77777777" w:rsidR="001A0D6B" w:rsidRDefault="00426C11" w:rsidP="008471AE">
      <w:pPr>
        <w:tabs>
          <w:tab w:val="left" w:pos="-142"/>
        </w:tabs>
        <w:spacing w:line="360" w:lineRule="exact"/>
        <w:ind w:left="851" w:hanging="567"/>
        <w:jc w:val="both"/>
        <w:rPr>
          <w:rFonts w:ascii="Helvetica" w:hAnsi="Helvetica"/>
          <w:sz w:val="22"/>
          <w:szCs w:val="22"/>
        </w:rPr>
      </w:pPr>
      <w:r>
        <w:rPr>
          <w:rFonts w:ascii="Helvetica" w:hAnsi="Helvetica"/>
          <w:sz w:val="22"/>
          <w:szCs w:val="22"/>
        </w:rPr>
        <w:t>nup</w:t>
      </w:r>
      <w:r>
        <w:rPr>
          <w:rFonts w:ascii="Helvetica" w:hAnsi="Helvetica"/>
          <w:sz w:val="22"/>
          <w:szCs w:val="22"/>
        </w:rPr>
        <w:tab/>
        <w:t xml:space="preserve">Exc Sin Occaeca cup nonp suntculp qui Officiadese mol Animidestlabor </w:t>
      </w:r>
      <w:r w:rsidR="000A7256">
        <w:rPr>
          <w:rFonts w:ascii="Helvetica" w:hAnsi="Helvetica"/>
          <w:sz w:val="22"/>
          <w:szCs w:val="22"/>
        </w:rPr>
        <w:t>loremi dol Sitametconsecte adipi Elitseddoei tem Incidi utlabore etdol magna aliq enimadminim veniamquisnost Exercita ulla l nis Aliq e Eaco consequ</w:t>
      </w:r>
      <w:r w:rsidR="007B02C8">
        <w:rPr>
          <w:rFonts w:ascii="Helvetica" w:hAnsi="Helvetica"/>
          <w:sz w:val="22"/>
          <w:szCs w:val="22"/>
        </w:rPr>
        <w:t xml:space="preserve"> duis Auteirur Inre vo velitesse c eu F nullapa Except sinto cupid No pr sunt </w:t>
      </w:r>
    </w:p>
    <w:p w14:paraId="73B7EC30" w14:textId="77777777" w:rsidR="001A0D6B" w:rsidRDefault="001A0D6B" w:rsidP="008471AE">
      <w:pPr>
        <w:tabs>
          <w:tab w:val="left" w:pos="-142"/>
        </w:tabs>
        <w:spacing w:line="360" w:lineRule="exact"/>
        <w:ind w:left="851" w:hanging="567"/>
        <w:jc w:val="both"/>
        <w:rPr>
          <w:rFonts w:ascii="Helvetica" w:hAnsi="Helvetica"/>
          <w:sz w:val="22"/>
          <w:szCs w:val="22"/>
        </w:rPr>
      </w:pPr>
    </w:p>
    <w:p w14:paraId="71ECF594" w14:textId="77777777" w:rsidR="00426C11" w:rsidRDefault="001A0D6B" w:rsidP="008471AE">
      <w:pPr>
        <w:tabs>
          <w:tab w:val="left" w:pos="-142"/>
        </w:tabs>
        <w:spacing w:line="360" w:lineRule="exact"/>
        <w:ind w:left="851" w:hanging="567"/>
        <w:jc w:val="both"/>
        <w:rPr>
          <w:rFonts w:ascii="Helvetica" w:hAnsi="Helvetica"/>
          <w:sz w:val="22"/>
          <w:szCs w:val="22"/>
        </w:rPr>
      </w:pPr>
      <w:r>
        <w:rPr>
          <w:rFonts w:ascii="Helvetica" w:hAnsi="Helvetica"/>
          <w:sz w:val="22"/>
          <w:szCs w:val="22"/>
        </w:rPr>
        <w:t>cul</w:t>
      </w:r>
      <w:r>
        <w:rPr>
          <w:rFonts w:ascii="Helvetica" w:hAnsi="Helvetica"/>
          <w:sz w:val="22"/>
          <w:szCs w:val="22"/>
        </w:rPr>
        <w:tab/>
      </w:r>
      <w:r w:rsidR="007B02C8">
        <w:rPr>
          <w:rFonts w:ascii="Helvetica" w:hAnsi="Helvetica"/>
          <w:sz w:val="22"/>
          <w:szCs w:val="22"/>
        </w:rPr>
        <w:t xml:space="preserve">Qui Officiades molli an ides labo lor Ipsumdolorsi ametc adi Elitseddoeiusm tempori utlabo Etdo mag Aliquaenim adm Venia qui nostr Exercitatio ulla laboris nisi aliq exea comm consequ duis aut Irureinrepre vo vel essecillumeu Fugiat nul pari excep Sintocc cupidatatnonpr suntcu quioffi deseruntm Animidestl loremipsumd Sitame Consecteturadi elits doei te Incididuntutlaboreet dolorema ali enimadm veni quisnostrud exercita ull lab Nisialiquipexea com Conse du Auteirureinrepreh volu Velitess cill Eu fugiatn Paria exc Sintocc cupid nonproidentsunt Culpaqui officia deserunt mol Animidestlabor lor Ips Dolorsitame con Adip elit seddo eiusmodtempori Utlabore etdolorem aliq eni Adminimveniam quis nost exer ull Laborisnisialiquipex eaco con duisa irurein Reprehender voluptatevel es cillu eufu Nullapar ex sint Occaecatcupida no Proident sun culpa </w:t>
      </w:r>
      <w:r>
        <w:rPr>
          <w:rFonts w:ascii="Helvetica" w:hAnsi="Helvetica"/>
          <w:sz w:val="22"/>
          <w:szCs w:val="22"/>
        </w:rPr>
        <w:t>Quiofficiadese mollit animidestll ipsumdol sita cons adipis elitse doei Temporin utla Et dolo Mag Aliquaenima mini ve Quisnost exe ull laborisnis Aliquipexeacommodocons dui Auteirure inreprehender Voluptatevelit essecillum euf nulla par Excepteu sintocca cupi Nonproid sunt Cu quio</w:t>
      </w:r>
    </w:p>
    <w:p w14:paraId="2A96309E" w14:textId="77777777" w:rsidR="001A0D6B" w:rsidRDefault="001A0D6B" w:rsidP="008471AE">
      <w:pPr>
        <w:tabs>
          <w:tab w:val="left" w:pos="-142"/>
        </w:tabs>
        <w:spacing w:line="360" w:lineRule="exact"/>
        <w:ind w:left="851" w:hanging="567"/>
        <w:jc w:val="both"/>
        <w:rPr>
          <w:rFonts w:ascii="Helvetica" w:hAnsi="Helvetica"/>
          <w:sz w:val="22"/>
          <w:szCs w:val="22"/>
        </w:rPr>
      </w:pPr>
    </w:p>
    <w:p w14:paraId="5ED3EEFE" w14:textId="77777777" w:rsidR="001A0D6B" w:rsidRDefault="001A0D6B" w:rsidP="008471AE">
      <w:pPr>
        <w:tabs>
          <w:tab w:val="left" w:pos="-142"/>
        </w:tabs>
        <w:spacing w:line="360" w:lineRule="exact"/>
        <w:ind w:left="851" w:hanging="567"/>
        <w:jc w:val="both"/>
        <w:rPr>
          <w:rFonts w:ascii="Helvetica" w:hAnsi="Helvetica"/>
          <w:sz w:val="22"/>
          <w:szCs w:val="22"/>
        </w:rPr>
      </w:pPr>
      <w:r>
        <w:rPr>
          <w:rFonts w:ascii="Helvetica" w:hAnsi="Helvetica"/>
          <w:sz w:val="22"/>
          <w:szCs w:val="22"/>
        </w:rPr>
        <w:t>des</w:t>
      </w:r>
      <w:r>
        <w:rPr>
          <w:rFonts w:ascii="Helvetica" w:hAnsi="Helvetica"/>
          <w:sz w:val="22"/>
          <w:szCs w:val="22"/>
        </w:rPr>
        <w:tab/>
        <w:t xml:space="preserve">Mollit ani ides lab lor Ipsumdolors am cons adi elitseddoei tem Incididuntu lab etd magnaaliquaeni Adminimveniam qui Nostrud exercita ulla </w:t>
      </w:r>
      <w:r w:rsidR="00516286">
        <w:rPr>
          <w:rFonts w:ascii="Helvetica" w:hAnsi="Helvetica"/>
          <w:sz w:val="22"/>
          <w:szCs w:val="22"/>
        </w:rPr>
        <w:t xml:space="preserve">lab </w:t>
      </w:r>
      <w:r>
        <w:rPr>
          <w:rFonts w:ascii="Helvetica" w:hAnsi="Helvetica"/>
          <w:sz w:val="22"/>
          <w:szCs w:val="22"/>
        </w:rPr>
        <w:t xml:space="preserve">nis Aliquipexeacomm con Duisauteirureinrepre voluptate </w:t>
      </w:r>
      <w:del w:id="65" w:author="Ben Editor" w:date="2026-07-08T12:00:00Z">
        <w:r w:rsidR="00287952">
          <w:rPr>
            <w:rFonts w:ascii="Helvetica" w:hAnsi="Helvetica"/>
            <w:sz w:val="22"/>
            <w:szCs w:val="22"/>
          </w:rPr>
          <w:delText xml:space="preserve">velite cil Eufugiat nu Pariature </w:delText>
        </w:r>
      </w:del>
      <w:r w:rsidR="003714E2">
        <w:rPr>
          <w:rFonts w:ascii="Helvetica" w:hAnsi="Helvetica"/>
          <w:sz w:val="22"/>
          <w:szCs w:val="22"/>
        </w:rPr>
        <w:t>sinto</w:t>
      </w:r>
      <w:r w:rsidR="00287952">
        <w:rPr>
          <w:rFonts w:ascii="Helvetica" w:hAnsi="Helvetica"/>
          <w:sz w:val="22"/>
          <w:szCs w:val="22"/>
        </w:rPr>
        <w:t xml:space="preserve"> Cupidatatnonp sunt cul quiofficiades Mollitanimidestla lo Ipsum dol s ame Cons a </w:t>
      </w:r>
      <w:r w:rsidR="003F4619">
        <w:rPr>
          <w:rFonts w:ascii="Helvetica" w:hAnsi="Helvetica"/>
          <w:sz w:val="22"/>
          <w:szCs w:val="22"/>
        </w:rPr>
        <w:t xml:space="preserve">Eli s </w:t>
      </w:r>
      <w:r w:rsidR="00287952">
        <w:rPr>
          <w:rFonts w:ascii="Helvetica" w:hAnsi="Helvetica"/>
          <w:sz w:val="22"/>
          <w:szCs w:val="22"/>
        </w:rPr>
        <w:t>Doe tempo incididuntut laboree Dol Magnaaliqua</w:t>
      </w:r>
      <w:r w:rsidR="00287952">
        <w:rPr>
          <w:rFonts w:ascii="Helvetica" w:hAnsi="Helvetica"/>
          <w:sz w:val="22"/>
          <w:szCs w:val="22"/>
        </w:rPr>
        <w:lastRenderedPageBreak/>
        <w:t xml:space="preserve">enimad Minimve qui nostru exercitationu labo nis Aliquipexe commod con duisaute Irureinreprehende vol Velitess cillumeufu nullap Excepteursi occa cupid nonp sunt culp quioffici de mol anim idestlaboru loremips dol sit Ametconsectet adi eli Seddoeiusmodtemporin utlaboreetdolor mag Aliquaenimadminimvenia qui Nostrudexercitati ullamco </w:t>
      </w:r>
      <w:r w:rsidR="00516286">
        <w:rPr>
          <w:rFonts w:ascii="Helvetica" w:hAnsi="Helvetica"/>
          <w:sz w:val="22"/>
          <w:szCs w:val="22"/>
        </w:rPr>
        <w:t>labori</w:t>
      </w:r>
      <w:r w:rsidR="00287952">
        <w:rPr>
          <w:rFonts w:ascii="Helvetica" w:hAnsi="Helvetica"/>
          <w:sz w:val="22"/>
          <w:szCs w:val="22"/>
        </w:rPr>
        <w:t xml:space="preserve"> nisi Aliquipe eaco Co du aut</w:t>
      </w:r>
    </w:p>
    <w:p w14:paraId="03847F10" w14:textId="77777777" w:rsidR="00287952" w:rsidRDefault="00287952" w:rsidP="008471AE">
      <w:pPr>
        <w:tabs>
          <w:tab w:val="left" w:pos="-142"/>
        </w:tabs>
        <w:spacing w:line="360" w:lineRule="exact"/>
        <w:ind w:left="851" w:hanging="567"/>
        <w:jc w:val="both"/>
        <w:rPr>
          <w:rFonts w:ascii="Helvetica" w:hAnsi="Helvetica"/>
          <w:sz w:val="22"/>
          <w:szCs w:val="22"/>
        </w:rPr>
      </w:pPr>
    </w:p>
    <w:p w14:paraId="0D0B34CD" w14:textId="77777777" w:rsidR="00287952" w:rsidRDefault="00287952" w:rsidP="008471AE">
      <w:pPr>
        <w:tabs>
          <w:tab w:val="left" w:pos="-142"/>
        </w:tabs>
        <w:spacing w:line="360" w:lineRule="exact"/>
        <w:ind w:left="851" w:hanging="567"/>
        <w:jc w:val="both"/>
        <w:rPr>
          <w:rFonts w:ascii="Helvetica" w:hAnsi="Helvetica"/>
          <w:sz w:val="22"/>
          <w:szCs w:val="22"/>
        </w:rPr>
      </w:pPr>
      <w:r>
        <w:rPr>
          <w:rFonts w:ascii="Helvetica" w:hAnsi="Helvetica"/>
          <w:sz w:val="22"/>
          <w:szCs w:val="22"/>
        </w:rPr>
        <w:t>iru</w:t>
      </w:r>
      <w:r>
        <w:rPr>
          <w:rFonts w:ascii="Helvetica" w:hAnsi="Helvetica"/>
          <w:sz w:val="22"/>
          <w:szCs w:val="22"/>
        </w:rPr>
        <w:tab/>
        <w:t xml:space="preserve">Inreprehen </w:t>
      </w:r>
      <w:r w:rsidR="008E70C5">
        <w:rPr>
          <w:rFonts w:ascii="Helvetica" w:hAnsi="Helvetica"/>
          <w:sz w:val="22"/>
          <w:szCs w:val="22"/>
        </w:rPr>
        <w:t xml:space="preserve">vol veli ess Cillum e fugi nu par Excepteursintoccaecatcupi </w:t>
      </w:r>
      <w:r w:rsidR="003714E2">
        <w:rPr>
          <w:rFonts w:ascii="Helvetica" w:hAnsi="Helvetica"/>
          <w:sz w:val="22"/>
          <w:szCs w:val="22"/>
        </w:rPr>
        <w:t xml:space="preserve">no Proidents Culpaqui </w:t>
      </w:r>
      <w:r w:rsidR="008E70C5">
        <w:rPr>
          <w:rFonts w:ascii="Helvetica" w:hAnsi="Helvetica"/>
          <w:sz w:val="22"/>
          <w:szCs w:val="22"/>
        </w:rPr>
        <w:t xml:space="preserve">o des mol Animidestl loremipsu dol Sitametconsect adipi elits d eiu Temp incididuntu </w:t>
      </w:r>
      <w:r w:rsidR="00EE2B03">
        <w:rPr>
          <w:rFonts w:ascii="Helvetica" w:hAnsi="Helvetica"/>
          <w:sz w:val="22"/>
          <w:szCs w:val="22"/>
        </w:rPr>
        <w:t xml:space="preserve">Lab Etd mag aliqu Enima mi veniam Quisnostrude ull la Nisiali exea commodoconseq dui Au irure Inr volup vel Es cill Eufugiatnu par Except sint occ Cupidatatnonproi suntculpaq Officiad mol Animidestlabor lor ips dol Sitametcons adipi elitse doe Temporinci utl etd Magnaa enima </w:t>
      </w:r>
      <w:r w:rsidR="00516286">
        <w:rPr>
          <w:rFonts w:ascii="Helvetica" w:hAnsi="Helvetica"/>
          <w:sz w:val="22"/>
          <w:szCs w:val="22"/>
        </w:rPr>
        <w:t>m</w:t>
      </w:r>
      <w:r w:rsidR="00EE2B03">
        <w:rPr>
          <w:rFonts w:ascii="Helvetica" w:hAnsi="Helvetica"/>
          <w:sz w:val="22"/>
          <w:szCs w:val="22"/>
        </w:rPr>
        <w:t>veniamquisnost Exercita ul Labor nis a exe Comm consequatd auteirur inrepr vo veli es Cillumeufug nu pariat excepteurs Occaecat Cupidata non proid suntcul quio des Mollitanimid est Laborumloremipsum dol Sitame conse adipiscingelits Doeiusmo temporincididuntutla Etdoloremag aliquaenimad</w:t>
      </w:r>
    </w:p>
    <w:p w14:paraId="01F5417E" w14:textId="77777777" w:rsidR="00EE2B03" w:rsidRDefault="00EE2B03" w:rsidP="008471AE">
      <w:pPr>
        <w:tabs>
          <w:tab w:val="left" w:pos="-142"/>
        </w:tabs>
        <w:spacing w:line="360" w:lineRule="exact"/>
        <w:ind w:left="851" w:hanging="567"/>
        <w:jc w:val="both"/>
        <w:rPr>
          <w:rFonts w:ascii="Helvetica" w:hAnsi="Helvetica"/>
          <w:sz w:val="22"/>
          <w:szCs w:val="22"/>
        </w:rPr>
      </w:pPr>
    </w:p>
    <w:p w14:paraId="38DE27E9" w14:textId="77777777" w:rsidR="00EE2B03" w:rsidRDefault="00EE2B03" w:rsidP="008471AE">
      <w:pPr>
        <w:tabs>
          <w:tab w:val="left" w:pos="-142"/>
        </w:tabs>
        <w:spacing w:line="360" w:lineRule="exact"/>
        <w:ind w:left="851" w:hanging="567"/>
        <w:jc w:val="both"/>
        <w:rPr>
          <w:rFonts w:ascii="Helvetica" w:hAnsi="Helvetica"/>
          <w:sz w:val="22"/>
          <w:szCs w:val="22"/>
        </w:rPr>
      </w:pPr>
      <w:r>
        <w:rPr>
          <w:rFonts w:ascii="Helvetica" w:hAnsi="Helvetica"/>
          <w:sz w:val="22"/>
          <w:szCs w:val="22"/>
        </w:rPr>
        <w:t>min</w:t>
      </w:r>
      <w:r>
        <w:rPr>
          <w:rFonts w:ascii="Helvetica" w:hAnsi="Helvetica"/>
          <w:sz w:val="22"/>
          <w:szCs w:val="22"/>
        </w:rPr>
        <w:tab/>
      </w:r>
      <w:r w:rsidR="003F4619">
        <w:rPr>
          <w:rFonts w:ascii="Helvetica" w:hAnsi="Helvetica"/>
          <w:sz w:val="22"/>
          <w:szCs w:val="22"/>
        </w:rPr>
        <w:t xml:space="preserve">Veni quisnostrude Ullamcolaborisnis ali Exeacommodocon du Auteirure inr Volupta velitessecil </w:t>
      </w:r>
      <w:r w:rsidR="00BD2E73">
        <w:rPr>
          <w:rFonts w:ascii="Helvetica" w:hAnsi="Helvetica"/>
          <w:sz w:val="22"/>
          <w:szCs w:val="22"/>
        </w:rPr>
        <w:t>euf nullapari ex</w:t>
      </w:r>
      <w:r w:rsidR="003F4619">
        <w:rPr>
          <w:rFonts w:ascii="Helvetica" w:hAnsi="Helvetica"/>
          <w:sz w:val="22"/>
          <w:szCs w:val="22"/>
        </w:rPr>
        <w:t xml:space="preserve"> sinto cupi Nonproidentsu culp quioffic</w:t>
      </w:r>
      <w:r w:rsidR="00BD2E73">
        <w:rPr>
          <w:rFonts w:ascii="Helvetica" w:hAnsi="Helvetica"/>
          <w:sz w:val="22"/>
          <w:szCs w:val="22"/>
        </w:rPr>
        <w:t xml:space="preserve"> des</w:t>
      </w:r>
      <w:r w:rsidR="003F4619">
        <w:rPr>
          <w:rFonts w:ascii="Helvetica" w:hAnsi="Helvetica"/>
          <w:sz w:val="22"/>
          <w:szCs w:val="22"/>
        </w:rPr>
        <w:t>m</w:t>
      </w:r>
    </w:p>
    <w:p w14:paraId="3DADE4C6" w14:textId="77777777" w:rsidR="003F4619" w:rsidRDefault="003F4619" w:rsidP="008471AE">
      <w:pPr>
        <w:tabs>
          <w:tab w:val="left" w:pos="-142"/>
        </w:tabs>
        <w:spacing w:line="360" w:lineRule="exact"/>
        <w:ind w:left="851" w:hanging="567"/>
        <w:jc w:val="both"/>
        <w:rPr>
          <w:rFonts w:ascii="Helvetica" w:hAnsi="Helvetica"/>
          <w:sz w:val="22"/>
          <w:szCs w:val="22"/>
        </w:rPr>
      </w:pPr>
    </w:p>
    <w:p w14:paraId="532E4337" w14:textId="77777777" w:rsidR="003714E2" w:rsidRDefault="003F4619" w:rsidP="008F772B">
      <w:pPr>
        <w:tabs>
          <w:tab w:val="left" w:pos="-142"/>
        </w:tabs>
        <w:spacing w:line="360" w:lineRule="exact"/>
        <w:ind w:left="851" w:hanging="567"/>
        <w:jc w:val="both"/>
        <w:rPr>
          <w:rFonts w:ascii="Helvetica" w:hAnsi="Helvetica"/>
          <w:sz w:val="22"/>
          <w:szCs w:val="22"/>
        </w:rPr>
      </w:pPr>
      <w:r>
        <w:rPr>
          <w:rFonts w:ascii="Helvetica" w:hAnsi="Helvetica"/>
          <w:sz w:val="22"/>
          <w:szCs w:val="22"/>
        </w:rPr>
        <w:t>ani</w:t>
      </w:r>
      <w:r>
        <w:rPr>
          <w:rFonts w:ascii="Helvetica" w:hAnsi="Helvetica"/>
          <w:sz w:val="22"/>
          <w:szCs w:val="22"/>
        </w:rPr>
        <w:tab/>
        <w:t>Ide lab Loremipsumdolorsi ame co adi Elits d</w:t>
      </w:r>
      <w:r w:rsidRPr="003F4619">
        <w:rPr>
          <w:rFonts w:ascii="Helvetica" w:hAnsi="Helvetica"/>
          <w:sz w:val="22"/>
          <w:szCs w:val="22"/>
        </w:rPr>
        <w:t>eius temporincidid utla etd Magnaaliq eni adm ven quisnostr Exercitat ull laborisnisia exeacommodo Consequa duisau Irureinrepreh volu vel Essecillumeufugi nul Pariaturex sin Occaecatcupidatat nonp suntculpaquioff dese moll animidest lab loremipsumdo Sitametcon adipiscin eli seddoe tem incididuntutla Etdolor magna aliquaenima minimveniamqu nostrud Ex ullamc Labori nisia ex ea com Consequatdui aut Irureinrepreh vol velitessecillu Eufugiatnulla par exc Sintoccaecatcupid</w:t>
      </w:r>
      <w:r>
        <w:rPr>
          <w:rFonts w:ascii="Helvetica" w:hAnsi="Helvetica"/>
          <w:sz w:val="22"/>
          <w:szCs w:val="22"/>
        </w:rPr>
        <w:t xml:space="preserve"> nonpr S</w:t>
      </w:r>
      <w:r w:rsidR="008F7FC8">
        <w:rPr>
          <w:rFonts w:ascii="Helvetica" w:hAnsi="Helvetica"/>
          <w:sz w:val="22"/>
          <w:szCs w:val="22"/>
        </w:rPr>
        <w:t>cul qu of</w:t>
      </w:r>
      <w:r w:rsidRPr="003F4619">
        <w:rPr>
          <w:rFonts w:ascii="Helvetica" w:hAnsi="Helvetica"/>
          <w:sz w:val="22"/>
          <w:szCs w:val="22"/>
        </w:rPr>
        <w:t>d</w:t>
      </w:r>
      <w:r w:rsidR="008F7FC8">
        <w:rPr>
          <w:rFonts w:ascii="Helvetica" w:hAnsi="Helvetica"/>
          <w:sz w:val="22"/>
          <w:szCs w:val="22"/>
        </w:rPr>
        <w:t>mollita i Es La loremip Dol sitam consectet Ad elit</w:t>
      </w:r>
      <w:r w:rsidR="008F772B">
        <w:rPr>
          <w:rFonts w:ascii="Helvetica" w:hAnsi="Helvetica"/>
          <w:sz w:val="22"/>
          <w:szCs w:val="22"/>
        </w:rPr>
        <w:t xml:space="preserve"> </w:t>
      </w:r>
    </w:p>
    <w:p w14:paraId="30D5732B" w14:textId="77777777" w:rsidR="003714E2" w:rsidRDefault="003714E2" w:rsidP="008F772B">
      <w:pPr>
        <w:tabs>
          <w:tab w:val="left" w:pos="-142"/>
        </w:tabs>
        <w:spacing w:line="360" w:lineRule="exact"/>
        <w:ind w:left="851" w:hanging="567"/>
        <w:jc w:val="both"/>
        <w:rPr>
          <w:rFonts w:ascii="Helvetica" w:hAnsi="Helvetica"/>
          <w:sz w:val="22"/>
          <w:szCs w:val="22"/>
        </w:rPr>
      </w:pPr>
    </w:p>
    <w:p w14:paraId="07AFF877" w14:textId="77777777" w:rsidR="008F772B" w:rsidRPr="008F772B" w:rsidRDefault="003714E2" w:rsidP="008F772B">
      <w:pPr>
        <w:tabs>
          <w:tab w:val="left" w:pos="-142"/>
        </w:tabs>
        <w:spacing w:line="360" w:lineRule="exact"/>
        <w:ind w:left="851" w:hanging="567"/>
        <w:jc w:val="both"/>
        <w:rPr>
          <w:rFonts w:ascii="Helvetica" w:hAnsi="Helvetica"/>
          <w:sz w:val="22"/>
          <w:szCs w:val="22"/>
        </w:rPr>
      </w:pPr>
      <w:r>
        <w:rPr>
          <w:rFonts w:ascii="Helvetica" w:hAnsi="Helvetica"/>
          <w:sz w:val="22"/>
          <w:szCs w:val="22"/>
        </w:rPr>
        <w:lastRenderedPageBreak/>
        <w:tab/>
      </w:r>
      <w:r w:rsidR="008F772B">
        <w:rPr>
          <w:rFonts w:ascii="Helvetica" w:hAnsi="Helvetica"/>
          <w:sz w:val="22"/>
          <w:szCs w:val="22"/>
        </w:rPr>
        <w:t xml:space="preserve">Seddo eiu temp Incididuntutl etdol magnaa enimadm veniamquisn </w:t>
      </w:r>
      <w:r w:rsidR="008F772B" w:rsidRPr="008F772B">
        <w:rPr>
          <w:rFonts w:ascii="Helvetica" w:hAnsi="Helvetica"/>
          <w:sz w:val="22"/>
          <w:szCs w:val="22"/>
        </w:rPr>
        <w:t xml:space="preserve">exer Ullamcolabo ni ali exeacommodoconseq </w:t>
      </w:r>
      <w:r w:rsidR="008F772B">
        <w:rPr>
          <w:rFonts w:ascii="Helvetica" w:hAnsi="Helvetica"/>
          <w:sz w:val="22"/>
          <w:szCs w:val="22"/>
        </w:rPr>
        <w:t>Duisauteirurei</w:t>
      </w:r>
      <w:r w:rsidR="008F772B" w:rsidRPr="008F772B">
        <w:rPr>
          <w:rFonts w:ascii="Helvetica" w:hAnsi="Helvetica"/>
          <w:sz w:val="22"/>
          <w:szCs w:val="22"/>
        </w:rPr>
        <w:t xml:space="preserve"> reprehen </w:t>
      </w:r>
      <w:r w:rsidR="008F772B">
        <w:rPr>
          <w:rFonts w:ascii="Helvetica" w:hAnsi="Helvetica"/>
          <w:sz w:val="22"/>
          <w:szCs w:val="22"/>
        </w:rPr>
        <w:t>volup Veli es cillumeufu n Par Ex sintocc Cup nonpr sun Cu</w:t>
      </w:r>
      <w:ins w:id="66" w:author="Anna Reviewer" w:date="2026-07-08T12:00:00Z">
        <w:r>
          <w:t xml:space="preserve"> commo consequa duisau irur inre volup veli</w:t>
        </w:r>
      </w:ins>
      <w:r w:rsidR="00BD2E73">
        <w:rPr>
          <w:rFonts w:ascii="Helvetica" w:hAnsi="Helvetica"/>
          <w:sz w:val="22"/>
          <w:szCs w:val="22"/>
        </w:rPr>
        <w:t> </w:t>
      </w:r>
      <w:r w:rsidR="008F772B">
        <w:rPr>
          <w:rFonts w:ascii="Helvetica" w:hAnsi="Helvetica"/>
          <w:sz w:val="22"/>
          <w:szCs w:val="22"/>
        </w:rPr>
        <w:t xml:space="preserve">qui </w:t>
      </w:r>
      <w:r w:rsidR="008F772B" w:rsidRPr="008F772B">
        <w:rPr>
          <w:rFonts w:ascii="Helvetica" w:hAnsi="Helvetica"/>
          <w:sz w:val="22"/>
          <w:szCs w:val="22"/>
        </w:rPr>
        <w:t>offi dese moll animi estlaborumloremips Dolorsitamet con adipiscingel Seddoeiusmo temporin utl</w:t>
      </w:r>
      <w:r w:rsidR="008F772B">
        <w:rPr>
          <w:rFonts w:ascii="Helvetica" w:hAnsi="Helvetica"/>
          <w:sz w:val="22"/>
          <w:szCs w:val="22"/>
        </w:rPr>
        <w:t xml:space="preserve"> etdol Mag</w:t>
      </w:r>
      <w:r w:rsidR="000669E1">
        <w:rPr>
          <w:rFonts w:ascii="Helvetica" w:hAnsi="Helvetica"/>
          <w:sz w:val="22"/>
          <w:szCs w:val="22"/>
        </w:rPr>
        <w:t xml:space="preserve">a en adminimve q No Ex ullamco Lab nisia exea Co cons Duisau </w:t>
      </w:r>
      <w:r w:rsidR="00575F49">
        <w:rPr>
          <w:rFonts w:ascii="Helvetica" w:hAnsi="Helvetica"/>
          <w:sz w:val="22"/>
          <w:szCs w:val="22"/>
        </w:rPr>
        <w:t xml:space="preserve">irur Inreprehenderitvol </w:t>
      </w:r>
      <w:r w:rsidR="00F167E8">
        <w:rPr>
          <w:rFonts w:ascii="Helvetica" w:hAnsi="Helvetica"/>
          <w:sz w:val="22"/>
          <w:szCs w:val="22"/>
        </w:rPr>
        <w:t>velit essec eufug null pa exc Sintoc cupidatatn proi suntculpaqu officiadeseruntmoll Animidest la loremipsu dolor Sita co adipiscin e Se Do eiusmo Tem incid utla Et dolo</w:t>
      </w:r>
    </w:p>
    <w:p w14:paraId="04DB976B" w14:textId="77777777" w:rsidR="008F7FC8" w:rsidRDefault="008F7FC8" w:rsidP="008F7FC8">
      <w:pPr>
        <w:tabs>
          <w:tab w:val="left" w:pos="-142"/>
        </w:tabs>
        <w:spacing w:line="360" w:lineRule="exact"/>
        <w:ind w:left="851" w:hanging="567"/>
        <w:jc w:val="both"/>
        <w:rPr>
          <w:rFonts w:ascii="Helvetica" w:hAnsi="Helvetica"/>
          <w:sz w:val="22"/>
          <w:szCs w:val="22"/>
        </w:rPr>
      </w:pPr>
    </w:p>
    <w:p w14:paraId="774CA176" w14:textId="77777777" w:rsidR="004C4562" w:rsidRDefault="008F7FC8" w:rsidP="008F7FC8">
      <w:pPr>
        <w:tabs>
          <w:tab w:val="left" w:pos="-142"/>
        </w:tabs>
        <w:spacing w:line="360" w:lineRule="exact"/>
        <w:ind w:left="851" w:hanging="567"/>
        <w:jc w:val="both"/>
        <w:rPr>
          <w:rFonts w:ascii="Helvetica" w:hAnsi="Helvetica"/>
          <w:sz w:val="22"/>
          <w:szCs w:val="22"/>
        </w:rPr>
      </w:pPr>
      <w:r>
        <w:rPr>
          <w:rFonts w:ascii="Helvetica" w:hAnsi="Helvetica"/>
          <w:sz w:val="22"/>
          <w:szCs w:val="22"/>
        </w:rPr>
        <w:t>mag</w:t>
      </w:r>
      <w:r>
        <w:rPr>
          <w:rFonts w:ascii="Helvetica" w:hAnsi="Helvetica"/>
          <w:sz w:val="22"/>
          <w:szCs w:val="22"/>
        </w:rPr>
        <w:tab/>
      </w:r>
      <w:r w:rsidR="00BC4620">
        <w:rPr>
          <w:rFonts w:ascii="Helvetica" w:hAnsi="Helvetica"/>
          <w:sz w:val="22"/>
          <w:szCs w:val="22"/>
        </w:rPr>
        <w:t>Ali Enimadminimv qui Nostru e</w:t>
      </w:r>
      <w:r w:rsidR="00BD2E73">
        <w:rPr>
          <w:rFonts w:ascii="Helvetica" w:hAnsi="Helvetica"/>
          <w:sz w:val="22"/>
          <w:szCs w:val="22"/>
        </w:rPr>
        <w:t xml:space="preserve">u labo nisialiqu Exeacommod consequa dui aut Irureinreprehe vol Velitessecill eufugiatnu pariatu exce </w:t>
      </w:r>
      <w:r w:rsidR="00BC4620">
        <w:rPr>
          <w:rFonts w:ascii="Helvetica" w:hAnsi="Helvetica"/>
          <w:sz w:val="22"/>
          <w:szCs w:val="22"/>
        </w:rPr>
        <w:t>sint occaecat</w:t>
      </w:r>
      <w:r w:rsidR="00BD2E73">
        <w:rPr>
          <w:rFonts w:ascii="Helvetica" w:hAnsi="Helvetica"/>
          <w:sz w:val="22"/>
          <w:szCs w:val="22"/>
        </w:rPr>
        <w:t xml:space="preserve"> </w:t>
      </w:r>
      <w:r w:rsidR="00BC4620">
        <w:rPr>
          <w:rFonts w:ascii="Helvetica" w:hAnsi="Helvetica"/>
          <w:sz w:val="22"/>
          <w:szCs w:val="22"/>
        </w:rPr>
        <w:t>cup</w:t>
      </w:r>
      <w:r w:rsidR="00BD2E73">
        <w:rPr>
          <w:rFonts w:ascii="Helvetica" w:hAnsi="Helvetica"/>
          <w:sz w:val="22"/>
          <w:szCs w:val="22"/>
        </w:rPr>
        <w:t xml:space="preserve"> Nonproidents cul Qui off de Mollita ides lab Lo ipsum Dol sitam cons </w:t>
      </w:r>
      <w:r w:rsidR="00BC4620">
        <w:rPr>
          <w:rFonts w:ascii="Helvetica" w:hAnsi="Helvetica"/>
          <w:sz w:val="22"/>
          <w:szCs w:val="22"/>
        </w:rPr>
        <w:t>adipiscingelit</w:t>
      </w:r>
      <w:r w:rsidR="00516286">
        <w:rPr>
          <w:rFonts w:ascii="Helvetica" w:hAnsi="Helvetica"/>
          <w:sz w:val="22"/>
          <w:szCs w:val="22"/>
        </w:rPr>
        <w:t xml:space="preserve"> seddoe</w:t>
      </w:r>
      <w:r w:rsidR="00BD2E73">
        <w:rPr>
          <w:rFonts w:ascii="Helvetica" w:hAnsi="Helvetica"/>
          <w:sz w:val="22"/>
          <w:szCs w:val="22"/>
        </w:rPr>
        <w:t xml:space="preserve">t </w:t>
      </w:r>
    </w:p>
    <w:p w14:paraId="51DB118B" w14:textId="77777777" w:rsidR="004C4562" w:rsidRDefault="004C4562" w:rsidP="008F7FC8">
      <w:pPr>
        <w:tabs>
          <w:tab w:val="left" w:pos="-142"/>
        </w:tabs>
        <w:spacing w:line="360" w:lineRule="exact"/>
        <w:ind w:left="851" w:hanging="567"/>
        <w:jc w:val="both"/>
        <w:rPr>
          <w:rFonts w:ascii="Helvetica" w:hAnsi="Helvetica"/>
          <w:sz w:val="22"/>
          <w:szCs w:val="22"/>
        </w:rPr>
      </w:pPr>
    </w:p>
    <w:p w14:paraId="5C3CEE11" w14:textId="77777777" w:rsidR="008F7FC8" w:rsidRDefault="00516286" w:rsidP="008F7FC8">
      <w:pPr>
        <w:tabs>
          <w:tab w:val="left" w:pos="-142"/>
        </w:tabs>
        <w:spacing w:line="360" w:lineRule="exact"/>
        <w:ind w:left="851" w:hanging="567"/>
        <w:jc w:val="both"/>
        <w:rPr>
          <w:rFonts w:ascii="Helvetica" w:hAnsi="Helvetica"/>
          <w:sz w:val="22"/>
          <w:szCs w:val="22"/>
        </w:rPr>
      </w:pPr>
      <w:r>
        <w:rPr>
          <w:rFonts w:ascii="Helvetica" w:hAnsi="Helvetica"/>
          <w:sz w:val="22"/>
          <w:szCs w:val="22"/>
        </w:rPr>
        <w:t>inc</w:t>
      </w:r>
      <w:r w:rsidR="004C4562">
        <w:rPr>
          <w:rFonts w:ascii="Helvetica" w:hAnsi="Helvetica"/>
          <w:sz w:val="22"/>
          <w:szCs w:val="22"/>
        </w:rPr>
        <w:tab/>
      </w:r>
      <w:r w:rsidR="00BD2E73">
        <w:rPr>
          <w:rFonts w:ascii="Helvetica" w:hAnsi="Helvetica"/>
          <w:sz w:val="22"/>
          <w:szCs w:val="22"/>
        </w:rPr>
        <w:t>Utl Etd Magnaaliqu eni adm Veniamquisnostrudexercita ull Laboris nisia exe Commod con Dui Auteiru in Reprehen volu vel E cillume Fugiat nulla pariat</w:t>
      </w:r>
      <w:r w:rsidR="00661B13">
        <w:rPr>
          <w:rFonts w:ascii="Helvetica" w:hAnsi="Helvetica"/>
          <w:sz w:val="22"/>
          <w:szCs w:val="22"/>
        </w:rPr>
        <w:t xml:space="preserve"> excepteursintoc </w:t>
      </w:r>
      <w:r w:rsidR="003714E2">
        <w:rPr>
          <w:rFonts w:ascii="Helvetica" w:hAnsi="Helvetica"/>
          <w:sz w:val="22"/>
          <w:szCs w:val="22"/>
        </w:rPr>
        <w:t>Cup Nonpr</w:t>
      </w:r>
      <w:r w:rsidR="00661B13">
        <w:rPr>
          <w:rFonts w:ascii="Helvetica" w:hAnsi="Helvetica"/>
          <w:sz w:val="22"/>
          <w:szCs w:val="22"/>
        </w:rPr>
        <w:t xml:space="preserve"> sun culpaquioff dese mol Animidestla lorem ipsumdolorsita Consectet adipi elit sed Doeiusmodte inc Utlabo </w:t>
      </w:r>
      <w:r w:rsidR="00BC4620">
        <w:rPr>
          <w:rFonts w:ascii="Helvetica" w:hAnsi="Helvetica"/>
          <w:sz w:val="22"/>
          <w:szCs w:val="22"/>
        </w:rPr>
        <w:t xml:space="preserve">etdo mag Aliquaeni admin veniamquisnos Exercitationul labo Nisialiqu exe Commodoc duisautei inrep Volupta ve essecill e Fu Nu p exce Sin occae cup No pro </w:t>
      </w:r>
      <w:r w:rsidR="00C53321">
        <w:rPr>
          <w:rFonts w:ascii="Helvetica" w:hAnsi="Helvetica"/>
          <w:sz w:val="22"/>
          <w:szCs w:val="22"/>
        </w:rPr>
        <w:t xml:space="preserve">Suntc quiofficia </w:t>
      </w:r>
      <w:r w:rsidR="003714E2">
        <w:rPr>
          <w:rFonts w:ascii="Helvetica" w:hAnsi="Helvetica"/>
          <w:sz w:val="22"/>
          <w:szCs w:val="22"/>
        </w:rPr>
        <w:t>des Molli</w:t>
      </w:r>
      <w:r w:rsidR="00C53321">
        <w:rPr>
          <w:rFonts w:ascii="Helvetica" w:hAnsi="Helvetica"/>
          <w:sz w:val="22"/>
          <w:szCs w:val="22"/>
        </w:rPr>
        <w:t xml:space="preserve"> ani Idestlaborum lor Ipsumd si amet Consecteturadipiscingeli seddo Eiusmodtemporincididu utl Etdolor magnaaliq enim admin veniamquisnostrud exercita Ullamcolabo nis aliqu exea comm </w:t>
      </w:r>
      <w:r w:rsidR="00B53EE1">
        <w:rPr>
          <w:rFonts w:ascii="Helvetica" w:hAnsi="Helvetica"/>
          <w:sz w:val="22"/>
          <w:szCs w:val="22"/>
        </w:rPr>
        <w:t>con Duisautei inr Voluptatevelit ess Cillumeufugiatnul par Excepteursintoc cup nonp suntculpaq Officiadeseruntmollitani idest laborumlor ipsu dol sitametcon Adipiscinge seddo eiusmodtem Incididu utlaboree dolor Ma a enim Ad minimve quis no exer Ullamcola nis Aliquipe eac Consequatdu autei In rep</w:t>
      </w:r>
    </w:p>
    <w:p w14:paraId="2885E396" w14:textId="77777777" w:rsidR="004C4562" w:rsidRDefault="004C4562" w:rsidP="008F7FC8">
      <w:pPr>
        <w:tabs>
          <w:tab w:val="left" w:pos="-142"/>
        </w:tabs>
        <w:spacing w:line="360" w:lineRule="exact"/>
        <w:ind w:left="851" w:hanging="567"/>
        <w:jc w:val="both"/>
        <w:rPr>
          <w:rFonts w:ascii="Helvetica" w:hAnsi="Helvetica"/>
          <w:sz w:val="22"/>
          <w:szCs w:val="22"/>
        </w:rPr>
      </w:pPr>
    </w:p>
    <w:p w14:paraId="3378AA10" w14:textId="77777777" w:rsidR="004C4562" w:rsidRDefault="00516286" w:rsidP="008F7FC8">
      <w:pPr>
        <w:tabs>
          <w:tab w:val="left" w:pos="-142"/>
        </w:tabs>
        <w:spacing w:line="360" w:lineRule="exact"/>
        <w:ind w:left="851" w:hanging="567"/>
        <w:jc w:val="both"/>
        <w:rPr>
          <w:rFonts w:ascii="Helvetica" w:hAnsi="Helvetica"/>
          <w:sz w:val="22"/>
          <w:szCs w:val="22"/>
        </w:rPr>
      </w:pPr>
      <w:r>
        <w:rPr>
          <w:rFonts w:ascii="Helvetica" w:hAnsi="Helvetica"/>
          <w:sz w:val="22"/>
          <w:szCs w:val="22"/>
        </w:rPr>
        <w:t>vol</w:t>
      </w:r>
      <w:r w:rsidR="004C4562">
        <w:rPr>
          <w:rFonts w:ascii="Helvetica" w:hAnsi="Helvetica"/>
          <w:sz w:val="22"/>
          <w:szCs w:val="22"/>
        </w:rPr>
        <w:tab/>
        <w:t>Velitess cillu eufugia nul pariaturexcepteursi Occae cupid nonproide Suntculpaqu Off deseruntmoll Animi estla Loremipsumdolorsitametco adi elits Doeiusmodt inc Utlabore etd Magnaaliqua enima minimve</w:t>
      </w:r>
      <w:r w:rsidR="004C4562">
        <w:rPr>
          <w:rFonts w:ascii="Helvetica" w:hAnsi="Helvetica"/>
          <w:sz w:val="22"/>
          <w:szCs w:val="22"/>
        </w:rPr>
        <w:lastRenderedPageBreak/>
        <w:t xml:space="preserve">niamquisnos Exercitatio ul laborisnisia Exea co cons duisaut ir in Reprehend voluptat Velitessecillum eufugiatn pariat except sinto cupidatatno </w:t>
      </w:r>
      <w:r w:rsidR="003714E2">
        <w:rPr>
          <w:rFonts w:ascii="Helvetica" w:hAnsi="Helvetica"/>
          <w:sz w:val="22"/>
          <w:szCs w:val="22"/>
        </w:rPr>
        <w:t xml:space="preserve">pr </w:t>
      </w:r>
      <w:r w:rsidR="004C4562">
        <w:rPr>
          <w:rFonts w:ascii="Helvetica" w:hAnsi="Helvetica"/>
          <w:sz w:val="22"/>
          <w:szCs w:val="22"/>
        </w:rPr>
        <w:t>sunt culpaquio Deseruntmo an idestlabor Lor Ipsumdolorsitametconse adipisc eli seddoei temp Incididun utlaboree dol magnaali Enimadminimve quisnos exe ul Labo nisial</w:t>
      </w:r>
      <w:r w:rsidR="003714E2">
        <w:rPr>
          <w:rFonts w:ascii="Helvetica" w:hAnsi="Helvetica"/>
          <w:sz w:val="22"/>
          <w:szCs w:val="22"/>
        </w:rPr>
        <w:t xml:space="preserve">e eac consequ Duisau </w:t>
      </w:r>
      <w:del w:id="67" w:author="Ben Editor" w:date="2026-07-08T12:00:00Z">
        <w:r w:rsidR="004C4562">
          <w:rPr>
            <w:rFonts w:ascii="Helvetica" w:hAnsi="Helvetica"/>
            <w:sz w:val="22"/>
            <w:szCs w:val="22"/>
          </w:rPr>
          <w:delText>iru inrepr volup velitesse cil Eufugiatnullapari e</w:delText>
        </w:r>
      </w:del>
      <w:r w:rsidR="003714E2">
        <w:rPr>
          <w:rFonts w:ascii="Helvetica" w:hAnsi="Helvetica"/>
          <w:sz w:val="22"/>
          <w:szCs w:val="22"/>
        </w:rPr>
        <w:t>si</w:t>
      </w:r>
      <w:r w:rsidR="004C4562">
        <w:rPr>
          <w:rFonts w:ascii="Helvetica" w:hAnsi="Helvetica"/>
          <w:sz w:val="22"/>
          <w:szCs w:val="22"/>
        </w:rPr>
        <w:t>occaecatcupida</w:t>
      </w:r>
    </w:p>
    <w:p w14:paraId="372106F9" w14:textId="77777777" w:rsidR="004C4562" w:rsidRDefault="004C4562" w:rsidP="008F7FC8">
      <w:pPr>
        <w:tabs>
          <w:tab w:val="left" w:pos="-142"/>
        </w:tabs>
        <w:spacing w:line="360" w:lineRule="exact"/>
        <w:ind w:left="851" w:hanging="567"/>
        <w:jc w:val="both"/>
        <w:rPr>
          <w:rFonts w:ascii="Helvetica" w:hAnsi="Helvetica"/>
          <w:sz w:val="22"/>
          <w:szCs w:val="22"/>
        </w:rPr>
      </w:pPr>
    </w:p>
    <w:p w14:paraId="09154C29" w14:textId="77777777" w:rsidR="00F01E82" w:rsidRDefault="004C4562" w:rsidP="00F01E82">
      <w:pPr>
        <w:tabs>
          <w:tab w:val="left" w:pos="-142"/>
        </w:tabs>
        <w:spacing w:line="360" w:lineRule="exact"/>
        <w:ind w:left="851" w:hanging="567"/>
        <w:jc w:val="both"/>
        <w:rPr>
          <w:rFonts w:ascii="Helvetica" w:hAnsi="Helvetica"/>
          <w:sz w:val="22"/>
          <w:szCs w:val="22"/>
        </w:rPr>
      </w:pPr>
      <w:r>
        <w:rPr>
          <w:rFonts w:ascii="Helvetica" w:hAnsi="Helvetica"/>
          <w:sz w:val="22"/>
          <w:szCs w:val="22"/>
        </w:rPr>
        <w:t>non</w:t>
      </w:r>
      <w:r>
        <w:rPr>
          <w:rFonts w:ascii="Helvetica" w:hAnsi="Helvetica"/>
          <w:sz w:val="22"/>
          <w:szCs w:val="22"/>
        </w:rPr>
        <w:tab/>
        <w:t xml:space="preserve">Pro Suntcu qui off des Mollita idestlaborum Loremipsumd sitametconse adipiscing Eli Sed Doeiusm tem incididunt utla Etdoloremagnaaliquaenima min ven Quisnostru exercitatio ulla </w:t>
      </w:r>
      <w:r w:rsidR="00F01E82">
        <w:rPr>
          <w:rFonts w:ascii="Helvetica" w:hAnsi="Helvetica"/>
          <w:sz w:val="22"/>
          <w:szCs w:val="22"/>
        </w:rPr>
        <w:t>lab Nisialiquip exe Commodocons duisauteirureinrepre volu Velites cil euf Nullap Excepteursintoccaecatcupi nonproiden sunt cul quio deser mollitanimi estlab Loremi dol Sitametconsecteturadipisc elitseddoeiusm tempor</w:t>
      </w:r>
      <w:r w:rsidR="003714E2">
        <w:rPr>
          <w:rFonts w:ascii="Helvetica" w:hAnsi="Helvetica"/>
          <w:sz w:val="22"/>
          <w:szCs w:val="22"/>
        </w:rPr>
        <w:t>i</w:t>
      </w:r>
      <w:r w:rsidR="00F01E82">
        <w:rPr>
          <w:rFonts w:ascii="Helvetica" w:hAnsi="Helvetica"/>
          <w:sz w:val="22"/>
          <w:szCs w:val="22"/>
        </w:rPr>
        <w:t xml:space="preserve"> utlabore etd Magnaaliquaenimadminim ven Quisnostrudexe ullamcolab Ni ali Exeacomm cons dui Auteiru inre Voluptateveli essecil eufugiat nullapa exce sintoc cupi nonpro suntcul quio dese mol Animi est Laborumloremipsumdolorsi ame con adipiscin Elitseddoei temporin ut lab etd Magnaal enimadminimv Quisnostrudexercitation ull Laborisnisiali exeacom consequatdu auteir </w:t>
      </w:r>
    </w:p>
    <w:p w14:paraId="1117823C" w14:textId="77777777" w:rsidR="00F01E82" w:rsidRDefault="00F01E82" w:rsidP="008F7FC8">
      <w:pPr>
        <w:tabs>
          <w:tab w:val="left" w:pos="-142"/>
        </w:tabs>
        <w:spacing w:line="360" w:lineRule="exact"/>
        <w:ind w:left="851" w:hanging="567"/>
        <w:jc w:val="both"/>
        <w:rPr>
          <w:rFonts w:ascii="Helvetica" w:hAnsi="Helvetica"/>
          <w:sz w:val="22"/>
          <w:szCs w:val="22"/>
        </w:rPr>
      </w:pPr>
    </w:p>
    <w:p w14:paraId="4DEBFA42" w14:textId="77777777" w:rsidR="003714E2" w:rsidRDefault="00F01E82" w:rsidP="008F7FC8">
      <w:pPr>
        <w:tabs>
          <w:tab w:val="left" w:pos="-142"/>
        </w:tabs>
        <w:spacing w:line="360" w:lineRule="exact"/>
        <w:ind w:left="851" w:hanging="567"/>
        <w:jc w:val="both"/>
        <w:rPr>
          <w:rFonts w:ascii="Helvetica" w:hAnsi="Helvetica"/>
          <w:sz w:val="22"/>
          <w:szCs w:val="22"/>
        </w:rPr>
      </w:pPr>
      <w:r>
        <w:rPr>
          <w:rFonts w:ascii="Helvetica" w:hAnsi="Helvetica"/>
          <w:sz w:val="22"/>
          <w:szCs w:val="22"/>
        </w:rPr>
        <w:t>inr</w:t>
      </w:r>
      <w:commentRangeStart w:id="68"/>
      <w:r>
        <w:rPr>
          <w:rFonts w:ascii="Helvetica" w:hAnsi="Helvetica"/>
          <w:sz w:val="22"/>
          <w:szCs w:val="22"/>
        </w:rPr>
        <w:tab/>
        <w:t xml:space="preserve">Volupta vel Essecillumeufu null Pariaturexcepteursinto cup non Proide sun Culpaquiofficia deser Mollitanimidestlabor l ips dol sita con adip elitsed Doeiusmodt inc utlaboreetdol Magnaaliquaenimad minimve q nostru exer ull Labori ni aliquipexeaco cons duisautei Inreprehen voluptat </w:t>
      </w:r>
      <w:commentRangeEnd w:id="68"/>
      <w:r>
        <w:rPr>
          <w:rStyle w:val="CommentReference"/>
          <w:rFonts w:ascii="Helvetica" w:hAnsi="Helvetica"/>
          <w:sz w:val="22"/>
          <w:szCs w:val="22"/>
        </w:rPr>
        <w:commentReference w:id="68"/>
      </w:r>
      <w:r w:rsidR="0039004D">
        <w:rPr>
          <w:rFonts w:ascii="Helvetica" w:hAnsi="Helvetica"/>
          <w:sz w:val="22"/>
          <w:szCs w:val="22"/>
        </w:rPr>
        <w:t>Vel essec euf Nulla pari exc Sintoccaecatcupidata no proiden Suntculpaquiofficiadeseruntmollitan</w:t>
      </w:r>
      <w:r w:rsidR="00AA36F2">
        <w:rPr>
          <w:rFonts w:ascii="Helvetica" w:hAnsi="Helvetica"/>
          <w:sz w:val="22"/>
          <w:szCs w:val="22"/>
        </w:rPr>
        <w:t xml:space="preserve"> ide</w:t>
      </w:r>
      <w:r w:rsidR="003714E2">
        <w:rPr>
          <w:rFonts w:ascii="Helvetica" w:hAnsi="Helvetica"/>
          <w:sz w:val="22"/>
          <w:szCs w:val="22"/>
        </w:rPr>
        <w:t> </w:t>
      </w:r>
      <w:r w:rsidR="00AA36F2">
        <w:rPr>
          <w:rFonts w:ascii="Helvetica" w:hAnsi="Helvetica"/>
          <w:sz w:val="22"/>
          <w:szCs w:val="22"/>
        </w:rPr>
        <w:t>labor lo Ipsumdolo Sitametconsectetu</w:t>
      </w:r>
      <w:r w:rsidR="0039004D">
        <w:rPr>
          <w:rFonts w:ascii="Helvetica" w:hAnsi="Helvetica"/>
          <w:sz w:val="22"/>
          <w:szCs w:val="22"/>
        </w:rPr>
        <w:t xml:space="preserve"> adipiscinge seddoeiusmod tem </w:t>
      </w:r>
      <w:r w:rsidR="00AA36F2">
        <w:rPr>
          <w:rFonts w:ascii="Helvetica" w:hAnsi="Helvetica"/>
          <w:sz w:val="22"/>
          <w:szCs w:val="22"/>
        </w:rPr>
        <w:t xml:space="preserve">incid utl Etdoloremagnaal eni Adminimveniamquis nostrud exercita </w:t>
      </w:r>
    </w:p>
    <w:p w14:paraId="70EC943C" w14:textId="77777777" w:rsidR="003714E2" w:rsidRDefault="003714E2" w:rsidP="008F7FC8">
      <w:pPr>
        <w:tabs>
          <w:tab w:val="left" w:pos="-142"/>
        </w:tabs>
        <w:spacing w:line="360" w:lineRule="exact"/>
        <w:ind w:left="851" w:hanging="567"/>
        <w:jc w:val="both"/>
        <w:rPr>
          <w:rFonts w:ascii="Helvetica" w:hAnsi="Helvetica"/>
          <w:sz w:val="22"/>
          <w:szCs w:val="22"/>
        </w:rPr>
      </w:pPr>
    </w:p>
    <w:p w14:paraId="3EFFAEF8" w14:textId="77777777" w:rsidR="00F01E82" w:rsidRDefault="003714E2" w:rsidP="008F7FC8">
      <w:pPr>
        <w:tabs>
          <w:tab w:val="left" w:pos="-142"/>
        </w:tabs>
        <w:spacing w:line="360" w:lineRule="exact"/>
        <w:ind w:left="851" w:hanging="567"/>
        <w:jc w:val="both"/>
        <w:rPr>
          <w:rFonts w:ascii="Helvetica" w:hAnsi="Helvetica"/>
          <w:sz w:val="22"/>
          <w:szCs w:val="22"/>
        </w:rPr>
      </w:pPr>
      <w:r>
        <w:rPr>
          <w:rFonts w:ascii="Helvetica" w:hAnsi="Helvetica"/>
          <w:sz w:val="22"/>
          <w:szCs w:val="22"/>
        </w:rPr>
        <w:tab/>
      </w:r>
      <w:r w:rsidR="00AA36F2">
        <w:rPr>
          <w:rFonts w:ascii="Helvetica" w:hAnsi="Helvetica"/>
          <w:sz w:val="22"/>
          <w:szCs w:val="22"/>
        </w:rPr>
        <w:t xml:space="preserve">Ull Laborisnisi aliqu exe Commo con duisauteirureinrepreh Voluptate veli es cill euf Nullapariaturex sintoccaecatcupida Nonproidents culpaquioff Deseruntmolli animi estl loremipsu dolo sit ametco ad Elitsedd eiu tem Incididuntutlaboreetdol mag aliqu </w:t>
      </w:r>
      <w:r w:rsidR="00AA36F2" w:rsidRPr="00AC7A59">
        <w:rPr>
          <w:rFonts w:ascii="Helvetica" w:hAnsi="Helvetica"/>
          <w:i/>
          <w:sz w:val="22"/>
          <w:szCs w:val="22"/>
        </w:rPr>
        <w:t>enima minimvenia</w:t>
      </w:r>
      <w:r w:rsidR="00AA36F2">
        <w:rPr>
          <w:rFonts w:ascii="Helvetica" w:hAnsi="Helvetica"/>
          <w:sz w:val="22"/>
          <w:szCs w:val="22"/>
        </w:rPr>
        <w:t>q nostrude Ullamcolab nis ali e eac c dui Autei in Reprehend vol Veli</w:t>
      </w:r>
      <w:r w:rsidR="00AA36F2">
        <w:rPr>
          <w:rFonts w:ascii="Helvetica" w:hAnsi="Helvetica"/>
          <w:sz w:val="22"/>
          <w:szCs w:val="22"/>
        </w:rPr>
        <w:lastRenderedPageBreak/>
        <w:t>tessecillu eufug nullap excepteur Sintoc cup Nonproidents cu Quiof des mol Animidestlabor lor Ips Dolorsitame con adi Elitseddo eius tem</w:t>
      </w:r>
      <w:r>
        <w:rPr>
          <w:rFonts w:ascii="Helvetica" w:hAnsi="Helvetica"/>
          <w:sz w:val="22"/>
          <w:szCs w:val="22"/>
        </w:rPr>
        <w:t> </w:t>
      </w:r>
      <w:r w:rsidR="00AA36F2">
        <w:rPr>
          <w:rFonts w:ascii="Helvetica" w:hAnsi="Helvetica"/>
          <w:sz w:val="22"/>
          <w:szCs w:val="22"/>
        </w:rPr>
        <w:t xml:space="preserve">In utlabo etdolo ma a eni Adm ven quisn Exercita ullam laborisnis aliqui exea commo con Duisauteirurei rep Voluptateveli essecillum Eufugi nulla </w:t>
      </w:r>
      <w:r w:rsidR="00121570">
        <w:rPr>
          <w:rFonts w:ascii="Helvetica" w:hAnsi="Helvetica"/>
          <w:sz w:val="22"/>
          <w:szCs w:val="22"/>
        </w:rPr>
        <w:t>pariature sin Occaec cupid nonproidentsuntculp Quiofficiade mol Animidestlabor lorem Ipsumdolorsita con Adipiscingelitseddoeiu tempor inc Utlab etdol magnaaliquaen Adminimv quisno exe ull laborisni aliqu exeacommodoconsequa Duisaut irureinr volupta</w:t>
      </w:r>
    </w:p>
    <w:p w14:paraId="71E82C98" w14:textId="77777777" w:rsidR="00C010B9" w:rsidRDefault="00C010B9" w:rsidP="008F7FC8">
      <w:pPr>
        <w:tabs>
          <w:tab w:val="left" w:pos="-142"/>
        </w:tabs>
        <w:spacing w:line="360" w:lineRule="exact"/>
        <w:ind w:left="851" w:hanging="567"/>
        <w:jc w:val="both"/>
        <w:rPr>
          <w:rFonts w:ascii="Helvetica" w:hAnsi="Helvetica"/>
          <w:sz w:val="22"/>
          <w:szCs w:val="22"/>
        </w:rPr>
      </w:pPr>
    </w:p>
    <w:p w14:paraId="7303AE83" w14:textId="77777777" w:rsidR="00121570" w:rsidRDefault="00121570" w:rsidP="008F7FC8">
      <w:pPr>
        <w:tabs>
          <w:tab w:val="left" w:pos="-142"/>
        </w:tabs>
        <w:spacing w:line="360" w:lineRule="exact"/>
        <w:ind w:left="851" w:hanging="567"/>
        <w:jc w:val="both"/>
        <w:rPr>
          <w:rFonts w:ascii="Helvetica" w:hAnsi="Helvetica"/>
          <w:sz w:val="22"/>
          <w:szCs w:val="22"/>
        </w:rPr>
      </w:pPr>
      <w:r>
        <w:rPr>
          <w:rFonts w:ascii="Helvetica" w:hAnsi="Helvetica"/>
          <w:sz w:val="22"/>
          <w:szCs w:val="22"/>
        </w:rPr>
        <w:t>ve</w:t>
      </w:r>
      <w:r>
        <w:rPr>
          <w:rFonts w:ascii="Helvetica" w:hAnsi="Helvetica"/>
          <w:sz w:val="22"/>
          <w:szCs w:val="22"/>
        </w:rPr>
        <w:tab/>
        <w:t>Esseci Eufugiat nul par Excepteursintocca cup non pro Suntculpaq officiade Mollitani ide Laborumloremi dSitaconse</w:t>
      </w:r>
      <w:r>
        <w:rPr>
          <w:rFonts w:ascii="Helvetica" w:hAnsi="Helvetica"/>
          <w:i/>
          <w:iCs/>
          <w:sz w:val="22"/>
          <w:szCs w:val="22"/>
        </w:rPr>
        <w:t>Adipis</w:t>
      </w:r>
      <w:r>
        <w:rPr>
          <w:rFonts w:ascii="Helvetica" w:hAnsi="Helvetica"/>
          <w:sz w:val="22"/>
          <w:szCs w:val="22"/>
        </w:rPr>
        <w:t xml:space="preserve">e se Doeiu tempo i utl Et dol mag Ali Enimadmin Veni qu nostrudexe u l Ni aliquip exeacomm cons Duis aute irureinrepre Voluptatev ess Cillumeufugiat nul Pariaturexcept si Occaecatc non Proiden suntculpaqu offic des Mollitanimidestla lorem ipsumdolo </w:t>
      </w:r>
      <w:r w:rsidR="00516286">
        <w:rPr>
          <w:rFonts w:ascii="Helvetica" w:hAnsi="Helvetica"/>
          <w:sz w:val="22"/>
          <w:szCs w:val="22"/>
        </w:rPr>
        <w:t>sita cons</w:t>
      </w:r>
      <w:r>
        <w:rPr>
          <w:rFonts w:ascii="Helvetica" w:hAnsi="Helvetica"/>
          <w:sz w:val="22"/>
          <w:szCs w:val="22"/>
        </w:rPr>
        <w:t xml:space="preserve"> Adipisc elitse Doeiusmodt incidid</w:t>
      </w:r>
      <w:r w:rsidR="00516286">
        <w:rPr>
          <w:rFonts w:ascii="Helvetica" w:hAnsi="Helvetica"/>
          <w:sz w:val="22"/>
          <w:szCs w:val="22"/>
        </w:rPr>
        <w:t xml:space="preserve"> utl</w:t>
      </w:r>
      <w:r>
        <w:rPr>
          <w:rFonts w:ascii="Helvetica" w:hAnsi="Helvetica"/>
          <w:sz w:val="22"/>
          <w:szCs w:val="22"/>
        </w:rPr>
        <w:t xml:space="preserve">e </w:t>
      </w:r>
    </w:p>
    <w:p w14:paraId="6F4ADBFC" w14:textId="77777777" w:rsidR="003714E2" w:rsidRDefault="003714E2" w:rsidP="008F7FC8">
      <w:pPr>
        <w:tabs>
          <w:tab w:val="left" w:pos="-142"/>
        </w:tabs>
        <w:spacing w:line="360" w:lineRule="exact"/>
        <w:ind w:left="851" w:hanging="567"/>
        <w:jc w:val="both"/>
        <w:rPr>
          <w:rFonts w:ascii="Helvetica" w:hAnsi="Helvetica"/>
          <w:sz w:val="22"/>
          <w:szCs w:val="22"/>
        </w:rPr>
      </w:pPr>
    </w:p>
    <w:p w14:paraId="25E65141" w14:textId="77777777" w:rsidR="003714E2" w:rsidRDefault="003714E2" w:rsidP="008F7FC8">
      <w:pPr>
        <w:tabs>
          <w:tab w:val="left" w:pos="-142"/>
        </w:tabs>
        <w:spacing w:line="360" w:lineRule="exact"/>
        <w:ind w:left="851" w:hanging="567"/>
        <w:jc w:val="both"/>
        <w:rPr>
          <w:rFonts w:ascii="Helvetica" w:hAnsi="Helvetica"/>
          <w:sz w:val="22"/>
          <w:szCs w:val="22"/>
        </w:rPr>
      </w:pPr>
    </w:p>
    <w:p w14:paraId="0FC7E416" w14:textId="77777777" w:rsidR="003714E2" w:rsidRDefault="003714E2" w:rsidP="008F7FC8">
      <w:pPr>
        <w:tabs>
          <w:tab w:val="left" w:pos="-142"/>
        </w:tabs>
        <w:spacing w:line="360" w:lineRule="exact"/>
        <w:ind w:left="851" w:hanging="567"/>
        <w:jc w:val="both"/>
        <w:rPr>
          <w:rFonts w:ascii="Helvetica" w:hAnsi="Helvetica"/>
          <w:sz w:val="22"/>
          <w:szCs w:val="22"/>
        </w:rPr>
      </w:pPr>
      <w:r>
        <w:rPr>
          <w:rFonts w:ascii="Helvetica" w:hAnsi="Helvetica"/>
          <w:sz w:val="22"/>
          <w:szCs w:val="22"/>
        </w:rPr>
        <w:tab/>
        <w:t>Dol Magnaa</w:t>
      </w:r>
    </w:p>
    <w:p w14:paraId="0285DFAF" w14:textId="77777777" w:rsidR="003714E2" w:rsidRDefault="003714E2" w:rsidP="008F7FC8">
      <w:pPr>
        <w:tabs>
          <w:tab w:val="left" w:pos="-142"/>
        </w:tabs>
        <w:spacing w:line="360" w:lineRule="exact"/>
        <w:ind w:left="851" w:hanging="567"/>
        <w:jc w:val="both"/>
        <w:rPr>
          <w:rFonts w:ascii="Helvetica" w:hAnsi="Helvetica"/>
          <w:sz w:val="22"/>
          <w:szCs w:val="22"/>
        </w:rPr>
      </w:pPr>
      <w:r>
        <w:rPr>
          <w:rFonts w:ascii="Helvetica" w:hAnsi="Helvetica"/>
          <w:sz w:val="22"/>
          <w:szCs w:val="22"/>
        </w:rPr>
        <w:tab/>
        <w:t>Enimadminimv</w:t>
      </w:r>
    </w:p>
    <w:p w14:paraId="64E2FF2F" w14:textId="77777777" w:rsidR="00F24F2C" w:rsidRPr="00786F59" w:rsidRDefault="00F24F2C" w:rsidP="00F01E82">
      <w:pPr>
        <w:rPr>
          <w:rFonts w:ascii="Helvetica" w:hAnsi="Helvetica"/>
          <w:sz w:val="22"/>
          <w:szCs w:val="22"/>
        </w:rPr>
      </w:pPr>
    </w:p>
    <w:sectPr w:rsidR="00F24F2C" w:rsidRPr="00786F59" w:rsidSect="003714E2">
      <w:headerReference w:type="default" r:id="rId12"/>
      <w:footerReference w:type="even" r:id="rId13"/>
      <w:footerReference w:type="default" r:id="rId14"/>
      <w:headerReference w:type="first" r:id="rId15"/>
      <w:footerReference w:type="first" r:id="rId16"/>
      <w:pgSz w:w="11906" w:h="16838"/>
      <w:pgMar w:top="1964" w:right="1134" w:bottom="2552" w:left="3119" w:header="113"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Jonathan Melke" w:initials="JM" w:date="2026-07-08T23:13:00Z">
    <w:p w14:paraId="233AF786">
      <w:r>
        <w:rPr>
          <w:rStyle w:val="CommentReference"/>
        </w:rPr>
        <w:annotationRef/>
      </w:r>
      <w:r/>
      <w:r>
        <w:t xml:space="preserve">Essecillumeufug </w:t>
      </w:r>
    </w:p>
  </w:comment>
  <w:comment w:id="61" w:author="Ben Editor" w:initials="BE" w:date="2026-07-08T12:00:00Z">
    <w:p w14:paraId="23BF612B">
      <w:r>
        <w:rPr>
          <w:rStyle w:val="CommentReference"/>
        </w:rPr>
        <w:annotationRef/>
      </w:r>
      <w:r/>
      <w:r>
        <w:t>Except sintoc cupid nonp suntc quioffi deseruntm?</w:t>
      </w:r>
    </w:p>
  </w:comment>
  <w:comment w:id="64" w:author="Ben Editor" w:initials="BE" w:date="2026-07-08T12:00:00Z">
    <w:p w14:paraId="2A3F0F96">
      <w:r>
        <w:rPr>
          <w:rStyle w:val="CommentReference"/>
        </w:rPr>
        <w:annotationRef/>
      </w:r>
      <w:r/>
      <w:r>
        <w:t>Animid estlab lorem ipsu dolor sitamet consectet?</w:t>
      </w:r>
    </w:p>
  </w:comment>
  <w:comment w:id="68" w:author="Anna Reviewer" w:initials="AR" w:date="2026-07-08T12:00:00Z">
    <w:p w14:paraId="48FE32ED">
      <w:r>
        <w:rPr>
          <w:rStyle w:val="CommentReference"/>
        </w:rPr>
        <w:annotationRef/>
      </w:r>
      <w:r/>
      <w:r>
        <w:t>Adipis elitse doeiu temp incid utlabor etdolorem?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3AF786" w15:done="0"/>
  <w15:commentEx w15:paraId="23BF612B" w15:done="0"/>
  <w15:commentEx w15:paraId="2A3F0F96" w15:done="0"/>
  <w15:commentEx w15:paraId="48FE32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ex:commentExtensible w16cex:durableId="03973287" w16cex:dateUtc="2026-07-08T23:13:00Z"/>
  <w16cex:commentExtensible w16cex:durableId="640263BC" w16cex:dateUtc="2026-07-08T12:00:00Z"/>
  <w16cex:commentExtensible w16cex:durableId="67D3672A" w16cex:dateUtc="2026-07-08T12:00:00Z"/>
  <w16cex:commentExtensible w16cex:durableId="7BA77625" w16cex:dateUtc="2026-07-08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3AF786" w16cid:durableId="03973287"/>
  <w16cid:commentId w16cid:paraId="23BF612B" w16cid:durableId="640263BC"/>
  <w16cid:commentId w16cid:paraId="2A3F0F96" w16cid:durableId="67D3672A"/>
  <w16cid:commentId w16cid:paraId="48FE32ED" w16cid:durableId="7BA776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6E19AE" w14:textId="77777777" w:rsidR="00ED5DA5" w:rsidRDefault="00ED5DA5">
      <w:r>
        <w:separator/>
      </w:r>
    </w:p>
  </w:endnote>
  <w:endnote w:type="continuationSeparator" w:id="0">
    <w:p w14:paraId="475BF482" w14:textId="77777777" w:rsidR="00ED5DA5" w:rsidRDefault="00ED5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altName w:val="Times New Roman"/>
    <w:panose1 w:val="020B0604020202020204"/>
    <w:charset w:val="4D"/>
    <w:family w:val="roman"/>
    <w:pitch w:val="variable"/>
    <w:sig w:usb0="00000003" w:usb1="00000000" w:usb2="00000000" w:usb3="00000000" w:csb0="00000001" w:csb1="00000000"/>
  </w:font>
  <w:font w:name="Courier">
    <w:altName w:val="Courier New"/>
    <w:panose1 w:val="02070309020205020404"/>
    <w:charset w:val="00"/>
    <w:family w:val="auto"/>
    <w:pitch w:val="variable"/>
    <w:sig w:usb0="00000003" w:usb1="00000000" w:usb2="00000000" w:usb3="00000000" w:csb0="00000003"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B9F447" w14:textId="77777777" w:rsidR="00C010B9" w:rsidRPr="00786F59" w:rsidRDefault="00C010B9" w:rsidP="00786F59">
    <w:pPr>
      <w:pStyle w:val="Footer"/>
      <w:jc w:val="right"/>
      <w:rPr>
        <w:rFonts w:ascii="Helvetica" w:hAnsi="Helvetica"/>
      </w:rPr>
    </w:pPr>
    <w:r w:rsidRPr="00786F59">
      <w:rPr>
        <w:rFonts w:ascii="Helvetica" w:hAnsi="Helvetica"/>
      </w:rPr>
      <w:fldChar w:fldCharType="begin"/>
    </w:r>
    <w:r w:rsidRPr="00786F59">
      <w:rPr>
        <w:rFonts w:ascii="Helvetica" w:hAnsi="Helvetica"/>
      </w:rPr>
      <w:instrText xml:space="preserve"> PAGE </w:instrText>
    </w:r>
    <w:r w:rsidRPr="00786F59">
      <w:rPr>
        <w:rFonts w:ascii="Helvetica" w:hAnsi="Helvetica"/>
      </w:rPr>
      <w:fldChar w:fldCharType="separate"/>
    </w:r>
    <w:r w:rsidR="00696A96">
      <w:rPr>
        <w:rFonts w:ascii="Helvetica" w:hAnsi="Helvetica"/>
        <w:noProof/>
      </w:rPr>
      <w:t>f</w:t>
    </w:r>
    <w:r w:rsidRPr="00786F59">
      <w:rPr>
        <w:rFonts w:ascii="Helvetica" w:hAnsi="Helvetica"/>
      </w:rPr>
      <w:fldChar w:fldCharType="end"/>
    </w:r>
    <w:r w:rsidRPr="00786F59">
      <w:rPr>
        <w:rFonts w:ascii="Helvetica" w:hAnsi="Helvetica"/>
      </w:rPr>
      <w:t xml:space="preserve"> n </w:t>
    </w:r>
    <w:r w:rsidRPr="00786F59">
      <w:rPr>
        <w:rFonts w:ascii="Helvetica" w:hAnsi="Helvetica"/>
      </w:rPr>
      <w:fldChar w:fldCharType="begin"/>
    </w:r>
    <w:r w:rsidRPr="00786F59">
      <w:rPr>
        <w:rFonts w:ascii="Helvetica" w:hAnsi="Helvetica"/>
      </w:rPr>
      <w:instrText xml:space="preserve"> NUMPAGES </w:instrText>
    </w:r>
    <w:r w:rsidRPr="00786F59">
      <w:rPr>
        <w:rFonts w:ascii="Helvetica" w:hAnsi="Helvetica"/>
      </w:rPr>
      <w:fldChar w:fldCharType="separate"/>
    </w:r>
    <w:r w:rsidR="00696A96">
      <w:rPr>
        <w:rFonts w:ascii="Helvetica" w:hAnsi="Helvetica"/>
        <w:noProof/>
      </w:rPr>
      <w:t>p</w:t>
    </w:r>
    <w:r w:rsidRPr="00786F59">
      <w:rPr>
        <w:rFonts w:ascii="Helvetica" w:hAnsi="Helvet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0FF02B" w14:textId="77777777" w:rsidR="00C010B9" w:rsidRPr="00786F59" w:rsidRDefault="00C010B9" w:rsidP="00786F59">
    <w:pPr>
      <w:pStyle w:val="Footer"/>
      <w:jc w:val="right"/>
      <w:rPr>
        <w:rFonts w:ascii="Helvetica" w:hAnsi="Helvetica"/>
      </w:rPr>
    </w:pPr>
    <w:r w:rsidRPr="00786F59">
      <w:rPr>
        <w:rFonts w:ascii="Helvetica" w:hAnsi="Helvetica"/>
      </w:rPr>
      <w:fldChar w:fldCharType="begin"/>
    </w:r>
    <w:r w:rsidRPr="00786F59">
      <w:rPr>
        <w:rFonts w:ascii="Helvetica" w:hAnsi="Helvetica"/>
      </w:rPr>
      <w:instrText xml:space="preserve"> PAGE </w:instrText>
    </w:r>
    <w:r w:rsidRPr="00786F59">
      <w:rPr>
        <w:rFonts w:ascii="Helvetica" w:hAnsi="Helvetica"/>
      </w:rPr>
      <w:fldChar w:fldCharType="separate"/>
    </w:r>
    <w:r w:rsidR="00696A96">
      <w:rPr>
        <w:rFonts w:ascii="Helvetica" w:hAnsi="Helvetica"/>
        <w:noProof/>
      </w:rPr>
      <w:t>e</w:t>
    </w:r>
    <w:r w:rsidRPr="00786F59">
      <w:rPr>
        <w:rFonts w:ascii="Helvetica" w:hAnsi="Helvetica"/>
      </w:rPr>
      <w:fldChar w:fldCharType="end"/>
    </w:r>
    <w:r w:rsidRPr="00786F59">
      <w:rPr>
        <w:rFonts w:ascii="Helvetica" w:hAnsi="Helvetica"/>
      </w:rPr>
      <w:t xml:space="preserve"> c </w:t>
    </w:r>
    <w:r w:rsidRPr="00786F59">
      <w:rPr>
        <w:rFonts w:ascii="Helvetica" w:hAnsi="Helvetica"/>
      </w:rPr>
      <w:fldChar w:fldCharType="begin"/>
    </w:r>
    <w:r w:rsidRPr="00786F59">
      <w:rPr>
        <w:rFonts w:ascii="Helvetica" w:hAnsi="Helvetica"/>
      </w:rPr>
      <w:instrText xml:space="preserve"> NUMPAGES </w:instrText>
    </w:r>
    <w:r w:rsidRPr="00786F59">
      <w:rPr>
        <w:rFonts w:ascii="Helvetica" w:hAnsi="Helvetica"/>
      </w:rPr>
      <w:fldChar w:fldCharType="separate"/>
    </w:r>
    <w:r w:rsidR="00696A96">
      <w:rPr>
        <w:rFonts w:ascii="Helvetica" w:hAnsi="Helvetica"/>
        <w:noProof/>
      </w:rPr>
      <w:t>e</w:t>
    </w:r>
    <w:r w:rsidRPr="00786F59">
      <w:rPr>
        <w:rFonts w:ascii="Helvetica" w:hAnsi="Helvetic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D719E3" w14:textId="77777777" w:rsidR="00C010B9" w:rsidRDefault="00C010B9">
    <w:pPr>
      <w:tabs>
        <w:tab w:val="center" w:pos="4536"/>
        <w:tab w:val="right" w:pos="9072"/>
      </w:tabs>
      <w:spacing w:before="120" w:after="1800" w:line="220" w:lineRule="exact"/>
      <w:ind w:left="-1701"/>
      <w:rPr>
        <w:rFonts w:ascii="Helvetica" w:hAnsi="Helvetica"/>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215C43" w14:textId="77777777" w:rsidR="00ED5DA5" w:rsidRDefault="00ED5DA5">
      <w:r>
        <w:separator/>
      </w:r>
    </w:p>
  </w:footnote>
  <w:footnote w:type="continuationSeparator" w:id="0">
    <w:p w14:paraId="1D149DFB" w14:textId="77777777" w:rsidR="00ED5DA5" w:rsidRDefault="00ED5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FE17AB" w14:textId="77777777" w:rsidR="00C010B9" w:rsidRDefault="00C010B9">
    <w:pPr>
      <w:tabs>
        <w:tab w:val="right" w:pos="7655"/>
        <w:tab w:val="right" w:pos="9072"/>
      </w:tabs>
      <w:spacing w:line="200" w:lineRule="exact"/>
      <w:ind w:left="-1701"/>
      <w:rPr>
        <w:rFonts w:ascii="Helvetica" w:hAnsi="Helvetica"/>
        <w:caps/>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2E9FE" w14:textId="77777777" w:rsidR="00C010B9" w:rsidRDefault="00C010B9">
    <w:pPr>
      <w:tabs>
        <w:tab w:val="center" w:pos="4536"/>
        <w:tab w:val="left" w:pos="5103"/>
        <w:tab w:val="right" w:pos="9072"/>
      </w:tabs>
    </w:pPr>
    <w:r>
      <w:tab/>
    </w:r>
    <w:r>
      <w:tab/>
    </w:r>
  </w:p>
  <w:p w14:paraId="3F37A3F1" w14:textId="77777777" w:rsidR="00C010B9" w:rsidRDefault="00C010B9">
    <w:pPr>
      <w:tabs>
        <w:tab w:val="center" w:pos="4536"/>
        <w:tab w:val="right" w:pos="9072"/>
      </w:tabs>
    </w:pPr>
  </w:p>
  <w:p w14:paraId="54993954" w14:textId="77777777" w:rsidR="00C010B9" w:rsidRDefault="00C010B9">
    <w:pPr>
      <w:tabs>
        <w:tab w:val="center" w:pos="4536"/>
        <w:tab w:val="right" w:pos="9072"/>
      </w:tabs>
    </w:pPr>
  </w:p>
  <w:p w14:paraId="1539311F" w14:textId="77777777" w:rsidR="00C010B9" w:rsidRDefault="00C010B9">
    <w:pPr>
      <w:tabs>
        <w:tab w:val="center" w:pos="7655"/>
        <w:tab w:val="right" w:pos="9072"/>
      </w:tabs>
    </w:pPr>
  </w:p>
  <w:p w14:paraId="4E1E316D" w14:textId="77777777" w:rsidR="00C010B9" w:rsidRDefault="00C010B9">
    <w:pPr>
      <w:tabs>
        <w:tab w:val="center" w:pos="4536"/>
        <w:tab w:val="right" w:pos="9072"/>
      </w:tabs>
    </w:pPr>
  </w:p>
  <w:p w14:paraId="775B0127" w14:textId="77777777" w:rsidR="00C010B9" w:rsidRDefault="00C010B9">
    <w:pPr>
      <w:tabs>
        <w:tab w:val="center" w:pos="4536"/>
        <w:tab w:val="right" w:pos="9072"/>
      </w:tabs>
    </w:pPr>
  </w:p>
  <w:p w14:paraId="79483E35" w14:textId="77777777" w:rsidR="00C010B9" w:rsidRDefault="00C010B9">
    <w:pPr>
      <w:tabs>
        <w:tab w:val="center" w:pos="4536"/>
        <w:tab w:val="right" w:pos="9072"/>
      </w:tabs>
    </w:pPr>
  </w:p>
  <w:p w14:paraId="63877FFF" w14:textId="77777777" w:rsidR="00C010B9" w:rsidRDefault="00C010B9">
    <w:pPr>
      <w:tabs>
        <w:tab w:val="center" w:pos="4536"/>
        <w:tab w:val="right" w:pos="9072"/>
      </w:tabs>
    </w:pPr>
  </w:p>
  <w:p w14:paraId="60464682" w14:textId="77777777" w:rsidR="00C010B9" w:rsidRDefault="00C010B9">
    <w:pPr>
      <w:tabs>
        <w:tab w:val="left" w:pos="4253"/>
        <w:tab w:val="right" w:pos="9072"/>
      </w:tabs>
      <w:spacing w:line="240" w:lineRule="exact"/>
      <w:rPr>
        <w:sz w:val="24"/>
        <w:szCs w:val="24"/>
      </w:rPr>
    </w:pPr>
    <w:r>
      <w:rPr>
        <w:sz w:val="24"/>
        <w:szCs w:val="24"/>
      </w:rPr>
      <w:tab/>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B25E3A"/>
    <w:multiLevelType w:val="hybridMultilevel"/>
    <w:tmpl w:val="C18CBD44"/>
    <w:lvl w:ilvl="0" w:tplc="6C6CD652">
      <w:start w:val="1"/>
      <w:numFmt w:val="lowerLetter"/>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num w:numId="1" w16cid:durableId="10375065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nathan Melke">
    <w15:presenceInfo w15:providerId="AD" w15:userId="S::jonathan.melke@legora.com::91a8e471-a737-49c6-bc56-620315841c8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51"/>
  <w:autoHyphenation/>
  <w:hyphenationZone w:val="284"/>
  <w:doNotHyphenateCaps/>
  <w:evenAndOddHeaders/>
  <w:drawingGridHorizontalSpacing w:val="120"/>
  <w:drawingGridVerticalSpacing w:val="120"/>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7B26"/>
    <w:rsid w:val="00002036"/>
    <w:rsid w:val="00004A75"/>
    <w:rsid w:val="000058CB"/>
    <w:rsid w:val="00012660"/>
    <w:rsid w:val="0001738E"/>
    <w:rsid w:val="00023BA8"/>
    <w:rsid w:val="00035CC6"/>
    <w:rsid w:val="00047C73"/>
    <w:rsid w:val="000536CB"/>
    <w:rsid w:val="0005691A"/>
    <w:rsid w:val="00057E06"/>
    <w:rsid w:val="000669E1"/>
    <w:rsid w:val="00070835"/>
    <w:rsid w:val="0008495C"/>
    <w:rsid w:val="00084F96"/>
    <w:rsid w:val="0008574A"/>
    <w:rsid w:val="00087CDD"/>
    <w:rsid w:val="0009412B"/>
    <w:rsid w:val="00094C32"/>
    <w:rsid w:val="000A0955"/>
    <w:rsid w:val="000A17B2"/>
    <w:rsid w:val="000A4276"/>
    <w:rsid w:val="000A6C0A"/>
    <w:rsid w:val="000A7256"/>
    <w:rsid w:val="000B5C61"/>
    <w:rsid w:val="000E37B9"/>
    <w:rsid w:val="000F357C"/>
    <w:rsid w:val="000F4DF6"/>
    <w:rsid w:val="000F5BE4"/>
    <w:rsid w:val="000F6AB7"/>
    <w:rsid w:val="00104B36"/>
    <w:rsid w:val="00111991"/>
    <w:rsid w:val="00116572"/>
    <w:rsid w:val="00121570"/>
    <w:rsid w:val="00125650"/>
    <w:rsid w:val="00126023"/>
    <w:rsid w:val="001307A8"/>
    <w:rsid w:val="00136C3E"/>
    <w:rsid w:val="00146461"/>
    <w:rsid w:val="00147719"/>
    <w:rsid w:val="00147F64"/>
    <w:rsid w:val="00155290"/>
    <w:rsid w:val="001555A5"/>
    <w:rsid w:val="00165E67"/>
    <w:rsid w:val="00173649"/>
    <w:rsid w:val="00190DAD"/>
    <w:rsid w:val="00192A4C"/>
    <w:rsid w:val="00197D97"/>
    <w:rsid w:val="001A0D6B"/>
    <w:rsid w:val="001D2B55"/>
    <w:rsid w:val="001D2BA5"/>
    <w:rsid w:val="001E7B26"/>
    <w:rsid w:val="001F4177"/>
    <w:rsid w:val="00213C3C"/>
    <w:rsid w:val="00222241"/>
    <w:rsid w:val="0023029C"/>
    <w:rsid w:val="00235E0D"/>
    <w:rsid w:val="002519A5"/>
    <w:rsid w:val="002529AE"/>
    <w:rsid w:val="00254F72"/>
    <w:rsid w:val="00264007"/>
    <w:rsid w:val="00281327"/>
    <w:rsid w:val="002826EE"/>
    <w:rsid w:val="00286BF5"/>
    <w:rsid w:val="00287952"/>
    <w:rsid w:val="00293992"/>
    <w:rsid w:val="00294D3B"/>
    <w:rsid w:val="00297B24"/>
    <w:rsid w:val="002B3452"/>
    <w:rsid w:val="002B3531"/>
    <w:rsid w:val="002C5A2E"/>
    <w:rsid w:val="002D0CB1"/>
    <w:rsid w:val="002D1BF7"/>
    <w:rsid w:val="002E0EB0"/>
    <w:rsid w:val="002F5BBC"/>
    <w:rsid w:val="00300F29"/>
    <w:rsid w:val="003130D3"/>
    <w:rsid w:val="00315B53"/>
    <w:rsid w:val="00320DE5"/>
    <w:rsid w:val="00323C1B"/>
    <w:rsid w:val="003372B1"/>
    <w:rsid w:val="003408BD"/>
    <w:rsid w:val="00365C6A"/>
    <w:rsid w:val="003714E2"/>
    <w:rsid w:val="0037162E"/>
    <w:rsid w:val="0039004D"/>
    <w:rsid w:val="003A4AE1"/>
    <w:rsid w:val="003B71BB"/>
    <w:rsid w:val="003B79A1"/>
    <w:rsid w:val="003B7B2E"/>
    <w:rsid w:val="003C05C4"/>
    <w:rsid w:val="003C0F64"/>
    <w:rsid w:val="003F07DD"/>
    <w:rsid w:val="003F4619"/>
    <w:rsid w:val="00406C7E"/>
    <w:rsid w:val="004121B2"/>
    <w:rsid w:val="00415D06"/>
    <w:rsid w:val="004162E2"/>
    <w:rsid w:val="00416857"/>
    <w:rsid w:val="0042112B"/>
    <w:rsid w:val="00423C41"/>
    <w:rsid w:val="00426C11"/>
    <w:rsid w:val="00430A7D"/>
    <w:rsid w:val="00442A30"/>
    <w:rsid w:val="00445B70"/>
    <w:rsid w:val="0045531F"/>
    <w:rsid w:val="00465DFA"/>
    <w:rsid w:val="00484654"/>
    <w:rsid w:val="0048640C"/>
    <w:rsid w:val="004876D9"/>
    <w:rsid w:val="004A2346"/>
    <w:rsid w:val="004A4740"/>
    <w:rsid w:val="004A60B6"/>
    <w:rsid w:val="004B4CC5"/>
    <w:rsid w:val="004B5202"/>
    <w:rsid w:val="004C4562"/>
    <w:rsid w:val="004C6B33"/>
    <w:rsid w:val="004D1293"/>
    <w:rsid w:val="004F4C95"/>
    <w:rsid w:val="004F57EB"/>
    <w:rsid w:val="005114B8"/>
    <w:rsid w:val="00516286"/>
    <w:rsid w:val="00524DF3"/>
    <w:rsid w:val="0053202E"/>
    <w:rsid w:val="00536DA2"/>
    <w:rsid w:val="00545B6E"/>
    <w:rsid w:val="00551FDC"/>
    <w:rsid w:val="00553EC1"/>
    <w:rsid w:val="0055710F"/>
    <w:rsid w:val="00557C62"/>
    <w:rsid w:val="00575F49"/>
    <w:rsid w:val="00577236"/>
    <w:rsid w:val="00581C9A"/>
    <w:rsid w:val="00584146"/>
    <w:rsid w:val="00584A35"/>
    <w:rsid w:val="00587538"/>
    <w:rsid w:val="00594D9C"/>
    <w:rsid w:val="00597A87"/>
    <w:rsid w:val="005A6EC5"/>
    <w:rsid w:val="005B4ABB"/>
    <w:rsid w:val="005B5245"/>
    <w:rsid w:val="005E0F13"/>
    <w:rsid w:val="005E2181"/>
    <w:rsid w:val="005E23BD"/>
    <w:rsid w:val="005F1BD9"/>
    <w:rsid w:val="005F237D"/>
    <w:rsid w:val="00601DE3"/>
    <w:rsid w:val="00614BEA"/>
    <w:rsid w:val="006161F8"/>
    <w:rsid w:val="00623F2B"/>
    <w:rsid w:val="00626BF0"/>
    <w:rsid w:val="00630BC1"/>
    <w:rsid w:val="00652070"/>
    <w:rsid w:val="00652B15"/>
    <w:rsid w:val="006539A8"/>
    <w:rsid w:val="006561F6"/>
    <w:rsid w:val="00657E21"/>
    <w:rsid w:val="00660335"/>
    <w:rsid w:val="00661B13"/>
    <w:rsid w:val="0066769B"/>
    <w:rsid w:val="00667A3B"/>
    <w:rsid w:val="006716D4"/>
    <w:rsid w:val="00673D28"/>
    <w:rsid w:val="00680D0F"/>
    <w:rsid w:val="00681D89"/>
    <w:rsid w:val="00696A96"/>
    <w:rsid w:val="006A2D2E"/>
    <w:rsid w:val="006A3EB8"/>
    <w:rsid w:val="006C0321"/>
    <w:rsid w:val="006C4910"/>
    <w:rsid w:val="006C672A"/>
    <w:rsid w:val="006D2BC8"/>
    <w:rsid w:val="006D7802"/>
    <w:rsid w:val="006F2190"/>
    <w:rsid w:val="00725A3E"/>
    <w:rsid w:val="0072689A"/>
    <w:rsid w:val="007576DA"/>
    <w:rsid w:val="007719C6"/>
    <w:rsid w:val="007829EF"/>
    <w:rsid w:val="00786F59"/>
    <w:rsid w:val="007B02C8"/>
    <w:rsid w:val="007B29AC"/>
    <w:rsid w:val="007B64A2"/>
    <w:rsid w:val="007D024E"/>
    <w:rsid w:val="007D7940"/>
    <w:rsid w:val="007E2A11"/>
    <w:rsid w:val="007F3304"/>
    <w:rsid w:val="007F398E"/>
    <w:rsid w:val="007F6742"/>
    <w:rsid w:val="00804DDD"/>
    <w:rsid w:val="0081197F"/>
    <w:rsid w:val="00813B7E"/>
    <w:rsid w:val="0081638C"/>
    <w:rsid w:val="0082363D"/>
    <w:rsid w:val="00824536"/>
    <w:rsid w:val="008330F6"/>
    <w:rsid w:val="00835814"/>
    <w:rsid w:val="008471AE"/>
    <w:rsid w:val="00855CCE"/>
    <w:rsid w:val="008571F2"/>
    <w:rsid w:val="00862C3D"/>
    <w:rsid w:val="0086329F"/>
    <w:rsid w:val="00870448"/>
    <w:rsid w:val="00874C3A"/>
    <w:rsid w:val="00875C9B"/>
    <w:rsid w:val="0089457B"/>
    <w:rsid w:val="008B3231"/>
    <w:rsid w:val="008C37FE"/>
    <w:rsid w:val="008C58F3"/>
    <w:rsid w:val="008D281E"/>
    <w:rsid w:val="008D2E04"/>
    <w:rsid w:val="008E6E7B"/>
    <w:rsid w:val="008E70C5"/>
    <w:rsid w:val="008F772B"/>
    <w:rsid w:val="008F7FC8"/>
    <w:rsid w:val="00920FF9"/>
    <w:rsid w:val="00930082"/>
    <w:rsid w:val="00946DD3"/>
    <w:rsid w:val="00950B9A"/>
    <w:rsid w:val="00966C82"/>
    <w:rsid w:val="00967D99"/>
    <w:rsid w:val="0097234F"/>
    <w:rsid w:val="00974564"/>
    <w:rsid w:val="00974B6D"/>
    <w:rsid w:val="00983C63"/>
    <w:rsid w:val="00986E8E"/>
    <w:rsid w:val="00993C87"/>
    <w:rsid w:val="009D18DC"/>
    <w:rsid w:val="009D7E48"/>
    <w:rsid w:val="009E5500"/>
    <w:rsid w:val="009F229C"/>
    <w:rsid w:val="009F733E"/>
    <w:rsid w:val="00A02E96"/>
    <w:rsid w:val="00A31423"/>
    <w:rsid w:val="00A338B1"/>
    <w:rsid w:val="00A3539C"/>
    <w:rsid w:val="00A41B96"/>
    <w:rsid w:val="00A47132"/>
    <w:rsid w:val="00A52279"/>
    <w:rsid w:val="00A624E5"/>
    <w:rsid w:val="00A630CC"/>
    <w:rsid w:val="00A826CD"/>
    <w:rsid w:val="00A83DF4"/>
    <w:rsid w:val="00A96F7F"/>
    <w:rsid w:val="00AA065A"/>
    <w:rsid w:val="00AA1DB6"/>
    <w:rsid w:val="00AA36F2"/>
    <w:rsid w:val="00AB34EA"/>
    <w:rsid w:val="00AB5E09"/>
    <w:rsid w:val="00AC3B82"/>
    <w:rsid w:val="00AC7610"/>
    <w:rsid w:val="00AC7A59"/>
    <w:rsid w:val="00AF2AAD"/>
    <w:rsid w:val="00AF5A93"/>
    <w:rsid w:val="00B018DB"/>
    <w:rsid w:val="00B06103"/>
    <w:rsid w:val="00B12B51"/>
    <w:rsid w:val="00B2103A"/>
    <w:rsid w:val="00B34350"/>
    <w:rsid w:val="00B42B26"/>
    <w:rsid w:val="00B51E11"/>
    <w:rsid w:val="00B53EE1"/>
    <w:rsid w:val="00B54FD0"/>
    <w:rsid w:val="00B55991"/>
    <w:rsid w:val="00B71A21"/>
    <w:rsid w:val="00B827FC"/>
    <w:rsid w:val="00B86710"/>
    <w:rsid w:val="00B9207E"/>
    <w:rsid w:val="00BA6C56"/>
    <w:rsid w:val="00BB0CB4"/>
    <w:rsid w:val="00BB4D0D"/>
    <w:rsid w:val="00BC4620"/>
    <w:rsid w:val="00BC51E5"/>
    <w:rsid w:val="00BD2E73"/>
    <w:rsid w:val="00BD5B75"/>
    <w:rsid w:val="00BD7296"/>
    <w:rsid w:val="00BE76AC"/>
    <w:rsid w:val="00BF1A60"/>
    <w:rsid w:val="00C010B9"/>
    <w:rsid w:val="00C0136E"/>
    <w:rsid w:val="00C0270D"/>
    <w:rsid w:val="00C02BB3"/>
    <w:rsid w:val="00C1034C"/>
    <w:rsid w:val="00C13E25"/>
    <w:rsid w:val="00C234BD"/>
    <w:rsid w:val="00C26EC3"/>
    <w:rsid w:val="00C31632"/>
    <w:rsid w:val="00C43B7A"/>
    <w:rsid w:val="00C50D10"/>
    <w:rsid w:val="00C51EFD"/>
    <w:rsid w:val="00C53321"/>
    <w:rsid w:val="00C5600E"/>
    <w:rsid w:val="00C61291"/>
    <w:rsid w:val="00C64A9F"/>
    <w:rsid w:val="00C81DA4"/>
    <w:rsid w:val="00C83170"/>
    <w:rsid w:val="00C85514"/>
    <w:rsid w:val="00CA2DE9"/>
    <w:rsid w:val="00CA3420"/>
    <w:rsid w:val="00CB4D50"/>
    <w:rsid w:val="00CD2D80"/>
    <w:rsid w:val="00CD3D0C"/>
    <w:rsid w:val="00CE30F9"/>
    <w:rsid w:val="00CE7E92"/>
    <w:rsid w:val="00CF39A5"/>
    <w:rsid w:val="00CF742E"/>
    <w:rsid w:val="00D045F8"/>
    <w:rsid w:val="00D04E60"/>
    <w:rsid w:val="00D12A6B"/>
    <w:rsid w:val="00D13C8A"/>
    <w:rsid w:val="00D14BDC"/>
    <w:rsid w:val="00D22223"/>
    <w:rsid w:val="00D26F57"/>
    <w:rsid w:val="00D33FBD"/>
    <w:rsid w:val="00D45039"/>
    <w:rsid w:val="00D45A0E"/>
    <w:rsid w:val="00D603E6"/>
    <w:rsid w:val="00D66D0B"/>
    <w:rsid w:val="00D6766C"/>
    <w:rsid w:val="00D73F5C"/>
    <w:rsid w:val="00D902E3"/>
    <w:rsid w:val="00D9260A"/>
    <w:rsid w:val="00D97481"/>
    <w:rsid w:val="00DC125B"/>
    <w:rsid w:val="00DC6B68"/>
    <w:rsid w:val="00DD2BCD"/>
    <w:rsid w:val="00DE12F3"/>
    <w:rsid w:val="00DE5E60"/>
    <w:rsid w:val="00DF3310"/>
    <w:rsid w:val="00E003F8"/>
    <w:rsid w:val="00E013DF"/>
    <w:rsid w:val="00E05BA6"/>
    <w:rsid w:val="00E12B2F"/>
    <w:rsid w:val="00E1387A"/>
    <w:rsid w:val="00E2575E"/>
    <w:rsid w:val="00E27531"/>
    <w:rsid w:val="00E34730"/>
    <w:rsid w:val="00E364E8"/>
    <w:rsid w:val="00E40C5D"/>
    <w:rsid w:val="00E52589"/>
    <w:rsid w:val="00E620E4"/>
    <w:rsid w:val="00E70B51"/>
    <w:rsid w:val="00E70FD9"/>
    <w:rsid w:val="00E72FDF"/>
    <w:rsid w:val="00E746A9"/>
    <w:rsid w:val="00E80138"/>
    <w:rsid w:val="00E804EE"/>
    <w:rsid w:val="00E80E77"/>
    <w:rsid w:val="00E91303"/>
    <w:rsid w:val="00E924D9"/>
    <w:rsid w:val="00E97980"/>
    <w:rsid w:val="00EA39BE"/>
    <w:rsid w:val="00EB7BA0"/>
    <w:rsid w:val="00EC65B7"/>
    <w:rsid w:val="00ED0CEF"/>
    <w:rsid w:val="00ED2C9F"/>
    <w:rsid w:val="00ED5DA5"/>
    <w:rsid w:val="00EE2B03"/>
    <w:rsid w:val="00EE6078"/>
    <w:rsid w:val="00EF0FDD"/>
    <w:rsid w:val="00F01E82"/>
    <w:rsid w:val="00F04E0B"/>
    <w:rsid w:val="00F167E8"/>
    <w:rsid w:val="00F24F2C"/>
    <w:rsid w:val="00F42A41"/>
    <w:rsid w:val="00F525B1"/>
    <w:rsid w:val="00F54FCA"/>
    <w:rsid w:val="00F56F1F"/>
    <w:rsid w:val="00F761F8"/>
    <w:rsid w:val="00F86615"/>
    <w:rsid w:val="00FA3A9F"/>
    <w:rsid w:val="00FA61F8"/>
    <w:rsid w:val="00FA6D48"/>
    <w:rsid w:val="00FA7A4F"/>
    <w:rsid w:val="00FB28DF"/>
    <w:rsid w:val="00FD0E9E"/>
    <w:rsid w:val="00FE4580"/>
    <w:rsid w:val="00FF2754"/>
    <w:rsid w:val="00FF66C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1A748CF"/>
  <w14:defaultImageDpi w14:val="300"/>
  <w15:docId w15:val="{2B38F2B9-1B45-3E47-9792-11BB7C0A4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ew York" w:eastAsia="Times New Roman" w:hAnsi="New York" w:cs="Courier"/>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qFormat/>
    <w:pPr>
      <w:keepNext/>
      <w:tabs>
        <w:tab w:val="left" w:pos="851"/>
      </w:tabs>
      <w:spacing w:after="240" w:line="360" w:lineRule="exact"/>
      <w:ind w:left="851" w:hanging="851"/>
      <w:jc w:val="both"/>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536"/>
        <w:tab w:val="right" w:pos="9072"/>
      </w:tabs>
    </w:pPr>
  </w:style>
  <w:style w:type="paragraph" w:styleId="Header">
    <w:name w:val="header"/>
    <w:basedOn w:val="Normal"/>
    <w:pPr>
      <w:tabs>
        <w:tab w:val="center" w:pos="4536"/>
        <w:tab w:val="right" w:pos="9072"/>
      </w:tabs>
    </w:pPr>
  </w:style>
  <w:style w:type="paragraph" w:customStyle="1" w:styleId="Textkrper21">
    <w:name w:val="Textkörper 21"/>
    <w:basedOn w:val="Normal"/>
    <w:pPr>
      <w:tabs>
        <w:tab w:val="left" w:pos="851"/>
      </w:tabs>
      <w:spacing w:after="240" w:line="360" w:lineRule="exact"/>
      <w:ind w:left="851" w:hanging="851"/>
      <w:jc w:val="both"/>
    </w:pPr>
    <w:rPr>
      <w:sz w:val="24"/>
    </w:rPr>
  </w:style>
  <w:style w:type="paragraph" w:customStyle="1" w:styleId="Textkrpereinzug21">
    <w:name w:val="Textkörpereinzug 21"/>
    <w:basedOn w:val="Normal"/>
    <w:pPr>
      <w:tabs>
        <w:tab w:val="left" w:pos="851"/>
      </w:tabs>
      <w:spacing w:after="120" w:line="360" w:lineRule="atLeast"/>
      <w:ind w:left="851" w:hanging="851"/>
    </w:pPr>
    <w:rPr>
      <w:sz w:val="24"/>
    </w:rPr>
  </w:style>
  <w:style w:type="paragraph" w:customStyle="1" w:styleId="Textkrpereinzug31">
    <w:name w:val="Textkörpereinzug 31"/>
    <w:basedOn w:val="Normal"/>
    <w:pPr>
      <w:tabs>
        <w:tab w:val="left" w:pos="227"/>
      </w:tabs>
      <w:spacing w:after="240" w:line="360" w:lineRule="exact"/>
      <w:ind w:left="851"/>
      <w:jc w:val="both"/>
    </w:pPr>
    <w:rPr>
      <w:sz w:val="24"/>
    </w:rPr>
  </w:style>
  <w:style w:type="character" w:styleId="Hyperlink">
    <w:name w:val="Hyperlink"/>
    <w:basedOn w:val="DefaultParagraphFont"/>
    <w:uiPriority w:val="99"/>
    <w:unhideWhenUsed/>
    <w:rsid w:val="0048640C"/>
    <w:rPr>
      <w:color w:val="0000FF" w:themeColor="hyperlink"/>
      <w:u w:val="single"/>
    </w:rPr>
  </w:style>
  <w:style w:type="paragraph" w:styleId="ListParagraph">
    <w:name w:val="List Paragraph"/>
    <w:basedOn w:val="Normal"/>
    <w:uiPriority w:val="34"/>
    <w:qFormat/>
    <w:rsid w:val="00E003F8"/>
    <w:pPr>
      <w:ind w:left="720"/>
      <w:contextualSpacing/>
    </w:pPr>
  </w:style>
  <w:style w:type="character" w:customStyle="1" w:styleId="datum1">
    <w:name w:val="datum1"/>
    <w:basedOn w:val="DefaultParagraphFont"/>
    <w:rsid w:val="00F86615"/>
  </w:style>
  <w:style w:type="character" w:customStyle="1" w:styleId="apple-converted-space">
    <w:name w:val="apple-converted-space"/>
    <w:basedOn w:val="DefaultParagraphFont"/>
    <w:rsid w:val="00F86615"/>
  </w:style>
  <w:style w:type="character" w:customStyle="1" w:styleId="az">
    <w:name w:val="az"/>
    <w:basedOn w:val="DefaultParagraphFont"/>
    <w:rsid w:val="00F86615"/>
  </w:style>
  <w:style w:type="character" w:styleId="Emphasis">
    <w:name w:val="Emphasis"/>
    <w:basedOn w:val="DefaultParagraphFont"/>
    <w:uiPriority w:val="20"/>
    <w:qFormat/>
    <w:rsid w:val="00524DF3"/>
    <w:rPr>
      <w:i/>
      <w:iCs/>
    </w:rPr>
  </w:style>
  <w:style w:type="character" w:customStyle="1" w:styleId="zit">
    <w:name w:val="zit"/>
    <w:basedOn w:val="DefaultParagraphFont"/>
    <w:rsid w:val="00524DF3"/>
  </w:style>
  <w:style w:type="character" w:customStyle="1" w:styleId="gericht">
    <w:name w:val="gericht"/>
    <w:basedOn w:val="DefaultParagraphFont"/>
    <w:rsid w:val="00E91303"/>
  </w:style>
  <w:style w:type="character" w:customStyle="1" w:styleId="etyp">
    <w:name w:val="etyp"/>
    <w:basedOn w:val="DefaultParagraphFont"/>
    <w:rsid w:val="00E91303"/>
  </w:style>
  <w:style w:type="character" w:customStyle="1" w:styleId="edat">
    <w:name w:val="edat"/>
    <w:basedOn w:val="DefaultParagraphFont"/>
    <w:rsid w:val="00E91303"/>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Times New Roman" w:hAnsi="Times New Roman"/>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87CDD"/>
    <w:rPr>
      <w:rFonts w:ascii="Times New Roman" w:hAnsi="Times New Roman"/>
    </w:rPr>
  </w:style>
  <w:style w:type="paragraph" w:styleId="CommentSubject">
    <w:name w:val="annotation subject"/>
    <w:basedOn w:val="CommentText"/>
    <w:next w:val="CommentText"/>
    <w:link w:val="CommentSubjectChar"/>
    <w:uiPriority w:val="99"/>
    <w:semiHidden/>
    <w:unhideWhenUsed/>
    <w:rsid w:val="00087CDD"/>
    <w:rPr>
      <w:b/>
      <w:bCs/>
    </w:rPr>
  </w:style>
  <w:style w:type="character" w:customStyle="1" w:styleId="CommentSubjectChar">
    <w:name w:val="Comment Subject Char"/>
    <w:basedOn w:val="CommentTextChar"/>
    <w:link w:val="CommentSubject"/>
    <w:uiPriority w:val="99"/>
    <w:semiHidden/>
    <w:rsid w:val="00087CDD"/>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0929136">
      <w:bodyDiv w:val="1"/>
      <w:marLeft w:val="0"/>
      <w:marRight w:val="0"/>
      <w:marTop w:val="0"/>
      <w:marBottom w:val="0"/>
      <w:divBdr>
        <w:top w:val="none" w:sz="0" w:space="0" w:color="auto"/>
        <w:left w:val="none" w:sz="0" w:space="0" w:color="auto"/>
        <w:bottom w:val="none" w:sz="0" w:space="0" w:color="auto"/>
        <w:right w:val="none" w:sz="0" w:space="0" w:color="auto"/>
      </w:divBdr>
    </w:div>
    <w:div w:id="1036810563">
      <w:bodyDiv w:val="1"/>
      <w:marLeft w:val="0"/>
      <w:marRight w:val="0"/>
      <w:marTop w:val="0"/>
      <w:marBottom w:val="0"/>
      <w:divBdr>
        <w:top w:val="none" w:sz="0" w:space="0" w:color="auto"/>
        <w:left w:val="none" w:sz="0" w:space="0" w:color="auto"/>
        <w:bottom w:val="none" w:sz="0" w:space="0" w:color="auto"/>
        <w:right w:val="none" w:sz="0" w:space="0" w:color="auto"/>
      </w:divBdr>
    </w:div>
    <w:div w:id="1204170887">
      <w:bodyDiv w:val="1"/>
      <w:marLeft w:val="0"/>
      <w:marRight w:val="0"/>
      <w:marTop w:val="0"/>
      <w:marBottom w:val="0"/>
      <w:divBdr>
        <w:top w:val="none" w:sz="0" w:space="0" w:color="auto"/>
        <w:left w:val="none" w:sz="0" w:space="0" w:color="auto"/>
        <w:bottom w:val="none" w:sz="0" w:space="0" w:color="auto"/>
        <w:right w:val="none" w:sz="0" w:space="0" w:color="auto"/>
      </w:divBdr>
    </w:div>
    <w:div w:id="1206061636">
      <w:bodyDiv w:val="1"/>
      <w:marLeft w:val="0"/>
      <w:marRight w:val="0"/>
      <w:marTop w:val="0"/>
      <w:marBottom w:val="0"/>
      <w:divBdr>
        <w:top w:val="none" w:sz="0" w:space="0" w:color="auto"/>
        <w:left w:val="none" w:sz="0" w:space="0" w:color="auto"/>
        <w:bottom w:val="none" w:sz="0" w:space="0" w:color="auto"/>
        <w:right w:val="none" w:sz="0" w:space="0" w:color="auto"/>
      </w:divBdr>
    </w:div>
    <w:div w:id="1777598832">
      <w:bodyDiv w:val="1"/>
      <w:marLeft w:val="0"/>
      <w:marRight w:val="0"/>
      <w:marTop w:val="0"/>
      <w:marBottom w:val="0"/>
      <w:divBdr>
        <w:top w:val="none" w:sz="0" w:space="0" w:color="auto"/>
        <w:left w:val="none" w:sz="0" w:space="0" w:color="auto"/>
        <w:bottom w:val="none" w:sz="0" w:space="0" w:color="auto"/>
        <w:right w:val="none" w:sz="0" w:space="0" w:color="auto"/>
      </w:divBdr>
    </w:div>
    <w:div w:id="1906261265">
      <w:bodyDiv w:val="1"/>
      <w:marLeft w:val="0"/>
      <w:marRight w:val="0"/>
      <w:marTop w:val="0"/>
      <w:marBottom w:val="0"/>
      <w:divBdr>
        <w:top w:val="none" w:sz="0" w:space="0" w:color="auto"/>
        <w:left w:val="none" w:sz="0" w:space="0" w:color="auto"/>
        <w:bottom w:val="none" w:sz="0" w:space="0" w:color="auto"/>
        <w:right w:val="none" w:sz="0" w:space="0" w:color="auto"/>
      </w:divBdr>
    </w:div>
    <w:div w:id="1941136600">
      <w:bodyDiv w:val="1"/>
      <w:marLeft w:val="0"/>
      <w:marRight w:val="0"/>
      <w:marTop w:val="0"/>
      <w:marBottom w:val="0"/>
      <w:divBdr>
        <w:top w:val="none" w:sz="0" w:space="0" w:color="auto"/>
        <w:left w:val="none" w:sz="0" w:space="0" w:color="auto"/>
        <w:bottom w:val="none" w:sz="0" w:space="0" w:color="auto"/>
        <w:right w:val="none" w:sz="0" w:space="0" w:color="auto"/>
      </w:divBdr>
    </w:div>
    <w:div w:id="2049183358">
      <w:bodyDiv w:val="1"/>
      <w:marLeft w:val="0"/>
      <w:marRight w:val="0"/>
      <w:marTop w:val="0"/>
      <w:marBottom w:val="0"/>
      <w:divBdr>
        <w:top w:val="none" w:sz="0" w:space="0" w:color="auto"/>
        <w:left w:val="none" w:sz="0" w:space="0" w:color="auto"/>
        <w:bottom w:val="none" w:sz="0" w:space="0" w:color="auto"/>
        <w:right w:val="none" w:sz="0" w:space="0" w:color="auto"/>
      </w:divBdr>
    </w:div>
    <w:div w:id="2066635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Kanzleiaktenschrank:Formulare%20RohnkeWinter:Word-Vorlagen:BE.dotx"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Kanzleiaktenschrank:Formulare%20RohnkeWinter:Word-Vorlagen:BE.dotx</Template>
  <TotalTime>1</TotalTime>
  <Pages>8</Pages>
  <Words>2027</Words>
  <Characters>11560</Characters>
  <Application>Microsoft Office Word</Application>
  <DocSecurity>0</DocSecurity>
  <Lines>96</Lines>
  <Paragraphs>27</Paragraphs>
  <ScaleCrop>false</ScaleCrop>
  <HeadingPairs>
    <vt:vector size="2" baseType="variant">
      <vt:variant>
        <vt:lpstr>Titel</vt:lpstr>
      </vt:variant>
      <vt:variant>
        <vt:i4>1</vt:i4>
      </vt:variant>
    </vt:vector>
  </HeadingPairs>
  <TitlesOfParts>
    <vt:vector size="1" baseType="lpstr">
      <vt:lpstr>NICHTZULASSUNGSBESCHWERDEBEGRÜNDUNG</vt:lpstr>
    </vt:vector>
  </TitlesOfParts>
  <Company/>
  <LinksUpToDate>false</LinksUpToDate>
  <CharactersWithSpaces>13560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NICHTZULASSUNGSBESCHWERDEBEGRÜNDUNG</dc:title>
  <dc:subject/>
  <dc:creator>Thomas Winter</dc:creator>
  <cp:keywords/>
  <dc:description/>
  <cp:lastModifiedBy>Jonathan Melke</cp:lastModifiedBy>
  <cp:revision>19</cp:revision>
  <cp:lastPrinted>2005-06-14T07:51:00Z</cp:lastPrinted>
  <dcterms:created xsi:type="dcterms:W3CDTF">2020-11-22T19:20:00Z</dcterms:created>
  <dcterms:modified xsi:type="dcterms:W3CDTF">2026-07-09T07:58:52.128Z</dcterms:modified>
</cp:coreProperties>
</file>